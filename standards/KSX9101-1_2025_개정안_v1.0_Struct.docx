
<file path=[Content_Types].xml><?xml version="1.0" encoding="utf-8"?>
<Types xmlns="http://schemas.openxmlformats.org/package/2006/content-types">
  <Default Extension="emf" ContentType="image/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A3B1C" w14:textId="77777777" w:rsidR="00B4288B" w:rsidRDefault="0010783A">
      <w:pPr>
        <w:spacing w:before="800"/>
        <w:jc w:val="left"/>
        <w:rPr>
          <w:lang w:eastAsia="ko-KR"/>
        </w:rPr>
      </w:pPr>
      <w:r>
        <w:rPr>
          <w:b/>
          <w:sz w:val="96"/>
          <w:lang w:eastAsia="ko-KR"/>
        </w:rPr>
        <w:t>KS</w:t>
      </w:r>
    </w:p>
    <w:p w14:paraId="02EA56E6" w14:textId="77777777" w:rsidR="00B4288B" w:rsidRDefault="0010783A">
      <w:pPr>
        <w:jc w:val="right"/>
        <w:rPr>
          <w:lang w:eastAsia="ko-KR"/>
        </w:rPr>
      </w:pPr>
      <w:r>
        <w:rPr>
          <w:b/>
          <w:sz w:val="40"/>
          <w:lang w:eastAsia="ko-KR"/>
        </w:rPr>
        <w:t>KS X 9101-1</w:t>
      </w:r>
    </w:p>
    <w:p w14:paraId="73147218" w14:textId="77777777" w:rsidR="00B4288B" w:rsidRDefault="0010783A">
      <w:pPr>
        <w:jc w:val="right"/>
        <w:rPr>
          <w:lang w:eastAsia="ko-KR"/>
        </w:rPr>
      </w:pPr>
      <w:r>
        <w:rPr>
          <w:rFonts w:eastAsia="돋움"/>
          <w:sz w:val="22"/>
          <w:lang w:eastAsia="ko-KR"/>
        </w:rPr>
        <w:t xml:space="preserve">KS X 9101-1:2025 </w:t>
      </w:r>
      <w:r>
        <w:rPr>
          <w:rFonts w:eastAsia="돋움"/>
          <w:sz w:val="22"/>
          <w:lang w:eastAsia="ko-KR"/>
        </w:rPr>
        <w:t>개정</w:t>
      </w:r>
      <w:r>
        <w:rPr>
          <w:rFonts w:eastAsia="돋움"/>
          <w:sz w:val="22"/>
          <w:lang w:eastAsia="ko-KR"/>
        </w:rPr>
        <w:t>(</w:t>
      </w:r>
      <w:r>
        <w:rPr>
          <w:rFonts w:eastAsia="돋움"/>
          <w:sz w:val="22"/>
          <w:lang w:eastAsia="ko-KR"/>
        </w:rPr>
        <w:t>안</w:t>
      </w:r>
      <w:r>
        <w:rPr>
          <w:rFonts w:eastAsia="돋움"/>
          <w:sz w:val="22"/>
          <w:lang w:eastAsia="ko-KR"/>
        </w:rPr>
        <w:t xml:space="preserve">) — </w:t>
      </w:r>
      <w:r>
        <w:rPr>
          <w:rFonts w:eastAsia="돋움"/>
          <w:sz w:val="22"/>
          <w:lang w:eastAsia="ko-KR"/>
        </w:rPr>
        <w:t>검토</w:t>
      </w:r>
      <w:r>
        <w:rPr>
          <w:rFonts w:eastAsia="돋움"/>
          <w:sz w:val="22"/>
          <w:lang w:eastAsia="ko-KR"/>
        </w:rPr>
        <w:t xml:space="preserve"> </w:t>
      </w:r>
      <w:r>
        <w:rPr>
          <w:rFonts w:eastAsia="돋움"/>
          <w:sz w:val="22"/>
          <w:lang w:eastAsia="ko-KR"/>
        </w:rPr>
        <w:t>의견</w:t>
      </w:r>
      <w:r>
        <w:rPr>
          <w:rFonts w:eastAsia="돋움"/>
          <w:sz w:val="22"/>
          <w:lang w:eastAsia="ko-KR"/>
        </w:rPr>
        <w:t xml:space="preserve"> </w:t>
      </w:r>
      <w:r>
        <w:rPr>
          <w:rFonts w:eastAsia="돋움"/>
          <w:sz w:val="22"/>
          <w:lang w:eastAsia="ko-KR"/>
        </w:rPr>
        <w:t>반영본</w:t>
      </w:r>
    </w:p>
    <w:p w14:paraId="7269F9EE" w14:textId="77777777" w:rsidR="00B4288B" w:rsidRDefault="0010783A">
      <w:pPr>
        <w:spacing w:before="2400"/>
        <w:jc w:val="center"/>
        <w:rPr>
          <w:lang w:eastAsia="ko-KR"/>
        </w:rPr>
      </w:pPr>
      <w:r>
        <w:rPr>
          <w:rFonts w:eastAsia="돋움"/>
          <w:b/>
          <w:sz w:val="44"/>
          <w:lang w:eastAsia="ko-KR"/>
        </w:rPr>
        <w:t>제조분야</w:t>
      </w:r>
      <w:r>
        <w:rPr>
          <w:rFonts w:eastAsia="돋움"/>
          <w:b/>
          <w:sz w:val="44"/>
          <w:lang w:eastAsia="ko-KR"/>
        </w:rPr>
        <w:t xml:space="preserve"> </w:t>
      </w:r>
      <w:r>
        <w:rPr>
          <w:rFonts w:eastAsia="돋움"/>
          <w:b/>
          <w:sz w:val="44"/>
          <w:lang w:eastAsia="ko-KR"/>
        </w:rPr>
        <w:t>기업업무시스템</w:t>
      </w:r>
      <w:r>
        <w:rPr>
          <w:rFonts w:eastAsia="돋움"/>
          <w:b/>
          <w:sz w:val="44"/>
          <w:lang w:eastAsia="ko-KR"/>
        </w:rPr>
        <w:t xml:space="preserve"> </w:t>
      </w:r>
      <w:r>
        <w:rPr>
          <w:rFonts w:eastAsia="돋움"/>
          <w:b/>
          <w:sz w:val="44"/>
          <w:lang w:eastAsia="ko-KR"/>
        </w:rPr>
        <w:t>간</w:t>
      </w:r>
      <w:r>
        <w:rPr>
          <w:rFonts w:eastAsia="돋움"/>
          <w:b/>
          <w:sz w:val="44"/>
          <w:lang w:eastAsia="ko-KR"/>
        </w:rPr>
        <w:t xml:space="preserve"> </w:t>
      </w:r>
      <w:r>
        <w:rPr>
          <w:rFonts w:eastAsia="돋움"/>
          <w:b/>
          <w:sz w:val="44"/>
          <w:lang w:eastAsia="ko-KR"/>
        </w:rPr>
        <w:t>제조업무</w:t>
      </w:r>
    </w:p>
    <w:p w14:paraId="66A60FED" w14:textId="77777777" w:rsidR="00B4288B" w:rsidRDefault="0010783A">
      <w:pPr>
        <w:jc w:val="center"/>
        <w:rPr>
          <w:lang w:eastAsia="ko-KR"/>
        </w:rPr>
      </w:pPr>
      <w:r>
        <w:rPr>
          <w:rFonts w:eastAsia="돋움"/>
          <w:b/>
          <w:sz w:val="44"/>
          <w:lang w:eastAsia="ko-KR"/>
        </w:rPr>
        <w:t>데이터</w:t>
      </w:r>
      <w:r>
        <w:rPr>
          <w:rFonts w:eastAsia="돋움"/>
          <w:b/>
          <w:sz w:val="44"/>
          <w:lang w:eastAsia="ko-KR"/>
        </w:rPr>
        <w:t xml:space="preserve"> </w:t>
      </w:r>
      <w:r>
        <w:rPr>
          <w:rFonts w:eastAsia="돋움"/>
          <w:b/>
          <w:sz w:val="44"/>
          <w:lang w:eastAsia="ko-KR"/>
        </w:rPr>
        <w:t>교환</w:t>
      </w:r>
      <w:r>
        <w:rPr>
          <w:rFonts w:eastAsia="돋움"/>
          <w:b/>
          <w:sz w:val="44"/>
          <w:lang w:eastAsia="ko-KR"/>
        </w:rPr>
        <w:t xml:space="preserve"> — </w:t>
      </w:r>
      <w:r>
        <w:rPr>
          <w:rFonts w:eastAsia="돋움"/>
          <w:b/>
          <w:sz w:val="44"/>
          <w:lang w:eastAsia="ko-KR"/>
        </w:rPr>
        <w:t>제</w:t>
      </w:r>
      <w:r>
        <w:rPr>
          <w:rFonts w:eastAsia="돋움"/>
          <w:b/>
          <w:sz w:val="44"/>
          <w:lang w:eastAsia="ko-KR"/>
        </w:rPr>
        <w:t>1</w:t>
      </w:r>
      <w:r>
        <w:rPr>
          <w:rFonts w:eastAsia="돋움"/>
          <w:b/>
          <w:sz w:val="44"/>
          <w:lang w:eastAsia="ko-KR"/>
        </w:rPr>
        <w:t>부</w:t>
      </w:r>
      <w:r>
        <w:rPr>
          <w:rFonts w:eastAsia="돋움"/>
          <w:b/>
          <w:sz w:val="44"/>
          <w:lang w:eastAsia="ko-KR"/>
        </w:rPr>
        <w:t xml:space="preserve">: </w:t>
      </w:r>
      <w:r>
        <w:rPr>
          <w:rFonts w:eastAsia="돋움"/>
          <w:b/>
          <w:sz w:val="44"/>
          <w:lang w:eastAsia="ko-KR"/>
        </w:rPr>
        <w:t>데이터</w:t>
      </w:r>
      <w:r>
        <w:rPr>
          <w:rFonts w:eastAsia="돋움"/>
          <w:b/>
          <w:sz w:val="44"/>
          <w:lang w:eastAsia="ko-KR"/>
        </w:rPr>
        <w:t xml:space="preserve"> </w:t>
      </w:r>
      <w:r>
        <w:rPr>
          <w:rFonts w:eastAsia="돋움"/>
          <w:b/>
          <w:sz w:val="44"/>
          <w:lang w:eastAsia="ko-KR"/>
        </w:rPr>
        <w:t>모델</w:t>
      </w:r>
    </w:p>
    <w:p w14:paraId="0BBDE9AB" w14:textId="77777777" w:rsidR="00B4288B" w:rsidRDefault="0010783A">
      <w:pPr>
        <w:spacing w:before="480"/>
        <w:jc w:val="center"/>
      </w:pPr>
      <w:r>
        <w:rPr>
          <w:sz w:val="24"/>
        </w:rPr>
        <w:t>Manufacturing business data interchange between manufacturing</w:t>
      </w:r>
    </w:p>
    <w:p w14:paraId="0FB9EE2F" w14:textId="77777777" w:rsidR="00B4288B" w:rsidRDefault="0010783A">
      <w:pPr>
        <w:jc w:val="center"/>
      </w:pPr>
      <w:r>
        <w:rPr>
          <w:sz w:val="24"/>
        </w:rPr>
        <w:t>enterprise business systems — Part 1: Data model</w:t>
      </w:r>
    </w:p>
    <w:p w14:paraId="6AF3493A" w14:textId="77777777" w:rsidR="00B4288B" w:rsidRDefault="0010783A">
      <w:pPr>
        <w:spacing w:before="4000"/>
        <w:jc w:val="center"/>
        <w:rPr>
          <w:lang w:eastAsia="ko-KR"/>
        </w:rPr>
      </w:pPr>
      <w:r>
        <w:rPr>
          <w:rFonts w:eastAsia="돋움"/>
          <w:lang w:eastAsia="ko-KR"/>
        </w:rPr>
        <w:t>검토</w:t>
      </w:r>
      <w:r>
        <w:rPr>
          <w:rFonts w:eastAsia="돋움"/>
          <w:lang w:eastAsia="ko-KR"/>
        </w:rPr>
        <w:t xml:space="preserve"> </w:t>
      </w:r>
      <w:r>
        <w:rPr>
          <w:rFonts w:eastAsia="돋움"/>
          <w:lang w:eastAsia="ko-KR"/>
        </w:rPr>
        <w:t>일자</w:t>
      </w:r>
      <w:r>
        <w:rPr>
          <w:rFonts w:eastAsia="돋움"/>
          <w:lang w:eastAsia="ko-KR"/>
        </w:rPr>
        <w:t xml:space="preserve">: 2026-09-28    </w:t>
      </w:r>
      <w:r>
        <w:rPr>
          <w:rFonts w:eastAsia="돋움"/>
          <w:lang w:eastAsia="ko-KR"/>
        </w:rPr>
        <w:t>검토</w:t>
      </w:r>
      <w:r>
        <w:rPr>
          <w:rFonts w:eastAsia="돋움"/>
          <w:lang w:eastAsia="ko-KR"/>
        </w:rPr>
        <w:t xml:space="preserve">: </w:t>
      </w:r>
      <w:r>
        <w:rPr>
          <w:rFonts w:eastAsia="돋움"/>
          <w:lang w:eastAsia="ko-KR"/>
        </w:rPr>
        <w:t>임픽스</w:t>
      </w:r>
    </w:p>
    <w:p w14:paraId="124D3334" w14:textId="77777777" w:rsidR="00B4288B" w:rsidRDefault="0010783A">
      <w:pPr>
        <w:jc w:val="center"/>
        <w:rPr>
          <w:lang w:eastAsia="ko-KR"/>
        </w:rPr>
      </w:pPr>
      <w:r>
        <w:rPr>
          <w:sz w:val="18"/>
          <w:lang w:eastAsia="ko-KR"/>
        </w:rPr>
        <w:t>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문서는</w:t>
      </w:r>
      <w:r>
        <w:rPr>
          <w:sz w:val="18"/>
          <w:lang w:eastAsia="ko-KR"/>
        </w:rPr>
        <w:t xml:space="preserve"> KS X 9101-1:2025 </w:t>
      </w:r>
      <w:r>
        <w:rPr>
          <w:sz w:val="18"/>
          <w:lang w:eastAsia="ko-KR"/>
        </w:rPr>
        <w:t>원문에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변경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추적</w:t>
      </w:r>
      <w:r>
        <w:rPr>
          <w:sz w:val="18"/>
          <w:lang w:eastAsia="ko-KR"/>
        </w:rPr>
        <w:t>(</w:t>
      </w:r>
      <w:r>
        <w:rPr>
          <w:sz w:val="18"/>
          <w:lang w:eastAsia="ko-KR"/>
        </w:rPr>
        <w:t>삽입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삭제</w:t>
      </w:r>
      <w:r>
        <w:rPr>
          <w:sz w:val="18"/>
          <w:lang w:eastAsia="ko-KR"/>
        </w:rPr>
        <w:t>)</w:t>
      </w:r>
      <w:r>
        <w:rPr>
          <w:sz w:val="18"/>
          <w:lang w:eastAsia="ko-KR"/>
        </w:rPr>
        <w:t>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메모로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개정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의견을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표시한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검토본이다</w:t>
      </w:r>
      <w:r>
        <w:rPr>
          <w:sz w:val="18"/>
          <w:lang w:eastAsia="ko-KR"/>
        </w:rPr>
        <w:t>.</w:t>
      </w:r>
    </w:p>
    <w:p w14:paraId="36B2128E" w14:textId="77777777" w:rsidR="00B4288B" w:rsidRDefault="0010783A">
      <w:pPr>
        <w:rPr>
          <w:lang w:eastAsia="ko-KR"/>
        </w:rPr>
      </w:pPr>
      <w:r>
        <w:rPr>
          <w:lang w:eastAsia="ko-KR"/>
        </w:rPr>
        <w:br w:type="page"/>
      </w:r>
    </w:p>
    <w:p w14:paraId="687EA20F" w14:textId="77777777" w:rsidR="00B4288B" w:rsidRDefault="00B4288B">
      <w:pPr>
        <w:rPr>
          <w:lang w:eastAsia="ko-KR"/>
        </w:rPr>
        <w:sectPr w:rsidR="00B4288B">
          <w:pgSz w:w="11906" w:h="16838"/>
          <w:pgMar w:top="1417" w:right="1247" w:bottom="1247" w:left="1247" w:header="680" w:footer="567" w:gutter="0"/>
          <w:cols w:space="720"/>
          <w:docGrid w:linePitch="360"/>
        </w:sectPr>
      </w:pPr>
    </w:p>
    <w:p w14:paraId="5D1BF66F" w14:textId="77777777" w:rsidR="00B4288B" w:rsidRDefault="0010783A">
      <w:pPr>
        <w:pStyle w:val="KS4"/>
        <w:rPr>
          <w:lang w:eastAsia="ko-KR"/>
        </w:rPr>
      </w:pPr>
      <w:r>
        <w:rPr>
          <w:lang w:eastAsia="ko-KR"/>
        </w:rPr>
        <w:lastRenderedPageBreak/>
        <w:t>목</w:t>
      </w:r>
      <w:r>
        <w:rPr>
          <w:lang w:eastAsia="ko-KR"/>
        </w:rPr>
        <w:t xml:space="preserve"> </w:t>
      </w:r>
      <w:r>
        <w:rPr>
          <w:lang w:eastAsia="ko-KR"/>
        </w:rPr>
        <w:t>차</w:t>
      </w:r>
    </w:p>
    <w:p w14:paraId="4598435D" w14:textId="77777777" w:rsidR="00A57DC2" w:rsidRDefault="00A57DC2">
      <w:pPr>
        <w:pStyle w:val="1c"/>
        <w:tabs>
          <w:tab w:val="right" w:leader="dot" w:pos="9402"/>
        </w:tabs>
        <w:spacing w:after="0"/>
        <w:rPr>
          <w:lang w:eastAsia="ko-KR"/>
        </w:rPr>
      </w:pPr>
    </w:p>
    <w:p w14:paraId="77B9A2C5" w14:textId="77777777" w:rsidR="00A57DC2" w:rsidRPr="00A57DC2" w:rsidRDefault="00A57DC2" w:rsidP="00A57DC2">
      <w:pPr>
        <w:rPr>
          <w:lang w:eastAsia="ko-KR"/>
        </w:rPr>
      </w:pPr>
    </w:p>
    <w:p w14:paraId="555BDEB9" w14:textId="77777777" w:rsidR="00555979" w:rsidRDefault="00A57DC2">
      <w:pPr>
        <w:pStyle w:val="1c"/>
        <w:tabs>
          <w:tab w:val="right" w:leader="dot" w:pos="9402"/>
        </w:tabs>
        <w:spacing w:after="0"/>
        <w:rPr>
          <w:lang w:eastAsia="ko-KR"/>
        </w:rPr>
      </w:pPr>
      <w:r>
        <w:rPr>
          <w:noProof/>
          <w:lang w:eastAsia="ko-KR"/>
        </w:rPr>
        <w:t>머</w:t>
      </w:r>
      <w:r>
        <w:rPr>
          <w:noProof/>
          <w:lang w:eastAsia="ko-KR"/>
        </w:rPr>
        <w:t xml:space="preserve"> </w:t>
      </w:r>
      <w:r>
        <w:rPr>
          <w:noProof/>
          <w:lang w:eastAsia="ko-KR"/>
        </w:rPr>
        <w:t>리</w:t>
      </w:r>
      <w:r>
        <w:rPr>
          <w:noProof/>
          <w:lang w:eastAsia="ko-KR"/>
        </w:rPr>
        <w:t xml:space="preserve"> </w:t>
      </w:r>
      <w:r>
        <w:rPr>
          <w:noProof/>
          <w:lang w:eastAsia="ko-KR"/>
        </w:rPr>
        <w:t>말</w:t>
      </w:r>
      <w:r>
        <w:rPr>
          <w:noProof/>
          <w:lang w:eastAsia="ko-KR"/>
        </w:rPr>
        <w:tab/>
        <w:t>ii</w:t>
      </w:r>
    </w:p>
    <w:p w14:paraId="038C5943" w14:textId="664D2F96" w:rsidR="00A57DC2" w:rsidRDefault="00555979">
      <w:pPr>
        <w:pStyle w:val="1c"/>
        <w:tabs>
          <w:tab w:val="right" w:leader="dot" w:pos="9402"/>
        </w:tabs>
        <w:spacing w:after="0"/>
        <w:rPr>
          <w:lang w:eastAsia="ko-KR"/>
        </w:rPr>
      </w:pPr>
      <w:r>
        <w:rPr>
          <w:noProof/>
          <w:lang w:eastAsia="ko-KR"/>
        </w:rPr>
        <w:t>개</w:t>
      </w:r>
      <w:r>
        <w:rPr>
          <w:noProof/>
          <w:lang w:eastAsia="ko-KR"/>
        </w:rPr>
        <w:t xml:space="preserve">    </w:t>
      </w:r>
      <w:r>
        <w:rPr>
          <w:noProof/>
          <w:lang w:eastAsia="ko-KR"/>
        </w:rPr>
        <w:t>요</w:t>
      </w:r>
      <w:r>
        <w:rPr>
          <w:noProof/>
          <w:lang w:eastAsia="ko-KR"/>
        </w:rPr>
        <w:tab/>
        <w:t>iii</w:t>
      </w:r>
    </w:p>
    <w:p w14:paraId="45E7E11A" w14:textId="77777777" w:rsidR="000F75F0" w:rsidRDefault="0010783A">
      <w:pPr>
        <w:pStyle w:val="1c"/>
        <w:tabs>
          <w:tab w:val="right" w:leader="dot" w:pos="9402"/>
        </w:tabs>
        <w:spacing w:after="0"/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499071" w:history="1">
        <w:r>
          <w:rPr>
            <w:rStyle w:val="aff6"/>
            <w:noProof/>
          </w:rPr>
          <w:t xml:space="preserve">1  </w:t>
        </w:r>
        <w:r>
          <w:rPr>
            <w:rStyle w:val="aff6"/>
            <w:noProof/>
          </w:rPr>
          <w:t>적용범위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_Toc241499071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BB36FB2" w14:textId="77777777" w:rsidR="000F75F0" w:rsidRDefault="000F75F0">
      <w:pPr>
        <w:pStyle w:val="1c"/>
        <w:tabs>
          <w:tab w:val="right" w:leader="dot" w:pos="9402"/>
        </w:tabs>
        <w:spacing w:after="0"/>
        <w:rPr>
          <w:noProof/>
        </w:rPr>
      </w:pPr>
      <w:hyperlink w:anchor="_Toc241499072" w:history="1">
        <w:r>
          <w:rPr>
            <w:rStyle w:val="aff6"/>
            <w:noProof/>
          </w:rPr>
          <w:t xml:space="preserve">2  </w:t>
        </w:r>
        <w:r>
          <w:rPr>
            <w:rStyle w:val="aff6"/>
            <w:noProof/>
          </w:rPr>
          <w:t>인용표준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_Toc241499072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DD0E3EB" w14:textId="77777777" w:rsidR="000F75F0" w:rsidRDefault="000F75F0">
      <w:pPr>
        <w:pStyle w:val="1c"/>
        <w:tabs>
          <w:tab w:val="right" w:leader="dot" w:pos="9402"/>
        </w:tabs>
        <w:spacing w:after="0"/>
        <w:rPr>
          <w:noProof/>
        </w:rPr>
      </w:pPr>
      <w:hyperlink w:anchor="_Toc241499073" w:history="1">
        <w:r>
          <w:rPr>
            <w:rStyle w:val="aff6"/>
            <w:noProof/>
          </w:rPr>
          <w:t xml:space="preserve">3  </w:t>
        </w:r>
        <w:r>
          <w:rPr>
            <w:rStyle w:val="aff6"/>
            <w:noProof/>
          </w:rPr>
          <w:t>용어</w:t>
        </w:r>
        <w:r>
          <w:rPr>
            <w:rStyle w:val="aff6"/>
            <w:noProof/>
          </w:rPr>
          <w:t xml:space="preserve">, </w:t>
        </w:r>
        <w:r>
          <w:rPr>
            <w:rStyle w:val="aff6"/>
            <w:noProof/>
          </w:rPr>
          <w:t>정의</w:t>
        </w:r>
        <w:r>
          <w:rPr>
            <w:rStyle w:val="aff6"/>
            <w:noProof/>
          </w:rPr>
          <w:t xml:space="preserve"> </w:t>
        </w:r>
        <w:r>
          <w:rPr>
            <w:rStyle w:val="aff6"/>
            <w:noProof/>
          </w:rPr>
          <w:t>및</w:t>
        </w:r>
        <w:r>
          <w:rPr>
            <w:rStyle w:val="aff6"/>
            <w:noProof/>
          </w:rPr>
          <w:t xml:space="preserve"> </w:t>
        </w:r>
        <w:r>
          <w:rPr>
            <w:rStyle w:val="aff6"/>
            <w:noProof/>
          </w:rPr>
          <w:t>약어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_Toc241499073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1C489B6" w14:textId="77777777" w:rsidR="000F75F0" w:rsidRDefault="000F75F0">
      <w:pPr>
        <w:pStyle w:val="2e"/>
        <w:tabs>
          <w:tab w:val="right" w:leader="dot" w:pos="9402"/>
        </w:tabs>
        <w:spacing w:after="0"/>
        <w:ind w:left="400"/>
        <w:rPr>
          <w:noProof/>
        </w:rPr>
      </w:pPr>
      <w:hyperlink w:anchor="_Toc241499074" w:history="1">
        <w:r>
          <w:rPr>
            <w:rStyle w:val="aff6"/>
            <w:noProof/>
          </w:rPr>
          <w:t xml:space="preserve">3.1  </w:t>
        </w:r>
        <w:r>
          <w:rPr>
            <w:rStyle w:val="aff6"/>
            <w:noProof/>
          </w:rPr>
          <w:t>용어와</w:t>
        </w:r>
        <w:r>
          <w:rPr>
            <w:rStyle w:val="aff6"/>
            <w:noProof/>
          </w:rPr>
          <w:t xml:space="preserve"> </w:t>
        </w:r>
        <w:r>
          <w:rPr>
            <w:rStyle w:val="aff6"/>
            <w:noProof/>
          </w:rPr>
          <w:t>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_Toc241499074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BE3CEB3" w14:textId="77777777" w:rsidR="000F75F0" w:rsidRDefault="000F75F0">
      <w:pPr>
        <w:pStyle w:val="2e"/>
        <w:tabs>
          <w:tab w:val="right" w:leader="dot" w:pos="9402"/>
        </w:tabs>
        <w:spacing w:after="0"/>
        <w:ind w:left="400"/>
        <w:rPr>
          <w:noProof/>
        </w:rPr>
      </w:pPr>
      <w:hyperlink w:anchor="_Toc241499075" w:history="1">
        <w:r>
          <w:rPr>
            <w:rStyle w:val="aff6"/>
            <w:noProof/>
          </w:rPr>
          <w:t xml:space="preserve">3.2  </w:t>
        </w:r>
        <w:r>
          <w:rPr>
            <w:rStyle w:val="aff6"/>
            <w:noProof/>
          </w:rPr>
          <w:t>약어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_Toc241499075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D7DA316" w14:textId="77777777" w:rsidR="000F75F0" w:rsidRDefault="000F75F0">
      <w:pPr>
        <w:pStyle w:val="1c"/>
        <w:tabs>
          <w:tab w:val="right" w:leader="dot" w:pos="9402"/>
        </w:tabs>
        <w:spacing w:after="0"/>
        <w:rPr>
          <w:noProof/>
        </w:rPr>
      </w:pPr>
      <w:hyperlink w:anchor="_Toc241499076" w:history="1">
        <w:r>
          <w:rPr>
            <w:rStyle w:val="aff6"/>
            <w:noProof/>
          </w:rPr>
          <w:t xml:space="preserve">4  </w:t>
        </w:r>
        <w:r>
          <w:rPr>
            <w:rStyle w:val="aff6"/>
            <w:noProof/>
          </w:rPr>
          <w:t>데이터</w:t>
        </w:r>
        <w:r>
          <w:rPr>
            <w:rStyle w:val="aff6"/>
            <w:noProof/>
          </w:rPr>
          <w:t xml:space="preserve"> </w:t>
        </w:r>
        <w:r>
          <w:rPr>
            <w:rStyle w:val="aff6"/>
            <w:noProof/>
          </w:rPr>
          <w:t>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_Toc241499076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7E658B5" w14:textId="77777777" w:rsidR="000F75F0" w:rsidRDefault="000F75F0">
      <w:pPr>
        <w:pStyle w:val="1c"/>
        <w:tabs>
          <w:tab w:val="right" w:leader="dot" w:pos="9402"/>
        </w:tabs>
        <w:spacing w:after="0"/>
        <w:rPr>
          <w:noProof/>
        </w:rPr>
      </w:pPr>
      <w:hyperlink w:anchor="_Toc241499077" w:history="1">
        <w:r>
          <w:rPr>
            <w:rStyle w:val="aff6"/>
            <w:noProof/>
          </w:rPr>
          <w:t xml:space="preserve">5  </w:t>
        </w:r>
        <w:r>
          <w:rPr>
            <w:rStyle w:val="aff6"/>
            <w:noProof/>
          </w:rPr>
          <w:t>데이터</w:t>
        </w:r>
        <w:r>
          <w:rPr>
            <w:rStyle w:val="aff6"/>
            <w:noProof/>
          </w:rPr>
          <w:t xml:space="preserve"> </w:t>
        </w:r>
        <w:r>
          <w:rPr>
            <w:rStyle w:val="aff6"/>
            <w:noProof/>
          </w:rPr>
          <w:t>요소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_Toc241499077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E6102B" w14:textId="77777777" w:rsidR="000F75F0" w:rsidRDefault="000F75F0">
      <w:pPr>
        <w:pStyle w:val="2e"/>
        <w:tabs>
          <w:tab w:val="right" w:leader="dot" w:pos="9402"/>
        </w:tabs>
        <w:spacing w:after="0"/>
        <w:ind w:left="400"/>
        <w:rPr>
          <w:noProof/>
        </w:rPr>
      </w:pPr>
      <w:hyperlink w:anchor="_Toc241499078" w:history="1">
        <w:r>
          <w:rPr>
            <w:rStyle w:val="aff6"/>
            <w:noProof/>
          </w:rPr>
          <w:t xml:space="preserve">5.1  </w:t>
        </w:r>
        <w:r>
          <w:rPr>
            <w:rStyle w:val="aff6"/>
            <w:noProof/>
          </w:rPr>
          <w:t>애플리케이션</w:t>
        </w:r>
        <w:r>
          <w:rPr>
            <w:rStyle w:val="aff6"/>
            <w:noProof/>
          </w:rPr>
          <w:t xml:space="preserve"> </w:t>
        </w:r>
        <w:r>
          <w:rPr>
            <w:rStyle w:val="aff6"/>
            <w:noProof/>
          </w:rPr>
          <w:t>영역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_Toc241499078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706F120" w14:textId="77777777" w:rsidR="000F75F0" w:rsidRDefault="000F75F0">
      <w:pPr>
        <w:pStyle w:val="2e"/>
        <w:tabs>
          <w:tab w:val="right" w:leader="dot" w:pos="9402"/>
        </w:tabs>
        <w:spacing w:after="0"/>
        <w:ind w:left="400"/>
        <w:rPr>
          <w:noProof/>
        </w:rPr>
      </w:pPr>
      <w:hyperlink w:anchor="_Toc241499086" w:history="1">
        <w:r>
          <w:rPr>
            <w:rStyle w:val="aff6"/>
            <w:noProof/>
          </w:rPr>
          <w:t xml:space="preserve">5.2  </w:t>
        </w:r>
        <w:r>
          <w:rPr>
            <w:rStyle w:val="aff6"/>
            <w:noProof/>
          </w:rPr>
          <w:t>데이터</w:t>
        </w:r>
        <w:r>
          <w:rPr>
            <w:rStyle w:val="aff6"/>
            <w:noProof/>
          </w:rPr>
          <w:t xml:space="preserve"> </w:t>
        </w:r>
        <w:r>
          <w:rPr>
            <w:rStyle w:val="aff6"/>
            <w:noProof/>
          </w:rPr>
          <w:t>영역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_Toc241499086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5D389C" w14:textId="77777777" w:rsidR="000F75F0" w:rsidRDefault="000F75F0">
      <w:pPr>
        <w:pStyle w:val="1c"/>
        <w:tabs>
          <w:tab w:val="right" w:leader="dot" w:pos="9402"/>
        </w:tabs>
        <w:spacing w:after="0"/>
        <w:rPr>
          <w:noProof/>
        </w:rPr>
      </w:pPr>
      <w:hyperlink w:anchor="_Toc241499087" w:history="1">
        <w:r>
          <w:rPr>
            <w:rStyle w:val="aff6"/>
            <w:noProof/>
          </w:rPr>
          <w:t xml:space="preserve">6  </w:t>
        </w:r>
        <w:r>
          <w:rPr>
            <w:rStyle w:val="aff6"/>
            <w:noProof/>
          </w:rPr>
          <w:t>데이터</w:t>
        </w:r>
        <w:r>
          <w:rPr>
            <w:rStyle w:val="aff6"/>
            <w:noProof/>
          </w:rPr>
          <w:t xml:space="preserve"> </w:t>
        </w:r>
        <w:r>
          <w:rPr>
            <w:rStyle w:val="aff6"/>
            <w:noProof/>
          </w:rPr>
          <w:t>영역</w:t>
        </w:r>
        <w:r>
          <w:rPr>
            <w:rStyle w:val="aff6"/>
            <w:noProof/>
          </w:rPr>
          <w:t xml:space="preserve"> — </w:t>
        </w:r>
        <w:r>
          <w:rPr>
            <w:rStyle w:val="aff6"/>
            <w:noProof/>
          </w:rPr>
          <w:t>동사</w:t>
        </w:r>
        <w:r>
          <w:rPr>
            <w:rStyle w:val="aff6"/>
            <w:noProof/>
          </w:rPr>
          <w:t>(Verb)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_Toc241499087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51864C" w14:textId="77777777" w:rsidR="000F75F0" w:rsidRDefault="000F75F0">
      <w:pPr>
        <w:pStyle w:val="2e"/>
        <w:tabs>
          <w:tab w:val="right" w:leader="dot" w:pos="9402"/>
        </w:tabs>
        <w:spacing w:after="0"/>
        <w:ind w:left="400"/>
        <w:rPr>
          <w:noProof/>
        </w:rPr>
      </w:pPr>
      <w:hyperlink w:anchor="_Toc241499088" w:history="1">
        <w:r>
          <w:rPr>
            <w:rStyle w:val="aff6"/>
            <w:noProof/>
          </w:rPr>
          <w:t xml:space="preserve">6.1  </w:t>
        </w:r>
        <w:r>
          <w:rPr>
            <w:rStyle w:val="aff6"/>
            <w:noProof/>
          </w:rPr>
          <w:t>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_Toc241499088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99F257" w14:textId="77777777" w:rsidR="000F75F0" w:rsidRDefault="000F75F0">
      <w:pPr>
        <w:pStyle w:val="2e"/>
        <w:tabs>
          <w:tab w:val="right" w:leader="dot" w:pos="9402"/>
        </w:tabs>
        <w:spacing w:after="0"/>
        <w:ind w:left="400"/>
        <w:rPr>
          <w:noProof/>
        </w:rPr>
      </w:pPr>
      <w:hyperlink w:anchor="_Toc241499089" w:history="1">
        <w:r>
          <w:rPr>
            <w:rStyle w:val="aff6"/>
            <w:noProof/>
          </w:rPr>
          <w:t xml:space="preserve">6.2  </w:t>
        </w:r>
        <w:r>
          <w:rPr>
            <w:rStyle w:val="aff6"/>
            <w:noProof/>
          </w:rPr>
          <w:t>액션형</w:t>
        </w:r>
        <w:r>
          <w:rPr>
            <w:rStyle w:val="aff6"/>
            <w:noProof/>
          </w:rPr>
          <w:t xml:space="preserve"> </w:t>
        </w:r>
        <w:r>
          <w:rPr>
            <w:rStyle w:val="aff6"/>
            <w:noProof/>
          </w:rPr>
          <w:t>동사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_Toc241499089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F2E08E" w14:textId="77777777" w:rsidR="000F75F0" w:rsidRDefault="000F75F0">
      <w:pPr>
        <w:pStyle w:val="2e"/>
        <w:tabs>
          <w:tab w:val="right" w:leader="dot" w:pos="9402"/>
        </w:tabs>
        <w:spacing w:after="0"/>
        <w:ind w:left="400"/>
        <w:rPr>
          <w:noProof/>
        </w:rPr>
      </w:pPr>
      <w:hyperlink w:anchor="_Toc241499090" w:history="1">
        <w:r>
          <w:rPr>
            <w:rStyle w:val="aff6"/>
            <w:noProof/>
          </w:rPr>
          <w:t xml:space="preserve">6.3  </w:t>
        </w:r>
        <w:r>
          <w:rPr>
            <w:rStyle w:val="aff6"/>
            <w:noProof/>
          </w:rPr>
          <w:t>요청형</w:t>
        </w:r>
        <w:r>
          <w:rPr>
            <w:rStyle w:val="aff6"/>
            <w:noProof/>
          </w:rPr>
          <w:t xml:space="preserve"> </w:t>
        </w:r>
        <w:r>
          <w:rPr>
            <w:rStyle w:val="aff6"/>
            <w:noProof/>
          </w:rPr>
          <w:t>동사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_Toc241499090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D9D5F1B" w14:textId="77777777" w:rsidR="000F75F0" w:rsidRDefault="000F75F0">
      <w:pPr>
        <w:pStyle w:val="2e"/>
        <w:tabs>
          <w:tab w:val="right" w:leader="dot" w:pos="9402"/>
        </w:tabs>
        <w:spacing w:after="0"/>
        <w:ind w:left="400"/>
        <w:rPr>
          <w:noProof/>
        </w:rPr>
      </w:pPr>
      <w:hyperlink w:anchor="_Toc241499091" w:history="1">
        <w:r>
          <w:rPr>
            <w:rStyle w:val="aff6"/>
            <w:noProof/>
          </w:rPr>
          <w:t xml:space="preserve">6.4  </w:t>
        </w:r>
        <w:r>
          <w:rPr>
            <w:rStyle w:val="aff6"/>
            <w:noProof/>
          </w:rPr>
          <w:t>응답형</w:t>
        </w:r>
        <w:r>
          <w:rPr>
            <w:rStyle w:val="aff6"/>
            <w:noProof/>
          </w:rPr>
          <w:t xml:space="preserve"> </w:t>
        </w:r>
        <w:r>
          <w:rPr>
            <w:rStyle w:val="aff6"/>
            <w:noProof/>
          </w:rPr>
          <w:t>동사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_Toc241499091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9567F80" w14:textId="77777777" w:rsidR="000F75F0" w:rsidRDefault="000F75F0">
      <w:pPr>
        <w:pStyle w:val="1c"/>
        <w:tabs>
          <w:tab w:val="right" w:leader="dot" w:pos="9402"/>
        </w:tabs>
        <w:spacing w:after="0"/>
        <w:rPr>
          <w:noProof/>
        </w:rPr>
      </w:pPr>
      <w:hyperlink w:anchor="_Toc241499092" w:history="1">
        <w:r>
          <w:rPr>
            <w:rStyle w:val="aff6"/>
            <w:noProof/>
          </w:rPr>
          <w:t xml:space="preserve">7  </w:t>
        </w:r>
        <w:r>
          <w:rPr>
            <w:rStyle w:val="aff6"/>
            <w:noProof/>
          </w:rPr>
          <w:t>데이터</w:t>
        </w:r>
        <w:r>
          <w:rPr>
            <w:rStyle w:val="aff6"/>
            <w:noProof/>
          </w:rPr>
          <w:t xml:space="preserve"> </w:t>
        </w:r>
        <w:r>
          <w:rPr>
            <w:rStyle w:val="aff6"/>
            <w:noProof/>
          </w:rPr>
          <w:t>영역</w:t>
        </w:r>
        <w:r>
          <w:rPr>
            <w:rStyle w:val="aff6"/>
            <w:noProof/>
          </w:rPr>
          <w:t xml:space="preserve"> — </w:t>
        </w:r>
        <w:r>
          <w:rPr>
            <w:rStyle w:val="aff6"/>
            <w:noProof/>
          </w:rPr>
          <w:t>명사</w:t>
        </w:r>
        <w:r>
          <w:rPr>
            <w:rStyle w:val="aff6"/>
            <w:noProof/>
          </w:rPr>
          <w:t>(Noun)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_Toc241499092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666498A" w14:textId="77777777" w:rsidR="000F75F0" w:rsidRDefault="000F75F0">
      <w:pPr>
        <w:pStyle w:val="2e"/>
        <w:tabs>
          <w:tab w:val="right" w:leader="dot" w:pos="9402"/>
        </w:tabs>
        <w:spacing w:after="0"/>
        <w:ind w:left="400"/>
        <w:rPr>
          <w:noProof/>
        </w:rPr>
      </w:pPr>
      <w:hyperlink w:anchor="_Toc241499093" w:history="1">
        <w:r>
          <w:rPr>
            <w:rStyle w:val="aff6"/>
            <w:noProof/>
          </w:rPr>
          <w:t xml:space="preserve">7.1  </w:t>
        </w:r>
        <w:r>
          <w:rPr>
            <w:rStyle w:val="aff6"/>
            <w:noProof/>
          </w:rPr>
          <w:t>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_Toc241499093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D1FE650" w14:textId="77777777" w:rsidR="000F75F0" w:rsidRDefault="000F75F0">
      <w:pPr>
        <w:pStyle w:val="2e"/>
        <w:tabs>
          <w:tab w:val="right" w:leader="dot" w:pos="9402"/>
        </w:tabs>
        <w:spacing w:after="0"/>
        <w:ind w:left="400"/>
        <w:rPr>
          <w:noProof/>
        </w:rPr>
      </w:pPr>
      <w:hyperlink w:anchor="_Toc241499094" w:history="1">
        <w:r>
          <w:rPr>
            <w:rStyle w:val="aff6"/>
            <w:noProof/>
          </w:rPr>
          <w:t xml:space="preserve">7.2  </w:t>
        </w:r>
        <w:r>
          <w:rPr>
            <w:rStyle w:val="aff6"/>
            <w:noProof/>
          </w:rPr>
          <w:t>속성명</w:t>
        </w:r>
        <w:r>
          <w:rPr>
            <w:rStyle w:val="aff6"/>
            <w:noProof/>
          </w:rPr>
          <w:t xml:space="preserve"> </w:t>
        </w:r>
        <w:r>
          <w:rPr>
            <w:rStyle w:val="aff6"/>
            <w:noProof/>
          </w:rPr>
          <w:t>컴포넌트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_Toc241499094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BD340DC" w14:textId="77777777" w:rsidR="000F75F0" w:rsidRDefault="000F75F0">
      <w:pPr>
        <w:pStyle w:val="2e"/>
        <w:tabs>
          <w:tab w:val="right" w:leader="dot" w:pos="9402"/>
        </w:tabs>
        <w:spacing w:after="0"/>
        <w:ind w:left="400"/>
        <w:rPr>
          <w:noProof/>
        </w:rPr>
      </w:pPr>
      <w:hyperlink w:anchor="_Toc241499095" w:history="1">
        <w:r>
          <w:rPr>
            <w:rStyle w:val="aff6"/>
            <w:noProof/>
          </w:rPr>
          <w:t xml:space="preserve">7.3  </w:t>
        </w:r>
        <w:r>
          <w:rPr>
            <w:rStyle w:val="aff6"/>
            <w:noProof/>
          </w:rPr>
          <w:t>기본</w:t>
        </w:r>
        <w:r>
          <w:rPr>
            <w:rStyle w:val="aff6"/>
            <w:noProof/>
          </w:rPr>
          <w:t xml:space="preserve"> </w:t>
        </w:r>
        <w:r>
          <w:rPr>
            <w:rStyle w:val="aff6"/>
            <w:noProof/>
          </w:rPr>
          <w:t>속성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_Toc241499095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26C21CC" w14:textId="77777777" w:rsidR="000F75F0" w:rsidRDefault="000F75F0">
      <w:pPr>
        <w:pStyle w:val="2e"/>
        <w:tabs>
          <w:tab w:val="right" w:leader="dot" w:pos="9402"/>
        </w:tabs>
        <w:spacing w:after="0"/>
        <w:ind w:left="400"/>
        <w:rPr>
          <w:noProof/>
        </w:rPr>
      </w:pPr>
      <w:hyperlink w:anchor="_Toc241499096" w:history="1">
        <w:r>
          <w:rPr>
            <w:rStyle w:val="aff6"/>
            <w:noProof/>
          </w:rPr>
          <w:t xml:space="preserve">7.4  </w:t>
        </w:r>
        <w:r>
          <w:rPr>
            <w:rStyle w:val="aff6"/>
            <w:noProof/>
          </w:rPr>
          <w:t>기본</w:t>
        </w:r>
        <w:r>
          <w:rPr>
            <w:rStyle w:val="aff6"/>
            <w:noProof/>
          </w:rPr>
          <w:t xml:space="preserve"> </w:t>
        </w:r>
        <w:r>
          <w:rPr>
            <w:rStyle w:val="aff6"/>
            <w:noProof/>
          </w:rPr>
          <w:t>명사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_Toc241499096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9595BEA" w14:textId="77777777" w:rsidR="000F75F0" w:rsidRDefault="000F75F0">
      <w:pPr>
        <w:pStyle w:val="1c"/>
        <w:tabs>
          <w:tab w:val="right" w:leader="dot" w:pos="9402"/>
        </w:tabs>
        <w:spacing w:after="0"/>
        <w:rPr>
          <w:noProof/>
        </w:rPr>
      </w:pPr>
      <w:hyperlink w:anchor="_Toc241499106" w:history="1">
        <w:r>
          <w:rPr>
            <w:rStyle w:val="aff6"/>
            <w:noProof/>
          </w:rPr>
          <w:t>부속서</w:t>
        </w:r>
        <w:r>
          <w:rPr>
            <w:rStyle w:val="aff6"/>
            <w:noProof/>
          </w:rPr>
          <w:t xml:space="preserve"> A (</w:t>
        </w:r>
        <w:r>
          <w:rPr>
            <w:rStyle w:val="aff6"/>
            <w:noProof/>
          </w:rPr>
          <w:t>참고</w:t>
        </w:r>
        <w:r>
          <w:rPr>
            <w:rStyle w:val="aff6"/>
            <w:noProof/>
          </w:rPr>
          <w:t xml:space="preserve">) </w:t>
        </w:r>
        <w:r>
          <w:rPr>
            <w:rStyle w:val="aff6"/>
            <w:noProof/>
          </w:rPr>
          <w:t>제조업무데이터</w:t>
        </w:r>
        <w:r>
          <w:rPr>
            <w:rStyle w:val="aff6"/>
            <w:noProof/>
          </w:rPr>
          <w:t xml:space="preserve"> </w:t>
        </w:r>
        <w:r>
          <w:rPr>
            <w:rStyle w:val="aff6"/>
            <w:noProof/>
          </w:rPr>
          <w:t>교환</w:t>
        </w:r>
        <w:r>
          <w:rPr>
            <w:rStyle w:val="aff6"/>
            <w:noProof/>
          </w:rPr>
          <w:t xml:space="preserve"> </w:t>
        </w:r>
        <w:r>
          <w:rPr>
            <w:rStyle w:val="aff6"/>
            <w:noProof/>
          </w:rPr>
          <w:t>시나리오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_Toc241499106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6427DA73" w14:textId="77777777" w:rsidR="000F75F0" w:rsidRDefault="000F75F0">
      <w:pPr>
        <w:pStyle w:val="2e"/>
        <w:tabs>
          <w:tab w:val="right" w:leader="dot" w:pos="9402"/>
        </w:tabs>
        <w:spacing w:after="0"/>
        <w:ind w:left="400"/>
        <w:rPr>
          <w:noProof/>
        </w:rPr>
      </w:pPr>
      <w:hyperlink w:anchor="_Toc156487327" w:history="1">
        <w:r>
          <w:rPr>
            <w:rStyle w:val="aff6"/>
            <w:noProof/>
          </w:rPr>
          <w:t xml:space="preserve">A.1 </w:t>
        </w:r>
        <w:r>
          <w:rPr>
            <w:rStyle w:val="aff6"/>
            <w:noProof/>
          </w:rPr>
          <w:t>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_Toc156487327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67F461B0" w14:textId="77777777" w:rsidR="000F75F0" w:rsidRDefault="000F75F0">
      <w:pPr>
        <w:pStyle w:val="2e"/>
        <w:tabs>
          <w:tab w:val="right" w:leader="dot" w:pos="9402"/>
        </w:tabs>
        <w:spacing w:after="0"/>
        <w:ind w:left="400"/>
        <w:rPr>
          <w:noProof/>
        </w:rPr>
      </w:pPr>
      <w:hyperlink w:anchor="_Toc78916711" w:history="1">
        <w:r>
          <w:rPr>
            <w:rStyle w:val="aff6"/>
            <w:noProof/>
          </w:rPr>
          <w:t xml:space="preserve">A.2 </w:t>
        </w:r>
        <w:r>
          <w:rPr>
            <w:rStyle w:val="aff6"/>
            <w:noProof/>
          </w:rPr>
          <w:t>예제</w:t>
        </w:r>
        <w:r>
          <w:rPr>
            <w:rStyle w:val="aff6"/>
            <w:noProof/>
          </w:rPr>
          <w:t xml:space="preserve">: </w:t>
        </w:r>
        <w:r>
          <w:rPr>
            <w:rStyle w:val="aff6"/>
            <w:noProof/>
          </w:rPr>
          <w:t>자재명세서</w:t>
        </w:r>
        <w:r>
          <w:rPr>
            <w:rStyle w:val="aff6"/>
            <w:noProof/>
          </w:rPr>
          <w:t xml:space="preserve"> </w:t>
        </w:r>
        <w:r>
          <w:rPr>
            <w:rStyle w:val="aff6"/>
            <w:noProof/>
          </w:rPr>
          <w:t>정보</w:t>
        </w:r>
        <w:r>
          <w:rPr>
            <w:rStyle w:val="aff6"/>
            <w:noProof/>
          </w:rPr>
          <w:t xml:space="preserve"> </w:t>
        </w:r>
        <w:r>
          <w:rPr>
            <w:rStyle w:val="aff6"/>
            <w:noProof/>
          </w:rPr>
          <w:t>생성을</w:t>
        </w:r>
        <w:r>
          <w:rPr>
            <w:rStyle w:val="aff6"/>
            <w:noProof/>
          </w:rPr>
          <w:t xml:space="preserve"> </w:t>
        </w:r>
        <w:r>
          <w:rPr>
            <w:rStyle w:val="aff6"/>
            <w:noProof/>
          </w:rPr>
          <w:t>위한</w:t>
        </w:r>
        <w:r>
          <w:rPr>
            <w:rStyle w:val="aff6"/>
            <w:noProof/>
          </w:rPr>
          <w:t xml:space="preserve"> ProcessBOM </w:t>
        </w:r>
        <w:r>
          <w:rPr>
            <w:rStyle w:val="aff6"/>
            <w:noProof/>
          </w:rPr>
          <w:t>스키마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_Toc78916711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25549D11" w14:textId="77777777" w:rsidR="000F75F0" w:rsidRDefault="000F75F0">
      <w:pPr>
        <w:pStyle w:val="2e"/>
        <w:tabs>
          <w:tab w:val="right" w:leader="dot" w:pos="9402"/>
        </w:tabs>
        <w:spacing w:after="0"/>
        <w:ind w:left="400"/>
        <w:rPr>
          <w:noProof/>
        </w:rPr>
      </w:pPr>
      <w:hyperlink w:anchor="_Toc78916712" w:history="1">
        <w:r>
          <w:rPr>
            <w:rStyle w:val="aff6"/>
            <w:noProof/>
          </w:rPr>
          <w:t xml:space="preserve">A.3 </w:t>
        </w:r>
        <w:r>
          <w:rPr>
            <w:rStyle w:val="aff6"/>
            <w:noProof/>
          </w:rPr>
          <w:t>예제</w:t>
        </w:r>
        <w:r>
          <w:rPr>
            <w:rStyle w:val="aff6"/>
            <w:noProof/>
          </w:rPr>
          <w:t xml:space="preserve">: </w:t>
        </w:r>
        <w:r>
          <w:rPr>
            <w:rStyle w:val="aff6"/>
            <w:noProof/>
          </w:rPr>
          <w:t>제조</w:t>
        </w:r>
        <w:r>
          <w:rPr>
            <w:rStyle w:val="aff6"/>
            <w:noProof/>
          </w:rPr>
          <w:t xml:space="preserve"> </w:t>
        </w:r>
        <w:r>
          <w:rPr>
            <w:rStyle w:val="aff6"/>
            <w:noProof/>
          </w:rPr>
          <w:t>업무</w:t>
        </w:r>
        <w:r>
          <w:rPr>
            <w:rStyle w:val="aff6"/>
            <w:noProof/>
          </w:rPr>
          <w:t xml:space="preserve"> </w:t>
        </w:r>
        <w:r>
          <w:rPr>
            <w:rStyle w:val="aff6"/>
            <w:noProof/>
          </w:rPr>
          <w:t>시나리오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_Toc78916712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3A1A5FE1" w14:textId="77777777" w:rsidR="000F75F0" w:rsidRDefault="000F75F0">
      <w:pPr>
        <w:pStyle w:val="1c"/>
        <w:tabs>
          <w:tab w:val="right" w:leader="dot" w:pos="9402"/>
        </w:tabs>
        <w:spacing w:after="0"/>
        <w:rPr>
          <w:noProof/>
        </w:rPr>
      </w:pPr>
      <w:hyperlink w:anchor="_Toc156487330" w:history="1">
        <w:r>
          <w:rPr>
            <w:rStyle w:val="aff6"/>
            <w:noProof/>
          </w:rPr>
          <w:t>부속서</w:t>
        </w:r>
        <w:r>
          <w:rPr>
            <w:rStyle w:val="aff6"/>
            <w:noProof/>
          </w:rPr>
          <w:t xml:space="preserve"> B (</w:t>
        </w:r>
        <w:r>
          <w:rPr>
            <w:rStyle w:val="aff6"/>
            <w:noProof/>
          </w:rPr>
          <w:t>참고</w:t>
        </w:r>
        <w:r>
          <w:rPr>
            <w:rStyle w:val="aff6"/>
            <w:noProof/>
          </w:rPr>
          <w:t>) IEC 62264</w:t>
        </w:r>
        <w:r>
          <w:rPr>
            <w:rStyle w:val="aff6"/>
            <w:noProof/>
          </w:rPr>
          <w:t>와</w:t>
        </w:r>
        <w:r>
          <w:rPr>
            <w:rStyle w:val="aff6"/>
            <w:noProof/>
          </w:rPr>
          <w:t xml:space="preserve"> OAGIS 10.6</w:t>
        </w:r>
        <w:r>
          <w:rPr>
            <w:rStyle w:val="aff6"/>
            <w:noProof/>
          </w:rPr>
          <w:t>과의</w:t>
        </w:r>
        <w:r>
          <w:rPr>
            <w:rStyle w:val="aff6"/>
            <w:noProof/>
          </w:rPr>
          <w:t xml:space="preserve"> </w:t>
        </w:r>
        <w:r>
          <w:rPr>
            <w:rStyle w:val="aff6"/>
            <w:noProof/>
          </w:rPr>
          <w:t>관계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_Toc156487330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20DD1840" w14:textId="77777777" w:rsidR="000F75F0" w:rsidRDefault="000F75F0">
      <w:pPr>
        <w:pStyle w:val="2e"/>
        <w:tabs>
          <w:tab w:val="right" w:leader="dot" w:pos="9402"/>
        </w:tabs>
        <w:spacing w:after="0"/>
        <w:ind w:left="400"/>
        <w:rPr>
          <w:noProof/>
        </w:rPr>
      </w:pPr>
      <w:hyperlink w:anchor="_Toc156487331" w:history="1">
        <w:r>
          <w:rPr>
            <w:rStyle w:val="aff6"/>
            <w:noProof/>
          </w:rPr>
          <w:t xml:space="preserve">B.1 </w:t>
        </w:r>
        <w:r>
          <w:rPr>
            <w:rStyle w:val="aff6"/>
            <w:noProof/>
          </w:rPr>
          <w:t>일반사항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_Toc156487331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5CF81D19" w14:textId="77777777" w:rsidR="000F75F0" w:rsidRDefault="000F75F0">
      <w:pPr>
        <w:pStyle w:val="2e"/>
        <w:tabs>
          <w:tab w:val="right" w:leader="dot" w:pos="9402"/>
        </w:tabs>
        <w:spacing w:after="0"/>
        <w:ind w:left="400"/>
        <w:rPr>
          <w:noProof/>
        </w:rPr>
      </w:pPr>
      <w:hyperlink w:anchor="_Toc77965399" w:history="1">
        <w:r>
          <w:rPr>
            <w:rStyle w:val="aff6"/>
            <w:noProof/>
          </w:rPr>
          <w:t xml:space="preserve">B.2 </w:t>
        </w:r>
        <w:r>
          <w:rPr>
            <w:rStyle w:val="aff6"/>
            <w:noProof/>
          </w:rPr>
          <w:t>제조업무데이터</w:t>
        </w:r>
        <w:r>
          <w:rPr>
            <w:rStyle w:val="aff6"/>
            <w:noProof/>
          </w:rPr>
          <w:t xml:space="preserve"> </w:t>
        </w:r>
        <w:r>
          <w:rPr>
            <w:rStyle w:val="aff6"/>
            <w:noProof/>
          </w:rPr>
          <w:t>모델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_Toc77965399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35813DB8" w14:textId="77777777" w:rsidR="000F75F0" w:rsidRDefault="000F75F0">
      <w:pPr>
        <w:pStyle w:val="2e"/>
        <w:tabs>
          <w:tab w:val="right" w:leader="dot" w:pos="9402"/>
        </w:tabs>
        <w:spacing w:after="0"/>
        <w:ind w:left="400"/>
        <w:rPr>
          <w:noProof/>
        </w:rPr>
      </w:pPr>
      <w:hyperlink w:anchor="_Toc77965400" w:history="1">
        <w:r>
          <w:rPr>
            <w:rStyle w:val="aff6"/>
            <w:noProof/>
          </w:rPr>
          <w:t xml:space="preserve">B.3 </w:t>
        </w:r>
        <w:r>
          <w:rPr>
            <w:rStyle w:val="aff6"/>
            <w:noProof/>
          </w:rPr>
          <w:t>애플리케이션</w:t>
        </w:r>
        <w:r>
          <w:rPr>
            <w:rStyle w:val="aff6"/>
            <w:noProof/>
          </w:rPr>
          <w:t xml:space="preserve"> </w:t>
        </w:r>
        <w:r>
          <w:rPr>
            <w:rStyle w:val="aff6"/>
            <w:noProof/>
          </w:rPr>
          <w:t>영역</w:t>
        </w:r>
        <w:r>
          <w:rPr>
            <w:rStyle w:val="aff6"/>
            <w:noProof/>
          </w:rPr>
          <w:t xml:space="preserve"> </w:t>
        </w:r>
        <w:r>
          <w:rPr>
            <w:rStyle w:val="aff6"/>
            <w:noProof/>
          </w:rPr>
          <w:t>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_Toc77965400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3A299C6D" w14:textId="77777777" w:rsidR="000F75F0" w:rsidRDefault="000F75F0">
      <w:pPr>
        <w:pStyle w:val="2e"/>
        <w:tabs>
          <w:tab w:val="right" w:leader="dot" w:pos="9402"/>
        </w:tabs>
        <w:spacing w:after="0"/>
        <w:ind w:left="400"/>
        <w:rPr>
          <w:noProof/>
        </w:rPr>
      </w:pPr>
      <w:hyperlink w:anchor="_Toc91010009" w:history="1">
        <w:r>
          <w:rPr>
            <w:rStyle w:val="aff6"/>
            <w:noProof/>
          </w:rPr>
          <w:t xml:space="preserve">B.4 </w:t>
        </w:r>
        <w:r>
          <w:rPr>
            <w:rStyle w:val="aff6"/>
            <w:noProof/>
          </w:rPr>
          <w:t>데이터</w:t>
        </w:r>
        <w:r>
          <w:rPr>
            <w:rStyle w:val="aff6"/>
            <w:noProof/>
          </w:rPr>
          <w:t xml:space="preserve"> </w:t>
        </w:r>
        <w:r>
          <w:rPr>
            <w:rStyle w:val="aff6"/>
            <w:noProof/>
          </w:rPr>
          <w:t>영역</w:t>
        </w:r>
        <w:r>
          <w:rPr>
            <w:rStyle w:val="aff6"/>
            <w:noProof/>
          </w:rPr>
          <w:t xml:space="preserve"> </w:t>
        </w:r>
        <w:r>
          <w:rPr>
            <w:rStyle w:val="aff6"/>
            <w:noProof/>
          </w:rPr>
          <w:t>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_Toc91010009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6962E09B" w14:textId="77777777" w:rsidR="000F75F0" w:rsidRDefault="000F75F0">
      <w:pPr>
        <w:pStyle w:val="2e"/>
        <w:tabs>
          <w:tab w:val="right" w:leader="dot" w:pos="9402"/>
        </w:tabs>
        <w:spacing w:after="0"/>
        <w:ind w:left="400"/>
        <w:rPr>
          <w:noProof/>
        </w:rPr>
      </w:pPr>
      <w:hyperlink w:anchor="_Toc77965402" w:history="1">
        <w:r>
          <w:rPr>
            <w:rStyle w:val="aff6"/>
            <w:noProof/>
          </w:rPr>
          <w:t xml:space="preserve">B.5 </w:t>
        </w:r>
        <w:r>
          <w:rPr>
            <w:rStyle w:val="aff6"/>
            <w:noProof/>
          </w:rPr>
          <w:t>동사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_Toc77965402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114F8070" w14:textId="77777777" w:rsidR="000F75F0" w:rsidRDefault="000F75F0">
      <w:pPr>
        <w:pStyle w:val="2e"/>
        <w:tabs>
          <w:tab w:val="right" w:leader="dot" w:pos="9402"/>
        </w:tabs>
        <w:spacing w:after="0"/>
        <w:ind w:left="400"/>
        <w:rPr>
          <w:noProof/>
        </w:rPr>
      </w:pPr>
      <w:hyperlink w:anchor="_Toc156487336" w:history="1">
        <w:r>
          <w:rPr>
            <w:rStyle w:val="aff6"/>
            <w:noProof/>
          </w:rPr>
          <w:t xml:space="preserve">B.6 </w:t>
        </w:r>
        <w:r>
          <w:rPr>
            <w:rStyle w:val="aff6"/>
            <w:noProof/>
          </w:rPr>
          <w:t>명사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_Toc156487336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31FF1245" w14:textId="77777777" w:rsidR="000F75F0" w:rsidRDefault="000F75F0">
      <w:pPr>
        <w:pStyle w:val="1c"/>
        <w:tabs>
          <w:tab w:val="right" w:leader="dot" w:pos="9402"/>
        </w:tabs>
        <w:spacing w:after="0"/>
        <w:rPr>
          <w:noProof/>
        </w:rPr>
      </w:pPr>
      <w:hyperlink w:anchor="_Toc156487337" w:history="1">
        <w:r>
          <w:rPr>
            <w:rStyle w:val="aff6"/>
            <w:noProof/>
          </w:rPr>
          <w:t>부속서</w:t>
        </w:r>
        <w:r>
          <w:rPr>
            <w:rStyle w:val="aff6"/>
            <w:noProof/>
          </w:rPr>
          <w:t xml:space="preserve"> C (</w:t>
        </w:r>
        <w:r>
          <w:rPr>
            <w:rStyle w:val="aff6"/>
            <w:noProof/>
          </w:rPr>
          <w:t>참고</w:t>
        </w:r>
        <w:r>
          <w:rPr>
            <w:rStyle w:val="aff6"/>
            <w:noProof/>
          </w:rPr>
          <w:t>) STEP(ISO 10303)</w:t>
        </w:r>
        <w:r>
          <w:rPr>
            <w:rStyle w:val="aff6"/>
            <w:noProof/>
          </w:rPr>
          <w:t>과의</w:t>
        </w:r>
        <w:r>
          <w:rPr>
            <w:rStyle w:val="aff6"/>
            <w:noProof/>
          </w:rPr>
          <w:t xml:space="preserve"> </w:t>
        </w:r>
        <w:r>
          <w:rPr>
            <w:rStyle w:val="aff6"/>
            <w:noProof/>
          </w:rPr>
          <w:t>관계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_Toc156487337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216CA2C8" w14:textId="77777777" w:rsidR="000F75F0" w:rsidRDefault="000F75F0">
      <w:pPr>
        <w:pStyle w:val="2e"/>
        <w:tabs>
          <w:tab w:val="right" w:leader="dot" w:pos="9402"/>
        </w:tabs>
        <w:spacing w:after="0"/>
        <w:ind w:left="400"/>
        <w:rPr>
          <w:noProof/>
        </w:rPr>
      </w:pPr>
      <w:hyperlink w:anchor="_Toc156487338" w:history="1">
        <w:r>
          <w:rPr>
            <w:rStyle w:val="aff6"/>
            <w:noProof/>
          </w:rPr>
          <w:t xml:space="preserve">C.1 </w:t>
        </w:r>
        <w:r>
          <w:rPr>
            <w:rStyle w:val="aff6"/>
            <w:noProof/>
          </w:rPr>
          <w:t>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_Toc156487338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5FAD9198" w14:textId="77777777" w:rsidR="000F75F0" w:rsidRDefault="000F75F0">
      <w:pPr>
        <w:pStyle w:val="2e"/>
        <w:tabs>
          <w:tab w:val="right" w:leader="dot" w:pos="9402"/>
        </w:tabs>
        <w:spacing w:after="0"/>
        <w:ind w:left="400"/>
        <w:rPr>
          <w:noProof/>
        </w:rPr>
      </w:pPr>
      <w:hyperlink w:anchor="_Toc156487339" w:history="1">
        <w:r>
          <w:rPr>
            <w:rStyle w:val="aff6"/>
            <w:noProof/>
          </w:rPr>
          <w:t xml:space="preserve">C.2 </w:t>
        </w:r>
        <w:r>
          <w:rPr>
            <w:rStyle w:val="aff6"/>
            <w:noProof/>
          </w:rPr>
          <w:t>적용범위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_Toc156487339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20B7643D" w14:textId="77777777" w:rsidR="000F75F0" w:rsidRDefault="000F75F0">
      <w:pPr>
        <w:pStyle w:val="1c"/>
        <w:tabs>
          <w:tab w:val="right" w:leader="dot" w:pos="9402"/>
        </w:tabs>
        <w:spacing w:after="0"/>
        <w:rPr>
          <w:noProof/>
        </w:rPr>
      </w:pPr>
      <w:hyperlink w:anchor="_Toc156487340" w:history="1">
        <w:r>
          <w:rPr>
            <w:rStyle w:val="aff6"/>
            <w:noProof/>
          </w:rPr>
          <w:t>참고문헌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_Toc156487340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368D40D7" w14:textId="77777777" w:rsidR="000F75F0" w:rsidRDefault="000F75F0">
      <w:pPr>
        <w:pStyle w:val="1c"/>
        <w:tabs>
          <w:tab w:val="right" w:leader="dot" w:pos="9402"/>
        </w:tabs>
        <w:spacing w:after="0"/>
        <w:rPr>
          <w:noProof/>
        </w:rPr>
      </w:pPr>
      <w:hyperlink w:anchor="_Toc91010016" w:history="1">
        <w:r>
          <w:rPr>
            <w:rStyle w:val="aff6"/>
            <w:noProof/>
          </w:rPr>
          <w:t xml:space="preserve">KS X 9101-1:2025 </w:t>
        </w:r>
        <w:r>
          <w:rPr>
            <w:rStyle w:val="aff6"/>
            <w:noProof/>
          </w:rPr>
          <w:t>해</w:t>
        </w:r>
        <w:r>
          <w:rPr>
            <w:rStyle w:val="aff6"/>
            <w:noProof/>
          </w:rPr>
          <w:t xml:space="preserve"> </w:t>
        </w:r>
        <w:r>
          <w:rPr>
            <w:rStyle w:val="aff6"/>
            <w:noProof/>
          </w:rPr>
          <w:t>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_Toc91010016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471D0E6B" w14:textId="77777777" w:rsidR="00B4288B" w:rsidRDefault="0010783A">
      <w:r>
        <w:fldChar w:fldCharType="end"/>
      </w:r>
    </w:p>
    <w:p w14:paraId="40BF0765" w14:textId="77777777" w:rsidR="00B4288B" w:rsidRDefault="0010783A">
      <w:r>
        <w:br w:type="page"/>
      </w:r>
    </w:p>
    <w:p w14:paraId="7B8B9670" w14:textId="77777777" w:rsidR="00B4288B" w:rsidRDefault="0010783A">
      <w:pPr>
        <w:pStyle w:val="KS4"/>
        <w:rPr>
          <w:lang w:eastAsia="ko-KR"/>
        </w:rPr>
      </w:pPr>
      <w:r>
        <w:rPr>
          <w:lang w:eastAsia="ko-KR"/>
        </w:rPr>
        <w:lastRenderedPageBreak/>
        <w:t>머</w:t>
      </w:r>
      <w:r>
        <w:rPr>
          <w:lang w:eastAsia="ko-KR"/>
        </w:rPr>
        <w:t xml:space="preserve"> </w:t>
      </w:r>
      <w:r>
        <w:rPr>
          <w:lang w:eastAsia="ko-KR"/>
        </w:rPr>
        <w:t>리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</w:p>
    <w:p w14:paraId="35174458" w14:textId="77777777" w:rsidR="00B4288B" w:rsidRDefault="0010783A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표준은</w:t>
      </w:r>
      <w:r>
        <w:rPr>
          <w:lang w:eastAsia="ko-KR"/>
        </w:rPr>
        <w:t xml:space="preserve"> </w:t>
      </w:r>
      <w:r>
        <w:rPr>
          <w:lang w:eastAsia="ko-KR"/>
        </w:rPr>
        <w:t>산업표준화법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규정에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산업표준심의회의</w:t>
      </w:r>
      <w:r>
        <w:rPr>
          <w:lang w:eastAsia="ko-KR"/>
        </w:rPr>
        <w:t xml:space="preserve"> </w:t>
      </w:r>
      <w:r>
        <w:rPr>
          <w:lang w:eastAsia="ko-KR"/>
        </w:rPr>
        <w:t>심의를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</w:t>
      </w:r>
      <w:r>
        <w:rPr>
          <w:lang w:eastAsia="ko-KR"/>
        </w:rPr>
        <w:t>개정한</w:t>
      </w:r>
      <w:r>
        <w:rPr>
          <w:lang w:eastAsia="ko-KR"/>
        </w:rPr>
        <w:t xml:space="preserve"> </w:t>
      </w:r>
      <w:r>
        <w:rPr>
          <w:lang w:eastAsia="ko-KR"/>
        </w:rPr>
        <w:t>한국산업표준이다</w:t>
      </w:r>
      <w:r>
        <w:rPr>
          <w:lang w:eastAsia="ko-KR"/>
        </w:rPr>
        <w:t xml:space="preserve">. </w:t>
      </w:r>
      <w:r>
        <w:rPr>
          <w:lang w:eastAsia="ko-KR"/>
        </w:rPr>
        <w:t>이에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KS X 9101-1:2021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개정되어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표준으로</w:t>
      </w:r>
      <w:r>
        <w:rPr>
          <w:lang w:eastAsia="ko-KR"/>
        </w:rPr>
        <w:t xml:space="preserve"> </w:t>
      </w:r>
      <w:r>
        <w:rPr>
          <w:lang w:eastAsia="ko-KR"/>
        </w:rPr>
        <w:t>바뀌었다</w:t>
      </w:r>
      <w:r>
        <w:rPr>
          <w:lang w:eastAsia="ko-KR"/>
        </w:rPr>
        <w:t>.</w:t>
      </w:r>
    </w:p>
    <w:p w14:paraId="58A5AEF9" w14:textId="77777777" w:rsidR="00B4288B" w:rsidRDefault="0010783A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표준의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전부는</w:t>
      </w:r>
      <w:r>
        <w:rPr>
          <w:lang w:eastAsia="ko-KR"/>
        </w:rPr>
        <w:t xml:space="preserve"> </w:t>
      </w:r>
      <w:r>
        <w:rPr>
          <w:lang w:eastAsia="ko-KR"/>
        </w:rPr>
        <w:t>저작권법에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보호대상이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저작물이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6736597A" w14:textId="77777777" w:rsidR="00B4288B" w:rsidRDefault="0010783A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표준의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전부가</w:t>
      </w:r>
      <w:r>
        <w:rPr>
          <w:lang w:eastAsia="ko-KR"/>
        </w:rPr>
        <w:t xml:space="preserve"> ISO</w:t>
      </w:r>
      <w:r>
        <w:rPr>
          <w:lang w:eastAsia="ko-KR"/>
        </w:rPr>
        <w:t>ㆍ</w:t>
      </w:r>
      <w:r>
        <w:rPr>
          <w:lang w:eastAsia="ko-KR"/>
        </w:rPr>
        <w:t xml:space="preserve">IEC </w:t>
      </w:r>
      <w:r>
        <w:rPr>
          <w:lang w:eastAsia="ko-KR"/>
        </w:rPr>
        <w:t>등에서</w:t>
      </w:r>
      <w:r>
        <w:rPr>
          <w:lang w:eastAsia="ko-KR"/>
        </w:rPr>
        <w:t xml:space="preserve"> </w:t>
      </w:r>
      <w:r>
        <w:rPr>
          <w:lang w:eastAsia="ko-KR"/>
        </w:rPr>
        <w:t>제정한</w:t>
      </w:r>
      <w:r>
        <w:rPr>
          <w:lang w:eastAsia="ko-KR"/>
        </w:rPr>
        <w:t xml:space="preserve"> </w:t>
      </w:r>
      <w:r>
        <w:rPr>
          <w:lang w:eastAsia="ko-KR"/>
        </w:rPr>
        <w:t>표준을</w:t>
      </w:r>
      <w:r>
        <w:rPr>
          <w:lang w:eastAsia="ko-KR"/>
        </w:rPr>
        <w:t xml:space="preserve"> </w:t>
      </w:r>
      <w:r>
        <w:rPr>
          <w:lang w:eastAsia="ko-KR"/>
        </w:rPr>
        <w:t>참고하여</w:t>
      </w:r>
      <w:r>
        <w:rPr>
          <w:lang w:eastAsia="ko-KR"/>
        </w:rPr>
        <w:t xml:space="preserve"> </w:t>
      </w:r>
      <w:r>
        <w:rPr>
          <w:lang w:eastAsia="ko-KR"/>
        </w:rPr>
        <w:t>제정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개정된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표준의</w:t>
      </w:r>
      <w:r>
        <w:rPr>
          <w:lang w:eastAsia="ko-KR"/>
        </w:rPr>
        <w:t xml:space="preserve"> </w:t>
      </w:r>
      <w:r>
        <w:rPr>
          <w:lang w:eastAsia="ko-KR"/>
        </w:rPr>
        <w:t>저작권을</w:t>
      </w:r>
      <w:r>
        <w:rPr>
          <w:lang w:eastAsia="ko-KR"/>
        </w:rPr>
        <w:t xml:space="preserve"> </w:t>
      </w:r>
      <w:r>
        <w:rPr>
          <w:lang w:eastAsia="ko-KR"/>
        </w:rPr>
        <w:t>보유하고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ISO</w:t>
      </w:r>
      <w:r>
        <w:rPr>
          <w:lang w:eastAsia="ko-KR"/>
        </w:rPr>
        <w:t>ㆍ</w:t>
      </w:r>
      <w:r>
        <w:rPr>
          <w:lang w:eastAsia="ko-KR"/>
        </w:rPr>
        <w:t xml:space="preserve">IEC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저작권</w:t>
      </w:r>
      <w:r>
        <w:rPr>
          <w:lang w:eastAsia="ko-KR"/>
        </w:rPr>
        <w:t xml:space="preserve"> </w:t>
      </w:r>
      <w:r>
        <w:rPr>
          <w:lang w:eastAsia="ko-KR"/>
        </w:rPr>
        <w:t>보호</w:t>
      </w:r>
      <w:r>
        <w:rPr>
          <w:lang w:eastAsia="ko-KR"/>
        </w:rPr>
        <w:t xml:space="preserve"> </w:t>
      </w:r>
      <w:r>
        <w:rPr>
          <w:lang w:eastAsia="ko-KR"/>
        </w:rPr>
        <w:t>규정</w:t>
      </w:r>
      <w:r>
        <w:rPr>
          <w:lang w:eastAsia="ko-KR"/>
        </w:rPr>
        <w:t xml:space="preserve"> </w:t>
      </w:r>
      <w:r>
        <w:rPr>
          <w:lang w:eastAsia="ko-KR"/>
        </w:rPr>
        <w:t>등에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보호되어야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2B13810D" w14:textId="77777777" w:rsidR="00B4288B" w:rsidRDefault="0010783A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표준의</w:t>
      </w:r>
      <w:r>
        <w:rPr>
          <w:lang w:eastAsia="ko-KR"/>
        </w:rPr>
        <w:t xml:space="preserve"> </w:t>
      </w:r>
      <w:r>
        <w:rPr>
          <w:lang w:eastAsia="ko-KR"/>
        </w:rPr>
        <w:t>일부가</w:t>
      </w:r>
      <w:r>
        <w:rPr>
          <w:lang w:eastAsia="ko-KR"/>
        </w:rPr>
        <w:t xml:space="preserve"> </w:t>
      </w:r>
      <w:r>
        <w:rPr>
          <w:lang w:eastAsia="ko-KR"/>
        </w:rPr>
        <w:t>기술적</w:t>
      </w:r>
      <w:r>
        <w:rPr>
          <w:lang w:eastAsia="ko-KR"/>
        </w:rPr>
        <w:t xml:space="preserve"> </w:t>
      </w:r>
      <w:r>
        <w:rPr>
          <w:lang w:eastAsia="ko-KR"/>
        </w:rPr>
        <w:t>성질을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특허권</w:t>
      </w:r>
      <w:r>
        <w:rPr>
          <w:lang w:eastAsia="ko-KR"/>
        </w:rPr>
        <w:t xml:space="preserve">, </w:t>
      </w:r>
      <w:r>
        <w:rPr>
          <w:lang w:eastAsia="ko-KR"/>
        </w:rPr>
        <w:t>출원공개</w:t>
      </w:r>
      <w:r>
        <w:rPr>
          <w:lang w:eastAsia="ko-KR"/>
        </w:rPr>
        <w:t xml:space="preserve"> </w:t>
      </w:r>
      <w:r>
        <w:rPr>
          <w:lang w:eastAsia="ko-KR"/>
        </w:rPr>
        <w:t>이후의</w:t>
      </w:r>
      <w:r>
        <w:rPr>
          <w:lang w:eastAsia="ko-KR"/>
        </w:rPr>
        <w:t xml:space="preserve"> </w:t>
      </w:r>
      <w:r>
        <w:rPr>
          <w:lang w:eastAsia="ko-KR"/>
        </w:rPr>
        <w:t>특허출원</w:t>
      </w:r>
      <w:r>
        <w:rPr>
          <w:lang w:eastAsia="ko-KR"/>
        </w:rPr>
        <w:t xml:space="preserve">, </w:t>
      </w:r>
      <w:r>
        <w:rPr>
          <w:lang w:eastAsia="ko-KR"/>
        </w:rPr>
        <w:t>실용신안권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출원공개</w:t>
      </w:r>
      <w:r>
        <w:rPr>
          <w:lang w:eastAsia="ko-KR"/>
        </w:rPr>
        <w:t xml:space="preserve"> </w:t>
      </w:r>
      <w:r>
        <w:rPr>
          <w:lang w:eastAsia="ko-KR"/>
        </w:rPr>
        <w:t>후의</w:t>
      </w:r>
      <w:r>
        <w:rPr>
          <w:lang w:eastAsia="ko-KR"/>
        </w:rPr>
        <w:t xml:space="preserve"> </w:t>
      </w:r>
      <w:r>
        <w:rPr>
          <w:lang w:eastAsia="ko-KR"/>
        </w:rPr>
        <w:t>실용신안등록출원에</w:t>
      </w:r>
      <w:r>
        <w:rPr>
          <w:lang w:eastAsia="ko-KR"/>
        </w:rPr>
        <w:t xml:space="preserve"> </w:t>
      </w:r>
      <w:r>
        <w:rPr>
          <w:lang w:eastAsia="ko-KR"/>
        </w:rPr>
        <w:t>저촉될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주의를</w:t>
      </w:r>
      <w:r>
        <w:rPr>
          <w:lang w:eastAsia="ko-KR"/>
        </w:rPr>
        <w:t xml:space="preserve"> </w:t>
      </w:r>
      <w:r>
        <w:rPr>
          <w:lang w:eastAsia="ko-KR"/>
        </w:rPr>
        <w:t>환기한다</w:t>
      </w:r>
      <w:r>
        <w:rPr>
          <w:lang w:eastAsia="ko-KR"/>
        </w:rPr>
        <w:t xml:space="preserve">. </w:t>
      </w:r>
      <w:r>
        <w:rPr>
          <w:lang w:eastAsia="ko-KR"/>
        </w:rPr>
        <w:t>관계</w:t>
      </w:r>
      <w:r>
        <w:rPr>
          <w:lang w:eastAsia="ko-KR"/>
        </w:rPr>
        <w:t xml:space="preserve"> </w:t>
      </w:r>
      <w:r>
        <w:rPr>
          <w:lang w:eastAsia="ko-KR"/>
        </w:rPr>
        <w:t>중앙행정기관의</w:t>
      </w:r>
      <w:r>
        <w:rPr>
          <w:lang w:eastAsia="ko-KR"/>
        </w:rPr>
        <w:t xml:space="preserve"> </w:t>
      </w:r>
      <w:r>
        <w:rPr>
          <w:lang w:eastAsia="ko-KR"/>
        </w:rPr>
        <w:t>장과</w:t>
      </w:r>
      <w:r>
        <w:rPr>
          <w:lang w:eastAsia="ko-KR"/>
        </w:rPr>
        <w:t xml:space="preserve"> </w:t>
      </w:r>
      <w:r>
        <w:rPr>
          <w:lang w:eastAsia="ko-KR"/>
        </w:rPr>
        <w:t>산업표준심의회는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기술적</w:t>
      </w:r>
      <w:r>
        <w:rPr>
          <w:lang w:eastAsia="ko-KR"/>
        </w:rPr>
        <w:t xml:space="preserve"> </w:t>
      </w:r>
      <w:r>
        <w:rPr>
          <w:lang w:eastAsia="ko-KR"/>
        </w:rPr>
        <w:t>성질을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특허권</w:t>
      </w:r>
      <w:r>
        <w:rPr>
          <w:lang w:eastAsia="ko-KR"/>
        </w:rPr>
        <w:t xml:space="preserve">, </w:t>
      </w:r>
      <w:r>
        <w:rPr>
          <w:lang w:eastAsia="ko-KR"/>
        </w:rPr>
        <w:t>출원공개</w:t>
      </w:r>
      <w:r>
        <w:rPr>
          <w:lang w:eastAsia="ko-KR"/>
        </w:rPr>
        <w:t xml:space="preserve"> </w:t>
      </w:r>
      <w:r>
        <w:rPr>
          <w:lang w:eastAsia="ko-KR"/>
        </w:rPr>
        <w:t>이후의</w:t>
      </w:r>
      <w:r>
        <w:rPr>
          <w:lang w:eastAsia="ko-KR"/>
        </w:rPr>
        <w:t xml:space="preserve"> </w:t>
      </w:r>
      <w:r>
        <w:rPr>
          <w:lang w:eastAsia="ko-KR"/>
        </w:rPr>
        <w:t>특허출원</w:t>
      </w:r>
      <w:r>
        <w:rPr>
          <w:lang w:eastAsia="ko-KR"/>
        </w:rPr>
        <w:t xml:space="preserve">, </w:t>
      </w:r>
      <w:r>
        <w:rPr>
          <w:lang w:eastAsia="ko-KR"/>
        </w:rPr>
        <w:t>실용신안권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출원공개</w:t>
      </w:r>
      <w:r>
        <w:rPr>
          <w:lang w:eastAsia="ko-KR"/>
        </w:rPr>
        <w:t xml:space="preserve"> </w:t>
      </w:r>
      <w:r>
        <w:rPr>
          <w:lang w:eastAsia="ko-KR"/>
        </w:rPr>
        <w:t>후의</w:t>
      </w:r>
      <w:r>
        <w:rPr>
          <w:lang w:eastAsia="ko-KR"/>
        </w:rPr>
        <w:t xml:space="preserve"> </w:t>
      </w:r>
      <w:r>
        <w:rPr>
          <w:lang w:eastAsia="ko-KR"/>
        </w:rPr>
        <w:t>실용신안등록출원에</w:t>
      </w:r>
      <w:r>
        <w:rPr>
          <w:lang w:eastAsia="ko-KR"/>
        </w:rPr>
        <w:t xml:space="preserve"> </w:t>
      </w:r>
      <w:r>
        <w:rPr>
          <w:lang w:eastAsia="ko-KR"/>
        </w:rPr>
        <w:t>관계되는</w:t>
      </w:r>
      <w:r>
        <w:rPr>
          <w:lang w:eastAsia="ko-KR"/>
        </w:rPr>
        <w:t xml:space="preserve"> </w:t>
      </w:r>
      <w:r>
        <w:rPr>
          <w:lang w:eastAsia="ko-KR"/>
        </w:rPr>
        <w:t>확인에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지지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264AA07F" w14:textId="77777777" w:rsidR="00B4288B" w:rsidRDefault="0010783A">
      <w:r>
        <w:t xml:space="preserve">KS X 9101, </w:t>
      </w:r>
      <w:r>
        <w:t>제조분야</w:t>
      </w:r>
      <w:r>
        <w:t xml:space="preserve"> </w:t>
      </w:r>
      <w:r>
        <w:t>기업업무시스템</w:t>
      </w:r>
      <w:r>
        <w:t xml:space="preserve"> </w:t>
      </w:r>
      <w:r>
        <w:t>간</w:t>
      </w:r>
      <w:r>
        <w:t xml:space="preserve"> </w:t>
      </w:r>
      <w:r>
        <w:t>제조업무데이터</w:t>
      </w:r>
      <w:r>
        <w:t xml:space="preserve"> </w:t>
      </w:r>
      <w:r>
        <w:t>교환</w:t>
      </w:r>
      <w:r>
        <w:t>(Manufacturing business data interchange between manufacturing enterprise business systems)</w:t>
      </w:r>
      <w:r>
        <w:t>은</w:t>
      </w:r>
      <w:r>
        <w:t xml:space="preserve"> 2</w:t>
      </w:r>
      <w:r>
        <w:t>개의</w:t>
      </w:r>
      <w:r>
        <w:t xml:space="preserve"> </w:t>
      </w:r>
      <w:r>
        <w:t>부로</w:t>
      </w:r>
      <w:r>
        <w:t xml:space="preserve"> </w:t>
      </w:r>
      <w:r>
        <w:t>구성되어</w:t>
      </w:r>
      <w:r>
        <w:t xml:space="preserve"> </w:t>
      </w:r>
      <w:r>
        <w:t>있으며</w:t>
      </w:r>
      <w:r>
        <w:t xml:space="preserve"> </w:t>
      </w:r>
      <w:r>
        <w:t>그</w:t>
      </w:r>
      <w:r>
        <w:t xml:space="preserve"> </w:t>
      </w:r>
      <w:r>
        <w:t>표준은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14:paraId="17FBFAA3" w14:textId="77777777" w:rsidR="00B4288B" w:rsidRDefault="0010783A">
      <w:pPr>
        <w:rPr>
          <w:lang w:eastAsia="ko-KR"/>
        </w:rPr>
      </w:pPr>
      <w:r>
        <w:rPr>
          <w:lang w:eastAsia="ko-KR"/>
        </w:rPr>
        <w:t xml:space="preserve">— </w:t>
      </w:r>
      <w:r>
        <w:rPr>
          <w:lang w:eastAsia="ko-KR"/>
        </w:rPr>
        <w:t>제</w:t>
      </w:r>
      <w:r>
        <w:rPr>
          <w:lang w:eastAsia="ko-KR"/>
        </w:rPr>
        <w:t>1</w:t>
      </w:r>
      <w:r>
        <w:rPr>
          <w:lang w:eastAsia="ko-KR"/>
        </w:rPr>
        <w:t>부</w:t>
      </w:r>
      <w:r>
        <w:rPr>
          <w:lang w:eastAsia="ko-KR"/>
        </w:rPr>
        <w:t xml:space="preserve">: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</w:p>
    <w:p w14:paraId="38CAF22B" w14:textId="77777777" w:rsidR="00B4288B" w:rsidRDefault="0010783A">
      <w:pPr>
        <w:rPr>
          <w:lang w:eastAsia="ko-KR"/>
        </w:rPr>
      </w:pPr>
      <w:r>
        <w:rPr>
          <w:lang w:eastAsia="ko-KR"/>
        </w:rPr>
        <w:t xml:space="preserve">— </w:t>
      </w:r>
      <w:r>
        <w:rPr>
          <w:lang w:eastAsia="ko-KR"/>
        </w:rPr>
        <w:t>제</w:t>
      </w:r>
      <w:r>
        <w:rPr>
          <w:lang w:eastAsia="ko-KR"/>
        </w:rPr>
        <w:t>2</w:t>
      </w:r>
      <w:r>
        <w:rPr>
          <w:lang w:eastAsia="ko-KR"/>
        </w:rPr>
        <w:t>부</w:t>
      </w:r>
      <w:r>
        <w:rPr>
          <w:lang w:eastAsia="ko-KR"/>
        </w:rPr>
        <w:t xml:space="preserve">: </w:t>
      </w:r>
      <w:r>
        <w:rPr>
          <w:lang w:eastAsia="ko-KR"/>
        </w:rPr>
        <w:t>관리체계</w:t>
      </w:r>
    </w:p>
    <w:p w14:paraId="5CB922E0" w14:textId="77777777" w:rsidR="00B4288B" w:rsidRDefault="0010783A">
      <w:pPr>
        <w:rPr>
          <w:lang w:eastAsia="ko-KR"/>
        </w:rPr>
      </w:pPr>
      <w:r>
        <w:rPr>
          <w:lang w:eastAsia="ko-KR"/>
        </w:rPr>
        <w:br w:type="page"/>
      </w:r>
    </w:p>
    <w:p w14:paraId="457BE19D" w14:textId="77777777" w:rsidR="00B4288B" w:rsidRDefault="0010783A">
      <w:pPr>
        <w:pStyle w:val="KS4"/>
        <w:rPr>
          <w:lang w:eastAsia="ko-KR"/>
        </w:rPr>
      </w:pPr>
      <w:r>
        <w:rPr>
          <w:lang w:eastAsia="ko-KR"/>
        </w:rPr>
        <w:lastRenderedPageBreak/>
        <w:t>개</w:t>
      </w:r>
      <w:r>
        <w:rPr>
          <w:lang w:eastAsia="ko-KR"/>
        </w:rPr>
        <w:t xml:space="preserve"> </w:t>
      </w:r>
      <w:r>
        <w:rPr>
          <w:lang w:eastAsia="ko-KR"/>
        </w:rPr>
        <w:t>요</w:t>
      </w:r>
    </w:p>
    <w:p w14:paraId="3C8B0FA3" w14:textId="77777777" w:rsidR="00B4288B" w:rsidRDefault="0010783A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표준은</w:t>
      </w:r>
      <w:r>
        <w:rPr>
          <w:lang w:eastAsia="ko-KR"/>
        </w:rPr>
        <w:t xml:space="preserve"> </w:t>
      </w:r>
      <w:r>
        <w:rPr>
          <w:lang w:eastAsia="ko-KR"/>
        </w:rPr>
        <w:t>국내</w:t>
      </w:r>
      <w:r>
        <w:rPr>
          <w:lang w:eastAsia="ko-KR"/>
        </w:rPr>
        <w:t xml:space="preserve"> </w:t>
      </w:r>
      <w:r>
        <w:rPr>
          <w:lang w:eastAsia="ko-KR"/>
        </w:rPr>
        <w:t>중소</w:t>
      </w:r>
      <w:r>
        <w:rPr>
          <w:lang w:eastAsia="ko-KR"/>
        </w:rPr>
        <w:t xml:space="preserve"> </w:t>
      </w:r>
      <w:r>
        <w:rPr>
          <w:lang w:eastAsia="ko-KR"/>
        </w:rPr>
        <w:t>중견</w:t>
      </w:r>
      <w:r>
        <w:rPr>
          <w:lang w:eastAsia="ko-KR"/>
        </w:rPr>
        <w:t xml:space="preserve"> </w:t>
      </w:r>
      <w:r>
        <w:rPr>
          <w:lang w:eastAsia="ko-KR"/>
        </w:rPr>
        <w:t>기업의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현장을</w:t>
      </w:r>
      <w:r>
        <w:rPr>
          <w:lang w:eastAsia="ko-KR"/>
        </w:rPr>
        <w:t xml:space="preserve"> </w:t>
      </w:r>
      <w:r>
        <w:rPr>
          <w:lang w:eastAsia="ko-KR"/>
        </w:rPr>
        <w:t>중심으로</w:t>
      </w:r>
      <w:r>
        <w:rPr>
          <w:lang w:eastAsia="ko-KR"/>
        </w:rPr>
        <w:t xml:space="preserve"> </w:t>
      </w:r>
      <w:r>
        <w:rPr>
          <w:lang w:eastAsia="ko-KR"/>
        </w:rPr>
        <w:t>구매</w:t>
      </w:r>
      <w:r>
        <w:rPr>
          <w:lang w:eastAsia="ko-KR"/>
        </w:rPr>
        <w:t xml:space="preserve">, </w:t>
      </w:r>
      <w:r>
        <w:rPr>
          <w:lang w:eastAsia="ko-KR"/>
        </w:rPr>
        <w:t>생산</w:t>
      </w:r>
      <w:r>
        <w:rPr>
          <w:lang w:eastAsia="ko-KR"/>
        </w:rPr>
        <w:t xml:space="preserve">, </w:t>
      </w:r>
      <w:r>
        <w:rPr>
          <w:lang w:eastAsia="ko-KR"/>
        </w:rPr>
        <w:t>물류</w:t>
      </w:r>
      <w:r>
        <w:rPr>
          <w:lang w:eastAsia="ko-KR"/>
        </w:rPr>
        <w:t xml:space="preserve">,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프로세스를</w:t>
      </w:r>
      <w:r>
        <w:rPr>
          <w:lang w:eastAsia="ko-KR"/>
        </w:rPr>
        <w:t xml:space="preserve"> </w:t>
      </w:r>
      <w:r>
        <w:rPr>
          <w:lang w:eastAsia="ko-KR"/>
        </w:rPr>
        <w:t>지원하는</w:t>
      </w:r>
      <w:r>
        <w:rPr>
          <w:lang w:eastAsia="ko-KR"/>
        </w:rPr>
        <w:t xml:space="preserve"> </w:t>
      </w:r>
      <w:r>
        <w:rPr>
          <w:lang w:eastAsia="ko-KR"/>
        </w:rPr>
        <w:t>기업업무시스템들</w:t>
      </w:r>
      <w:r>
        <w:rPr>
          <w:lang w:eastAsia="ko-KR"/>
        </w:rPr>
        <w:t xml:space="preserve"> </w:t>
      </w:r>
      <w:r>
        <w:rPr>
          <w:lang w:eastAsia="ko-KR"/>
        </w:rPr>
        <w:t>간에</w:t>
      </w:r>
      <w:r>
        <w:rPr>
          <w:lang w:eastAsia="ko-KR"/>
        </w:rPr>
        <w:t xml:space="preserve"> </w:t>
      </w:r>
      <w:r>
        <w:rPr>
          <w:lang w:eastAsia="ko-KR"/>
        </w:rPr>
        <w:t>제조업무데이터를</w:t>
      </w:r>
      <w:r>
        <w:rPr>
          <w:lang w:eastAsia="ko-KR"/>
        </w:rPr>
        <w:t xml:space="preserve"> </w:t>
      </w:r>
      <w:r>
        <w:rPr>
          <w:lang w:eastAsia="ko-KR"/>
        </w:rPr>
        <w:t>교환하기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한국산업표준이다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표준에서는</w:t>
      </w:r>
      <w:r>
        <w:rPr>
          <w:lang w:eastAsia="ko-KR"/>
        </w:rPr>
        <w:t xml:space="preserve"> </w:t>
      </w:r>
      <w:r>
        <w:rPr>
          <w:lang w:eastAsia="ko-KR"/>
        </w:rPr>
        <w:t>기업업무시스템들</w:t>
      </w:r>
      <w:r>
        <w:rPr>
          <w:lang w:eastAsia="ko-KR"/>
        </w:rPr>
        <w:t xml:space="preserve"> </w:t>
      </w:r>
      <w:r>
        <w:rPr>
          <w:lang w:eastAsia="ko-KR"/>
        </w:rPr>
        <w:t>간에</w:t>
      </w:r>
      <w:r>
        <w:rPr>
          <w:lang w:eastAsia="ko-KR"/>
        </w:rPr>
        <w:t xml:space="preserve"> </w:t>
      </w:r>
      <w:r>
        <w:rPr>
          <w:lang w:eastAsia="ko-KR"/>
        </w:rPr>
        <w:t>제조업무데이터를</w:t>
      </w:r>
      <w:r>
        <w:rPr>
          <w:lang w:eastAsia="ko-KR"/>
        </w:rPr>
        <w:t xml:space="preserve"> </w:t>
      </w:r>
      <w:r>
        <w:rPr>
          <w:lang w:eastAsia="ko-KR"/>
        </w:rPr>
        <w:t>교환할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표준화된</w:t>
      </w:r>
      <w:r>
        <w:rPr>
          <w:lang w:eastAsia="ko-KR"/>
        </w:rPr>
        <w:t xml:space="preserve"> </w:t>
      </w:r>
      <w:r>
        <w:rPr>
          <w:lang w:eastAsia="ko-KR"/>
        </w:rPr>
        <w:t>형식의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, </w:t>
      </w:r>
      <w:r>
        <w:rPr>
          <w:lang w:eastAsia="ko-KR"/>
        </w:rPr>
        <w:t>요소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정의하고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활용하는</w:t>
      </w:r>
      <w:r>
        <w:rPr>
          <w:lang w:eastAsia="ko-KR"/>
        </w:rPr>
        <w:t xml:space="preserve"> </w:t>
      </w:r>
      <w:r>
        <w:rPr>
          <w:lang w:eastAsia="ko-KR"/>
        </w:rPr>
        <w:t>참조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>(</w:t>
      </w:r>
      <w:r>
        <w:rPr>
          <w:lang w:eastAsia="ko-KR"/>
        </w:rPr>
        <w:t>부속서</w:t>
      </w:r>
      <w:r>
        <w:rPr>
          <w:lang w:eastAsia="ko-KR"/>
        </w:rPr>
        <w:t xml:space="preserve"> A)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제시하고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3DE3C49F" w14:textId="26CD69FC" w:rsidR="00B4288B" w:rsidRDefault="0010783A">
      <w:pPr>
        <w:rPr>
          <w:lang w:eastAsia="ko-KR"/>
        </w:rPr>
      </w:pPr>
      <w:commentRangeStart w:id="0"/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형식의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 xml:space="preserve">, </w:t>
      </w:r>
      <w:r>
        <w:rPr>
          <w:lang w:eastAsia="ko-KR"/>
        </w:rPr>
        <w:t>재사용성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호환성을</w:t>
      </w:r>
      <w:r>
        <w:rPr>
          <w:lang w:eastAsia="ko-KR"/>
        </w:rPr>
        <w:t xml:space="preserve"> </w:t>
      </w:r>
      <w:r>
        <w:rPr>
          <w:lang w:eastAsia="ko-KR"/>
        </w:rPr>
        <w:t>높여</w:t>
      </w:r>
      <w:r>
        <w:rPr>
          <w:lang w:eastAsia="ko-KR"/>
        </w:rPr>
        <w:t xml:space="preserve"> </w:t>
      </w:r>
      <w:r>
        <w:rPr>
          <w:lang w:eastAsia="ko-KR"/>
        </w:rPr>
        <w:t>제조분야</w:t>
      </w:r>
      <w:r>
        <w:rPr>
          <w:lang w:eastAsia="ko-KR"/>
        </w:rPr>
        <w:t xml:space="preserve"> </w:t>
      </w:r>
      <w:r>
        <w:rPr>
          <w:lang w:eastAsia="ko-KR"/>
        </w:rPr>
        <w:t>기업업무시스템의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적용성을</w:t>
      </w:r>
      <w:r>
        <w:rPr>
          <w:lang w:eastAsia="ko-KR"/>
        </w:rPr>
        <w:t xml:space="preserve"> </w:t>
      </w:r>
      <w:r>
        <w:rPr>
          <w:lang w:eastAsia="ko-KR"/>
        </w:rPr>
        <w:t>증가시킨다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표준은</w:t>
      </w:r>
      <w:r>
        <w:rPr>
          <w:lang w:eastAsia="ko-KR"/>
        </w:rPr>
        <w:t xml:space="preserve"> </w:t>
      </w:r>
      <w:r>
        <w:rPr>
          <w:lang w:eastAsia="ko-KR"/>
        </w:rPr>
        <w:t>표준을</w:t>
      </w:r>
      <w:r>
        <w:rPr>
          <w:lang w:eastAsia="ko-KR"/>
        </w:rPr>
        <w:t xml:space="preserve"> </w:t>
      </w:r>
      <w:r>
        <w:rPr>
          <w:lang w:eastAsia="ko-KR"/>
        </w:rPr>
        <w:t>적용한</w:t>
      </w:r>
      <w:r>
        <w:rPr>
          <w:lang w:eastAsia="ko-KR"/>
        </w:rPr>
        <w:t xml:space="preserve"> </w:t>
      </w:r>
      <w:r>
        <w:rPr>
          <w:lang w:eastAsia="ko-KR"/>
        </w:rPr>
        <w:t>기업업무시스템뿐만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자체적으로</w:t>
      </w:r>
      <w:r>
        <w:rPr>
          <w:lang w:eastAsia="ko-KR"/>
        </w:rPr>
        <w:t xml:space="preserve"> </w:t>
      </w:r>
      <w:del w:id="1" w:author="임픽스 검토" w:date="2026-10-12T04:00:00Z">
        <w:r>
          <w:rPr>
            <w:lang w:eastAsia="ko-KR"/>
          </w:rPr>
          <w:delText>개별적인데이터</w:delText>
        </w:r>
      </w:del>
      <w:ins w:id="2" w:author="임픽스 검토" w:date="2026-10-12T04:00:00Z">
        <w:r>
          <w:rPr>
            <w:lang w:eastAsia="ko-KR"/>
          </w:rPr>
          <w:t>개별적인</w:t>
        </w:r>
        <w:r>
          <w:rPr>
            <w:rFonts w:hint="eastAsia"/>
            <w:lang w:eastAsia="ko-KR"/>
          </w:rPr>
          <w:t xml:space="preserve"> </w:t>
        </w:r>
        <w:r>
          <w:rPr>
            <w:lang w:eastAsia="ko-KR"/>
          </w:rPr>
          <w:t>데이터</w:t>
        </w:r>
      </w:ins>
      <w:r>
        <w:rPr>
          <w:lang w:eastAsia="ko-KR"/>
        </w:rPr>
        <w:t xml:space="preserve"> </w:t>
      </w:r>
      <w:r>
        <w:rPr>
          <w:lang w:eastAsia="ko-KR"/>
        </w:rPr>
        <w:t>형식을</w:t>
      </w:r>
      <w:r>
        <w:rPr>
          <w:lang w:eastAsia="ko-KR"/>
        </w:rPr>
        <w:t xml:space="preserve"> </w:t>
      </w:r>
      <w:r>
        <w:rPr>
          <w:lang w:eastAsia="ko-KR"/>
        </w:rPr>
        <w:t>사용하고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기업업무시스템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기업업무시스템들과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형식의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교환할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지원한다</w:t>
      </w:r>
      <w:r>
        <w:rPr>
          <w:lang w:eastAsia="ko-KR"/>
        </w:rPr>
        <w:t>.</w:t>
      </w:r>
      <w:commentRangeEnd w:id="0"/>
      <w:r>
        <w:rPr>
          <w:rStyle w:val="aff5"/>
          <w:sz w:val="20"/>
          <w:szCs w:val="22"/>
          <w:lang w:eastAsia="ko-KR"/>
        </w:rPr>
        <w:commentReference w:id="0"/>
      </w:r>
    </w:p>
    <w:p w14:paraId="65FACA85" w14:textId="77777777" w:rsidR="00B4288B" w:rsidRDefault="0010783A">
      <w:pPr>
        <w:rPr>
          <w:lang w:eastAsia="ko-KR"/>
        </w:rPr>
      </w:pPr>
      <w:r>
        <w:rPr>
          <w:lang w:eastAsia="ko-KR"/>
        </w:rPr>
        <w:t>「제조분야</w:t>
      </w:r>
      <w:r>
        <w:rPr>
          <w:lang w:eastAsia="ko-KR"/>
        </w:rPr>
        <w:t xml:space="preserve"> </w:t>
      </w:r>
      <w:r>
        <w:rPr>
          <w:lang w:eastAsia="ko-KR"/>
        </w:rPr>
        <w:t>기업업무시스템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제조업무데이터</w:t>
      </w:r>
      <w:r>
        <w:rPr>
          <w:lang w:eastAsia="ko-KR"/>
        </w:rPr>
        <w:t xml:space="preserve"> </w:t>
      </w:r>
      <w:r>
        <w:rPr>
          <w:lang w:eastAsia="ko-KR"/>
        </w:rPr>
        <w:t>교환」</w:t>
      </w:r>
      <w:r>
        <w:rPr>
          <w:lang w:eastAsia="ko-KR"/>
        </w:rPr>
        <w:t xml:space="preserve"> </w:t>
      </w:r>
      <w:r>
        <w:rPr>
          <w:lang w:eastAsia="ko-KR"/>
        </w:rPr>
        <w:t>표준은</w:t>
      </w:r>
      <w:r>
        <w:rPr>
          <w:lang w:eastAsia="ko-KR"/>
        </w:rPr>
        <w:t xml:space="preserve"> 2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부</w:t>
      </w:r>
      <w:r>
        <w:rPr>
          <w:lang w:eastAsia="ko-KR"/>
        </w:rPr>
        <w:t>(part)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구성된다</w:t>
      </w:r>
      <w:r>
        <w:rPr>
          <w:lang w:eastAsia="ko-KR"/>
        </w:rPr>
        <w:t>.</w:t>
      </w:r>
    </w:p>
    <w:p w14:paraId="61384A73" w14:textId="77777777" w:rsidR="00B4288B" w:rsidRDefault="0010783A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</w:t>
      </w:r>
      <w:r>
        <w:rPr>
          <w:lang w:eastAsia="ko-KR"/>
        </w:rPr>
        <w:t>부는</w:t>
      </w:r>
      <w:r>
        <w:rPr>
          <w:lang w:eastAsia="ko-KR"/>
        </w:rPr>
        <w:t xml:space="preserve"> </w:t>
      </w:r>
      <w:r>
        <w:rPr>
          <w:lang w:eastAsia="ko-KR"/>
        </w:rPr>
        <w:t>기업업무시스템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교환되는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구조와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요소를</w:t>
      </w:r>
      <w:r>
        <w:rPr>
          <w:lang w:eastAsia="ko-KR"/>
        </w:rPr>
        <w:t xml:space="preserve"> </w:t>
      </w:r>
      <w:r>
        <w:rPr>
          <w:lang w:eastAsia="ko-KR"/>
        </w:rPr>
        <w:t>정의하는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모델과</w:t>
      </w:r>
      <w:r>
        <w:rPr>
          <w:lang w:eastAsia="ko-KR"/>
        </w:rPr>
        <w:t xml:space="preserve"> </w:t>
      </w:r>
      <w:r>
        <w:rPr>
          <w:lang w:eastAsia="ko-KR"/>
        </w:rPr>
        <w:t>참조</w:t>
      </w:r>
      <w:r>
        <w:rPr>
          <w:lang w:eastAsia="ko-KR"/>
        </w:rPr>
        <w:t xml:space="preserve"> </w:t>
      </w:r>
      <w:r>
        <w:rPr>
          <w:lang w:eastAsia="ko-KR"/>
        </w:rPr>
        <w:t>사례를</w:t>
      </w:r>
      <w:r>
        <w:rPr>
          <w:lang w:eastAsia="ko-KR"/>
        </w:rPr>
        <w:t xml:space="preserve"> </w:t>
      </w:r>
      <w:r>
        <w:rPr>
          <w:lang w:eastAsia="ko-KR"/>
        </w:rPr>
        <w:t>다룬다</w:t>
      </w:r>
      <w:r>
        <w:rPr>
          <w:lang w:eastAsia="ko-KR"/>
        </w:rPr>
        <w:t>.</w:t>
      </w:r>
    </w:p>
    <w:p w14:paraId="478CFA77" w14:textId="77777777" w:rsidR="00B4288B" w:rsidRDefault="0010783A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2</w:t>
      </w:r>
      <w:r>
        <w:rPr>
          <w:lang w:eastAsia="ko-KR"/>
        </w:rPr>
        <w:t>부는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1</w:t>
      </w:r>
      <w:r>
        <w:rPr>
          <w:lang w:eastAsia="ko-KR"/>
        </w:rPr>
        <w:t>부의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요소와</w:t>
      </w:r>
      <w:r>
        <w:rPr>
          <w:lang w:eastAsia="ko-KR"/>
        </w:rPr>
        <w:t xml:space="preserve"> </w:t>
      </w:r>
      <w:r>
        <w:rPr>
          <w:lang w:eastAsia="ko-KR"/>
        </w:rPr>
        <w:t>제조업무데이터</w:t>
      </w:r>
      <w:r>
        <w:rPr>
          <w:lang w:eastAsia="ko-KR"/>
        </w:rPr>
        <w:t xml:space="preserve"> </w:t>
      </w:r>
      <w:r>
        <w:rPr>
          <w:lang w:eastAsia="ko-KR"/>
        </w:rPr>
        <w:t>교환에</w:t>
      </w:r>
      <w:r>
        <w:rPr>
          <w:lang w:eastAsia="ko-KR"/>
        </w:rPr>
        <w:t xml:space="preserve"> </w:t>
      </w:r>
      <w:r>
        <w:rPr>
          <w:lang w:eastAsia="ko-KR"/>
        </w:rPr>
        <w:t>사용하기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스키마를</w:t>
      </w:r>
      <w:r>
        <w:rPr>
          <w:lang w:eastAsia="ko-KR"/>
        </w:rPr>
        <w:t xml:space="preserve"> </w:t>
      </w:r>
      <w:r>
        <w:rPr>
          <w:lang w:eastAsia="ko-KR"/>
        </w:rPr>
        <w:t>갱신하는</w:t>
      </w:r>
      <w:r>
        <w:rPr>
          <w:lang w:eastAsia="ko-KR"/>
        </w:rPr>
        <w:t xml:space="preserve">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관리체계를</w:t>
      </w:r>
      <w:r>
        <w:rPr>
          <w:lang w:eastAsia="ko-KR"/>
        </w:rPr>
        <w:t xml:space="preserve"> </w:t>
      </w:r>
      <w:r>
        <w:rPr>
          <w:lang w:eastAsia="ko-KR"/>
        </w:rPr>
        <w:t>정의한다</w:t>
      </w:r>
      <w:r>
        <w:rPr>
          <w:lang w:eastAsia="ko-KR"/>
        </w:rPr>
        <w:t>.</w:t>
      </w:r>
    </w:p>
    <w:p w14:paraId="06717529" w14:textId="77777777" w:rsidR="00B4288B" w:rsidRDefault="0010783A">
      <w:pPr>
        <w:keepNext/>
        <w:jc w:val="center"/>
      </w:pPr>
      <w:r>
        <w:rPr>
          <w:noProof/>
        </w:rPr>
        <w:drawing>
          <wp:inline distT="0" distB="0" distL="0" distR="0" wp14:anchorId="79BCFDB7" wp14:editId="625E4100">
            <wp:extent cx="5400000" cy="28392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7_39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3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855C6" w14:textId="77777777" w:rsidR="00B4288B" w:rsidRDefault="0010783A">
      <w:pPr>
        <w:pStyle w:val="KS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1 — KS X 9101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</w:p>
    <w:p w14:paraId="59EF6964" w14:textId="77777777" w:rsidR="00B4288B" w:rsidRDefault="00B4288B">
      <w:pPr>
        <w:rPr>
          <w:lang w:eastAsia="ko-KR"/>
        </w:rPr>
        <w:sectPr w:rsidR="00B4288B">
          <w:headerReference w:type="even" r:id="rId13"/>
          <w:headerReference w:type="default" r:id="rId14"/>
          <w:footerReference w:type="even" r:id="rId15"/>
          <w:footerReference w:type="default" r:id="rId16"/>
          <w:pgSz w:w="11906" w:h="16838"/>
          <w:pgMar w:top="1417" w:right="1247" w:bottom="1247" w:left="1247" w:header="680" w:footer="567" w:gutter="0"/>
          <w:pgNumType w:fmt="lowerRoman" w:start="1"/>
          <w:cols w:space="720"/>
          <w:docGrid w:linePitch="360"/>
        </w:sectPr>
      </w:pPr>
    </w:p>
    <w:p w14:paraId="50AB00B6" w14:textId="77777777" w:rsidR="00B4288B" w:rsidRDefault="0010783A">
      <w:pPr>
        <w:jc w:val="center"/>
        <w:rPr>
          <w:lang w:eastAsia="ko-KR"/>
        </w:rPr>
      </w:pPr>
      <w:r>
        <w:rPr>
          <w:rFonts w:eastAsia="돋움"/>
          <w:sz w:val="28"/>
          <w:lang w:eastAsia="ko-KR"/>
        </w:rPr>
        <w:t>한국산업표준</w:t>
      </w:r>
    </w:p>
    <w:p w14:paraId="4B4728B9" w14:textId="77777777" w:rsidR="00B4288B" w:rsidRDefault="0010783A">
      <w:pPr>
        <w:jc w:val="right"/>
        <w:rPr>
          <w:lang w:eastAsia="ko-KR"/>
        </w:rPr>
      </w:pPr>
      <w:r>
        <w:rPr>
          <w:b/>
          <w:sz w:val="28"/>
          <w:lang w:eastAsia="ko-KR"/>
        </w:rPr>
        <w:t>KS X 9101-1:2025</w:t>
      </w:r>
    </w:p>
    <w:p w14:paraId="03F21C8C" w14:textId="77777777" w:rsidR="00B4288B" w:rsidRDefault="0010783A">
      <w:pPr>
        <w:spacing w:before="240"/>
        <w:jc w:val="center"/>
        <w:rPr>
          <w:lang w:eastAsia="ko-KR"/>
        </w:rPr>
      </w:pPr>
      <w:r>
        <w:rPr>
          <w:rFonts w:eastAsia="돋움"/>
          <w:b/>
          <w:sz w:val="40"/>
          <w:lang w:eastAsia="ko-KR"/>
        </w:rPr>
        <w:t>제조분야</w:t>
      </w:r>
      <w:r>
        <w:rPr>
          <w:rFonts w:eastAsia="돋움"/>
          <w:b/>
          <w:sz w:val="40"/>
          <w:lang w:eastAsia="ko-KR"/>
        </w:rPr>
        <w:t xml:space="preserve"> </w:t>
      </w:r>
      <w:r>
        <w:rPr>
          <w:rFonts w:eastAsia="돋움"/>
          <w:b/>
          <w:sz w:val="40"/>
          <w:lang w:eastAsia="ko-KR"/>
        </w:rPr>
        <w:t>기업업무시스템</w:t>
      </w:r>
      <w:r>
        <w:rPr>
          <w:rFonts w:eastAsia="돋움"/>
          <w:b/>
          <w:sz w:val="40"/>
          <w:lang w:eastAsia="ko-KR"/>
        </w:rPr>
        <w:t xml:space="preserve"> </w:t>
      </w:r>
      <w:r>
        <w:rPr>
          <w:rFonts w:eastAsia="돋움"/>
          <w:b/>
          <w:sz w:val="40"/>
          <w:lang w:eastAsia="ko-KR"/>
        </w:rPr>
        <w:t>간</w:t>
      </w:r>
      <w:r>
        <w:rPr>
          <w:rFonts w:eastAsia="돋움"/>
          <w:b/>
          <w:sz w:val="40"/>
          <w:lang w:eastAsia="ko-KR"/>
        </w:rPr>
        <w:t xml:space="preserve"> </w:t>
      </w:r>
      <w:r>
        <w:rPr>
          <w:rFonts w:eastAsia="돋움"/>
          <w:b/>
          <w:sz w:val="40"/>
          <w:lang w:eastAsia="ko-KR"/>
        </w:rPr>
        <w:t>제조업무</w:t>
      </w:r>
    </w:p>
    <w:p w14:paraId="7A3DEA71" w14:textId="77777777" w:rsidR="00B4288B" w:rsidRDefault="0010783A">
      <w:pPr>
        <w:jc w:val="center"/>
        <w:rPr>
          <w:lang w:eastAsia="ko-KR"/>
        </w:rPr>
      </w:pPr>
      <w:r>
        <w:rPr>
          <w:rFonts w:eastAsia="돋움"/>
          <w:b/>
          <w:sz w:val="40"/>
          <w:lang w:eastAsia="ko-KR"/>
        </w:rPr>
        <w:t>데이터</w:t>
      </w:r>
      <w:r>
        <w:rPr>
          <w:rFonts w:eastAsia="돋움"/>
          <w:b/>
          <w:sz w:val="40"/>
          <w:lang w:eastAsia="ko-KR"/>
        </w:rPr>
        <w:t xml:space="preserve"> </w:t>
      </w:r>
      <w:r>
        <w:rPr>
          <w:rFonts w:eastAsia="돋움"/>
          <w:b/>
          <w:sz w:val="40"/>
          <w:lang w:eastAsia="ko-KR"/>
        </w:rPr>
        <w:t>교환</w:t>
      </w:r>
      <w:r>
        <w:rPr>
          <w:rFonts w:eastAsia="돋움"/>
          <w:b/>
          <w:sz w:val="40"/>
          <w:lang w:eastAsia="ko-KR"/>
        </w:rPr>
        <w:t xml:space="preserve"> — </w:t>
      </w:r>
      <w:r>
        <w:rPr>
          <w:rFonts w:eastAsia="돋움"/>
          <w:b/>
          <w:sz w:val="40"/>
          <w:lang w:eastAsia="ko-KR"/>
        </w:rPr>
        <w:t>제</w:t>
      </w:r>
      <w:r>
        <w:rPr>
          <w:rFonts w:eastAsia="돋움"/>
          <w:b/>
          <w:sz w:val="40"/>
          <w:lang w:eastAsia="ko-KR"/>
        </w:rPr>
        <w:t>1</w:t>
      </w:r>
      <w:r>
        <w:rPr>
          <w:rFonts w:eastAsia="돋움"/>
          <w:b/>
          <w:sz w:val="40"/>
          <w:lang w:eastAsia="ko-KR"/>
        </w:rPr>
        <w:t>부</w:t>
      </w:r>
      <w:r>
        <w:rPr>
          <w:rFonts w:eastAsia="돋움"/>
          <w:b/>
          <w:sz w:val="40"/>
          <w:lang w:eastAsia="ko-KR"/>
        </w:rPr>
        <w:t xml:space="preserve">: </w:t>
      </w:r>
      <w:r>
        <w:rPr>
          <w:rFonts w:eastAsia="돋움"/>
          <w:b/>
          <w:sz w:val="40"/>
          <w:lang w:eastAsia="ko-KR"/>
        </w:rPr>
        <w:t>데이터</w:t>
      </w:r>
      <w:r>
        <w:rPr>
          <w:rFonts w:eastAsia="돋움"/>
          <w:b/>
          <w:sz w:val="40"/>
          <w:lang w:eastAsia="ko-KR"/>
        </w:rPr>
        <w:t xml:space="preserve"> </w:t>
      </w:r>
      <w:r>
        <w:rPr>
          <w:rFonts w:eastAsia="돋움"/>
          <w:b/>
          <w:sz w:val="40"/>
          <w:lang w:eastAsia="ko-KR"/>
        </w:rPr>
        <w:t>모델</w:t>
      </w:r>
    </w:p>
    <w:p w14:paraId="3457EB1C" w14:textId="77777777" w:rsidR="00B4288B" w:rsidRDefault="0010783A">
      <w:pPr>
        <w:spacing w:before="200"/>
        <w:jc w:val="center"/>
      </w:pPr>
      <w:r>
        <w:rPr>
          <w:sz w:val="24"/>
        </w:rPr>
        <w:t>Manufacturing business data interchange between manufacturing</w:t>
      </w:r>
    </w:p>
    <w:p w14:paraId="2BE366F7" w14:textId="77777777" w:rsidR="00B4288B" w:rsidRDefault="0010783A">
      <w:pPr>
        <w:jc w:val="center"/>
      </w:pPr>
      <w:r>
        <w:rPr>
          <w:sz w:val="24"/>
        </w:rPr>
        <w:t>enterprise business systems — Part 1: Data model</w:t>
      </w:r>
    </w:p>
    <w:p w14:paraId="4DF1EABF" w14:textId="77777777" w:rsidR="00B4288B" w:rsidRDefault="0010783A">
      <w:pPr>
        <w:pStyle w:val="18"/>
        <w:rPr>
          <w:lang w:eastAsia="ko-KR"/>
        </w:rPr>
      </w:pPr>
      <w:bookmarkStart w:id="3" w:name="_Toc241499071"/>
      <w:r>
        <w:rPr>
          <w:lang w:eastAsia="ko-KR"/>
        </w:rPr>
        <w:t xml:space="preserve">1  </w:t>
      </w:r>
      <w:r>
        <w:rPr>
          <w:lang w:eastAsia="ko-KR"/>
        </w:rPr>
        <w:t>적용범위</w:t>
      </w:r>
      <w:bookmarkEnd w:id="3"/>
    </w:p>
    <w:p w14:paraId="54C77322" w14:textId="77777777" w:rsidR="00B4288B" w:rsidRDefault="0010783A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표준은</w:t>
      </w:r>
      <w:r>
        <w:rPr>
          <w:lang w:eastAsia="ko-KR"/>
        </w:rPr>
        <w:t xml:space="preserve"> </w:t>
      </w:r>
      <w:r>
        <w:rPr>
          <w:lang w:eastAsia="ko-KR"/>
        </w:rPr>
        <w:t>제조분야의</w:t>
      </w:r>
      <w:r>
        <w:rPr>
          <w:lang w:eastAsia="ko-KR"/>
        </w:rPr>
        <w:t xml:space="preserve"> </w:t>
      </w:r>
      <w:r>
        <w:rPr>
          <w:lang w:eastAsia="ko-KR"/>
        </w:rPr>
        <w:t>제조업무데이터의</w:t>
      </w:r>
      <w:r>
        <w:rPr>
          <w:lang w:eastAsia="ko-KR"/>
        </w:rPr>
        <w:t xml:space="preserve"> </w:t>
      </w:r>
      <w:r>
        <w:rPr>
          <w:lang w:eastAsia="ko-KR"/>
        </w:rPr>
        <w:t>구조와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요소를</w:t>
      </w:r>
      <w:r>
        <w:rPr>
          <w:lang w:eastAsia="ko-KR"/>
        </w:rPr>
        <w:t xml:space="preserve"> </w:t>
      </w:r>
      <w:r>
        <w:rPr>
          <w:lang w:eastAsia="ko-KR"/>
        </w:rPr>
        <w:t>정의하는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표준으로서</w:t>
      </w:r>
      <w:r>
        <w:rPr>
          <w:lang w:eastAsia="ko-KR"/>
        </w:rPr>
        <w:t xml:space="preserve">, </w:t>
      </w:r>
      <w:r>
        <w:rPr>
          <w:lang w:eastAsia="ko-KR"/>
        </w:rPr>
        <w:t>제조분야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처리과정에서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기업업무시스템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제조업무데이터의</w:t>
      </w:r>
      <w:r>
        <w:rPr>
          <w:lang w:eastAsia="ko-KR"/>
        </w:rPr>
        <w:t xml:space="preserve"> </w:t>
      </w:r>
      <w:r>
        <w:rPr>
          <w:lang w:eastAsia="ko-KR"/>
        </w:rPr>
        <w:t>교환에</w:t>
      </w:r>
      <w:r>
        <w:rPr>
          <w:lang w:eastAsia="ko-KR"/>
        </w:rPr>
        <w:t xml:space="preserve"> </w:t>
      </w:r>
      <w:r>
        <w:rPr>
          <w:lang w:eastAsia="ko-KR"/>
        </w:rPr>
        <w:t>적용된다</w:t>
      </w:r>
      <w:r>
        <w:rPr>
          <w:lang w:eastAsia="ko-KR"/>
        </w:rPr>
        <w:t>.</w:t>
      </w:r>
    </w:p>
    <w:p w14:paraId="0298BFB7" w14:textId="77777777" w:rsidR="00B4288B" w:rsidRDefault="0010783A">
      <w:pPr>
        <w:pStyle w:val="KS0"/>
        <w:tabs>
          <w:tab w:val="left" w:pos="567"/>
        </w:tabs>
        <w:rPr>
          <w:lang w:eastAsia="ko-KR"/>
        </w:rPr>
      </w:pPr>
      <w:r>
        <w:rPr>
          <w:rFonts w:eastAsia="돋움"/>
          <w:lang w:eastAsia="ko-KR"/>
        </w:rPr>
        <w:t>비고</w:t>
      </w:r>
      <w:r>
        <w:rPr>
          <w:rFonts w:eastAsia="돋움"/>
          <w:lang w:eastAsia="ko-KR"/>
        </w:rPr>
        <w:t xml:space="preserve"> 1</w:t>
      </w:r>
      <w:r>
        <w:rPr>
          <w:rFonts w:eastAsia="돋움"/>
          <w:lang w:eastAsia="ko-KR"/>
        </w:rPr>
        <w:tab/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표준의</w:t>
      </w:r>
      <w:r>
        <w:rPr>
          <w:lang w:eastAsia="ko-KR"/>
        </w:rPr>
        <w:t xml:space="preserve"> </w:t>
      </w:r>
      <w:r>
        <w:rPr>
          <w:lang w:eastAsia="ko-KR"/>
        </w:rPr>
        <w:t>적용범위는</w:t>
      </w:r>
      <w:r>
        <w:rPr>
          <w:lang w:eastAsia="ko-KR"/>
        </w:rPr>
        <w:t xml:space="preserve"> </w:t>
      </w:r>
      <w:r>
        <w:rPr>
          <w:lang w:eastAsia="ko-KR"/>
        </w:rPr>
        <w:t>국내</w:t>
      </w:r>
      <w:r>
        <w:rPr>
          <w:lang w:eastAsia="ko-KR"/>
        </w:rPr>
        <w:t xml:space="preserve"> </w:t>
      </w:r>
      <w:r>
        <w:rPr>
          <w:lang w:eastAsia="ko-KR"/>
        </w:rPr>
        <w:t>제조산업</w:t>
      </w:r>
      <w:r>
        <w:rPr>
          <w:lang w:eastAsia="ko-KR"/>
        </w:rPr>
        <w:t xml:space="preserve"> </w:t>
      </w:r>
      <w:r>
        <w:rPr>
          <w:lang w:eastAsia="ko-KR"/>
        </w:rPr>
        <w:t>현장에서</w:t>
      </w:r>
      <w:r>
        <w:rPr>
          <w:lang w:eastAsia="ko-KR"/>
        </w:rPr>
        <w:t xml:space="preserve"> </w:t>
      </w:r>
      <w:r>
        <w:rPr>
          <w:lang w:eastAsia="ko-KR"/>
        </w:rPr>
        <w:t>구매</w:t>
      </w:r>
      <w:r>
        <w:rPr>
          <w:lang w:eastAsia="ko-KR"/>
        </w:rPr>
        <w:t xml:space="preserve">, </w:t>
      </w:r>
      <w:r>
        <w:rPr>
          <w:lang w:eastAsia="ko-KR"/>
        </w:rPr>
        <w:t>생산</w:t>
      </w:r>
      <w:r>
        <w:rPr>
          <w:lang w:eastAsia="ko-KR"/>
        </w:rPr>
        <w:t xml:space="preserve">, </w:t>
      </w:r>
      <w:r>
        <w:rPr>
          <w:lang w:eastAsia="ko-KR"/>
        </w:rPr>
        <w:t>물류</w:t>
      </w:r>
      <w:r>
        <w:rPr>
          <w:lang w:eastAsia="ko-KR"/>
        </w:rPr>
        <w:t xml:space="preserve">,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업무에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기업업무시스템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제조업무데이터의</w:t>
      </w:r>
      <w:r>
        <w:rPr>
          <w:lang w:eastAsia="ko-KR"/>
        </w:rPr>
        <w:t xml:space="preserve"> </w:t>
      </w:r>
      <w:r>
        <w:rPr>
          <w:lang w:eastAsia="ko-KR"/>
        </w:rPr>
        <w:t>교환에</w:t>
      </w:r>
      <w:r>
        <w:rPr>
          <w:lang w:eastAsia="ko-KR"/>
        </w:rPr>
        <w:t xml:space="preserve"> </w:t>
      </w:r>
      <w:r>
        <w:rPr>
          <w:lang w:eastAsia="ko-KR"/>
        </w:rPr>
        <w:t>한정된다</w:t>
      </w:r>
      <w:r>
        <w:rPr>
          <w:lang w:eastAsia="ko-KR"/>
        </w:rPr>
        <w:t>. CAD/PDM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설계저작도구에서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디지털</w:t>
      </w:r>
      <w:r>
        <w:rPr>
          <w:lang w:eastAsia="ko-KR"/>
        </w:rPr>
        <w:t xml:space="preserve"> </w:t>
      </w:r>
      <w:r>
        <w:rPr>
          <w:lang w:eastAsia="ko-KR"/>
        </w:rPr>
        <w:t>자산</w:t>
      </w:r>
      <w:r>
        <w:rPr>
          <w:lang w:eastAsia="ko-KR"/>
        </w:rPr>
        <w:t xml:space="preserve"> </w:t>
      </w:r>
      <w:r>
        <w:rPr>
          <w:lang w:eastAsia="ko-KR"/>
        </w:rPr>
        <w:t>형태의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교환은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표준의</w:t>
      </w:r>
      <w:r>
        <w:rPr>
          <w:lang w:eastAsia="ko-KR"/>
        </w:rPr>
        <w:t xml:space="preserve"> </w:t>
      </w:r>
      <w:r>
        <w:rPr>
          <w:lang w:eastAsia="ko-KR"/>
        </w:rPr>
        <w:t>적용범위에</w:t>
      </w:r>
      <w:r>
        <w:rPr>
          <w:lang w:eastAsia="ko-KR"/>
        </w:rPr>
        <w:t xml:space="preserve"> </w:t>
      </w:r>
      <w:r>
        <w:rPr>
          <w:lang w:eastAsia="ko-KR"/>
        </w:rPr>
        <w:t>해당하지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38FF7339" w14:textId="77777777" w:rsidR="00B4288B" w:rsidRDefault="0010783A">
      <w:pPr>
        <w:pStyle w:val="KS0"/>
        <w:tabs>
          <w:tab w:val="left" w:pos="567"/>
        </w:tabs>
        <w:rPr>
          <w:lang w:eastAsia="ko-KR"/>
        </w:rPr>
      </w:pPr>
      <w:r>
        <w:rPr>
          <w:rFonts w:eastAsia="돋움"/>
          <w:lang w:eastAsia="ko-KR"/>
        </w:rPr>
        <w:t>비고</w:t>
      </w:r>
      <w:r>
        <w:rPr>
          <w:rFonts w:eastAsia="돋움"/>
          <w:lang w:eastAsia="ko-KR"/>
        </w:rPr>
        <w:t xml:space="preserve"> 2</w:t>
      </w:r>
      <w:r>
        <w:rPr>
          <w:rFonts w:eastAsia="돋움"/>
          <w:lang w:eastAsia="ko-KR"/>
        </w:rPr>
        <w:tab/>
      </w:r>
      <w:r>
        <w:rPr>
          <w:lang w:eastAsia="ko-KR"/>
        </w:rPr>
        <w:t>제조공장의</w:t>
      </w:r>
      <w:r>
        <w:rPr>
          <w:lang w:eastAsia="ko-KR"/>
        </w:rPr>
        <w:t xml:space="preserve"> </w:t>
      </w:r>
      <w:r>
        <w:rPr>
          <w:lang w:eastAsia="ko-KR"/>
        </w:rPr>
        <w:t>시설</w:t>
      </w:r>
      <w:r>
        <w:rPr>
          <w:lang w:eastAsia="ko-KR"/>
        </w:rPr>
        <w:t>/</w:t>
      </w:r>
      <w:r>
        <w:rPr>
          <w:lang w:eastAsia="ko-KR"/>
        </w:rPr>
        <w:t>기기에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유지보수</w:t>
      </w:r>
      <w:r>
        <w:rPr>
          <w:lang w:eastAsia="ko-KR"/>
        </w:rPr>
        <w:t xml:space="preserve"> </w:t>
      </w:r>
      <w:r>
        <w:rPr>
          <w:lang w:eastAsia="ko-KR"/>
        </w:rPr>
        <w:t>관리는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표준의</w:t>
      </w:r>
      <w:r>
        <w:rPr>
          <w:lang w:eastAsia="ko-KR"/>
        </w:rPr>
        <w:t xml:space="preserve"> </w:t>
      </w:r>
      <w:r>
        <w:rPr>
          <w:lang w:eastAsia="ko-KR"/>
        </w:rPr>
        <w:t>적용범위에</w:t>
      </w:r>
      <w:r>
        <w:rPr>
          <w:lang w:eastAsia="ko-KR"/>
        </w:rPr>
        <w:t xml:space="preserve"> </w:t>
      </w:r>
      <w:r>
        <w:rPr>
          <w:lang w:eastAsia="ko-KR"/>
        </w:rPr>
        <w:t>해당하지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3AF41DD6" w14:textId="77777777" w:rsidR="00B4288B" w:rsidRDefault="0010783A">
      <w:pPr>
        <w:pStyle w:val="KS0"/>
        <w:tabs>
          <w:tab w:val="left" w:pos="567"/>
        </w:tabs>
        <w:rPr>
          <w:lang w:eastAsia="ko-KR"/>
        </w:rPr>
      </w:pPr>
      <w:r>
        <w:rPr>
          <w:rFonts w:eastAsia="돋움"/>
          <w:lang w:eastAsia="ko-KR"/>
        </w:rPr>
        <w:t>비고</w:t>
      </w:r>
      <w:r>
        <w:rPr>
          <w:rFonts w:eastAsia="돋움"/>
          <w:lang w:eastAsia="ko-KR"/>
        </w:rPr>
        <w:t xml:space="preserve"> 3</w:t>
      </w:r>
      <w:r>
        <w:rPr>
          <w:rFonts w:eastAsia="돋움"/>
          <w:lang w:eastAsia="ko-KR"/>
        </w:rPr>
        <w:tab/>
      </w:r>
      <w:r>
        <w:rPr>
          <w:lang w:eastAsia="ko-KR"/>
        </w:rPr>
        <w:t>중소</w:t>
      </w:r>
      <w:r>
        <w:rPr>
          <w:lang w:eastAsia="ko-KR"/>
        </w:rPr>
        <w:t xml:space="preserve"> </w:t>
      </w:r>
      <w:r>
        <w:rPr>
          <w:lang w:eastAsia="ko-KR"/>
        </w:rPr>
        <w:t>중견</w:t>
      </w:r>
      <w:r>
        <w:rPr>
          <w:lang w:eastAsia="ko-KR"/>
        </w:rPr>
        <w:t xml:space="preserve"> </w:t>
      </w:r>
      <w:r>
        <w:rPr>
          <w:lang w:eastAsia="ko-KR"/>
        </w:rPr>
        <w:t>제조기업의</w:t>
      </w:r>
      <w:r>
        <w:rPr>
          <w:lang w:eastAsia="ko-KR"/>
        </w:rPr>
        <w:t xml:space="preserve"> </w:t>
      </w:r>
      <w:r>
        <w:rPr>
          <w:lang w:eastAsia="ko-KR"/>
        </w:rPr>
        <w:t>제조업무</w:t>
      </w:r>
      <w:r>
        <w:rPr>
          <w:lang w:eastAsia="ko-KR"/>
        </w:rPr>
        <w:t xml:space="preserve"> </w:t>
      </w:r>
      <w:r>
        <w:rPr>
          <w:lang w:eastAsia="ko-KR"/>
        </w:rPr>
        <w:t>활동을</w:t>
      </w:r>
      <w:r>
        <w:rPr>
          <w:lang w:eastAsia="ko-KR"/>
        </w:rPr>
        <w:t xml:space="preserve"> </w:t>
      </w:r>
      <w:r>
        <w:rPr>
          <w:lang w:eastAsia="ko-KR"/>
        </w:rPr>
        <w:t>중심으로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제조업무데이터의</w:t>
      </w:r>
      <w:r>
        <w:rPr>
          <w:lang w:eastAsia="ko-KR"/>
        </w:rPr>
        <w:t xml:space="preserve"> </w:t>
      </w:r>
      <w:r>
        <w:rPr>
          <w:lang w:eastAsia="ko-KR"/>
        </w:rPr>
        <w:t>교환</w:t>
      </w:r>
      <w:r>
        <w:rPr>
          <w:lang w:eastAsia="ko-KR"/>
        </w:rPr>
        <w:t xml:space="preserve"> </w:t>
      </w:r>
      <w:r>
        <w:rPr>
          <w:lang w:eastAsia="ko-KR"/>
        </w:rPr>
        <w:t>시나리오와</w:t>
      </w:r>
      <w:r>
        <w:rPr>
          <w:lang w:eastAsia="ko-KR"/>
        </w:rPr>
        <w:t xml:space="preserve"> BOD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스키마는</w:t>
      </w:r>
      <w:r>
        <w:rPr>
          <w:lang w:eastAsia="ko-KR"/>
        </w:rPr>
        <w:t xml:space="preserve"> </w:t>
      </w:r>
      <w:r>
        <w:rPr>
          <w:lang w:eastAsia="ko-KR"/>
        </w:rPr>
        <w:t>부속서</w:t>
      </w:r>
      <w:r>
        <w:rPr>
          <w:lang w:eastAsia="ko-KR"/>
        </w:rPr>
        <w:t xml:space="preserve"> A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사례를</w:t>
      </w:r>
      <w:r>
        <w:rPr>
          <w:lang w:eastAsia="ko-KR"/>
        </w:rPr>
        <w:t xml:space="preserve"> </w:t>
      </w:r>
      <w:r>
        <w:rPr>
          <w:lang w:eastAsia="ko-KR"/>
        </w:rPr>
        <w:t>참고할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42297A33" w14:textId="77777777" w:rsidR="00B4288B" w:rsidRDefault="0010783A">
      <w:pPr>
        <w:pStyle w:val="KS0"/>
        <w:tabs>
          <w:tab w:val="left" w:pos="567"/>
        </w:tabs>
        <w:rPr>
          <w:lang w:eastAsia="ko-KR"/>
        </w:rPr>
      </w:pPr>
      <w:r>
        <w:rPr>
          <w:rFonts w:eastAsia="돋움"/>
          <w:lang w:eastAsia="ko-KR"/>
        </w:rPr>
        <w:t>비고</w:t>
      </w:r>
      <w:r>
        <w:rPr>
          <w:rFonts w:eastAsia="돋움"/>
          <w:lang w:eastAsia="ko-KR"/>
        </w:rPr>
        <w:t xml:space="preserve"> 4</w:t>
      </w:r>
      <w:r>
        <w:rPr>
          <w:rFonts w:eastAsia="돋움"/>
          <w:lang w:eastAsia="ko-KR"/>
        </w:rPr>
        <w:tab/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표준은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생산방식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주문생산</w:t>
      </w:r>
      <w:r>
        <w:rPr>
          <w:lang w:eastAsia="ko-KR"/>
        </w:rPr>
        <w:t xml:space="preserve">(MTO), </w:t>
      </w:r>
      <w:r>
        <w:rPr>
          <w:lang w:eastAsia="ko-KR"/>
        </w:rPr>
        <w:t>계획생산</w:t>
      </w:r>
      <w:r>
        <w:rPr>
          <w:lang w:eastAsia="ko-KR"/>
        </w:rPr>
        <w:t>(MTS)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고려하였다</w:t>
      </w:r>
      <w:r>
        <w:rPr>
          <w:lang w:eastAsia="ko-KR"/>
        </w:rPr>
        <w:t>.</w:t>
      </w:r>
    </w:p>
    <w:p w14:paraId="4C41E01A" w14:textId="77777777" w:rsidR="00B4288B" w:rsidRDefault="0010783A">
      <w:pPr>
        <w:pStyle w:val="KS0"/>
        <w:tabs>
          <w:tab w:val="left" w:pos="567"/>
        </w:tabs>
        <w:rPr>
          <w:lang w:eastAsia="ko-KR"/>
        </w:rPr>
      </w:pPr>
      <w:r>
        <w:rPr>
          <w:rFonts w:eastAsia="돋움"/>
          <w:lang w:eastAsia="ko-KR"/>
        </w:rPr>
        <w:t>비고</w:t>
      </w:r>
      <w:r>
        <w:rPr>
          <w:rFonts w:eastAsia="돋움"/>
          <w:lang w:eastAsia="ko-KR"/>
        </w:rPr>
        <w:t xml:space="preserve"> 5</w:t>
      </w:r>
      <w:r>
        <w:rPr>
          <w:rFonts w:eastAsia="돋움"/>
          <w:lang w:eastAsia="ko-KR"/>
        </w:rPr>
        <w:tab/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표준의</w:t>
      </w:r>
      <w:r>
        <w:rPr>
          <w:lang w:eastAsia="ko-KR"/>
        </w:rPr>
        <w:t xml:space="preserve"> </w:t>
      </w:r>
      <w:r>
        <w:rPr>
          <w:lang w:eastAsia="ko-KR"/>
        </w:rPr>
        <w:t>물류</w:t>
      </w:r>
      <w:r>
        <w:rPr>
          <w:lang w:eastAsia="ko-KR"/>
        </w:rPr>
        <w:t xml:space="preserve"> </w:t>
      </w:r>
      <w:r>
        <w:rPr>
          <w:lang w:eastAsia="ko-KR"/>
        </w:rPr>
        <w:t>업무에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범위는</w:t>
      </w:r>
      <w:r>
        <w:rPr>
          <w:lang w:eastAsia="ko-KR"/>
        </w:rPr>
        <w:t xml:space="preserve"> </w:t>
      </w:r>
      <w:r>
        <w:rPr>
          <w:lang w:eastAsia="ko-KR"/>
        </w:rPr>
        <w:t>사업장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물류</w:t>
      </w:r>
      <w:r>
        <w:rPr>
          <w:lang w:eastAsia="ko-KR"/>
        </w:rPr>
        <w:t xml:space="preserve"> </w:t>
      </w:r>
      <w:r>
        <w:rPr>
          <w:lang w:eastAsia="ko-KR"/>
        </w:rPr>
        <w:t>영역으로</w:t>
      </w:r>
      <w:r>
        <w:rPr>
          <w:lang w:eastAsia="ko-KR"/>
        </w:rPr>
        <w:t xml:space="preserve"> </w:t>
      </w:r>
      <w:r>
        <w:rPr>
          <w:lang w:eastAsia="ko-KR"/>
        </w:rPr>
        <w:t>한정한다</w:t>
      </w:r>
      <w:r>
        <w:rPr>
          <w:lang w:eastAsia="ko-KR"/>
        </w:rPr>
        <w:t>.</w:t>
      </w:r>
    </w:p>
    <w:p w14:paraId="163F1CAA" w14:textId="77777777" w:rsidR="00B4288B" w:rsidRDefault="0010783A">
      <w:pPr>
        <w:pStyle w:val="18"/>
        <w:rPr>
          <w:lang w:eastAsia="ko-KR"/>
        </w:rPr>
      </w:pPr>
      <w:bookmarkStart w:id="4" w:name="_Toc241499072"/>
      <w:r>
        <w:rPr>
          <w:lang w:eastAsia="ko-KR"/>
        </w:rPr>
        <w:t xml:space="preserve">2  </w:t>
      </w:r>
      <w:r>
        <w:rPr>
          <w:lang w:eastAsia="ko-KR"/>
        </w:rPr>
        <w:t>인용표준</w:t>
      </w:r>
      <w:bookmarkEnd w:id="4"/>
    </w:p>
    <w:p w14:paraId="0E3B69B9" w14:textId="77777777" w:rsidR="00B4288B" w:rsidRDefault="0010783A">
      <w:pPr>
        <w:rPr>
          <w:lang w:eastAsia="ko-KR"/>
        </w:rPr>
      </w:pPr>
      <w:r>
        <w:rPr>
          <w:lang w:eastAsia="ko-KR"/>
        </w:rPr>
        <w:t>다음의</w:t>
      </w:r>
      <w:r>
        <w:rPr>
          <w:lang w:eastAsia="ko-KR"/>
        </w:rPr>
        <w:t xml:space="preserve"> </w:t>
      </w:r>
      <w:r>
        <w:rPr>
          <w:lang w:eastAsia="ko-KR"/>
        </w:rPr>
        <w:t>인용표준은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부분적으로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표준의</w:t>
      </w:r>
      <w:r>
        <w:rPr>
          <w:lang w:eastAsia="ko-KR"/>
        </w:rPr>
        <w:t xml:space="preserve"> </w:t>
      </w:r>
      <w:r>
        <w:rPr>
          <w:lang w:eastAsia="ko-KR"/>
        </w:rPr>
        <w:t>적용을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필수적이다</w:t>
      </w:r>
      <w:r>
        <w:rPr>
          <w:lang w:eastAsia="ko-KR"/>
        </w:rPr>
        <w:t xml:space="preserve">. </w:t>
      </w:r>
      <w:r>
        <w:rPr>
          <w:lang w:eastAsia="ko-KR"/>
        </w:rPr>
        <w:t>발행연도가</w:t>
      </w:r>
      <w:r>
        <w:rPr>
          <w:lang w:eastAsia="ko-KR"/>
        </w:rPr>
        <w:t xml:space="preserve"> </w:t>
      </w:r>
      <w:r>
        <w:rPr>
          <w:lang w:eastAsia="ko-KR"/>
        </w:rPr>
        <w:t>표기된</w:t>
      </w:r>
      <w:r>
        <w:rPr>
          <w:lang w:eastAsia="ko-KR"/>
        </w:rPr>
        <w:t xml:space="preserve"> </w:t>
      </w:r>
      <w:r>
        <w:rPr>
          <w:lang w:eastAsia="ko-KR"/>
        </w:rPr>
        <w:t>인용표준은</w:t>
      </w:r>
      <w:r>
        <w:rPr>
          <w:lang w:eastAsia="ko-KR"/>
        </w:rPr>
        <w:t xml:space="preserve"> </w:t>
      </w:r>
      <w:r>
        <w:rPr>
          <w:lang w:eastAsia="ko-KR"/>
        </w:rPr>
        <w:t>인용된</w:t>
      </w:r>
      <w:r>
        <w:rPr>
          <w:lang w:eastAsia="ko-KR"/>
        </w:rPr>
        <w:t xml:space="preserve"> </w:t>
      </w:r>
      <w:r>
        <w:rPr>
          <w:lang w:eastAsia="ko-KR"/>
        </w:rPr>
        <w:t>판만을</w:t>
      </w:r>
      <w:r>
        <w:rPr>
          <w:lang w:eastAsia="ko-KR"/>
        </w:rPr>
        <w:t xml:space="preserve"> </w:t>
      </w:r>
      <w:r>
        <w:rPr>
          <w:lang w:eastAsia="ko-KR"/>
        </w:rPr>
        <w:t>적용한다</w:t>
      </w:r>
      <w:r>
        <w:rPr>
          <w:lang w:eastAsia="ko-KR"/>
        </w:rPr>
        <w:t xml:space="preserve">. </w:t>
      </w:r>
      <w:r>
        <w:rPr>
          <w:lang w:eastAsia="ko-KR"/>
        </w:rPr>
        <w:t>발행연도가</w:t>
      </w:r>
      <w:r>
        <w:rPr>
          <w:lang w:eastAsia="ko-KR"/>
        </w:rPr>
        <w:t xml:space="preserve"> </w:t>
      </w:r>
      <w:r>
        <w:rPr>
          <w:lang w:eastAsia="ko-KR"/>
        </w:rPr>
        <w:t>표기되지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인용표준은</w:t>
      </w:r>
      <w:r>
        <w:rPr>
          <w:lang w:eastAsia="ko-KR"/>
        </w:rPr>
        <w:t xml:space="preserve"> </w:t>
      </w:r>
      <w:r>
        <w:rPr>
          <w:lang w:eastAsia="ko-KR"/>
        </w:rPr>
        <w:t>최신판</w:t>
      </w:r>
      <w:r>
        <w:rPr>
          <w:lang w:eastAsia="ko-KR"/>
        </w:rPr>
        <w:t>(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추록을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) 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적용한다</w:t>
      </w:r>
      <w:r>
        <w:rPr>
          <w:lang w:eastAsia="ko-KR"/>
        </w:rPr>
        <w:t>.</w:t>
      </w:r>
    </w:p>
    <w:p w14:paraId="18538805" w14:textId="77777777" w:rsidR="00B4288B" w:rsidRDefault="0010783A">
      <w:pPr>
        <w:jc w:val="left"/>
        <w:rPr>
          <w:lang w:eastAsia="ko-KR"/>
        </w:rPr>
      </w:pPr>
      <w:r>
        <w:rPr>
          <w:lang w:eastAsia="ko-KR"/>
        </w:rPr>
        <w:t xml:space="preserve">KS X 9001-2, </w:t>
      </w:r>
      <w:r>
        <w:rPr>
          <w:lang w:eastAsia="ko-KR"/>
        </w:rPr>
        <w:t>스마트공장</w:t>
      </w:r>
      <w:r>
        <w:rPr>
          <w:lang w:eastAsia="ko-KR"/>
        </w:rPr>
        <w:t xml:space="preserve"> — </w:t>
      </w:r>
      <w:r>
        <w:rPr>
          <w:lang w:eastAsia="ko-KR"/>
        </w:rPr>
        <w:t>제</w:t>
      </w:r>
      <w:r>
        <w:rPr>
          <w:lang w:eastAsia="ko-KR"/>
        </w:rPr>
        <w:t>2</w:t>
      </w:r>
      <w:r>
        <w:rPr>
          <w:lang w:eastAsia="ko-KR"/>
        </w:rPr>
        <w:t>부</w:t>
      </w:r>
      <w:r>
        <w:rPr>
          <w:lang w:eastAsia="ko-KR"/>
        </w:rPr>
        <w:t xml:space="preserve">: </w:t>
      </w:r>
      <w:r>
        <w:rPr>
          <w:lang w:eastAsia="ko-KR"/>
        </w:rPr>
        <w:t>용어</w:t>
      </w:r>
    </w:p>
    <w:p w14:paraId="5795E8EE" w14:textId="77777777" w:rsidR="00B4288B" w:rsidRDefault="0010783A">
      <w:pPr>
        <w:jc w:val="left"/>
        <w:rPr>
          <w:lang w:eastAsia="ko-KR"/>
        </w:rPr>
      </w:pPr>
      <w:r>
        <w:rPr>
          <w:lang w:eastAsia="ko-KR"/>
        </w:rPr>
        <w:t xml:space="preserve">KS X ISO 8601,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요소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교환</w:t>
      </w:r>
      <w:r>
        <w:rPr>
          <w:lang w:eastAsia="ko-KR"/>
        </w:rPr>
        <w:t xml:space="preserve"> </w:t>
      </w:r>
      <w:r>
        <w:rPr>
          <w:lang w:eastAsia="ko-KR"/>
        </w:rPr>
        <w:t>포맷</w:t>
      </w:r>
      <w:r>
        <w:rPr>
          <w:lang w:eastAsia="ko-KR"/>
        </w:rPr>
        <w:t xml:space="preserve"> — </w:t>
      </w:r>
      <w:r>
        <w:rPr>
          <w:lang w:eastAsia="ko-KR"/>
        </w:rPr>
        <w:t>정보교환</w:t>
      </w:r>
      <w:r>
        <w:rPr>
          <w:lang w:eastAsia="ko-KR"/>
        </w:rPr>
        <w:t xml:space="preserve"> — </w:t>
      </w:r>
      <w:r>
        <w:rPr>
          <w:lang w:eastAsia="ko-KR"/>
        </w:rPr>
        <w:t>날짜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시각의</w:t>
      </w:r>
      <w:r>
        <w:rPr>
          <w:lang w:eastAsia="ko-KR"/>
        </w:rPr>
        <w:t xml:space="preserve"> </w:t>
      </w:r>
      <w:r>
        <w:rPr>
          <w:lang w:eastAsia="ko-KR"/>
        </w:rPr>
        <w:t>표기</w:t>
      </w:r>
    </w:p>
    <w:p w14:paraId="2D15C662" w14:textId="77777777" w:rsidR="00B4288B" w:rsidRDefault="0010783A">
      <w:pPr>
        <w:jc w:val="left"/>
      </w:pPr>
      <w:r>
        <w:t>IEC 62264-5:2016, Enterprise-control system integration — Part 5: Business to manufacturing transactions</w:t>
      </w:r>
    </w:p>
    <w:p w14:paraId="376861DD" w14:textId="77777777" w:rsidR="00B4288B" w:rsidRDefault="0010783A">
      <w:pPr>
        <w:jc w:val="left"/>
      </w:pPr>
      <w:r>
        <w:t>OAGIS 10.6, The Open Applications Group Integration Specification, 2019</w:t>
      </w:r>
    </w:p>
    <w:p w14:paraId="3A7F20F8" w14:textId="77777777" w:rsidR="00B4288B" w:rsidRDefault="0010783A">
      <w:pPr>
        <w:pStyle w:val="18"/>
        <w:rPr>
          <w:lang w:eastAsia="ko-KR"/>
        </w:rPr>
      </w:pPr>
      <w:bookmarkStart w:id="5" w:name="_Toc241499073"/>
      <w:r>
        <w:rPr>
          <w:lang w:eastAsia="ko-KR"/>
        </w:rPr>
        <w:t xml:space="preserve">3  </w:t>
      </w:r>
      <w:r>
        <w:rPr>
          <w:lang w:eastAsia="ko-KR"/>
        </w:rPr>
        <w:t>용어</w:t>
      </w:r>
      <w:r>
        <w:rPr>
          <w:lang w:eastAsia="ko-KR"/>
        </w:rPr>
        <w:t xml:space="preserve">, </w:t>
      </w:r>
      <w:r>
        <w:rPr>
          <w:lang w:eastAsia="ko-KR"/>
        </w:rPr>
        <w:t>정의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약어</w:t>
      </w:r>
      <w:bookmarkEnd w:id="5"/>
    </w:p>
    <w:p w14:paraId="3A20A116" w14:textId="77777777" w:rsidR="00B4288B" w:rsidRDefault="0010783A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표준의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다음의</w:t>
      </w:r>
      <w:r>
        <w:rPr>
          <w:lang w:eastAsia="ko-KR"/>
        </w:rPr>
        <w:t xml:space="preserve"> </w:t>
      </w:r>
      <w:r>
        <w:rPr>
          <w:lang w:eastAsia="ko-KR"/>
        </w:rPr>
        <w:t>용어와</w:t>
      </w:r>
      <w:r>
        <w:rPr>
          <w:lang w:eastAsia="ko-KR"/>
        </w:rPr>
        <w:t xml:space="preserve"> </w:t>
      </w:r>
      <w:r>
        <w:rPr>
          <w:lang w:eastAsia="ko-KR"/>
        </w:rPr>
        <w:t>정의를</w:t>
      </w:r>
      <w:r>
        <w:rPr>
          <w:lang w:eastAsia="ko-KR"/>
        </w:rPr>
        <w:t xml:space="preserve"> </w:t>
      </w:r>
      <w:r>
        <w:rPr>
          <w:lang w:eastAsia="ko-KR"/>
        </w:rPr>
        <w:t>적용한다</w:t>
      </w:r>
      <w:r>
        <w:rPr>
          <w:lang w:eastAsia="ko-KR"/>
        </w:rPr>
        <w:t>.</w:t>
      </w:r>
    </w:p>
    <w:p w14:paraId="10D09E6A" w14:textId="77777777" w:rsidR="00B4288B" w:rsidRDefault="0010783A">
      <w:pPr>
        <w:pStyle w:val="27"/>
        <w:rPr>
          <w:lang w:eastAsia="ko-KR"/>
        </w:rPr>
      </w:pPr>
      <w:bookmarkStart w:id="6" w:name="_Toc241499074"/>
      <w:r>
        <w:rPr>
          <w:lang w:eastAsia="ko-KR"/>
        </w:rPr>
        <w:t xml:space="preserve">3.1  </w:t>
      </w:r>
      <w:r>
        <w:rPr>
          <w:lang w:eastAsia="ko-KR"/>
        </w:rPr>
        <w:t>용어와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bookmarkEnd w:id="6"/>
    </w:p>
    <w:p w14:paraId="2E59FEAF" w14:textId="77777777" w:rsidR="00B4288B" w:rsidRDefault="0010783A">
      <w:pPr>
        <w:pStyle w:val="46"/>
        <w:rPr>
          <w:lang w:eastAsia="ko-KR"/>
        </w:rPr>
      </w:pPr>
      <w:r>
        <w:rPr>
          <w:lang w:eastAsia="ko-KR"/>
        </w:rPr>
        <w:t>3.1.1</w:t>
      </w:r>
    </w:p>
    <w:p w14:paraId="4D8C3F90" w14:textId="77777777" w:rsidR="00B4288B" w:rsidRDefault="0010783A">
      <w:pPr>
        <w:pStyle w:val="KS1"/>
        <w:rPr>
          <w:lang w:eastAsia="ko-KR"/>
        </w:rPr>
      </w:pPr>
      <w:r>
        <w:rPr>
          <w:lang w:eastAsia="ko-KR"/>
        </w:rPr>
        <w:t>기업업무시스템</w:t>
      </w:r>
      <w:r>
        <w:rPr>
          <w:lang w:eastAsia="ko-KR"/>
        </w:rPr>
        <w:t>(enterprise business system)</w:t>
      </w:r>
    </w:p>
    <w:p w14:paraId="186F55CD" w14:textId="77777777" w:rsidR="00B4288B" w:rsidRDefault="0010783A">
      <w:pPr>
        <w:rPr>
          <w:lang w:eastAsia="ko-KR"/>
        </w:rPr>
      </w:pPr>
      <w:r>
        <w:rPr>
          <w:lang w:eastAsia="ko-KR"/>
        </w:rPr>
        <w:t>조직의</w:t>
      </w:r>
      <w:r>
        <w:rPr>
          <w:lang w:eastAsia="ko-KR"/>
        </w:rPr>
        <w:t xml:space="preserve"> </w:t>
      </w:r>
      <w:r>
        <w:rPr>
          <w:lang w:eastAsia="ko-KR"/>
        </w:rPr>
        <w:t>부서와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전체에</w:t>
      </w:r>
      <w:r>
        <w:rPr>
          <w:lang w:eastAsia="ko-KR"/>
        </w:rPr>
        <w:t xml:space="preserve"> </w:t>
      </w:r>
      <w:r>
        <w:rPr>
          <w:lang w:eastAsia="ko-KR"/>
        </w:rPr>
        <w:t>걸쳐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프로세스와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연계하기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</w:p>
    <w:p w14:paraId="023B4ED3" w14:textId="77777777" w:rsidR="00B4288B" w:rsidRDefault="0010783A">
      <w:pPr>
        <w:pStyle w:val="KS0"/>
        <w:tabs>
          <w:tab w:val="left" w:pos="567"/>
        </w:tabs>
        <w:rPr>
          <w:lang w:eastAsia="ko-KR"/>
        </w:rPr>
      </w:pPr>
      <w:r>
        <w:rPr>
          <w:rFonts w:eastAsia="돋움"/>
          <w:lang w:eastAsia="ko-KR"/>
        </w:rPr>
        <w:t>비고</w:t>
      </w:r>
      <w:r>
        <w:rPr>
          <w:rFonts w:eastAsia="돋움"/>
          <w:lang w:eastAsia="ko-KR"/>
        </w:rPr>
        <w:tab/>
      </w:r>
      <w:r>
        <w:rPr>
          <w:lang w:eastAsia="ko-KR"/>
        </w:rPr>
        <w:t>기업업무시스템의</w:t>
      </w:r>
      <w:r>
        <w:rPr>
          <w:lang w:eastAsia="ko-KR"/>
        </w:rPr>
        <w:t xml:space="preserve"> </w:t>
      </w:r>
      <w:r>
        <w:rPr>
          <w:lang w:eastAsia="ko-KR"/>
        </w:rPr>
        <w:t>예는</w:t>
      </w:r>
      <w:r>
        <w:rPr>
          <w:lang w:eastAsia="ko-KR"/>
        </w:rPr>
        <w:t xml:space="preserve"> </w:t>
      </w:r>
      <w:r>
        <w:rPr>
          <w:lang w:eastAsia="ko-KR"/>
        </w:rPr>
        <w:t>전사적자원관리</w:t>
      </w:r>
      <w:r>
        <w:rPr>
          <w:lang w:eastAsia="ko-KR"/>
        </w:rPr>
        <w:t xml:space="preserve">(ERP), </w:t>
      </w:r>
      <w:r>
        <w:rPr>
          <w:lang w:eastAsia="ko-KR"/>
        </w:rPr>
        <w:t>제조실행시스템</w:t>
      </w:r>
      <w:r>
        <w:rPr>
          <w:lang w:eastAsia="ko-KR"/>
        </w:rPr>
        <w:t xml:space="preserve">(MES), </w:t>
      </w:r>
      <w:r>
        <w:rPr>
          <w:lang w:eastAsia="ko-KR"/>
        </w:rPr>
        <w:t>공급망관리</w:t>
      </w:r>
      <w:r>
        <w:rPr>
          <w:lang w:eastAsia="ko-KR"/>
        </w:rPr>
        <w:t xml:space="preserve">(SCM), </w:t>
      </w:r>
      <w:r>
        <w:rPr>
          <w:lang w:eastAsia="ko-KR"/>
        </w:rPr>
        <w:t>제품생애주기관리</w:t>
      </w:r>
      <w:r>
        <w:rPr>
          <w:lang w:eastAsia="ko-KR"/>
        </w:rPr>
        <w:t xml:space="preserve">(PLM) </w:t>
      </w:r>
      <w:r>
        <w:rPr>
          <w:lang w:eastAsia="ko-KR"/>
        </w:rPr>
        <w:t>등이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  <w:r>
        <w:rPr>
          <w:lang w:eastAsia="ko-KR"/>
        </w:rPr>
        <w:t>.</w:t>
      </w:r>
    </w:p>
    <w:p w14:paraId="384BB4B8" w14:textId="77777777" w:rsidR="00B4288B" w:rsidRDefault="0010783A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출처</w:t>
      </w:r>
      <w:r>
        <w:rPr>
          <w:lang w:eastAsia="ko-KR"/>
        </w:rPr>
        <w:t>: KS X 9001-2, 3.9]</w:t>
      </w:r>
    </w:p>
    <w:p w14:paraId="4B60B5EF" w14:textId="77777777" w:rsidR="00B4288B" w:rsidRDefault="0010783A">
      <w:pPr>
        <w:pStyle w:val="46"/>
        <w:rPr>
          <w:lang w:eastAsia="ko-KR"/>
        </w:rPr>
      </w:pPr>
      <w:r>
        <w:rPr>
          <w:lang w:eastAsia="ko-KR"/>
        </w:rPr>
        <w:t>3.1.2</w:t>
      </w:r>
    </w:p>
    <w:p w14:paraId="5830806B" w14:textId="77777777" w:rsidR="00B4288B" w:rsidRDefault="0010783A">
      <w:pPr>
        <w:pStyle w:val="KS1"/>
        <w:rPr>
          <w:lang w:eastAsia="ko-KR"/>
        </w:rPr>
      </w:pPr>
      <w:r>
        <w:rPr>
          <w:lang w:eastAsia="ko-KR"/>
        </w:rPr>
        <w:t>제조업무데이터</w:t>
      </w:r>
      <w:r>
        <w:rPr>
          <w:lang w:eastAsia="ko-KR"/>
        </w:rPr>
        <w:t>(manufacturing business data)</w:t>
      </w:r>
    </w:p>
    <w:p w14:paraId="57BB669B" w14:textId="77777777" w:rsidR="00B4288B" w:rsidRDefault="0010783A">
      <w:pPr>
        <w:rPr>
          <w:lang w:eastAsia="ko-KR"/>
        </w:rPr>
      </w:pPr>
      <w:r>
        <w:rPr>
          <w:lang w:eastAsia="ko-KR"/>
        </w:rPr>
        <w:t>제조분야의</w:t>
      </w:r>
      <w:r>
        <w:rPr>
          <w:lang w:eastAsia="ko-KR"/>
        </w:rPr>
        <w:t xml:space="preserve"> </w:t>
      </w:r>
      <w:r>
        <w:rPr>
          <w:lang w:eastAsia="ko-KR"/>
        </w:rPr>
        <w:t>구매</w:t>
      </w:r>
      <w:r>
        <w:rPr>
          <w:lang w:eastAsia="ko-KR"/>
        </w:rPr>
        <w:t xml:space="preserve">, </w:t>
      </w:r>
      <w:r>
        <w:rPr>
          <w:lang w:eastAsia="ko-KR"/>
        </w:rPr>
        <w:t>생산</w:t>
      </w:r>
      <w:r>
        <w:rPr>
          <w:lang w:eastAsia="ko-KR"/>
        </w:rPr>
        <w:t xml:space="preserve">, </w:t>
      </w:r>
      <w:r>
        <w:rPr>
          <w:lang w:eastAsia="ko-KR"/>
        </w:rPr>
        <w:t>물류</w:t>
      </w:r>
      <w:r>
        <w:rPr>
          <w:lang w:eastAsia="ko-KR"/>
        </w:rPr>
        <w:t xml:space="preserve">,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업무에서</w:t>
      </w:r>
      <w:r>
        <w:rPr>
          <w:lang w:eastAsia="ko-KR"/>
        </w:rPr>
        <w:t xml:space="preserve"> </w:t>
      </w:r>
      <w:r>
        <w:rPr>
          <w:lang w:eastAsia="ko-KR"/>
        </w:rPr>
        <w:t>기업업무시스템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교환이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</w:p>
    <w:p w14:paraId="4B5C2B10" w14:textId="77777777" w:rsidR="00B4288B" w:rsidRDefault="0010783A">
      <w:pPr>
        <w:pStyle w:val="46"/>
        <w:rPr>
          <w:lang w:eastAsia="ko-KR"/>
        </w:rPr>
      </w:pPr>
      <w:r>
        <w:rPr>
          <w:lang w:eastAsia="ko-KR"/>
        </w:rPr>
        <w:t>3.1.3</w:t>
      </w:r>
    </w:p>
    <w:p w14:paraId="29ECEE17" w14:textId="77777777" w:rsidR="00B4288B" w:rsidRDefault="0010783A">
      <w:pPr>
        <w:pStyle w:val="KS1"/>
        <w:rPr>
          <w:lang w:eastAsia="ko-KR"/>
        </w:rPr>
      </w:pPr>
      <w:r>
        <w:rPr>
          <w:lang w:eastAsia="ko-KR"/>
        </w:rPr>
        <w:t>제조업무데이터</w:t>
      </w:r>
      <w:r>
        <w:rPr>
          <w:lang w:eastAsia="ko-KR"/>
        </w:rPr>
        <w:t xml:space="preserve"> </w:t>
      </w:r>
      <w:r>
        <w:rPr>
          <w:lang w:eastAsia="ko-KR"/>
        </w:rPr>
        <w:t>교환</w:t>
      </w:r>
      <w:r>
        <w:rPr>
          <w:lang w:eastAsia="ko-KR"/>
        </w:rPr>
        <w:t>(manufacturing business data interchange)</w:t>
      </w:r>
    </w:p>
    <w:p w14:paraId="0176A3B4" w14:textId="77777777" w:rsidR="00B4288B" w:rsidRDefault="0010783A">
      <w:pPr>
        <w:rPr>
          <w:lang w:eastAsia="ko-KR"/>
        </w:rPr>
      </w:pPr>
      <w:r>
        <w:rPr>
          <w:lang w:eastAsia="ko-KR"/>
        </w:rPr>
        <w:t>제조업무데이터를</w:t>
      </w:r>
      <w:r>
        <w:rPr>
          <w:lang w:eastAsia="ko-KR"/>
        </w:rPr>
        <w:t xml:space="preserve"> </w:t>
      </w:r>
      <w:r>
        <w:rPr>
          <w:lang w:eastAsia="ko-KR"/>
        </w:rPr>
        <w:t>기업업무시스템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BOD </w:t>
      </w:r>
      <w:r>
        <w:rPr>
          <w:lang w:eastAsia="ko-KR"/>
        </w:rPr>
        <w:t>형식으로</w:t>
      </w:r>
      <w:r>
        <w:rPr>
          <w:lang w:eastAsia="ko-KR"/>
        </w:rPr>
        <w:t xml:space="preserve"> </w:t>
      </w:r>
      <w:r>
        <w:rPr>
          <w:lang w:eastAsia="ko-KR"/>
        </w:rPr>
        <w:t>주고받는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</w:p>
    <w:p w14:paraId="3F72DE79" w14:textId="77777777" w:rsidR="00B4288B" w:rsidRDefault="0010783A">
      <w:pPr>
        <w:pStyle w:val="46"/>
        <w:rPr>
          <w:lang w:eastAsia="ko-KR"/>
        </w:rPr>
      </w:pPr>
      <w:r>
        <w:rPr>
          <w:lang w:eastAsia="ko-KR"/>
        </w:rPr>
        <w:t>3.1.4</w:t>
      </w:r>
    </w:p>
    <w:p w14:paraId="34CD96A2" w14:textId="77777777" w:rsidR="00B4288B" w:rsidRDefault="0010783A">
      <w:pPr>
        <w:pStyle w:val="KS1"/>
        <w:rPr>
          <w:lang w:eastAsia="ko-KR"/>
        </w:rPr>
      </w:pPr>
      <w:r>
        <w:rPr>
          <w:lang w:eastAsia="ko-KR"/>
        </w:rPr>
        <w:t>업무객체문서</w:t>
      </w:r>
      <w:r>
        <w:rPr>
          <w:lang w:eastAsia="ko-KR"/>
        </w:rPr>
        <w:t>(business object document)</w:t>
      </w:r>
    </w:p>
    <w:p w14:paraId="4E189F84" w14:textId="77777777" w:rsidR="00B4288B" w:rsidRDefault="0010783A">
      <w:pPr>
        <w:rPr>
          <w:lang w:eastAsia="ko-KR"/>
        </w:rPr>
      </w:pPr>
      <w:r>
        <w:rPr>
          <w:lang w:eastAsia="ko-KR"/>
        </w:rPr>
        <w:t>BOD</w:t>
      </w:r>
    </w:p>
    <w:p w14:paraId="21AC5C8D" w14:textId="77777777" w:rsidR="00B4288B" w:rsidRDefault="0010783A">
      <w:pPr>
        <w:rPr>
          <w:lang w:eastAsia="ko-KR"/>
        </w:rPr>
      </w:pPr>
      <w:r>
        <w:rPr>
          <w:lang w:eastAsia="ko-KR"/>
        </w:rPr>
        <w:t>제조업무데이터</w:t>
      </w:r>
      <w:r>
        <w:rPr>
          <w:lang w:eastAsia="ko-KR"/>
        </w:rPr>
        <w:t xml:space="preserve"> </w:t>
      </w:r>
      <w:r>
        <w:rPr>
          <w:lang w:eastAsia="ko-KR"/>
        </w:rPr>
        <w:t>교환을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표준화된</w:t>
      </w:r>
      <w:r>
        <w:rPr>
          <w:lang w:eastAsia="ko-KR"/>
        </w:rPr>
        <w:t xml:space="preserve"> </w:t>
      </w:r>
      <w:r>
        <w:rPr>
          <w:lang w:eastAsia="ko-KR"/>
        </w:rPr>
        <w:t>형식으로</w:t>
      </w:r>
      <w:r>
        <w:rPr>
          <w:lang w:eastAsia="ko-KR"/>
        </w:rPr>
        <w:t xml:space="preserve"> </w:t>
      </w:r>
      <w:r>
        <w:rPr>
          <w:lang w:eastAsia="ko-KR"/>
        </w:rPr>
        <w:t>표현한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스키마</w:t>
      </w:r>
    </w:p>
    <w:p w14:paraId="602B64A2" w14:textId="75B981F0" w:rsidR="00337243" w:rsidRDefault="0010783A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출처</w:t>
      </w:r>
      <w:r>
        <w:rPr>
          <w:lang w:eastAsia="ko-KR"/>
        </w:rPr>
        <w:t>: OAGIS 10.6]</w:t>
      </w:r>
    </w:p>
    <w:p w14:paraId="2D530CDB" w14:textId="555A6B5D" w:rsidR="00337243" w:rsidRPr="00337243" w:rsidRDefault="00337243" w:rsidP="00337243">
      <w:pPr>
        <w:pStyle w:val="46"/>
        <w:rPr>
          <w:ins w:id="7" w:author="임픽스 검토" w:date="2026-10-12T04:00:00Z"/>
          <w:rFonts w:eastAsia="맑은 고딕"/>
          <w:lang w:eastAsia="ko-KR"/>
        </w:rPr>
      </w:pPr>
      <w:commentRangeStart w:id="8"/>
      <w:ins w:id="9" w:author="임픽스 검토" w:date="2026-10-12T04:00:00Z">
        <w:r>
          <w:rPr>
            <w:lang w:eastAsia="ko-KR"/>
          </w:rPr>
          <w:t>3.1.</w:t>
        </w:r>
        <w:r>
          <w:rPr>
            <w:rFonts w:eastAsia="맑은 고딕" w:hint="eastAsia"/>
            <w:lang w:eastAsia="ko-KR"/>
          </w:rPr>
          <w:t>5</w:t>
        </w:r>
        <w:commentRangeEnd w:id="8"/>
        <w:r w:rsidRPr="00337243">
          <w:rPr>
            <w:rStyle w:val="aff5"/>
            <w:rFonts w:eastAsia="맑은 고딕"/>
            <w:sz w:val="20"/>
            <w:szCs w:val="22"/>
            <w:lang w:eastAsia="ko-KR"/>
          </w:rPr>
          <w:commentReference w:id="8"/>
        </w:r>
      </w:ins>
    </w:p>
    <w:p w14:paraId="4D4AEE86" w14:textId="77777777" w:rsidR="00E5797F" w:rsidRDefault="00E5797F" w:rsidP="00E5797F">
      <w:pPr>
        <w:pStyle w:val="KS1"/>
        <w:rPr>
          <w:ins w:id="10" w:author="임픽스 검토" w:date="2026-10-12T04:00:00Z"/>
          <w:lang w:eastAsia="ko-KR"/>
        </w:rPr>
      </w:pPr>
      <w:ins w:id="11" w:author="임픽스 검토" w:date="2026-10-12T04:00:00Z">
        <w:r>
          <w:rPr>
            <w:lang w:eastAsia="ko-KR"/>
          </w:rPr>
          <w:t>배치</w:t>
        </w:r>
        <w:r>
          <w:rPr>
            <w:lang w:eastAsia="ko-KR"/>
          </w:rPr>
          <w:t>(batch)</w:t>
        </w:r>
      </w:ins>
    </w:p>
    <w:p w14:paraId="4EAD6F3C" w14:textId="77777777" w:rsidR="00E5797F" w:rsidRDefault="00E5797F" w:rsidP="00E5797F">
      <w:pPr>
        <w:rPr>
          <w:ins w:id="12" w:author="임픽스 검토" w:date="2026-10-12T04:00:00Z"/>
          <w:lang w:eastAsia="ko-KR"/>
        </w:rPr>
      </w:pPr>
      <w:ins w:id="13" w:author="임픽스 검토" w:date="2026-10-12T04:00:00Z">
        <w:r>
          <w:rPr>
            <w:lang w:eastAsia="ko-KR"/>
          </w:rPr>
          <w:t>배치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공정의</w:t>
        </w:r>
        <w:r>
          <w:rPr>
            <w:lang w:eastAsia="ko-KR"/>
          </w:rPr>
          <w:t xml:space="preserve"> 1</w:t>
        </w:r>
        <w:r>
          <w:rPr>
            <w:lang w:eastAsia="ko-KR"/>
          </w:rPr>
          <w:t>회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실행으로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생산되고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있거나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생산된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물질</w:t>
        </w:r>
      </w:ins>
    </w:p>
    <w:p w14:paraId="6E91217E" w14:textId="77777777" w:rsidR="00E5797F" w:rsidRDefault="00E5797F" w:rsidP="00E5797F">
      <w:pPr>
        <w:pStyle w:val="KS0"/>
        <w:rPr>
          <w:ins w:id="14" w:author="임픽스 검토" w:date="2026-10-12T04:00:00Z"/>
          <w:lang w:eastAsia="ko-KR"/>
        </w:rPr>
      </w:pPr>
      <w:ins w:id="15" w:author="임픽스 검토" w:date="2026-10-12T04:00:00Z">
        <w:r>
          <w:rPr>
            <w:rFonts w:eastAsia="돋움"/>
            <w:lang w:eastAsia="ko-KR"/>
          </w:rPr>
          <w:t>비고</w:t>
        </w:r>
        <w:r>
          <w:rPr>
            <w:rFonts w:eastAsia="돋움"/>
            <w:lang w:eastAsia="ko-KR"/>
          </w:rPr>
          <w:tab/>
        </w:r>
        <w:r>
          <w:rPr>
            <w:lang w:eastAsia="ko-KR"/>
          </w:rPr>
          <w:t>로트는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품목을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관리하고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추적하기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위한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묶음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단위이며</w:t>
        </w:r>
        <w:r>
          <w:rPr>
            <w:lang w:eastAsia="ko-KR"/>
          </w:rPr>
          <w:t xml:space="preserve">, </w:t>
        </w:r>
        <w:r>
          <w:rPr>
            <w:lang w:eastAsia="ko-KR"/>
          </w:rPr>
          <w:t>하나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이상의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배치로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구성되거나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하나의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배치에서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여러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로트가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편성될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있다</w:t>
        </w:r>
        <w:r>
          <w:rPr>
            <w:lang w:eastAsia="ko-KR"/>
          </w:rPr>
          <w:t>.</w:t>
        </w:r>
      </w:ins>
    </w:p>
    <w:p w14:paraId="50BED0AA" w14:textId="77777777" w:rsidR="00E5797F" w:rsidRDefault="00E5797F" w:rsidP="00E5797F">
      <w:pPr>
        <w:rPr>
          <w:ins w:id="16" w:author="임픽스 검토" w:date="2026-10-12T04:00:00Z"/>
          <w:lang w:eastAsia="ko-KR"/>
        </w:rPr>
      </w:pPr>
      <w:ins w:id="17" w:author="임픽스 검토" w:date="2026-10-12T04:00:00Z">
        <w:r>
          <w:rPr>
            <w:lang w:eastAsia="ko-KR"/>
          </w:rPr>
          <w:t>[</w:t>
        </w:r>
        <w:r>
          <w:rPr>
            <w:lang w:eastAsia="ko-KR"/>
          </w:rPr>
          <w:t>출처</w:t>
        </w:r>
        <w:r>
          <w:rPr>
            <w:lang w:eastAsia="ko-KR"/>
          </w:rPr>
          <w:t xml:space="preserve">: IEC 61512-1:1997, 3.5, </w:t>
        </w:r>
        <w:r>
          <w:rPr>
            <w:lang w:eastAsia="ko-KR"/>
          </w:rPr>
          <w:t>수정</w:t>
        </w:r>
        <w:r>
          <w:rPr>
            <w:lang w:eastAsia="ko-KR"/>
          </w:rPr>
          <w:t>]</w:t>
        </w:r>
      </w:ins>
    </w:p>
    <w:p w14:paraId="3EC9103B" w14:textId="07933539" w:rsidR="00337243" w:rsidRPr="00337243" w:rsidRDefault="00337243" w:rsidP="00337243">
      <w:pPr>
        <w:pStyle w:val="46"/>
        <w:rPr>
          <w:ins w:id="18" w:author="임픽스 검토" w:date="2026-10-12T04:00:00Z"/>
          <w:rFonts w:eastAsia="맑은 고딕"/>
          <w:lang w:eastAsia="ko-KR"/>
        </w:rPr>
      </w:pPr>
      <w:commentRangeStart w:id="19"/>
      <w:ins w:id="20" w:author="임픽스 검토" w:date="2026-10-12T04:00:00Z">
        <w:r>
          <w:rPr>
            <w:lang w:eastAsia="ko-KR"/>
          </w:rPr>
          <w:t>3.1.</w:t>
        </w:r>
        <w:r>
          <w:rPr>
            <w:rFonts w:eastAsia="맑은 고딕" w:hint="eastAsia"/>
            <w:lang w:eastAsia="ko-KR"/>
          </w:rPr>
          <w:t>6</w:t>
        </w:r>
        <w:commentRangeEnd w:id="19"/>
        <w:r w:rsidRPr="00337243">
          <w:rPr>
            <w:rStyle w:val="aff5"/>
            <w:rFonts w:eastAsia="맑은 고딕"/>
            <w:sz w:val="20"/>
            <w:szCs w:val="22"/>
            <w:lang w:eastAsia="ko-KR"/>
          </w:rPr>
          <w:commentReference w:id="19"/>
        </w:r>
      </w:ins>
    </w:p>
    <w:p w14:paraId="72EE3E2B" w14:textId="77777777" w:rsidR="00337243" w:rsidRDefault="00337243" w:rsidP="00337243">
      <w:pPr>
        <w:pStyle w:val="KS1"/>
        <w:rPr>
          <w:ins w:id="21" w:author="임픽스 검토" w:date="2026-10-12T04:00:00Z"/>
          <w:lang w:eastAsia="ko-KR"/>
        </w:rPr>
      </w:pPr>
      <w:ins w:id="22" w:author="임픽스 검토" w:date="2026-10-12T04:00:00Z">
        <w:r>
          <w:rPr>
            <w:lang w:eastAsia="ko-KR"/>
          </w:rPr>
          <w:t>라인</w:t>
        </w:r>
        <w:r>
          <w:rPr>
            <w:lang w:eastAsia="ko-KR"/>
          </w:rPr>
          <w:t>(production line)</w:t>
        </w:r>
      </w:ins>
    </w:p>
    <w:p w14:paraId="38D3F461" w14:textId="77777777" w:rsidR="00337243" w:rsidRDefault="00337243" w:rsidP="00337243">
      <w:pPr>
        <w:rPr>
          <w:ins w:id="23" w:author="임픽스 검토" w:date="2026-10-12T04:00:00Z"/>
          <w:lang w:eastAsia="ko-KR"/>
        </w:rPr>
      </w:pPr>
      <w:ins w:id="24" w:author="임픽스 검토" w:date="2026-10-12T04:00:00Z">
        <w:r>
          <w:rPr>
            <w:lang w:eastAsia="ko-KR"/>
          </w:rPr>
          <w:t>같은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공장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안에서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공정과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설비를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일정한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흐름으로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배치하여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특정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품목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또는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품목군을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생산하는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생산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단위</w:t>
        </w:r>
      </w:ins>
    </w:p>
    <w:p w14:paraId="3652F159" w14:textId="77777777" w:rsidR="00337243" w:rsidRDefault="00337243" w:rsidP="00337243">
      <w:pPr>
        <w:pStyle w:val="KS0"/>
        <w:rPr>
          <w:ins w:id="25" w:author="임픽스 검토" w:date="2026-10-12T04:00:00Z"/>
          <w:lang w:eastAsia="ko-KR"/>
        </w:rPr>
      </w:pPr>
      <w:ins w:id="26" w:author="임픽스 검토" w:date="2026-10-12T04:00:00Z">
        <w:r>
          <w:rPr>
            <w:rFonts w:eastAsia="돋움"/>
            <w:lang w:eastAsia="ko-KR"/>
          </w:rPr>
          <w:t>비고</w:t>
        </w:r>
        <w:r>
          <w:rPr>
            <w:rFonts w:eastAsia="돋움"/>
            <w:lang w:eastAsia="ko-KR"/>
          </w:rPr>
          <w:tab/>
        </w:r>
        <w:r>
          <w:rPr>
            <w:lang w:eastAsia="ko-KR"/>
          </w:rPr>
          <w:t>라인은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하나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이상의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공정으로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구성되며</w:t>
        </w:r>
        <w:r>
          <w:rPr>
            <w:lang w:eastAsia="ko-KR"/>
          </w:rPr>
          <w:t xml:space="preserve">, </w:t>
        </w:r>
        <w:r>
          <w:rPr>
            <w:lang w:eastAsia="ko-KR"/>
          </w:rPr>
          <w:t>공정은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하나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이상의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설비로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수행된다</w:t>
        </w:r>
        <w:r>
          <w:rPr>
            <w:lang w:eastAsia="ko-KR"/>
          </w:rPr>
          <w:t>.</w:t>
        </w:r>
      </w:ins>
    </w:p>
    <w:p w14:paraId="2701C172" w14:textId="77777777" w:rsidR="00337243" w:rsidRDefault="00337243" w:rsidP="00337243">
      <w:pPr>
        <w:rPr>
          <w:ins w:id="27" w:author="임픽스 검토" w:date="2026-10-12T04:00:00Z"/>
          <w:lang w:eastAsia="ko-KR"/>
        </w:rPr>
      </w:pPr>
      <w:ins w:id="28" w:author="임픽스 검토" w:date="2026-10-12T04:00:00Z">
        <w:r>
          <w:rPr>
            <w:lang w:eastAsia="ko-KR"/>
          </w:rPr>
          <w:t>[</w:t>
        </w:r>
        <w:r>
          <w:rPr>
            <w:lang w:eastAsia="ko-KR"/>
          </w:rPr>
          <w:t>출처</w:t>
        </w:r>
        <w:r>
          <w:rPr>
            <w:lang w:eastAsia="ko-KR"/>
          </w:rPr>
          <w:t xml:space="preserve">: IEC 62264-1:2013, </w:t>
        </w:r>
        <w:r>
          <w:rPr>
            <w:lang w:eastAsia="ko-KR"/>
          </w:rPr>
          <w:t>수정</w:t>
        </w:r>
        <w:r>
          <w:rPr>
            <w:lang w:eastAsia="ko-KR"/>
          </w:rPr>
          <w:t>]</w:t>
        </w:r>
      </w:ins>
    </w:p>
    <w:p w14:paraId="35E2CE33" w14:textId="77777777" w:rsidR="00337243" w:rsidRDefault="00337243">
      <w:pPr>
        <w:rPr>
          <w:lang w:eastAsia="ko-KR"/>
        </w:rPr>
      </w:pPr>
    </w:p>
    <w:p w14:paraId="54CD0F49" w14:textId="77777777" w:rsidR="00B4288B" w:rsidRDefault="0010783A">
      <w:pPr>
        <w:pStyle w:val="27"/>
      </w:pPr>
      <w:bookmarkStart w:id="29" w:name="_Toc241499075"/>
      <w:r>
        <w:t xml:space="preserve">3.2  </w:t>
      </w:r>
      <w:r>
        <w:t>약어</w:t>
      </w:r>
      <w:bookmarkEnd w:id="29"/>
    </w:p>
    <w:p w14:paraId="59D05556" w14:textId="77777777" w:rsidR="00B4288B" w:rsidRDefault="0010783A">
      <w:pPr>
        <w:tabs>
          <w:tab w:val="left" w:pos="1247"/>
        </w:tabs>
        <w:spacing w:after="20"/>
        <w:jc w:val="left"/>
      </w:pPr>
      <w:r>
        <w:t>BOD</w:t>
      </w:r>
      <w:r>
        <w:tab/>
      </w:r>
      <w:r>
        <w:t>업무객체문서</w:t>
      </w:r>
      <w:r>
        <w:t>(business object document)</w:t>
      </w:r>
    </w:p>
    <w:p w14:paraId="28669AB6" w14:textId="77777777" w:rsidR="00B4288B" w:rsidRDefault="0010783A">
      <w:pPr>
        <w:tabs>
          <w:tab w:val="left" w:pos="1247"/>
        </w:tabs>
        <w:spacing w:after="20"/>
        <w:jc w:val="left"/>
      </w:pPr>
      <w:r>
        <w:t>BOM</w:t>
      </w:r>
      <w:r>
        <w:tab/>
      </w:r>
      <w:r>
        <w:t>자재명세서</w:t>
      </w:r>
      <w:r>
        <w:t>(bill of material)</w:t>
      </w:r>
    </w:p>
    <w:p w14:paraId="034A0320" w14:textId="77777777" w:rsidR="00B4288B" w:rsidRDefault="0010783A">
      <w:pPr>
        <w:tabs>
          <w:tab w:val="left" w:pos="1247"/>
        </w:tabs>
        <w:spacing w:after="20"/>
        <w:jc w:val="left"/>
      </w:pPr>
      <w:r>
        <w:t>CAD</w:t>
      </w:r>
      <w:r>
        <w:tab/>
      </w:r>
      <w:r>
        <w:t>컴퓨터지원설계</w:t>
      </w:r>
      <w:r>
        <w:t>(computer-aided design)</w:t>
      </w:r>
    </w:p>
    <w:p w14:paraId="49668F48" w14:textId="77777777" w:rsidR="00B4288B" w:rsidRDefault="0010783A">
      <w:pPr>
        <w:tabs>
          <w:tab w:val="left" w:pos="1247"/>
        </w:tabs>
        <w:spacing w:after="20"/>
        <w:jc w:val="left"/>
      </w:pPr>
      <w:r>
        <w:t>CCS</w:t>
      </w:r>
      <w:r>
        <w:tab/>
      </w:r>
      <w:r>
        <w:t>셀제어시스템</w:t>
      </w:r>
      <w:r>
        <w:t>(cell control system)</w:t>
      </w:r>
    </w:p>
    <w:p w14:paraId="7E93A0E2" w14:textId="77777777" w:rsidR="00B4288B" w:rsidRDefault="0010783A">
      <w:pPr>
        <w:tabs>
          <w:tab w:val="left" w:pos="1247"/>
        </w:tabs>
        <w:spacing w:after="20"/>
        <w:jc w:val="left"/>
      </w:pPr>
      <w:r>
        <w:t>DZ</w:t>
      </w:r>
      <w:r>
        <w:tab/>
      </w:r>
      <w:r>
        <w:t>타</w:t>
      </w:r>
      <w:r>
        <w:t>(dozen)</w:t>
      </w:r>
    </w:p>
    <w:p w14:paraId="00900C3F" w14:textId="77777777" w:rsidR="00B4288B" w:rsidRDefault="0010783A">
      <w:pPr>
        <w:tabs>
          <w:tab w:val="left" w:pos="1247"/>
        </w:tabs>
        <w:spacing w:after="20"/>
        <w:jc w:val="left"/>
      </w:pPr>
      <w:r>
        <w:t>DAS</w:t>
      </w:r>
      <w:r>
        <w:tab/>
      </w:r>
      <w:r>
        <w:t>데이터수집시스템</w:t>
      </w:r>
      <w:r>
        <w:t>(data acquisition system)</w:t>
      </w:r>
    </w:p>
    <w:p w14:paraId="31327008" w14:textId="77777777" w:rsidR="00B4288B" w:rsidRDefault="0010783A">
      <w:pPr>
        <w:tabs>
          <w:tab w:val="left" w:pos="1247"/>
        </w:tabs>
        <w:spacing w:after="20"/>
        <w:jc w:val="left"/>
      </w:pPr>
      <w:r>
        <w:t>EA</w:t>
      </w:r>
      <w:r>
        <w:tab/>
      </w:r>
      <w:r>
        <w:t>낱개</w:t>
      </w:r>
      <w:r>
        <w:t>(each)</w:t>
      </w:r>
    </w:p>
    <w:p w14:paraId="77009DA6" w14:textId="77777777" w:rsidR="00B4288B" w:rsidRDefault="0010783A">
      <w:pPr>
        <w:tabs>
          <w:tab w:val="left" w:pos="1247"/>
        </w:tabs>
        <w:spacing w:after="20"/>
        <w:jc w:val="left"/>
      </w:pPr>
      <w:r>
        <w:t>ECS</w:t>
      </w:r>
      <w:r>
        <w:tab/>
      </w:r>
      <w:r>
        <w:t>장비제어시스템</w:t>
      </w:r>
      <w:r>
        <w:t>(equipment control system)</w:t>
      </w:r>
    </w:p>
    <w:p w14:paraId="6DACDE3A" w14:textId="77777777" w:rsidR="00B4288B" w:rsidRDefault="0010783A">
      <w:pPr>
        <w:tabs>
          <w:tab w:val="left" w:pos="1247"/>
        </w:tabs>
        <w:spacing w:after="20"/>
        <w:jc w:val="left"/>
      </w:pPr>
      <w:r>
        <w:t>ERP</w:t>
      </w:r>
      <w:r>
        <w:tab/>
      </w:r>
      <w:r>
        <w:t>전사적자원관리</w:t>
      </w:r>
      <w:r>
        <w:t>(enterprise resource planning)</w:t>
      </w:r>
    </w:p>
    <w:p w14:paraId="1BD6557A" w14:textId="77777777" w:rsidR="00B4288B" w:rsidRDefault="0010783A">
      <w:pPr>
        <w:tabs>
          <w:tab w:val="left" w:pos="1247"/>
        </w:tabs>
        <w:spacing w:after="20"/>
        <w:jc w:val="left"/>
      </w:pPr>
      <w:r>
        <w:t>GUID</w:t>
      </w:r>
      <w:r>
        <w:tab/>
      </w:r>
      <w:r>
        <w:t>전역고유식별자</w:t>
      </w:r>
      <w:r>
        <w:t>(globally unique identifier)</w:t>
      </w:r>
    </w:p>
    <w:p w14:paraId="0899ED49" w14:textId="77777777" w:rsidR="00B4288B" w:rsidRDefault="0010783A">
      <w:pPr>
        <w:tabs>
          <w:tab w:val="left" w:pos="1247"/>
        </w:tabs>
        <w:spacing w:after="20"/>
        <w:jc w:val="left"/>
      </w:pPr>
      <w:r>
        <w:t>HD</w:t>
      </w:r>
      <w:r>
        <w:tab/>
      </w:r>
      <w:r>
        <w:t>백</w:t>
      </w:r>
      <w:r>
        <w:t>(hundred)</w:t>
      </w:r>
    </w:p>
    <w:p w14:paraId="1430B355" w14:textId="77777777" w:rsidR="00B4288B" w:rsidRDefault="0010783A">
      <w:pPr>
        <w:tabs>
          <w:tab w:val="left" w:pos="1247"/>
        </w:tabs>
        <w:spacing w:after="20"/>
        <w:jc w:val="left"/>
      </w:pPr>
      <w:r>
        <w:t>JSON</w:t>
      </w:r>
      <w:r>
        <w:tab/>
      </w:r>
      <w:r>
        <w:t>자바스크립트</w:t>
      </w:r>
      <w:r>
        <w:t xml:space="preserve"> </w:t>
      </w:r>
      <w:r>
        <w:t>객체</w:t>
      </w:r>
      <w:r>
        <w:t xml:space="preserve"> </w:t>
      </w:r>
      <w:r>
        <w:t>표기법</w:t>
      </w:r>
      <w:r>
        <w:t>(javascript object notation)</w:t>
      </w:r>
    </w:p>
    <w:p w14:paraId="2B5C84FE" w14:textId="77777777" w:rsidR="00B4288B" w:rsidRDefault="0010783A">
      <w:pPr>
        <w:tabs>
          <w:tab w:val="left" w:pos="1247"/>
        </w:tabs>
        <w:spacing w:after="20"/>
        <w:jc w:val="left"/>
      </w:pPr>
      <w:r>
        <w:t>MCS</w:t>
      </w:r>
      <w:r>
        <w:tab/>
      </w:r>
      <w:r>
        <w:t>물류제어시스템</w:t>
      </w:r>
      <w:r>
        <w:t>(material control system)</w:t>
      </w:r>
    </w:p>
    <w:p w14:paraId="1766D832" w14:textId="77777777" w:rsidR="00B4288B" w:rsidRDefault="0010783A">
      <w:pPr>
        <w:tabs>
          <w:tab w:val="left" w:pos="1247"/>
        </w:tabs>
        <w:spacing w:after="20"/>
        <w:jc w:val="left"/>
      </w:pPr>
      <w:r>
        <w:t>MDM</w:t>
      </w:r>
      <w:r>
        <w:tab/>
      </w:r>
      <w:r>
        <w:t>기준정보관리</w:t>
      </w:r>
      <w:r>
        <w:t>(master data management)</w:t>
      </w:r>
    </w:p>
    <w:p w14:paraId="5F80BA6C" w14:textId="77777777" w:rsidR="00B4288B" w:rsidRDefault="0010783A">
      <w:pPr>
        <w:tabs>
          <w:tab w:val="left" w:pos="1247"/>
        </w:tabs>
        <w:spacing w:after="20"/>
        <w:jc w:val="left"/>
      </w:pPr>
      <w:r>
        <w:t>MES</w:t>
      </w:r>
      <w:r>
        <w:tab/>
      </w:r>
      <w:r>
        <w:t>제조실행시스템</w:t>
      </w:r>
      <w:r>
        <w:t>(manufacturing execution system)</w:t>
      </w:r>
    </w:p>
    <w:p w14:paraId="687CAD47" w14:textId="2AA183BA" w:rsidR="00B4288B" w:rsidRDefault="0010783A">
      <w:pPr>
        <w:tabs>
          <w:tab w:val="left" w:pos="1247"/>
        </w:tabs>
        <w:spacing w:after="20"/>
        <w:jc w:val="left"/>
      </w:pPr>
      <w:commentRangeStart w:id="30"/>
      <w:r>
        <w:t>MRP</w:t>
      </w:r>
      <w:r>
        <w:tab/>
      </w:r>
      <w:r>
        <w:t>자재소요계획</w:t>
      </w:r>
      <w:r>
        <w:t>(</w:t>
      </w:r>
      <w:del w:id="31" w:author="임픽스 검토" w:date="2026-10-12T04:00:00Z">
        <w:r>
          <w:delText>marterial</w:delText>
        </w:r>
      </w:del>
      <w:ins w:id="32" w:author="임픽스 검토" w:date="2026-10-12T04:00:00Z">
        <w:r>
          <w:t>material</w:t>
        </w:r>
      </w:ins>
      <w:r>
        <w:t xml:space="preserve"> requirement planning)</w:t>
      </w:r>
      <w:commentRangeEnd w:id="30"/>
      <w:r>
        <w:rPr>
          <w:rStyle w:val="aff5"/>
          <w:sz w:val="20"/>
          <w:szCs w:val="22"/>
        </w:rPr>
        <w:commentReference w:id="30"/>
      </w:r>
    </w:p>
    <w:p w14:paraId="12107A27" w14:textId="77777777" w:rsidR="00B4288B" w:rsidRDefault="0010783A">
      <w:pPr>
        <w:tabs>
          <w:tab w:val="left" w:pos="1247"/>
        </w:tabs>
        <w:spacing w:after="20"/>
        <w:jc w:val="left"/>
      </w:pPr>
      <w:r>
        <w:t>MTO</w:t>
      </w:r>
      <w:r>
        <w:tab/>
      </w:r>
      <w:r>
        <w:t>주문생산</w:t>
      </w:r>
      <w:r>
        <w:t>(make to order)</w:t>
      </w:r>
    </w:p>
    <w:p w14:paraId="1D2AD93A" w14:textId="77777777" w:rsidR="00B4288B" w:rsidRDefault="0010783A">
      <w:pPr>
        <w:tabs>
          <w:tab w:val="left" w:pos="1247"/>
        </w:tabs>
        <w:spacing w:after="20"/>
        <w:jc w:val="left"/>
      </w:pPr>
      <w:r>
        <w:t>MTS</w:t>
      </w:r>
      <w:r>
        <w:tab/>
      </w:r>
      <w:r>
        <w:t>계획생산</w:t>
      </w:r>
      <w:r>
        <w:t>(make to stock)</w:t>
      </w:r>
    </w:p>
    <w:p w14:paraId="0FDC3C3F" w14:textId="77777777" w:rsidR="00B4288B" w:rsidRDefault="0010783A">
      <w:pPr>
        <w:tabs>
          <w:tab w:val="left" w:pos="1247"/>
        </w:tabs>
        <w:spacing w:after="20"/>
        <w:jc w:val="left"/>
      </w:pPr>
      <w:r>
        <w:t>OAGIS</w:t>
      </w:r>
      <w:r>
        <w:tab/>
      </w:r>
      <w:r>
        <w:t>개방형</w:t>
      </w:r>
      <w:r>
        <w:t xml:space="preserve"> </w:t>
      </w:r>
      <w:r>
        <w:t>애플리케이션</w:t>
      </w:r>
      <w:r>
        <w:t xml:space="preserve"> </w:t>
      </w:r>
      <w:r>
        <w:t>그룹</w:t>
      </w:r>
      <w:r>
        <w:t xml:space="preserve"> </w:t>
      </w:r>
      <w:r>
        <w:t>통합</w:t>
      </w:r>
      <w:r>
        <w:t xml:space="preserve"> </w:t>
      </w:r>
      <w:r>
        <w:t>사양</w:t>
      </w:r>
      <w:r>
        <w:t>(open applications group integration specification)</w:t>
      </w:r>
    </w:p>
    <w:p w14:paraId="0EFFFCE1" w14:textId="77777777" w:rsidR="00B4288B" w:rsidRDefault="0010783A">
      <w:pPr>
        <w:tabs>
          <w:tab w:val="left" w:pos="1247"/>
        </w:tabs>
        <w:spacing w:after="20"/>
        <w:jc w:val="left"/>
      </w:pPr>
      <w:r>
        <w:t>PDM</w:t>
      </w:r>
      <w:r>
        <w:tab/>
      </w:r>
      <w:r>
        <w:t>제품데이터관리</w:t>
      </w:r>
      <w:r>
        <w:t>(product data management)</w:t>
      </w:r>
    </w:p>
    <w:p w14:paraId="0D94FBDD" w14:textId="77777777" w:rsidR="00B4288B" w:rsidRDefault="0010783A">
      <w:pPr>
        <w:tabs>
          <w:tab w:val="left" w:pos="1247"/>
        </w:tabs>
        <w:spacing w:after="20"/>
        <w:jc w:val="left"/>
      </w:pPr>
      <w:r>
        <w:t>PLM</w:t>
      </w:r>
      <w:r>
        <w:tab/>
      </w:r>
      <w:r>
        <w:t>제품생애주기관리</w:t>
      </w:r>
      <w:r>
        <w:t>(product lifecycle management)</w:t>
      </w:r>
    </w:p>
    <w:p w14:paraId="278F02A3" w14:textId="77777777" w:rsidR="00B4288B" w:rsidRDefault="0010783A">
      <w:pPr>
        <w:tabs>
          <w:tab w:val="left" w:pos="1247"/>
        </w:tabs>
        <w:spacing w:after="20"/>
        <w:jc w:val="left"/>
      </w:pPr>
      <w:r>
        <w:t>PMS</w:t>
      </w:r>
      <w:r>
        <w:tab/>
      </w:r>
      <w:r>
        <w:t>프로젝트관리시스템</w:t>
      </w:r>
      <w:r>
        <w:t>(project management system)</w:t>
      </w:r>
    </w:p>
    <w:p w14:paraId="3464E748" w14:textId="77777777" w:rsidR="00B4288B" w:rsidRDefault="0010783A">
      <w:pPr>
        <w:tabs>
          <w:tab w:val="left" w:pos="1247"/>
        </w:tabs>
        <w:spacing w:after="20"/>
        <w:jc w:val="left"/>
      </w:pPr>
      <w:r>
        <w:t>QMS</w:t>
      </w:r>
      <w:r>
        <w:tab/>
      </w:r>
      <w:r>
        <w:t>품질관리시스템</w:t>
      </w:r>
      <w:r>
        <w:t>(quality management system)</w:t>
      </w:r>
    </w:p>
    <w:p w14:paraId="1E097440" w14:textId="77777777" w:rsidR="00B4288B" w:rsidRDefault="0010783A">
      <w:pPr>
        <w:tabs>
          <w:tab w:val="left" w:pos="1247"/>
        </w:tabs>
        <w:spacing w:after="20"/>
        <w:jc w:val="left"/>
      </w:pPr>
      <w:r>
        <w:t>RTD</w:t>
      </w:r>
      <w:r>
        <w:tab/>
      </w:r>
      <w:r>
        <w:t>실시간</w:t>
      </w:r>
      <w:r>
        <w:t xml:space="preserve"> </w:t>
      </w:r>
      <w:r>
        <w:t>디스패쳐</w:t>
      </w:r>
      <w:r>
        <w:t>(real time dispatcher)</w:t>
      </w:r>
    </w:p>
    <w:p w14:paraId="6BBD6C7A" w14:textId="77777777" w:rsidR="00B4288B" w:rsidRDefault="0010783A">
      <w:pPr>
        <w:tabs>
          <w:tab w:val="left" w:pos="1247"/>
        </w:tabs>
        <w:spacing w:after="20"/>
        <w:jc w:val="left"/>
      </w:pPr>
      <w:r>
        <w:t>SCS</w:t>
      </w:r>
      <w:r>
        <w:tab/>
      </w:r>
      <w:r>
        <w:t>저장소</w:t>
      </w:r>
      <w:r>
        <w:t xml:space="preserve"> </w:t>
      </w:r>
      <w:r>
        <w:t>제어시스템</w:t>
      </w:r>
      <w:r>
        <w:t>(stocker control system)</w:t>
      </w:r>
    </w:p>
    <w:p w14:paraId="5CF76B1F" w14:textId="77777777" w:rsidR="00B4288B" w:rsidRDefault="0010783A">
      <w:pPr>
        <w:tabs>
          <w:tab w:val="left" w:pos="1247"/>
        </w:tabs>
        <w:spacing w:after="20"/>
        <w:jc w:val="left"/>
      </w:pPr>
      <w:r>
        <w:t>SCM</w:t>
      </w:r>
      <w:r>
        <w:tab/>
      </w:r>
      <w:r>
        <w:t>공급망관리</w:t>
      </w:r>
      <w:r>
        <w:t>(supply chain management)</w:t>
      </w:r>
    </w:p>
    <w:p w14:paraId="1AD56632" w14:textId="77777777" w:rsidR="00B4288B" w:rsidRDefault="0010783A">
      <w:pPr>
        <w:tabs>
          <w:tab w:val="left" w:pos="1247"/>
        </w:tabs>
        <w:spacing w:after="20"/>
        <w:jc w:val="left"/>
      </w:pPr>
      <w:r>
        <w:t>SFA</w:t>
      </w:r>
      <w:r>
        <w:tab/>
      </w:r>
      <w:r>
        <w:t>영업자동화시스템</w:t>
      </w:r>
      <w:r>
        <w:t>(sales force automation)</w:t>
      </w:r>
    </w:p>
    <w:p w14:paraId="07BE4F27" w14:textId="77777777" w:rsidR="00B4288B" w:rsidRDefault="0010783A">
      <w:pPr>
        <w:tabs>
          <w:tab w:val="left" w:pos="1247"/>
        </w:tabs>
        <w:spacing w:after="20"/>
        <w:jc w:val="left"/>
      </w:pPr>
      <w:r>
        <w:t>SPC</w:t>
      </w:r>
      <w:r>
        <w:tab/>
      </w:r>
      <w:r>
        <w:t>통계적</w:t>
      </w:r>
      <w:r>
        <w:t xml:space="preserve"> </w:t>
      </w:r>
      <w:r>
        <w:t>공정관리</w:t>
      </w:r>
      <w:r>
        <w:t>(statistical process control)</w:t>
      </w:r>
    </w:p>
    <w:p w14:paraId="2AEF4D7B" w14:textId="43D15456" w:rsidR="00B4288B" w:rsidRDefault="0010783A">
      <w:pPr>
        <w:tabs>
          <w:tab w:val="left" w:pos="1247"/>
        </w:tabs>
        <w:spacing w:after="20"/>
        <w:jc w:val="left"/>
      </w:pPr>
      <w:commentRangeStart w:id="33"/>
      <w:r>
        <w:t>S&amp;OP</w:t>
      </w:r>
      <w:r>
        <w:tab/>
      </w:r>
      <w:r>
        <w:t>생판계획</w:t>
      </w:r>
      <w:r>
        <w:t>(sales</w:t>
      </w:r>
      <w:del w:id="34" w:author="임픽스 검토" w:date="2026-10-12T04:00:00Z">
        <w:r>
          <w:delText>&amp;operaions</w:delText>
        </w:r>
      </w:del>
      <w:ins w:id="35" w:author="임픽스 검토" w:date="2026-10-12T04:00:00Z">
        <w:r>
          <w:t xml:space="preserve"> and operations</w:t>
        </w:r>
      </w:ins>
      <w:r>
        <w:t xml:space="preserve"> planning)</w:t>
      </w:r>
      <w:commentRangeEnd w:id="33"/>
      <w:r>
        <w:rPr>
          <w:rStyle w:val="aff5"/>
          <w:sz w:val="20"/>
          <w:szCs w:val="22"/>
        </w:rPr>
        <w:commentReference w:id="33"/>
      </w:r>
    </w:p>
    <w:p w14:paraId="397C3802" w14:textId="77777777" w:rsidR="00B4288B" w:rsidRDefault="0010783A">
      <w:pPr>
        <w:tabs>
          <w:tab w:val="left" w:pos="1247"/>
        </w:tabs>
        <w:spacing w:after="20"/>
        <w:jc w:val="left"/>
      </w:pPr>
      <w:r>
        <w:t>UOM</w:t>
      </w:r>
      <w:r>
        <w:tab/>
      </w:r>
      <w:r>
        <w:t>측정</w:t>
      </w:r>
      <w:r>
        <w:t xml:space="preserve"> </w:t>
      </w:r>
      <w:r>
        <w:t>단위</w:t>
      </w:r>
      <w:r>
        <w:t>(unit of measure)</w:t>
      </w:r>
    </w:p>
    <w:p w14:paraId="6D7D73C6" w14:textId="77777777" w:rsidR="00B4288B" w:rsidRDefault="0010783A">
      <w:pPr>
        <w:tabs>
          <w:tab w:val="left" w:pos="1247"/>
        </w:tabs>
        <w:spacing w:after="20"/>
        <w:jc w:val="left"/>
      </w:pPr>
      <w:r>
        <w:t>WMS</w:t>
      </w:r>
      <w:r>
        <w:tab/>
      </w:r>
      <w:r>
        <w:t>창고관리시스템</w:t>
      </w:r>
      <w:r>
        <w:t>(warehouse management system)</w:t>
      </w:r>
    </w:p>
    <w:p w14:paraId="00CF64FA" w14:textId="77777777" w:rsidR="00B4288B" w:rsidRDefault="0010783A">
      <w:pPr>
        <w:tabs>
          <w:tab w:val="left" w:pos="1247"/>
        </w:tabs>
        <w:spacing w:after="20"/>
        <w:jc w:val="left"/>
      </w:pPr>
      <w:r>
        <w:t>XML</w:t>
      </w:r>
      <w:r>
        <w:tab/>
      </w:r>
      <w:r>
        <w:t>확장성</w:t>
      </w:r>
      <w:r>
        <w:t xml:space="preserve"> </w:t>
      </w:r>
      <w:r>
        <w:t>마크업</w:t>
      </w:r>
      <w:r>
        <w:t xml:space="preserve"> </w:t>
      </w:r>
      <w:r>
        <w:t>언어</w:t>
      </w:r>
      <w:r>
        <w:t>(extensible markup language)</w:t>
      </w:r>
    </w:p>
    <w:p w14:paraId="2F61699E" w14:textId="77777777" w:rsidR="00B4288B" w:rsidRDefault="0010783A">
      <w:pPr>
        <w:tabs>
          <w:tab w:val="left" w:pos="1247"/>
        </w:tabs>
        <w:spacing w:after="20"/>
        <w:jc w:val="left"/>
        <w:rPr>
          <w:lang w:eastAsia="ko-KR"/>
        </w:rPr>
      </w:pPr>
      <w:r>
        <w:rPr>
          <w:lang w:eastAsia="ko-KR"/>
        </w:rPr>
        <w:t>XPath</w:t>
      </w:r>
      <w:r>
        <w:rPr>
          <w:lang w:eastAsia="ko-KR"/>
        </w:rPr>
        <w:tab/>
        <w:t xml:space="preserve">XML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>(XML path language)</w:t>
      </w:r>
    </w:p>
    <w:p w14:paraId="471D9EFA" w14:textId="77777777" w:rsidR="00B4288B" w:rsidRDefault="0010783A">
      <w:pPr>
        <w:tabs>
          <w:tab w:val="left" w:pos="1247"/>
        </w:tabs>
        <w:spacing w:after="20"/>
        <w:jc w:val="left"/>
        <w:rPr>
          <w:lang w:eastAsia="ko-KR"/>
        </w:rPr>
      </w:pPr>
      <w:r>
        <w:rPr>
          <w:lang w:eastAsia="ko-KR"/>
        </w:rPr>
        <w:t>XSD</w:t>
      </w:r>
      <w:r>
        <w:rPr>
          <w:lang w:eastAsia="ko-KR"/>
        </w:rPr>
        <w:tab/>
        <w:t xml:space="preserve">XML </w:t>
      </w:r>
      <w:r>
        <w:rPr>
          <w:lang w:eastAsia="ko-KR"/>
        </w:rPr>
        <w:t>스키마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>(XML schema definition)</w:t>
      </w:r>
    </w:p>
    <w:p w14:paraId="5668B439" w14:textId="77777777" w:rsidR="00B4288B" w:rsidRDefault="0010783A">
      <w:pPr>
        <w:pStyle w:val="18"/>
        <w:rPr>
          <w:lang w:eastAsia="ko-KR"/>
        </w:rPr>
      </w:pPr>
      <w:bookmarkStart w:id="36" w:name="_Toc241499076"/>
      <w:r>
        <w:rPr>
          <w:lang w:eastAsia="ko-KR"/>
        </w:rPr>
        <w:t xml:space="preserve">4 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bookmarkEnd w:id="36"/>
    </w:p>
    <w:p w14:paraId="09D6D750" w14:textId="77777777" w:rsidR="00B4288B" w:rsidRDefault="0010783A">
      <w:pPr>
        <w:rPr>
          <w:lang w:eastAsia="ko-KR"/>
        </w:rPr>
      </w:pPr>
      <w:r>
        <w:rPr>
          <w:lang w:eastAsia="ko-KR"/>
        </w:rPr>
        <w:t>제조분야</w:t>
      </w:r>
      <w:r>
        <w:rPr>
          <w:lang w:eastAsia="ko-KR"/>
        </w:rPr>
        <w:t xml:space="preserve"> </w:t>
      </w:r>
      <w:r>
        <w:rPr>
          <w:lang w:eastAsia="ko-KR"/>
        </w:rPr>
        <w:t>기업업무시스템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제조업무데이터</w:t>
      </w:r>
      <w:r>
        <w:rPr>
          <w:lang w:eastAsia="ko-KR"/>
        </w:rPr>
        <w:t xml:space="preserve"> </w:t>
      </w:r>
      <w:r>
        <w:rPr>
          <w:lang w:eastAsia="ko-KR"/>
        </w:rPr>
        <w:t>교환을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주고받는</w:t>
      </w:r>
      <w:r>
        <w:rPr>
          <w:lang w:eastAsia="ko-KR"/>
        </w:rPr>
        <w:t xml:space="preserve"> </w:t>
      </w:r>
      <w:r>
        <w:rPr>
          <w:lang w:eastAsia="ko-KR"/>
        </w:rPr>
        <w:t>제조업무데이터는</w:t>
      </w:r>
      <w:r>
        <w:rPr>
          <w:lang w:eastAsia="ko-KR"/>
        </w:rPr>
        <w:t xml:space="preserve"> BOD(Business Object Document)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표현하며</w:t>
      </w:r>
      <w:r>
        <w:rPr>
          <w:lang w:eastAsia="ko-KR"/>
        </w:rPr>
        <w:t xml:space="preserve"> </w:t>
      </w:r>
      <w:r>
        <w:rPr>
          <w:lang w:eastAsia="ko-KR"/>
        </w:rPr>
        <w:t>국제표준과의</w:t>
      </w:r>
      <w:r>
        <w:rPr>
          <w:lang w:eastAsia="ko-KR"/>
        </w:rPr>
        <w:t xml:space="preserve"> </w:t>
      </w:r>
      <w:r>
        <w:rPr>
          <w:lang w:eastAsia="ko-KR"/>
        </w:rPr>
        <w:t>호환을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IEC 62264-5</w:t>
      </w:r>
      <w:r>
        <w:rPr>
          <w:lang w:eastAsia="ko-KR"/>
        </w:rPr>
        <w:t>와</w:t>
      </w:r>
      <w:r>
        <w:rPr>
          <w:lang w:eastAsia="ko-KR"/>
        </w:rPr>
        <w:t xml:space="preserve"> OAGIS 10.6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정의하는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참조하였다</w:t>
      </w:r>
      <w:r>
        <w:rPr>
          <w:lang w:eastAsia="ko-KR"/>
        </w:rPr>
        <w:t>.</w:t>
      </w:r>
    </w:p>
    <w:p w14:paraId="120EBB0F" w14:textId="77777777" w:rsidR="00B4288B" w:rsidRDefault="0010783A">
      <w:pPr>
        <w:pStyle w:val="KS0"/>
        <w:tabs>
          <w:tab w:val="left" w:pos="567"/>
        </w:tabs>
        <w:rPr>
          <w:lang w:eastAsia="ko-KR"/>
        </w:rPr>
      </w:pPr>
      <w:r>
        <w:rPr>
          <w:rFonts w:eastAsia="돋움"/>
          <w:lang w:eastAsia="ko-KR"/>
        </w:rPr>
        <w:t>비고</w:t>
      </w:r>
      <w:r>
        <w:rPr>
          <w:rFonts w:eastAsia="돋움"/>
          <w:lang w:eastAsia="ko-KR"/>
        </w:rPr>
        <w:tab/>
      </w:r>
      <w:r>
        <w:rPr>
          <w:lang w:eastAsia="ko-KR"/>
        </w:rPr>
        <w:t>OAGIS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기업업무시스템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기업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업무데이터의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운영을</w:t>
      </w:r>
      <w:r>
        <w:rPr>
          <w:lang w:eastAsia="ko-KR"/>
        </w:rPr>
        <w:t xml:space="preserve"> </w:t>
      </w:r>
      <w:r>
        <w:rPr>
          <w:lang w:eastAsia="ko-KR"/>
        </w:rPr>
        <w:t>목적으로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교환을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모델과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정의한</w:t>
      </w:r>
      <w:r>
        <w:rPr>
          <w:lang w:eastAsia="ko-KR"/>
        </w:rPr>
        <w:t xml:space="preserve"> </w:t>
      </w:r>
      <w:r>
        <w:rPr>
          <w:lang w:eastAsia="ko-KR"/>
        </w:rPr>
        <w:t>표준이다</w:t>
      </w:r>
      <w:r>
        <w:rPr>
          <w:lang w:eastAsia="ko-KR"/>
        </w:rPr>
        <w:t xml:space="preserve">. </w:t>
      </w:r>
      <w:r>
        <w:rPr>
          <w:lang w:eastAsia="ko-KR"/>
        </w:rPr>
        <w:t>민간국제표준단체</w:t>
      </w:r>
      <w:r>
        <w:rPr>
          <w:lang w:eastAsia="ko-KR"/>
        </w:rPr>
        <w:t xml:space="preserve"> OAGi(The Open Applications Group Inc)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운영하고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인터넷</w:t>
      </w:r>
      <w:r>
        <w:rPr>
          <w:lang w:eastAsia="ko-KR"/>
        </w:rPr>
        <w:t xml:space="preserve"> </w:t>
      </w:r>
      <w:r>
        <w:rPr>
          <w:lang w:eastAsia="ko-KR"/>
        </w:rPr>
        <w:t>사이트</w:t>
      </w:r>
      <w:r>
        <w:rPr>
          <w:lang w:eastAsia="ko-KR"/>
        </w:rPr>
        <w:t xml:space="preserve"> “oagi.org”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A2ADB41" w14:textId="77777777" w:rsidR="00B4288B" w:rsidRDefault="0010783A">
      <w:pPr>
        <w:rPr>
          <w:lang w:eastAsia="ko-KR"/>
        </w:rPr>
      </w:pPr>
      <w:r>
        <w:rPr>
          <w:lang w:eastAsia="ko-KR"/>
        </w:rPr>
        <w:t>IEC 62264-5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BOD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요소는</w:t>
      </w:r>
      <w:r>
        <w:rPr>
          <w:lang w:eastAsia="ko-KR"/>
        </w:rPr>
        <w:t xml:space="preserve"> </w:t>
      </w:r>
      <w:r>
        <w:rPr>
          <w:lang w:eastAsia="ko-KR"/>
        </w:rPr>
        <w:t>그림</w:t>
      </w:r>
      <w:r>
        <w:rPr>
          <w:lang w:eastAsia="ko-KR"/>
        </w:rPr>
        <w:t xml:space="preserve"> 2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통신을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표현하는</w:t>
      </w:r>
      <w:r>
        <w:rPr>
          <w:lang w:eastAsia="ko-KR"/>
        </w:rPr>
        <w:t xml:space="preserve"> </w:t>
      </w:r>
      <w:r>
        <w:rPr>
          <w:lang w:eastAsia="ko-KR"/>
        </w:rPr>
        <w:t>애플리케이션</w:t>
      </w:r>
      <w:r>
        <w:rPr>
          <w:lang w:eastAsia="ko-KR"/>
        </w:rPr>
        <w:t xml:space="preserve"> </w:t>
      </w:r>
      <w:r>
        <w:rPr>
          <w:lang w:eastAsia="ko-KR"/>
        </w:rPr>
        <w:t>영역과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담는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영역으로</w:t>
      </w:r>
      <w:r>
        <w:rPr>
          <w:lang w:eastAsia="ko-KR"/>
        </w:rPr>
        <w:t xml:space="preserve"> </w:t>
      </w:r>
      <w:r>
        <w:rPr>
          <w:lang w:eastAsia="ko-KR"/>
        </w:rPr>
        <w:t>구성되며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영역은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동사</w:t>
      </w:r>
      <w:r>
        <w:rPr>
          <w:lang w:eastAsia="ko-KR"/>
        </w:rPr>
        <w:t xml:space="preserve"> </w:t>
      </w:r>
      <w:r>
        <w:rPr>
          <w:lang w:eastAsia="ko-KR"/>
        </w:rPr>
        <w:t>영역과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영역으로</w:t>
      </w:r>
      <w:r>
        <w:rPr>
          <w:lang w:eastAsia="ko-KR"/>
        </w:rPr>
        <w:t xml:space="preserve"> </w:t>
      </w:r>
      <w:r>
        <w:rPr>
          <w:lang w:eastAsia="ko-KR"/>
        </w:rPr>
        <w:t>나뉜다</w:t>
      </w:r>
      <w:r>
        <w:rPr>
          <w:lang w:eastAsia="ko-KR"/>
        </w:rPr>
        <w:t xml:space="preserve">. </w:t>
      </w:r>
      <w:r>
        <w:rPr>
          <w:lang w:eastAsia="ko-KR"/>
        </w:rPr>
        <w:t>동사와</w:t>
      </w:r>
      <w:r>
        <w:rPr>
          <w:lang w:eastAsia="ko-KR"/>
        </w:rPr>
        <w:t xml:space="preserve"> </w:t>
      </w:r>
      <w:r>
        <w:rPr>
          <w:lang w:eastAsia="ko-KR"/>
        </w:rPr>
        <w:t>명사의</w:t>
      </w:r>
      <w:r>
        <w:rPr>
          <w:lang w:eastAsia="ko-KR"/>
        </w:rPr>
        <w:t xml:space="preserve"> </w:t>
      </w:r>
      <w:r>
        <w:rPr>
          <w:lang w:eastAsia="ko-KR"/>
        </w:rPr>
        <w:t>종류와</w:t>
      </w:r>
      <w:r>
        <w:rPr>
          <w:lang w:eastAsia="ko-KR"/>
        </w:rPr>
        <w:t xml:space="preserve"> </w:t>
      </w:r>
      <w:r>
        <w:rPr>
          <w:lang w:eastAsia="ko-KR"/>
        </w:rPr>
        <w:t>속성은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5</w:t>
      </w:r>
      <w:r>
        <w:rPr>
          <w:lang w:eastAsia="ko-KR"/>
        </w:rPr>
        <w:t>절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6</w:t>
      </w:r>
      <w:r>
        <w:rPr>
          <w:lang w:eastAsia="ko-KR"/>
        </w:rPr>
        <w:t>절에서</w:t>
      </w:r>
      <w:r>
        <w:rPr>
          <w:lang w:eastAsia="ko-KR"/>
        </w:rPr>
        <w:t xml:space="preserve"> </w:t>
      </w:r>
      <w:r>
        <w:rPr>
          <w:lang w:eastAsia="ko-KR"/>
        </w:rPr>
        <w:t>정의한다</w:t>
      </w:r>
      <w:r>
        <w:rPr>
          <w:lang w:eastAsia="ko-KR"/>
        </w:rPr>
        <w:t>.</w:t>
      </w:r>
    </w:p>
    <w:p w14:paraId="392A3E48" w14:textId="77777777" w:rsidR="00B4288B" w:rsidRDefault="0010783A">
      <w:pPr>
        <w:rPr>
          <w:lang w:eastAsia="ko-KR"/>
        </w:rPr>
      </w:pPr>
      <w:r>
        <w:rPr>
          <w:lang w:eastAsia="ko-KR"/>
        </w:rPr>
        <w:t>BOD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마크업</w:t>
      </w:r>
      <w:r>
        <w:rPr>
          <w:lang w:eastAsia="ko-KR"/>
        </w:rPr>
        <w:t xml:space="preserve"> </w:t>
      </w:r>
      <w:r>
        <w:rPr>
          <w:lang w:eastAsia="ko-KR"/>
        </w:rPr>
        <w:t>언어를</w:t>
      </w:r>
      <w:r>
        <w:rPr>
          <w:lang w:eastAsia="ko-KR"/>
        </w:rPr>
        <w:t xml:space="preserve"> </w:t>
      </w:r>
      <w:r>
        <w:rPr>
          <w:lang w:eastAsia="ko-KR"/>
        </w:rPr>
        <w:t>이용해서</w:t>
      </w:r>
      <w:r>
        <w:rPr>
          <w:lang w:eastAsia="ko-KR"/>
        </w:rPr>
        <w:t xml:space="preserve"> </w:t>
      </w:r>
      <w:r>
        <w:rPr>
          <w:lang w:eastAsia="ko-KR"/>
        </w:rPr>
        <w:t>구현하며</w:t>
      </w:r>
      <w:r>
        <w:rPr>
          <w:lang w:eastAsia="ko-KR"/>
        </w:rPr>
        <w:t xml:space="preserve">, </w:t>
      </w:r>
      <w:r>
        <w:rPr>
          <w:lang w:eastAsia="ko-KR"/>
        </w:rPr>
        <w:t>애플리케이션</w:t>
      </w:r>
      <w:r>
        <w:rPr>
          <w:lang w:eastAsia="ko-KR"/>
        </w:rPr>
        <w:t xml:space="preserve"> </w:t>
      </w:r>
      <w:r>
        <w:rPr>
          <w:lang w:eastAsia="ko-KR"/>
        </w:rPr>
        <w:t>영역과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영역의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포함하여야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 BOD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이름은</w:t>
      </w:r>
      <w:r>
        <w:rPr>
          <w:lang w:eastAsia="ko-KR"/>
        </w:rPr>
        <w:t xml:space="preserve"> </w:t>
      </w:r>
      <w:r>
        <w:rPr>
          <w:lang w:eastAsia="ko-KR"/>
        </w:rPr>
        <w:t>동사와</w:t>
      </w:r>
      <w:r>
        <w:rPr>
          <w:lang w:eastAsia="ko-KR"/>
        </w:rPr>
        <w:t xml:space="preserve"> </w:t>
      </w:r>
      <w:r>
        <w:rPr>
          <w:lang w:eastAsia="ko-KR"/>
        </w:rPr>
        <w:t>명사의</w:t>
      </w:r>
      <w:r>
        <w:rPr>
          <w:lang w:eastAsia="ko-KR"/>
        </w:rPr>
        <w:t xml:space="preserve"> </w:t>
      </w:r>
      <w:r>
        <w:rPr>
          <w:lang w:eastAsia="ko-KR"/>
        </w:rPr>
        <w:t>조합으로</w:t>
      </w:r>
      <w:r>
        <w:rPr>
          <w:lang w:eastAsia="ko-KR"/>
        </w:rPr>
        <w:t xml:space="preserve"> </w:t>
      </w:r>
      <w:r>
        <w:rPr>
          <w:lang w:eastAsia="ko-KR"/>
        </w:rPr>
        <w:t>명명한다</w:t>
      </w:r>
      <w:r>
        <w:rPr>
          <w:lang w:eastAsia="ko-KR"/>
        </w:rPr>
        <w:t>.</w:t>
      </w:r>
    </w:p>
    <w:p w14:paraId="24A418B0" w14:textId="77777777" w:rsidR="00B4288B" w:rsidRDefault="0010783A">
      <w:pPr>
        <w:pStyle w:val="KS0"/>
        <w:tabs>
          <w:tab w:val="left" w:pos="567"/>
        </w:tabs>
        <w:rPr>
          <w:lang w:eastAsia="ko-KR"/>
        </w:rPr>
      </w:pPr>
      <w:r>
        <w:rPr>
          <w:rFonts w:eastAsia="돋움"/>
          <w:lang w:eastAsia="ko-KR"/>
        </w:rPr>
        <w:t>비고</w:t>
      </w:r>
      <w:r>
        <w:rPr>
          <w:rFonts w:eastAsia="돋움"/>
          <w:lang w:eastAsia="ko-KR"/>
        </w:rPr>
        <w:tab/>
      </w:r>
      <w:r>
        <w:rPr>
          <w:lang w:eastAsia="ko-KR"/>
        </w:rPr>
        <w:t>마크업</w:t>
      </w:r>
      <w:r>
        <w:rPr>
          <w:lang w:eastAsia="ko-KR"/>
        </w:rPr>
        <w:t xml:space="preserve"> </w:t>
      </w:r>
      <w:r>
        <w:rPr>
          <w:lang w:eastAsia="ko-KR"/>
        </w:rPr>
        <w:t>언어는</w:t>
      </w:r>
      <w:r>
        <w:rPr>
          <w:lang w:eastAsia="ko-KR"/>
        </w:rPr>
        <w:t xml:space="preserve"> XML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추천한다</w:t>
      </w:r>
      <w:r>
        <w:rPr>
          <w:lang w:eastAsia="ko-KR"/>
        </w:rPr>
        <w:t>.</w:t>
      </w:r>
    </w:p>
    <w:p w14:paraId="4653EB2F" w14:textId="77777777" w:rsidR="00B4288B" w:rsidRDefault="0010783A">
      <w:pPr>
        <w:keepNext/>
        <w:jc w:val="center"/>
      </w:pPr>
      <w:r>
        <w:rPr>
          <w:noProof/>
        </w:rPr>
        <w:drawing>
          <wp:inline distT="0" distB="0" distL="0" distR="0" wp14:anchorId="54F09004" wp14:editId="2BD1BC53">
            <wp:extent cx="1904365" cy="24262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2_8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4365" cy="242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3C59" w14:textId="77777777" w:rsidR="00B4288B" w:rsidRDefault="0010783A">
      <w:pPr>
        <w:pStyle w:val="KS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2 — BOD </w:t>
      </w:r>
      <w:r>
        <w:rPr>
          <w:lang w:eastAsia="ko-KR"/>
        </w:rPr>
        <w:t>구조</w:t>
      </w:r>
    </w:p>
    <w:p w14:paraId="6581E6BD" w14:textId="77777777" w:rsidR="00B4288B" w:rsidRDefault="0010783A">
      <w:pPr>
        <w:pStyle w:val="18"/>
        <w:rPr>
          <w:lang w:eastAsia="ko-KR"/>
        </w:rPr>
      </w:pPr>
      <w:bookmarkStart w:id="37" w:name="_Toc241499077"/>
      <w:r>
        <w:rPr>
          <w:lang w:eastAsia="ko-KR"/>
        </w:rPr>
        <w:t xml:space="preserve">5 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요소</w:t>
      </w:r>
      <w:bookmarkEnd w:id="37"/>
    </w:p>
    <w:p w14:paraId="437DDAA5" w14:textId="77777777" w:rsidR="00B4288B" w:rsidRDefault="0010783A">
      <w:pPr>
        <w:pStyle w:val="27"/>
        <w:rPr>
          <w:lang w:eastAsia="ko-KR"/>
        </w:rPr>
      </w:pPr>
      <w:bookmarkStart w:id="38" w:name="_Toc241499078"/>
      <w:r>
        <w:rPr>
          <w:lang w:eastAsia="ko-KR"/>
        </w:rPr>
        <w:t xml:space="preserve">5.1  </w:t>
      </w:r>
      <w:r>
        <w:rPr>
          <w:lang w:eastAsia="ko-KR"/>
        </w:rPr>
        <w:t>애플리케이션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bookmarkEnd w:id="38"/>
    </w:p>
    <w:p w14:paraId="4E39BAB1" w14:textId="77777777" w:rsidR="00B4288B" w:rsidRDefault="0010783A">
      <w:pPr>
        <w:pStyle w:val="37"/>
        <w:rPr>
          <w:lang w:eastAsia="ko-KR"/>
        </w:rPr>
      </w:pPr>
      <w:bookmarkStart w:id="39" w:name="_Toc241499079"/>
      <w:r>
        <w:rPr>
          <w:lang w:eastAsia="ko-KR"/>
        </w:rPr>
        <w:t xml:space="preserve">5.1.1  </w:t>
      </w:r>
      <w:r>
        <w:rPr>
          <w:lang w:eastAsia="ko-KR"/>
        </w:rPr>
        <w:t>개요</w:t>
      </w:r>
      <w:bookmarkEnd w:id="39"/>
    </w:p>
    <w:p w14:paraId="17BBEE79" w14:textId="77777777" w:rsidR="00B4288B" w:rsidRDefault="0010783A">
      <w:pPr>
        <w:rPr>
          <w:lang w:eastAsia="ko-KR"/>
        </w:rPr>
      </w:pPr>
      <w:r>
        <w:rPr>
          <w:lang w:eastAsia="ko-KR"/>
        </w:rPr>
        <w:t>애플리케이션</w:t>
      </w:r>
      <w:r>
        <w:rPr>
          <w:lang w:eastAsia="ko-KR"/>
        </w:rPr>
        <w:t xml:space="preserve"> </w:t>
      </w:r>
      <w:r>
        <w:rPr>
          <w:lang w:eastAsia="ko-KR"/>
        </w:rPr>
        <w:t>영역은</w:t>
      </w:r>
      <w:r>
        <w:rPr>
          <w:lang w:eastAsia="ko-KR"/>
        </w:rPr>
        <w:t xml:space="preserve"> BOD </w:t>
      </w:r>
      <w:r>
        <w:rPr>
          <w:lang w:eastAsia="ko-KR"/>
        </w:rPr>
        <w:t>송신</w:t>
      </w:r>
      <w:r>
        <w:rPr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lang w:eastAsia="ko-KR"/>
        </w:rPr>
        <w:t xml:space="preserve"> IP </w:t>
      </w:r>
      <w:r>
        <w:rPr>
          <w:lang w:eastAsia="ko-KR"/>
        </w:rPr>
        <w:t>주소</w:t>
      </w:r>
      <w:r>
        <w:rPr>
          <w:lang w:eastAsia="ko-KR"/>
        </w:rPr>
        <w:t xml:space="preserve">, </w:t>
      </w:r>
      <w:r>
        <w:rPr>
          <w:lang w:eastAsia="ko-KR"/>
        </w:rPr>
        <w:t>송신</w:t>
      </w:r>
      <w:r>
        <w:rPr>
          <w:lang w:eastAsia="ko-KR"/>
        </w:rPr>
        <w:t xml:space="preserve"> </w:t>
      </w:r>
      <w:r>
        <w:rPr>
          <w:lang w:eastAsia="ko-KR"/>
        </w:rPr>
        <w:t>날짜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BOD </w:t>
      </w:r>
      <w:r>
        <w:rPr>
          <w:lang w:eastAsia="ko-KR"/>
        </w:rPr>
        <w:t>송수신을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통신</w:t>
      </w:r>
      <w:r>
        <w:rPr>
          <w:lang w:eastAsia="ko-KR"/>
        </w:rPr>
        <w:t xml:space="preserve"> </w:t>
      </w:r>
      <w:r>
        <w:rPr>
          <w:lang w:eastAsia="ko-KR"/>
        </w:rPr>
        <w:t>계층에서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전달한다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BOD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식별과</w:t>
      </w:r>
      <w:r>
        <w:rPr>
          <w:lang w:eastAsia="ko-KR"/>
        </w:rPr>
        <w:t xml:space="preserve"> </w:t>
      </w:r>
      <w:r>
        <w:rPr>
          <w:lang w:eastAsia="ko-KR"/>
        </w:rPr>
        <w:t>인증을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정보도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그림</w:t>
      </w:r>
      <w:r>
        <w:rPr>
          <w:lang w:eastAsia="ko-KR"/>
        </w:rPr>
        <w:t xml:space="preserve"> 3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애플리케이션</w:t>
      </w:r>
      <w:r>
        <w:rPr>
          <w:lang w:eastAsia="ko-KR"/>
        </w:rPr>
        <w:t xml:space="preserve"> </w:t>
      </w:r>
      <w:r>
        <w:rPr>
          <w:lang w:eastAsia="ko-KR"/>
        </w:rPr>
        <w:t>영역의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나타낸다</w:t>
      </w:r>
      <w:r>
        <w:rPr>
          <w:lang w:eastAsia="ko-KR"/>
        </w:rPr>
        <w:t>.</w:t>
      </w:r>
    </w:p>
    <w:p w14:paraId="1FB84717" w14:textId="77777777" w:rsidR="00B4288B" w:rsidRDefault="0010783A">
      <w:pPr>
        <w:keepNext/>
        <w:jc w:val="center"/>
      </w:pPr>
      <w:r>
        <w:rPr>
          <w:noProof/>
        </w:rPr>
        <w:drawing>
          <wp:inline distT="0" distB="0" distL="0" distR="0" wp14:anchorId="283291F2" wp14:editId="3715C9EE">
            <wp:extent cx="5353050" cy="3124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2_45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12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FA7E" w14:textId="77777777" w:rsidR="00B4288B" w:rsidRDefault="0010783A">
      <w:pPr>
        <w:pStyle w:val="KS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3 — </w:t>
      </w:r>
      <w:r>
        <w:rPr>
          <w:lang w:eastAsia="ko-KR"/>
        </w:rPr>
        <w:t>애플리케이션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4415BC5E" w14:textId="77777777" w:rsidR="00B4288B" w:rsidRDefault="0010783A">
      <w:pPr>
        <w:pStyle w:val="37"/>
        <w:rPr>
          <w:lang w:eastAsia="ko-KR"/>
        </w:rPr>
      </w:pPr>
      <w:bookmarkStart w:id="40" w:name="_Toc241499080"/>
      <w:r>
        <w:rPr>
          <w:lang w:eastAsia="ko-KR"/>
        </w:rPr>
        <w:t>5.1.2  Sender</w:t>
      </w:r>
      <w:bookmarkEnd w:id="40"/>
    </w:p>
    <w:p w14:paraId="10E84116" w14:textId="77777777" w:rsidR="00B4288B" w:rsidRDefault="0010783A">
      <w:pPr>
        <w:rPr>
          <w:lang w:eastAsia="ko-KR"/>
        </w:rPr>
      </w:pPr>
      <w:r>
        <w:rPr>
          <w:lang w:eastAsia="ko-KR"/>
        </w:rPr>
        <w:t>Sender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제조업무데이터</w:t>
      </w:r>
      <w:r>
        <w:rPr>
          <w:lang w:eastAsia="ko-KR"/>
        </w:rPr>
        <w:t xml:space="preserve"> </w:t>
      </w:r>
      <w:r>
        <w:rPr>
          <w:lang w:eastAsia="ko-KR"/>
        </w:rPr>
        <w:t>교환을</w:t>
      </w:r>
      <w:r>
        <w:rPr>
          <w:lang w:eastAsia="ko-KR"/>
        </w:rPr>
        <w:t xml:space="preserve"> </w:t>
      </w:r>
      <w:r>
        <w:rPr>
          <w:lang w:eastAsia="ko-KR"/>
        </w:rPr>
        <w:t>요청하는</w:t>
      </w:r>
      <w:r>
        <w:rPr>
          <w:lang w:eastAsia="ko-KR"/>
        </w:rPr>
        <w:t xml:space="preserve"> </w:t>
      </w:r>
      <w:r>
        <w:rPr>
          <w:lang w:eastAsia="ko-KR"/>
        </w:rPr>
        <w:t>주체를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>. Sender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하위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요소는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1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14:paraId="3915A1CA" w14:textId="77777777" w:rsidR="00B4288B" w:rsidRDefault="0010783A">
      <w:pPr>
        <w:pStyle w:val="KS"/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1 — Sender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하위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요소</w:t>
      </w:r>
    </w:p>
    <w:tbl>
      <w:tblPr>
        <w:tblW w:w="940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85"/>
        <w:gridCol w:w="6715"/>
      </w:tblGrid>
      <w:tr w:rsidR="00B4288B" w14:paraId="56E94857" w14:textId="77777777">
        <w:trPr>
          <w:tblHeader/>
          <w:jc w:val="center"/>
        </w:trPr>
        <w:tc>
          <w:tcPr>
            <w:tcW w:w="2685" w:type="dxa"/>
            <w:shd w:val="clear" w:color="auto" w:fill="D9D9D9"/>
          </w:tcPr>
          <w:p w14:paraId="0DEC9016" w14:textId="77777777" w:rsidR="00B4288B" w:rsidRDefault="0010783A">
            <w:pPr>
              <w:pStyle w:val="KS3"/>
            </w:pPr>
            <w:r>
              <w:t>데이터</w:t>
            </w:r>
            <w:r>
              <w:t xml:space="preserve"> </w:t>
            </w:r>
            <w:r>
              <w:t>요소</w:t>
            </w:r>
          </w:p>
        </w:tc>
        <w:tc>
          <w:tcPr>
            <w:tcW w:w="6715" w:type="dxa"/>
            <w:shd w:val="clear" w:color="auto" w:fill="D9D9D9"/>
          </w:tcPr>
          <w:p w14:paraId="47605D54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5B2A1AEE" w14:textId="77777777">
        <w:trPr>
          <w:cantSplit/>
          <w:jc w:val="center"/>
        </w:trPr>
        <w:tc>
          <w:tcPr>
            <w:tcW w:w="2685" w:type="dxa"/>
          </w:tcPr>
          <w:p w14:paraId="4E890FDD" w14:textId="77777777" w:rsidR="00B4288B" w:rsidRDefault="0010783A">
            <w:pPr>
              <w:pStyle w:val="KS2"/>
            </w:pPr>
            <w:r>
              <w:t>Host</w:t>
            </w:r>
          </w:p>
        </w:tc>
        <w:tc>
          <w:tcPr>
            <w:tcW w:w="6715" w:type="dxa"/>
          </w:tcPr>
          <w:p w14:paraId="7B327E74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BOD </w:t>
            </w:r>
            <w:r>
              <w:rPr>
                <w:lang w:eastAsia="ko-KR"/>
              </w:rPr>
              <w:t>송신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시스템의</w:t>
            </w:r>
            <w:r>
              <w:rPr>
                <w:lang w:eastAsia="ko-KR"/>
              </w:rPr>
              <w:t xml:space="preserve"> IP </w:t>
            </w:r>
            <w:r>
              <w:rPr>
                <w:lang w:eastAsia="ko-KR"/>
              </w:rPr>
              <w:t>주소와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번호</w:t>
            </w:r>
          </w:p>
        </w:tc>
      </w:tr>
      <w:tr w:rsidR="00B4288B" w14:paraId="1FB0B12D" w14:textId="77777777">
        <w:trPr>
          <w:cantSplit/>
          <w:jc w:val="center"/>
        </w:trPr>
        <w:tc>
          <w:tcPr>
            <w:tcW w:w="2685" w:type="dxa"/>
          </w:tcPr>
          <w:p w14:paraId="795800C9" w14:textId="77777777" w:rsidR="00B4288B" w:rsidRDefault="0010783A">
            <w:pPr>
              <w:pStyle w:val="KS2"/>
            </w:pPr>
            <w:r>
              <w:t>ApplicationID</w:t>
            </w:r>
          </w:p>
        </w:tc>
        <w:tc>
          <w:tcPr>
            <w:tcW w:w="6715" w:type="dxa"/>
          </w:tcPr>
          <w:p w14:paraId="4023278A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BOD </w:t>
            </w:r>
            <w:r>
              <w:rPr>
                <w:lang w:eastAsia="ko-KR"/>
              </w:rPr>
              <w:t>송신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고유식별자</w:t>
            </w:r>
          </w:p>
        </w:tc>
      </w:tr>
      <w:tr w:rsidR="00B4288B" w14:paraId="6086BD98" w14:textId="77777777">
        <w:trPr>
          <w:cantSplit/>
          <w:jc w:val="center"/>
        </w:trPr>
        <w:tc>
          <w:tcPr>
            <w:tcW w:w="2685" w:type="dxa"/>
          </w:tcPr>
          <w:p w14:paraId="5889CF3B" w14:textId="77777777" w:rsidR="00B4288B" w:rsidRDefault="0010783A">
            <w:pPr>
              <w:pStyle w:val="KS2"/>
            </w:pPr>
            <w:r>
              <w:t>ConfirmationCode</w:t>
            </w:r>
          </w:p>
        </w:tc>
        <w:tc>
          <w:tcPr>
            <w:tcW w:w="6715" w:type="dxa"/>
          </w:tcPr>
          <w:p w14:paraId="39DFFA01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BOD </w:t>
            </w:r>
            <w:r>
              <w:rPr>
                <w:lang w:eastAsia="ko-KR"/>
              </w:rPr>
              <w:t>수신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인터페이스</w:t>
            </w:r>
            <w:r>
              <w:rPr>
                <w:lang w:eastAsia="ko-KR"/>
              </w:rPr>
              <w:t xml:space="preserve"> BOD(</w:t>
            </w:r>
            <w:r>
              <w:rPr>
                <w:lang w:eastAsia="ko-KR"/>
              </w:rPr>
              <w:t>이하</w:t>
            </w:r>
            <w:r>
              <w:rPr>
                <w:lang w:eastAsia="ko-KR"/>
              </w:rPr>
              <w:t xml:space="preserve"> ConfirmBOD)</w:t>
            </w:r>
            <w:r>
              <w:rPr>
                <w:lang w:eastAsia="ko-KR"/>
              </w:rPr>
              <w:t>의요청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</w:t>
            </w:r>
          </w:p>
        </w:tc>
      </w:tr>
    </w:tbl>
    <w:p w14:paraId="2C246A21" w14:textId="77777777" w:rsidR="00B4288B" w:rsidRDefault="00B4288B">
      <w:pPr>
        <w:spacing w:after="0" w:line="144" w:lineRule="auto"/>
        <w:rPr>
          <w:lang w:eastAsia="ko-KR"/>
        </w:rPr>
      </w:pPr>
    </w:p>
    <w:p w14:paraId="0C083BC6" w14:textId="77777777" w:rsidR="00B4288B" w:rsidRDefault="0010783A">
      <w:r>
        <w:t>ConfirmationCode</w:t>
      </w:r>
      <w:r>
        <w:t>의</w:t>
      </w:r>
      <w:r>
        <w:t xml:space="preserve"> </w:t>
      </w:r>
      <w:r>
        <w:t>종류는</w:t>
      </w:r>
      <w:r>
        <w:t xml:space="preserve"> </w:t>
      </w:r>
      <w:r>
        <w:t>표</w:t>
      </w:r>
      <w:r>
        <w:t xml:space="preserve"> 2</w:t>
      </w:r>
      <w:r>
        <w:t>와</w:t>
      </w:r>
      <w:r>
        <w:t xml:space="preserve"> </w:t>
      </w:r>
      <w:r>
        <w:t>같다</w:t>
      </w:r>
      <w:r>
        <w:t>.</w:t>
      </w:r>
    </w:p>
    <w:p w14:paraId="32E9CEDB" w14:textId="77777777" w:rsidR="00B4288B" w:rsidRDefault="0010783A">
      <w:pPr>
        <w:pStyle w:val="KS"/>
      </w:pPr>
      <w:r>
        <w:t>표</w:t>
      </w:r>
      <w:r>
        <w:t xml:space="preserve"> 2 — ConfirmationCode </w:t>
      </w:r>
      <w:r>
        <w:t>값</w:t>
      </w:r>
    </w:p>
    <w:tbl>
      <w:tblPr>
        <w:tblW w:w="940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7"/>
        <w:gridCol w:w="6963"/>
      </w:tblGrid>
      <w:tr w:rsidR="00B4288B" w14:paraId="118164DA" w14:textId="77777777">
        <w:trPr>
          <w:tblHeader/>
          <w:jc w:val="center"/>
        </w:trPr>
        <w:tc>
          <w:tcPr>
            <w:tcW w:w="2437" w:type="dxa"/>
            <w:shd w:val="clear" w:color="auto" w:fill="D9D9D9"/>
          </w:tcPr>
          <w:p w14:paraId="4EB17CAD" w14:textId="77777777" w:rsidR="00B4288B" w:rsidRDefault="0010783A">
            <w:pPr>
              <w:pStyle w:val="KS3"/>
            </w:pPr>
            <w:r>
              <w:t>값</w:t>
            </w:r>
          </w:p>
        </w:tc>
        <w:tc>
          <w:tcPr>
            <w:tcW w:w="6963" w:type="dxa"/>
            <w:shd w:val="clear" w:color="auto" w:fill="D9D9D9"/>
          </w:tcPr>
          <w:p w14:paraId="0A08DFE1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1AE13155" w14:textId="77777777">
        <w:trPr>
          <w:cantSplit/>
          <w:jc w:val="center"/>
        </w:trPr>
        <w:tc>
          <w:tcPr>
            <w:tcW w:w="2437" w:type="dxa"/>
          </w:tcPr>
          <w:p w14:paraId="2C06B5D2" w14:textId="77777777" w:rsidR="00B4288B" w:rsidRDefault="0010783A">
            <w:pPr>
              <w:pStyle w:val="KS2"/>
            </w:pPr>
            <w:r>
              <w:t>Always</w:t>
            </w:r>
          </w:p>
        </w:tc>
        <w:tc>
          <w:tcPr>
            <w:tcW w:w="6963" w:type="dxa"/>
          </w:tcPr>
          <w:p w14:paraId="1879FCBA" w14:textId="77777777" w:rsidR="00B4288B" w:rsidRDefault="0010783A">
            <w:pPr>
              <w:pStyle w:val="KS2"/>
            </w:pPr>
            <w:r>
              <w:t xml:space="preserve">— </w:t>
            </w:r>
            <w:r>
              <w:t>항상</w:t>
            </w:r>
            <w:r>
              <w:t xml:space="preserve"> ConfirmBOD </w:t>
            </w:r>
            <w:r>
              <w:t>요청</w:t>
            </w:r>
          </w:p>
        </w:tc>
      </w:tr>
      <w:tr w:rsidR="00B4288B" w14:paraId="0874A850" w14:textId="77777777">
        <w:trPr>
          <w:cantSplit/>
          <w:jc w:val="center"/>
        </w:trPr>
        <w:tc>
          <w:tcPr>
            <w:tcW w:w="2437" w:type="dxa"/>
          </w:tcPr>
          <w:p w14:paraId="4C2E417A" w14:textId="77777777" w:rsidR="00B4288B" w:rsidRDefault="0010783A">
            <w:pPr>
              <w:pStyle w:val="KS2"/>
            </w:pPr>
            <w:r>
              <w:t>OnError</w:t>
            </w:r>
          </w:p>
        </w:tc>
        <w:tc>
          <w:tcPr>
            <w:tcW w:w="6963" w:type="dxa"/>
          </w:tcPr>
          <w:p w14:paraId="2592B69F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오류가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발생했을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때만</w:t>
            </w:r>
            <w:r>
              <w:rPr>
                <w:lang w:eastAsia="ko-KR"/>
              </w:rPr>
              <w:t xml:space="preserve"> ConfirmBOD </w:t>
            </w:r>
            <w:r>
              <w:rPr>
                <w:lang w:eastAsia="ko-KR"/>
              </w:rPr>
              <w:t>요청</w:t>
            </w:r>
          </w:p>
        </w:tc>
      </w:tr>
      <w:tr w:rsidR="00B4288B" w14:paraId="360BF641" w14:textId="77777777">
        <w:trPr>
          <w:cantSplit/>
          <w:jc w:val="center"/>
        </w:trPr>
        <w:tc>
          <w:tcPr>
            <w:tcW w:w="2437" w:type="dxa"/>
          </w:tcPr>
          <w:p w14:paraId="7E69C187" w14:textId="77777777" w:rsidR="00B4288B" w:rsidRDefault="0010783A">
            <w:pPr>
              <w:pStyle w:val="KS2"/>
            </w:pPr>
            <w:r>
              <w:t>OnModification</w:t>
            </w:r>
          </w:p>
        </w:tc>
        <w:tc>
          <w:tcPr>
            <w:tcW w:w="6963" w:type="dxa"/>
          </w:tcPr>
          <w:p w14:paraId="3A324849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수신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측에서</w:t>
            </w:r>
            <w:r>
              <w:rPr>
                <w:lang w:eastAsia="ko-KR"/>
              </w:rPr>
              <w:t xml:space="preserve"> BOD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일부만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받아들였을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</w:t>
            </w:r>
            <w:r>
              <w:rPr>
                <w:lang w:eastAsia="ko-KR"/>
              </w:rPr>
              <w:t xml:space="preserve"> ConfirmBOD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</w:t>
            </w:r>
          </w:p>
        </w:tc>
      </w:tr>
      <w:tr w:rsidR="00B4288B" w14:paraId="771521F0" w14:textId="77777777">
        <w:trPr>
          <w:cantSplit/>
          <w:jc w:val="center"/>
        </w:trPr>
        <w:tc>
          <w:tcPr>
            <w:tcW w:w="2437" w:type="dxa"/>
          </w:tcPr>
          <w:p w14:paraId="03F2FE5F" w14:textId="77777777" w:rsidR="00B4288B" w:rsidRDefault="0010783A">
            <w:pPr>
              <w:pStyle w:val="KS2"/>
            </w:pPr>
            <w:r>
              <w:t>OnRejection</w:t>
            </w:r>
          </w:p>
        </w:tc>
        <w:tc>
          <w:tcPr>
            <w:tcW w:w="6963" w:type="dxa"/>
          </w:tcPr>
          <w:p w14:paraId="1C15456D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수신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측에서</w:t>
            </w:r>
            <w:r>
              <w:rPr>
                <w:lang w:eastAsia="ko-KR"/>
              </w:rPr>
              <w:t xml:space="preserve"> BOD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거절했을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</w:t>
            </w:r>
            <w:r>
              <w:rPr>
                <w:lang w:eastAsia="ko-KR"/>
              </w:rPr>
              <w:t xml:space="preserve"> ConfirmBOD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</w:t>
            </w:r>
          </w:p>
        </w:tc>
      </w:tr>
      <w:tr w:rsidR="00B4288B" w14:paraId="61EE5B22" w14:textId="77777777">
        <w:trPr>
          <w:cantSplit/>
          <w:jc w:val="center"/>
        </w:trPr>
        <w:tc>
          <w:tcPr>
            <w:tcW w:w="2437" w:type="dxa"/>
          </w:tcPr>
          <w:p w14:paraId="00C3EF00" w14:textId="77777777" w:rsidR="00B4288B" w:rsidRDefault="0010783A">
            <w:pPr>
              <w:pStyle w:val="KS2"/>
            </w:pPr>
            <w:r>
              <w:t>Never</w:t>
            </w:r>
          </w:p>
        </w:tc>
        <w:tc>
          <w:tcPr>
            <w:tcW w:w="6963" w:type="dxa"/>
          </w:tcPr>
          <w:p w14:paraId="77B47B62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기본값</w:t>
            </w:r>
            <w:r>
              <w:rPr>
                <w:lang w:eastAsia="ko-KR"/>
              </w:rPr>
              <w:t>, ConfirmBOD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않음</w:t>
            </w:r>
          </w:p>
        </w:tc>
      </w:tr>
    </w:tbl>
    <w:p w14:paraId="102B0863" w14:textId="77777777" w:rsidR="00B4288B" w:rsidRDefault="00B4288B">
      <w:pPr>
        <w:spacing w:after="0" w:line="144" w:lineRule="auto"/>
        <w:rPr>
          <w:lang w:eastAsia="ko-KR"/>
        </w:rPr>
      </w:pPr>
    </w:p>
    <w:p w14:paraId="5DED7A0E" w14:textId="77777777" w:rsidR="00B4288B" w:rsidRDefault="0010783A">
      <w:pPr>
        <w:pStyle w:val="37"/>
        <w:rPr>
          <w:lang w:eastAsia="ko-KR"/>
        </w:rPr>
      </w:pPr>
      <w:bookmarkStart w:id="41" w:name="_Toc241499081"/>
      <w:r>
        <w:rPr>
          <w:lang w:eastAsia="ko-KR"/>
        </w:rPr>
        <w:t>5.1.3  Receiver</w:t>
      </w:r>
      <w:bookmarkEnd w:id="41"/>
    </w:p>
    <w:p w14:paraId="7A705ED9" w14:textId="77777777" w:rsidR="00B4288B" w:rsidRDefault="0010783A">
      <w:pPr>
        <w:rPr>
          <w:lang w:eastAsia="ko-KR"/>
        </w:rPr>
      </w:pPr>
      <w:r>
        <w:rPr>
          <w:lang w:eastAsia="ko-KR"/>
        </w:rPr>
        <w:t>Receiver</w:t>
      </w:r>
      <w:r>
        <w:rPr>
          <w:lang w:eastAsia="ko-KR"/>
        </w:rPr>
        <w:t>는</w:t>
      </w:r>
      <w:r>
        <w:rPr>
          <w:lang w:eastAsia="ko-KR"/>
        </w:rPr>
        <w:t xml:space="preserve"> Sender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제조업무데이터</w:t>
      </w:r>
      <w:r>
        <w:rPr>
          <w:lang w:eastAsia="ko-KR"/>
        </w:rPr>
        <w:t xml:space="preserve"> </w:t>
      </w:r>
      <w:r>
        <w:rPr>
          <w:lang w:eastAsia="ko-KR"/>
        </w:rPr>
        <w:t>교환</w:t>
      </w:r>
      <w:r>
        <w:rPr>
          <w:lang w:eastAsia="ko-KR"/>
        </w:rPr>
        <w:t xml:space="preserve"> </w:t>
      </w:r>
      <w:r>
        <w:rPr>
          <w:lang w:eastAsia="ko-KR"/>
        </w:rPr>
        <w:t>요청을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주체를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>. Receiver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하위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요소는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3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14:paraId="43F39D06" w14:textId="77777777" w:rsidR="00B4288B" w:rsidRDefault="0010783A">
      <w:pPr>
        <w:pStyle w:val="KS"/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3 — Receiver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하위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요소</w:t>
      </w:r>
    </w:p>
    <w:tbl>
      <w:tblPr>
        <w:tblW w:w="940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33"/>
        <w:gridCol w:w="6267"/>
      </w:tblGrid>
      <w:tr w:rsidR="00B4288B" w14:paraId="033B0503" w14:textId="77777777">
        <w:trPr>
          <w:tblHeader/>
          <w:jc w:val="center"/>
        </w:trPr>
        <w:tc>
          <w:tcPr>
            <w:tcW w:w="3133" w:type="dxa"/>
            <w:shd w:val="clear" w:color="auto" w:fill="D9D9D9"/>
          </w:tcPr>
          <w:p w14:paraId="73DBC21F" w14:textId="77777777" w:rsidR="00B4288B" w:rsidRDefault="0010783A">
            <w:pPr>
              <w:pStyle w:val="KS3"/>
            </w:pPr>
            <w:r>
              <w:t>데이터</w:t>
            </w:r>
            <w:r>
              <w:t xml:space="preserve"> </w:t>
            </w:r>
            <w:r>
              <w:t>요소</w:t>
            </w:r>
          </w:p>
        </w:tc>
        <w:tc>
          <w:tcPr>
            <w:tcW w:w="6267" w:type="dxa"/>
            <w:shd w:val="clear" w:color="auto" w:fill="D9D9D9"/>
          </w:tcPr>
          <w:p w14:paraId="50B32263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6FB366A3" w14:textId="77777777">
        <w:trPr>
          <w:cantSplit/>
          <w:jc w:val="center"/>
        </w:trPr>
        <w:tc>
          <w:tcPr>
            <w:tcW w:w="3133" w:type="dxa"/>
          </w:tcPr>
          <w:p w14:paraId="0A3BFDCA" w14:textId="77777777" w:rsidR="00B4288B" w:rsidRDefault="0010783A">
            <w:pPr>
              <w:pStyle w:val="KS2"/>
            </w:pPr>
            <w:r>
              <w:t>Host</w:t>
            </w:r>
          </w:p>
        </w:tc>
        <w:tc>
          <w:tcPr>
            <w:tcW w:w="6267" w:type="dxa"/>
          </w:tcPr>
          <w:p w14:paraId="3A83DC9E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BOD </w:t>
            </w:r>
            <w:r>
              <w:rPr>
                <w:lang w:eastAsia="ko-KR"/>
              </w:rPr>
              <w:t>수신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시스템의</w:t>
            </w:r>
            <w:r>
              <w:rPr>
                <w:lang w:eastAsia="ko-KR"/>
              </w:rPr>
              <w:t xml:space="preserve"> IP </w:t>
            </w:r>
            <w:r>
              <w:rPr>
                <w:lang w:eastAsia="ko-KR"/>
              </w:rPr>
              <w:t>주소와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번호</w:t>
            </w:r>
          </w:p>
        </w:tc>
      </w:tr>
      <w:tr w:rsidR="00B4288B" w14:paraId="6A2A4FBB" w14:textId="77777777">
        <w:trPr>
          <w:cantSplit/>
          <w:jc w:val="center"/>
        </w:trPr>
        <w:tc>
          <w:tcPr>
            <w:tcW w:w="3133" w:type="dxa"/>
          </w:tcPr>
          <w:p w14:paraId="5075768C" w14:textId="77777777" w:rsidR="00B4288B" w:rsidRDefault="0010783A">
            <w:pPr>
              <w:pStyle w:val="KS2"/>
            </w:pPr>
            <w:r>
              <w:t>ApplicationID</w:t>
            </w:r>
          </w:p>
        </w:tc>
        <w:tc>
          <w:tcPr>
            <w:tcW w:w="6267" w:type="dxa"/>
          </w:tcPr>
          <w:p w14:paraId="4551B219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BOD </w:t>
            </w:r>
            <w:r>
              <w:rPr>
                <w:lang w:eastAsia="ko-KR"/>
              </w:rPr>
              <w:t>수신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고유식별자</w:t>
            </w:r>
          </w:p>
        </w:tc>
      </w:tr>
    </w:tbl>
    <w:p w14:paraId="7441B34A" w14:textId="77777777" w:rsidR="00B4288B" w:rsidRDefault="00B4288B">
      <w:pPr>
        <w:spacing w:after="0" w:line="144" w:lineRule="auto"/>
        <w:rPr>
          <w:lang w:eastAsia="ko-KR"/>
        </w:rPr>
      </w:pPr>
    </w:p>
    <w:p w14:paraId="17880F7A" w14:textId="77777777" w:rsidR="00B4288B" w:rsidRDefault="0010783A">
      <w:pPr>
        <w:pStyle w:val="37"/>
        <w:rPr>
          <w:lang w:eastAsia="ko-KR"/>
        </w:rPr>
      </w:pPr>
      <w:bookmarkStart w:id="42" w:name="_Toc241499082"/>
      <w:r>
        <w:rPr>
          <w:lang w:eastAsia="ko-KR"/>
        </w:rPr>
        <w:t>5.1.4  CreationDateTime</w:t>
      </w:r>
      <w:bookmarkEnd w:id="42"/>
    </w:p>
    <w:p w14:paraId="59C67CE2" w14:textId="77777777" w:rsidR="00B4288B" w:rsidRDefault="0010783A">
      <w:pPr>
        <w:rPr>
          <w:lang w:eastAsia="ko-KR"/>
        </w:rPr>
      </w:pPr>
      <w:r>
        <w:rPr>
          <w:lang w:eastAsia="ko-KR"/>
        </w:rPr>
        <w:t>CreationDateTime</w:t>
      </w:r>
      <w:r>
        <w:rPr>
          <w:lang w:eastAsia="ko-KR"/>
        </w:rPr>
        <w:t>은</w:t>
      </w:r>
      <w:r>
        <w:rPr>
          <w:lang w:eastAsia="ko-KR"/>
        </w:rPr>
        <w:t xml:space="preserve"> BOD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생성한</w:t>
      </w:r>
      <w:r>
        <w:rPr>
          <w:lang w:eastAsia="ko-KR"/>
        </w:rPr>
        <w:t xml:space="preserve"> </w:t>
      </w:r>
      <w:r>
        <w:rPr>
          <w:lang w:eastAsia="ko-KR"/>
        </w:rPr>
        <w:t>날짜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나타낸다</w:t>
      </w:r>
      <w:r>
        <w:rPr>
          <w:lang w:eastAsia="ko-KR"/>
        </w:rPr>
        <w:t>.</w:t>
      </w:r>
    </w:p>
    <w:p w14:paraId="2EB1C178" w14:textId="77777777" w:rsidR="00B4288B" w:rsidRDefault="0010783A">
      <w:pPr>
        <w:pStyle w:val="37"/>
        <w:rPr>
          <w:lang w:eastAsia="ko-KR"/>
        </w:rPr>
      </w:pPr>
      <w:bookmarkStart w:id="43" w:name="_Toc241499083"/>
      <w:r>
        <w:rPr>
          <w:lang w:eastAsia="ko-KR"/>
        </w:rPr>
        <w:t>5.1.5  ScenarioID</w:t>
      </w:r>
      <w:bookmarkEnd w:id="43"/>
    </w:p>
    <w:p w14:paraId="7457EA7D" w14:textId="77777777" w:rsidR="00B4288B" w:rsidRDefault="0010783A">
      <w:pPr>
        <w:rPr>
          <w:lang w:eastAsia="ko-KR"/>
        </w:rPr>
      </w:pPr>
      <w:r>
        <w:rPr>
          <w:lang w:eastAsia="ko-KR"/>
        </w:rPr>
        <w:t>ScenarioID</w:t>
      </w:r>
      <w:r>
        <w:rPr>
          <w:lang w:eastAsia="ko-KR"/>
        </w:rPr>
        <w:t>는</w:t>
      </w:r>
      <w:r>
        <w:rPr>
          <w:lang w:eastAsia="ko-KR"/>
        </w:rPr>
        <w:t xml:space="preserve"> BOD </w:t>
      </w:r>
      <w:r>
        <w:rPr>
          <w:lang w:eastAsia="ko-KR"/>
        </w:rPr>
        <w:t>형식으로</w:t>
      </w:r>
      <w:r>
        <w:rPr>
          <w:lang w:eastAsia="ko-KR"/>
        </w:rPr>
        <w:t xml:space="preserve"> </w:t>
      </w:r>
      <w:r>
        <w:rPr>
          <w:lang w:eastAsia="ko-KR"/>
        </w:rPr>
        <w:t>표현되어</w:t>
      </w:r>
      <w:r>
        <w:rPr>
          <w:lang w:eastAsia="ko-KR"/>
        </w:rPr>
        <w:t xml:space="preserve"> </w:t>
      </w:r>
      <w:r>
        <w:rPr>
          <w:lang w:eastAsia="ko-KR"/>
        </w:rPr>
        <w:t>송수신되는</w:t>
      </w:r>
      <w:r>
        <w:rPr>
          <w:lang w:eastAsia="ko-KR"/>
        </w:rPr>
        <w:t xml:space="preserve">, </w:t>
      </w:r>
      <w:r>
        <w:rPr>
          <w:lang w:eastAsia="ko-KR"/>
        </w:rPr>
        <w:t>부속서</w:t>
      </w:r>
      <w:r>
        <w:rPr>
          <w:lang w:eastAsia="ko-KR"/>
        </w:rPr>
        <w:t xml:space="preserve"> A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제조업무데이터</w:t>
      </w:r>
      <w:r>
        <w:rPr>
          <w:lang w:eastAsia="ko-KR"/>
        </w:rPr>
        <w:t xml:space="preserve"> </w:t>
      </w:r>
      <w:r>
        <w:rPr>
          <w:lang w:eastAsia="ko-KR"/>
        </w:rPr>
        <w:t>교환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기타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처리를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정의한</w:t>
      </w:r>
      <w:r>
        <w:rPr>
          <w:lang w:eastAsia="ko-KR"/>
        </w:rPr>
        <w:t xml:space="preserve"> </w:t>
      </w:r>
      <w:r>
        <w:rPr>
          <w:lang w:eastAsia="ko-KR"/>
        </w:rPr>
        <w:t>시나리오에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식별</w:t>
      </w:r>
      <w:r>
        <w:rPr>
          <w:lang w:eastAsia="ko-KR"/>
        </w:rPr>
        <w:t xml:space="preserve"> </w:t>
      </w:r>
      <w:r>
        <w:rPr>
          <w:lang w:eastAsia="ko-KR"/>
        </w:rPr>
        <w:t>정보이다</w:t>
      </w:r>
      <w:r>
        <w:rPr>
          <w:lang w:eastAsia="ko-KR"/>
        </w:rPr>
        <w:t>.</w:t>
      </w:r>
    </w:p>
    <w:p w14:paraId="6BCBABB4" w14:textId="77777777" w:rsidR="00B4288B" w:rsidRDefault="0010783A">
      <w:pPr>
        <w:pStyle w:val="37"/>
        <w:rPr>
          <w:lang w:eastAsia="ko-KR"/>
        </w:rPr>
      </w:pPr>
      <w:bookmarkStart w:id="44" w:name="_Toc241499084"/>
      <w:r>
        <w:rPr>
          <w:lang w:eastAsia="ko-KR"/>
        </w:rPr>
        <w:t>5.1.6  BODID</w:t>
      </w:r>
      <w:bookmarkEnd w:id="44"/>
    </w:p>
    <w:p w14:paraId="7F87009D" w14:textId="77777777" w:rsidR="00B4288B" w:rsidRDefault="0010783A">
      <w:pPr>
        <w:rPr>
          <w:lang w:eastAsia="ko-KR"/>
        </w:rPr>
      </w:pPr>
      <w:r>
        <w:rPr>
          <w:lang w:eastAsia="ko-KR"/>
        </w:rPr>
        <w:t>BODID</w:t>
      </w:r>
      <w:r>
        <w:rPr>
          <w:lang w:eastAsia="ko-KR"/>
        </w:rPr>
        <w:t>는</w:t>
      </w:r>
      <w:r>
        <w:rPr>
          <w:lang w:eastAsia="ko-KR"/>
        </w:rPr>
        <w:t xml:space="preserve"> GUID </w:t>
      </w:r>
      <w:r>
        <w:rPr>
          <w:lang w:eastAsia="ko-KR"/>
        </w:rPr>
        <w:t>형태로</w:t>
      </w:r>
      <w:r>
        <w:rPr>
          <w:lang w:eastAsia="ko-KR"/>
        </w:rPr>
        <w:t xml:space="preserve"> BOD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식별하기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고유식별자이며</w:t>
      </w:r>
      <w:r>
        <w:rPr>
          <w:lang w:eastAsia="ko-KR"/>
        </w:rPr>
        <w:t xml:space="preserve">, </w:t>
      </w:r>
      <w:r>
        <w:rPr>
          <w:lang w:eastAsia="ko-KR"/>
        </w:rPr>
        <w:t>생성된</w:t>
      </w:r>
      <w:r>
        <w:rPr>
          <w:lang w:eastAsia="ko-KR"/>
        </w:rPr>
        <w:t xml:space="preserve"> BOD </w:t>
      </w:r>
      <w:r>
        <w:rPr>
          <w:lang w:eastAsia="ko-KR"/>
        </w:rPr>
        <w:t>인스턴스마다</w:t>
      </w:r>
      <w:r>
        <w:rPr>
          <w:lang w:eastAsia="ko-KR"/>
        </w:rPr>
        <w:t xml:space="preserve"> </w:t>
      </w:r>
      <w:r>
        <w:rPr>
          <w:lang w:eastAsia="ko-KR"/>
        </w:rPr>
        <w:t>부여된다</w:t>
      </w:r>
      <w:r>
        <w:rPr>
          <w:lang w:eastAsia="ko-KR"/>
        </w:rPr>
        <w:t>.</w:t>
      </w:r>
    </w:p>
    <w:p w14:paraId="792F7A59" w14:textId="77777777" w:rsidR="00B4288B" w:rsidRDefault="0010783A">
      <w:pPr>
        <w:pStyle w:val="37"/>
        <w:rPr>
          <w:lang w:eastAsia="ko-KR"/>
        </w:rPr>
      </w:pPr>
      <w:bookmarkStart w:id="45" w:name="_Toc241499085"/>
      <w:r>
        <w:rPr>
          <w:lang w:eastAsia="ko-KR"/>
        </w:rPr>
        <w:t>5.1.7  MessageID</w:t>
      </w:r>
      <w:bookmarkEnd w:id="45"/>
    </w:p>
    <w:p w14:paraId="2D759727" w14:textId="77777777" w:rsidR="00B4288B" w:rsidRDefault="0010783A">
      <w:pPr>
        <w:rPr>
          <w:lang w:eastAsia="ko-KR"/>
        </w:rPr>
      </w:pPr>
      <w:r>
        <w:rPr>
          <w:lang w:eastAsia="ko-KR"/>
        </w:rPr>
        <w:t>MessageID</w:t>
      </w:r>
      <w:r>
        <w:rPr>
          <w:lang w:eastAsia="ko-KR"/>
        </w:rPr>
        <w:t>는</w:t>
      </w:r>
      <w:r>
        <w:rPr>
          <w:lang w:eastAsia="ko-KR"/>
        </w:rPr>
        <w:t xml:space="preserve"> GUID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개별</w:t>
      </w:r>
      <w:r>
        <w:rPr>
          <w:lang w:eastAsia="ko-KR"/>
        </w:rPr>
        <w:t xml:space="preserve"> Message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식별하기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고유식별자이며</w:t>
      </w:r>
      <w:r>
        <w:rPr>
          <w:lang w:eastAsia="ko-KR"/>
        </w:rPr>
        <w:t xml:space="preserve">, </w:t>
      </w:r>
      <w:r>
        <w:rPr>
          <w:lang w:eastAsia="ko-KR"/>
        </w:rPr>
        <w:t>생성된</w:t>
      </w:r>
      <w:r>
        <w:rPr>
          <w:lang w:eastAsia="ko-KR"/>
        </w:rPr>
        <w:t xml:space="preserve"> BOD </w:t>
      </w:r>
      <w:r>
        <w:rPr>
          <w:lang w:eastAsia="ko-KR"/>
        </w:rPr>
        <w:t>인스턴스마다</w:t>
      </w:r>
      <w:r>
        <w:rPr>
          <w:lang w:eastAsia="ko-KR"/>
        </w:rPr>
        <w:t xml:space="preserve"> </w:t>
      </w:r>
      <w:r>
        <w:rPr>
          <w:lang w:eastAsia="ko-KR"/>
        </w:rPr>
        <w:t>부여되어</w:t>
      </w:r>
      <w:r>
        <w:rPr>
          <w:lang w:eastAsia="ko-KR"/>
        </w:rPr>
        <w:t xml:space="preserve"> </w:t>
      </w:r>
      <w:r>
        <w:rPr>
          <w:lang w:eastAsia="ko-KR"/>
        </w:rPr>
        <w:t>개별</w:t>
      </w:r>
      <w:r>
        <w:rPr>
          <w:lang w:eastAsia="ko-KR"/>
        </w:rPr>
        <w:t xml:space="preserve"> BOD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구분하기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사용된다</w:t>
      </w:r>
      <w:r>
        <w:rPr>
          <w:lang w:eastAsia="ko-KR"/>
        </w:rPr>
        <w:t>.</w:t>
      </w:r>
    </w:p>
    <w:p w14:paraId="13347F86" w14:textId="77777777" w:rsidR="00B4288B" w:rsidRDefault="0010783A">
      <w:pPr>
        <w:pStyle w:val="27"/>
        <w:rPr>
          <w:lang w:eastAsia="ko-KR"/>
        </w:rPr>
      </w:pPr>
      <w:bookmarkStart w:id="46" w:name="_Toc241499086"/>
      <w:r>
        <w:rPr>
          <w:lang w:eastAsia="ko-KR"/>
        </w:rPr>
        <w:t xml:space="preserve">5.2 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bookmarkEnd w:id="46"/>
    </w:p>
    <w:p w14:paraId="600CEEAD" w14:textId="77777777" w:rsidR="00B4288B" w:rsidRDefault="0010783A">
      <w:pPr>
        <w:rPr>
          <w:lang w:eastAsia="ko-KR"/>
        </w:rPr>
      </w:pPr>
      <w:r>
        <w:rPr>
          <w:lang w:eastAsia="ko-KR"/>
        </w:rPr>
        <w:t>BOD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영역은</w:t>
      </w:r>
      <w:r>
        <w:rPr>
          <w:lang w:eastAsia="ko-KR"/>
        </w:rPr>
        <w:t xml:space="preserve"> </w:t>
      </w:r>
      <w:r>
        <w:rPr>
          <w:lang w:eastAsia="ko-KR"/>
        </w:rPr>
        <w:t>동사</w:t>
      </w:r>
      <w:r>
        <w:rPr>
          <w:lang w:eastAsia="ko-KR"/>
        </w:rPr>
        <w:t xml:space="preserve"> </w:t>
      </w:r>
      <w:r>
        <w:rPr>
          <w:lang w:eastAsia="ko-KR"/>
        </w:rPr>
        <w:t>영역과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영역으로</w:t>
      </w:r>
      <w:r>
        <w:rPr>
          <w:lang w:eastAsia="ko-KR"/>
        </w:rPr>
        <w:t xml:space="preserve"> </w:t>
      </w:r>
      <w:r>
        <w:rPr>
          <w:lang w:eastAsia="ko-KR"/>
        </w:rPr>
        <w:t>구성된다</w:t>
      </w:r>
      <w:r>
        <w:rPr>
          <w:lang w:eastAsia="ko-KR"/>
        </w:rPr>
        <w:t xml:space="preserve">. </w:t>
      </w:r>
      <w:r>
        <w:rPr>
          <w:lang w:eastAsia="ko-KR"/>
        </w:rPr>
        <w:t>동사</w:t>
      </w:r>
      <w:r>
        <w:rPr>
          <w:lang w:eastAsia="ko-KR"/>
        </w:rPr>
        <w:t xml:space="preserve"> </w:t>
      </w:r>
      <w:r>
        <w:rPr>
          <w:lang w:eastAsia="ko-KR"/>
        </w:rPr>
        <w:t>영역은</w:t>
      </w:r>
      <w:r>
        <w:rPr>
          <w:lang w:eastAsia="ko-KR"/>
        </w:rPr>
        <w:t xml:space="preserve"> </w:t>
      </w:r>
      <w:r>
        <w:rPr>
          <w:lang w:eastAsia="ko-KR"/>
        </w:rPr>
        <w:t>명사를</w:t>
      </w:r>
      <w:r>
        <w:rPr>
          <w:lang w:eastAsia="ko-KR"/>
        </w:rPr>
        <w:t xml:space="preserve"> </w:t>
      </w:r>
      <w:r>
        <w:rPr>
          <w:lang w:eastAsia="ko-KR"/>
        </w:rPr>
        <w:t>전달하기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송수신</w:t>
      </w:r>
      <w:r>
        <w:rPr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나타내며</w:t>
      </w:r>
      <w:r>
        <w:rPr>
          <w:lang w:eastAsia="ko-KR"/>
        </w:rPr>
        <w:t xml:space="preserve">,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영역은</w:t>
      </w:r>
      <w:r>
        <w:rPr>
          <w:lang w:eastAsia="ko-KR"/>
        </w:rPr>
        <w:t xml:space="preserve"> </w:t>
      </w:r>
      <w:r>
        <w:rPr>
          <w:lang w:eastAsia="ko-KR"/>
        </w:rPr>
        <w:t>전달하고자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나타낸다</w:t>
      </w:r>
      <w:r>
        <w:rPr>
          <w:lang w:eastAsia="ko-KR"/>
        </w:rPr>
        <w:t>. 6</w:t>
      </w:r>
      <w:r>
        <w:rPr>
          <w:lang w:eastAsia="ko-KR"/>
        </w:rPr>
        <w:t>절과</w:t>
      </w:r>
      <w:r>
        <w:rPr>
          <w:lang w:eastAsia="ko-KR"/>
        </w:rPr>
        <w:t xml:space="preserve"> 7</w:t>
      </w:r>
      <w:r>
        <w:rPr>
          <w:lang w:eastAsia="ko-KR"/>
        </w:rPr>
        <w:t>절에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자세히</w:t>
      </w:r>
      <w:r>
        <w:rPr>
          <w:lang w:eastAsia="ko-KR"/>
        </w:rPr>
        <w:t xml:space="preserve"> </w:t>
      </w:r>
      <w:r>
        <w:rPr>
          <w:lang w:eastAsia="ko-KR"/>
        </w:rPr>
        <w:t>설명한다</w:t>
      </w:r>
      <w:r>
        <w:rPr>
          <w:lang w:eastAsia="ko-KR"/>
        </w:rPr>
        <w:t>.</w:t>
      </w:r>
    </w:p>
    <w:p w14:paraId="6B2D491F" w14:textId="77777777" w:rsidR="00B4288B" w:rsidRDefault="0010783A">
      <w:pPr>
        <w:pStyle w:val="18"/>
        <w:rPr>
          <w:lang w:eastAsia="ko-KR"/>
        </w:rPr>
      </w:pPr>
      <w:bookmarkStart w:id="47" w:name="_Toc241499087"/>
      <w:r>
        <w:rPr>
          <w:lang w:eastAsia="ko-KR"/>
        </w:rPr>
        <w:t xml:space="preserve">6 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 xml:space="preserve"> — </w:t>
      </w:r>
      <w:r>
        <w:rPr>
          <w:lang w:eastAsia="ko-KR"/>
        </w:rPr>
        <w:t>동사</w:t>
      </w:r>
      <w:r>
        <w:rPr>
          <w:lang w:eastAsia="ko-KR"/>
        </w:rPr>
        <w:t>(Verb)</w:t>
      </w:r>
      <w:bookmarkEnd w:id="47"/>
    </w:p>
    <w:p w14:paraId="435B2824" w14:textId="77777777" w:rsidR="00B4288B" w:rsidRDefault="0010783A">
      <w:pPr>
        <w:pStyle w:val="27"/>
        <w:rPr>
          <w:lang w:eastAsia="ko-KR"/>
        </w:rPr>
      </w:pPr>
      <w:bookmarkStart w:id="48" w:name="_Toc241499088"/>
      <w:r>
        <w:rPr>
          <w:lang w:eastAsia="ko-KR"/>
        </w:rPr>
        <w:t xml:space="preserve">6.1  </w:t>
      </w:r>
      <w:r>
        <w:rPr>
          <w:lang w:eastAsia="ko-KR"/>
        </w:rPr>
        <w:t>개요</w:t>
      </w:r>
      <w:bookmarkEnd w:id="48"/>
    </w:p>
    <w:p w14:paraId="1B1FCCEA" w14:textId="77777777" w:rsidR="00B4288B" w:rsidRDefault="0010783A">
      <w:pPr>
        <w:rPr>
          <w:lang w:eastAsia="ko-KR"/>
        </w:rPr>
      </w:pPr>
      <w:r>
        <w:rPr>
          <w:lang w:eastAsia="ko-KR"/>
        </w:rPr>
        <w:t>BOD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동사</w:t>
      </w:r>
      <w:r>
        <w:rPr>
          <w:lang w:eastAsia="ko-KR"/>
        </w:rPr>
        <w:t xml:space="preserve"> </w:t>
      </w:r>
      <w:r>
        <w:rPr>
          <w:lang w:eastAsia="ko-KR"/>
        </w:rPr>
        <w:t>영역은</w:t>
      </w:r>
      <w:r>
        <w:rPr>
          <w:lang w:eastAsia="ko-KR"/>
        </w:rPr>
        <w:t xml:space="preserve"> </w:t>
      </w:r>
      <w:r>
        <w:rPr>
          <w:lang w:eastAsia="ko-KR"/>
        </w:rPr>
        <w:t>송신</w:t>
      </w:r>
      <w:r>
        <w:rPr>
          <w:lang w:eastAsia="ko-KR"/>
        </w:rPr>
        <w:t xml:space="preserve"> </w:t>
      </w:r>
      <w:r>
        <w:rPr>
          <w:lang w:eastAsia="ko-KR"/>
        </w:rPr>
        <w:t>기업업무시스템이</w:t>
      </w:r>
      <w:r>
        <w:rPr>
          <w:lang w:eastAsia="ko-KR"/>
        </w:rPr>
        <w:t xml:space="preserve"> </w:t>
      </w:r>
      <w:r>
        <w:rPr>
          <w:lang w:eastAsia="ko-KR"/>
        </w:rPr>
        <w:t>수신</w:t>
      </w:r>
      <w:r>
        <w:rPr>
          <w:lang w:eastAsia="ko-KR"/>
        </w:rPr>
        <w:t xml:space="preserve"> </w:t>
      </w:r>
      <w:r>
        <w:rPr>
          <w:lang w:eastAsia="ko-KR"/>
        </w:rPr>
        <w:t>시스템에</w:t>
      </w:r>
      <w:r>
        <w:rPr>
          <w:lang w:eastAsia="ko-KR"/>
        </w:rPr>
        <w:t xml:space="preserve"> </w:t>
      </w:r>
      <w:r>
        <w:rPr>
          <w:lang w:eastAsia="ko-KR"/>
        </w:rPr>
        <w:t>요청하는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나타낸다</w:t>
      </w:r>
      <w:r>
        <w:rPr>
          <w:lang w:eastAsia="ko-KR"/>
        </w:rPr>
        <w:t xml:space="preserve">. </w:t>
      </w:r>
      <w:r>
        <w:rPr>
          <w:lang w:eastAsia="ko-KR"/>
        </w:rPr>
        <w:t>송신</w:t>
      </w:r>
      <w:r>
        <w:rPr>
          <w:lang w:eastAsia="ko-KR"/>
        </w:rPr>
        <w:t xml:space="preserve"> </w:t>
      </w:r>
      <w:r>
        <w:rPr>
          <w:lang w:eastAsia="ko-KR"/>
        </w:rPr>
        <w:t>시스템에서</w:t>
      </w:r>
      <w:r>
        <w:rPr>
          <w:lang w:eastAsia="ko-KR"/>
        </w:rPr>
        <w:t xml:space="preserve"> </w:t>
      </w:r>
      <w:r>
        <w:rPr>
          <w:lang w:eastAsia="ko-KR"/>
        </w:rPr>
        <w:t>액션</w:t>
      </w:r>
      <w:r>
        <w:rPr>
          <w:lang w:eastAsia="ko-KR"/>
        </w:rPr>
        <w:t>(Action)</w:t>
      </w:r>
      <w:r>
        <w:rPr>
          <w:lang w:eastAsia="ko-KR"/>
        </w:rPr>
        <w:t>형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>(Request)</w:t>
      </w:r>
      <w:r>
        <w:rPr>
          <w:lang w:eastAsia="ko-KR"/>
        </w:rPr>
        <w:t>형</w:t>
      </w:r>
      <w:r>
        <w:rPr>
          <w:lang w:eastAsia="ko-KR"/>
        </w:rPr>
        <w:t xml:space="preserve"> </w:t>
      </w:r>
      <w:r>
        <w:rPr>
          <w:lang w:eastAsia="ko-KR"/>
        </w:rPr>
        <w:t>동사를</w:t>
      </w:r>
      <w:r>
        <w:rPr>
          <w:lang w:eastAsia="ko-KR"/>
        </w:rPr>
        <w:t xml:space="preserve"> </w:t>
      </w:r>
      <w:r>
        <w:rPr>
          <w:lang w:eastAsia="ko-KR"/>
        </w:rPr>
        <w:t>가지는</w:t>
      </w:r>
      <w:r>
        <w:rPr>
          <w:lang w:eastAsia="ko-KR"/>
        </w:rPr>
        <w:t xml:space="preserve"> BOD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보내면</w:t>
      </w:r>
      <w:r>
        <w:rPr>
          <w:lang w:eastAsia="ko-KR"/>
        </w:rPr>
        <w:t xml:space="preserve"> </w:t>
      </w:r>
      <w:r>
        <w:rPr>
          <w:lang w:eastAsia="ko-KR"/>
        </w:rPr>
        <w:t>수신</w:t>
      </w:r>
      <w:r>
        <w:rPr>
          <w:lang w:eastAsia="ko-KR"/>
        </w:rPr>
        <w:t xml:space="preserve"> </w:t>
      </w:r>
      <w:r>
        <w:rPr>
          <w:lang w:eastAsia="ko-KR"/>
        </w:rPr>
        <w:t>기업업무시스템은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>(Response)</w:t>
      </w:r>
      <w:r>
        <w:rPr>
          <w:lang w:eastAsia="ko-KR"/>
        </w:rPr>
        <w:t>형</w:t>
      </w:r>
      <w:r>
        <w:rPr>
          <w:lang w:eastAsia="ko-KR"/>
        </w:rPr>
        <w:t xml:space="preserve"> </w:t>
      </w:r>
      <w:r>
        <w:rPr>
          <w:lang w:eastAsia="ko-KR"/>
        </w:rPr>
        <w:t>동사를</w:t>
      </w:r>
      <w:r>
        <w:rPr>
          <w:lang w:eastAsia="ko-KR"/>
        </w:rPr>
        <w:t xml:space="preserve"> </w:t>
      </w:r>
      <w:r>
        <w:rPr>
          <w:lang w:eastAsia="ko-KR"/>
        </w:rPr>
        <w:t>가지는</w:t>
      </w:r>
      <w:r>
        <w:rPr>
          <w:lang w:eastAsia="ko-KR"/>
        </w:rPr>
        <w:t xml:space="preserve"> BOD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회신하여야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2E04ECB3" w14:textId="77777777" w:rsidR="00B4288B" w:rsidRDefault="0010783A">
      <w:pPr>
        <w:pStyle w:val="27"/>
        <w:rPr>
          <w:lang w:eastAsia="ko-KR"/>
        </w:rPr>
      </w:pPr>
      <w:bookmarkStart w:id="49" w:name="_Toc241499089"/>
      <w:r>
        <w:rPr>
          <w:lang w:eastAsia="ko-KR"/>
        </w:rPr>
        <w:t xml:space="preserve">6.2  </w:t>
      </w:r>
      <w:r>
        <w:rPr>
          <w:lang w:eastAsia="ko-KR"/>
        </w:rPr>
        <w:t>액션형</w:t>
      </w:r>
      <w:r>
        <w:rPr>
          <w:lang w:eastAsia="ko-KR"/>
        </w:rPr>
        <w:t xml:space="preserve"> </w:t>
      </w:r>
      <w:r>
        <w:rPr>
          <w:lang w:eastAsia="ko-KR"/>
        </w:rPr>
        <w:t>동사</w:t>
      </w:r>
      <w:bookmarkEnd w:id="49"/>
    </w:p>
    <w:p w14:paraId="0DF951A4" w14:textId="77777777" w:rsidR="00B4288B" w:rsidRDefault="0010783A">
      <w:pPr>
        <w:rPr>
          <w:lang w:eastAsia="ko-KR"/>
        </w:rPr>
      </w:pPr>
      <w:r>
        <w:rPr>
          <w:lang w:eastAsia="ko-KR"/>
        </w:rPr>
        <w:t>액션형</w:t>
      </w:r>
      <w:r>
        <w:rPr>
          <w:lang w:eastAsia="ko-KR"/>
        </w:rPr>
        <w:t xml:space="preserve"> </w:t>
      </w:r>
      <w:r>
        <w:rPr>
          <w:lang w:eastAsia="ko-KR"/>
        </w:rPr>
        <w:t>동사는</w:t>
      </w:r>
      <w:r>
        <w:rPr>
          <w:lang w:eastAsia="ko-KR"/>
        </w:rPr>
        <w:t xml:space="preserve"> </w:t>
      </w:r>
      <w:r>
        <w:rPr>
          <w:lang w:eastAsia="ko-KR"/>
        </w:rPr>
        <w:t>전달하는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신규생성</w:t>
      </w:r>
      <w:r>
        <w:rPr>
          <w:lang w:eastAsia="ko-KR"/>
        </w:rPr>
        <w:t xml:space="preserve">, </w:t>
      </w:r>
      <w:r>
        <w:rPr>
          <w:lang w:eastAsia="ko-KR"/>
        </w:rPr>
        <w:t>변경</w:t>
      </w:r>
      <w:r>
        <w:rPr>
          <w:lang w:eastAsia="ko-KR"/>
        </w:rPr>
        <w:t xml:space="preserve">, 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요청할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lang w:eastAsia="ko-KR"/>
        </w:rPr>
        <w:t>액션형</w:t>
      </w:r>
      <w:r>
        <w:rPr>
          <w:lang w:eastAsia="ko-KR"/>
        </w:rPr>
        <w:t xml:space="preserve"> </w:t>
      </w:r>
      <w:r>
        <w:rPr>
          <w:lang w:eastAsia="ko-KR"/>
        </w:rPr>
        <w:t>동사의</w:t>
      </w:r>
      <w:r>
        <w:rPr>
          <w:lang w:eastAsia="ko-KR"/>
        </w:rPr>
        <w:t xml:space="preserve"> </w:t>
      </w:r>
      <w:r>
        <w:rPr>
          <w:lang w:eastAsia="ko-KR"/>
        </w:rPr>
        <w:t>종류로는</w:t>
      </w:r>
      <w:r>
        <w:rPr>
          <w:lang w:eastAsia="ko-KR"/>
        </w:rPr>
        <w:t xml:space="preserve"> Process, Cancel, Change, Sync, Notify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>, Notify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제외한</w:t>
      </w:r>
      <w:r>
        <w:rPr>
          <w:lang w:eastAsia="ko-KR"/>
        </w:rPr>
        <w:t xml:space="preserve"> </w:t>
      </w:r>
      <w:r>
        <w:rPr>
          <w:lang w:eastAsia="ko-KR"/>
        </w:rPr>
        <w:t>나머지</w:t>
      </w:r>
      <w:r>
        <w:rPr>
          <w:lang w:eastAsia="ko-KR"/>
        </w:rPr>
        <w:t xml:space="preserve"> </w:t>
      </w:r>
      <w:r>
        <w:rPr>
          <w:lang w:eastAsia="ko-KR"/>
        </w:rPr>
        <w:t>동사는</w:t>
      </w:r>
      <w:r>
        <w:rPr>
          <w:lang w:eastAsia="ko-KR"/>
        </w:rPr>
        <w:t xml:space="preserve"> </w:t>
      </w:r>
      <w:r>
        <w:rPr>
          <w:lang w:eastAsia="ko-KR"/>
        </w:rPr>
        <w:t>일대일로</w:t>
      </w:r>
      <w:r>
        <w:rPr>
          <w:lang w:eastAsia="ko-KR"/>
        </w:rPr>
        <w:t xml:space="preserve"> </w:t>
      </w:r>
      <w:r>
        <w:rPr>
          <w:lang w:eastAsia="ko-KR"/>
        </w:rPr>
        <w:t>대응하는</w:t>
      </w:r>
      <w:r>
        <w:rPr>
          <w:lang w:eastAsia="ko-KR"/>
        </w:rPr>
        <w:t xml:space="preserve"> </w:t>
      </w:r>
      <w:r>
        <w:rPr>
          <w:lang w:eastAsia="ko-KR"/>
        </w:rPr>
        <w:t>응답형</w:t>
      </w:r>
      <w:r>
        <w:rPr>
          <w:lang w:eastAsia="ko-KR"/>
        </w:rPr>
        <w:t xml:space="preserve"> </w:t>
      </w:r>
      <w:r>
        <w:rPr>
          <w:lang w:eastAsia="ko-KR"/>
        </w:rPr>
        <w:t>동사를</w:t>
      </w:r>
      <w:r>
        <w:rPr>
          <w:lang w:eastAsia="ko-KR"/>
        </w:rPr>
        <w:t xml:space="preserve"> </w:t>
      </w:r>
      <w:r>
        <w:rPr>
          <w:lang w:eastAsia="ko-KR"/>
        </w:rPr>
        <w:t>가진다</w:t>
      </w:r>
      <w:r>
        <w:rPr>
          <w:lang w:eastAsia="ko-KR"/>
        </w:rPr>
        <w:t xml:space="preserve">. </w:t>
      </w:r>
      <w:r>
        <w:rPr>
          <w:lang w:eastAsia="ko-KR"/>
        </w:rPr>
        <w:t>액션형</w:t>
      </w:r>
      <w:r>
        <w:rPr>
          <w:lang w:eastAsia="ko-KR"/>
        </w:rPr>
        <w:t xml:space="preserve"> </w:t>
      </w:r>
      <w:r>
        <w:rPr>
          <w:lang w:eastAsia="ko-KR"/>
        </w:rPr>
        <w:t>동사의</w:t>
      </w:r>
      <w:r>
        <w:rPr>
          <w:lang w:eastAsia="ko-KR"/>
        </w:rPr>
        <w:t xml:space="preserve"> </w:t>
      </w:r>
      <w:r>
        <w:rPr>
          <w:lang w:eastAsia="ko-KR"/>
        </w:rPr>
        <w:t>종류와</w:t>
      </w:r>
      <w:r>
        <w:rPr>
          <w:lang w:eastAsia="ko-KR"/>
        </w:rPr>
        <w:t xml:space="preserve"> </w:t>
      </w:r>
      <w:r>
        <w:rPr>
          <w:lang w:eastAsia="ko-KR"/>
        </w:rPr>
        <w:t>설명은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4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14:paraId="30BDC66A" w14:textId="77777777" w:rsidR="00B4288B" w:rsidRDefault="0010783A">
      <w:pPr>
        <w:pStyle w:val="KS"/>
      </w:pPr>
      <w:commentRangeStart w:id="50"/>
      <w:r>
        <w:t>표</w:t>
      </w:r>
      <w:r>
        <w:t xml:space="preserve"> 4 — </w:t>
      </w:r>
      <w:r>
        <w:t>액션형</w:t>
      </w:r>
      <w:r>
        <w:t xml:space="preserve"> </w:t>
      </w:r>
      <w:r>
        <w:t>동사의</w:t>
      </w:r>
      <w:r>
        <w:t xml:space="preserve"> </w:t>
      </w:r>
      <w:r>
        <w:t>종류</w:t>
      </w:r>
      <w:commentRangeEnd w:id="50"/>
      <w:r>
        <w:rPr>
          <w:rStyle w:val="aff5"/>
          <w:sz w:val="20"/>
          <w:szCs w:val="22"/>
        </w:rPr>
        <w:commentReference w:id="50"/>
      </w:r>
    </w:p>
    <w:tbl>
      <w:tblPr>
        <w:tblW w:w="940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8000"/>
      </w:tblGrid>
      <w:tr w:rsidR="00B4288B" w14:paraId="361F71B4" w14:textId="77777777">
        <w:trPr>
          <w:tblHeader/>
          <w:jc w:val="center"/>
        </w:trPr>
        <w:tc>
          <w:tcPr>
            <w:tcW w:w="1400" w:type="dxa"/>
            <w:shd w:val="clear" w:color="auto" w:fill="D9D9D9"/>
          </w:tcPr>
          <w:p w14:paraId="7B718F12" w14:textId="77777777" w:rsidR="00B4288B" w:rsidRDefault="0010783A">
            <w:pPr>
              <w:pStyle w:val="KS3"/>
            </w:pPr>
            <w:r>
              <w:t>값</w:t>
            </w:r>
          </w:p>
        </w:tc>
        <w:tc>
          <w:tcPr>
            <w:tcW w:w="8000" w:type="dxa"/>
            <w:shd w:val="clear" w:color="auto" w:fill="D9D9D9"/>
          </w:tcPr>
          <w:p w14:paraId="4E8A9914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155F83F0" w14:textId="77777777">
        <w:trPr>
          <w:cantSplit/>
          <w:jc w:val="center"/>
        </w:trPr>
        <w:tc>
          <w:tcPr>
            <w:tcW w:w="1400" w:type="dxa"/>
          </w:tcPr>
          <w:p w14:paraId="6F59CD45" w14:textId="77777777" w:rsidR="00B4288B" w:rsidRDefault="0010783A">
            <w:pPr>
              <w:pStyle w:val="KS2"/>
            </w:pPr>
            <w:r>
              <w:t>Process</w:t>
            </w:r>
          </w:p>
        </w:tc>
        <w:tc>
          <w:tcPr>
            <w:tcW w:w="8000" w:type="dxa"/>
          </w:tcPr>
          <w:p w14:paraId="6324C9D3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BOD </w:t>
            </w:r>
            <w:r>
              <w:rPr>
                <w:lang w:eastAsia="ko-KR"/>
              </w:rPr>
              <w:t>송신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시스템이</w:t>
            </w:r>
            <w:r>
              <w:rPr>
                <w:lang w:eastAsia="ko-KR"/>
              </w:rPr>
              <w:t xml:space="preserve"> BOD </w:t>
            </w:r>
            <w:r>
              <w:rPr>
                <w:lang w:eastAsia="ko-KR"/>
              </w:rPr>
              <w:t>수신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업무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</w:t>
            </w:r>
          </w:p>
        </w:tc>
      </w:tr>
      <w:tr w:rsidR="00B4288B" w14:paraId="4D921080" w14:textId="77777777">
        <w:trPr>
          <w:cantSplit/>
          <w:jc w:val="center"/>
        </w:trPr>
        <w:tc>
          <w:tcPr>
            <w:tcW w:w="1400" w:type="dxa"/>
          </w:tcPr>
          <w:p w14:paraId="0C555154" w14:textId="77777777" w:rsidR="00B4288B" w:rsidRDefault="0010783A">
            <w:pPr>
              <w:pStyle w:val="KS2"/>
            </w:pPr>
            <w:r>
              <w:t>Cancel</w:t>
            </w:r>
          </w:p>
        </w:tc>
        <w:tc>
          <w:tcPr>
            <w:tcW w:w="8000" w:type="dxa"/>
          </w:tcPr>
          <w:p w14:paraId="401DAD67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BOD </w:t>
            </w:r>
            <w:r>
              <w:rPr>
                <w:lang w:eastAsia="ko-KR"/>
              </w:rPr>
              <w:t>송신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시스템에서</w:t>
            </w:r>
            <w:r>
              <w:rPr>
                <w:lang w:eastAsia="ko-KR"/>
              </w:rPr>
              <w:t xml:space="preserve"> BOD </w:t>
            </w:r>
            <w:r>
              <w:rPr>
                <w:lang w:eastAsia="ko-KR"/>
              </w:rPr>
              <w:t>수신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취소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삭제를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</w:t>
            </w:r>
          </w:p>
        </w:tc>
      </w:tr>
      <w:tr w:rsidR="00B4288B" w14:paraId="4B8B36D5" w14:textId="77777777">
        <w:trPr>
          <w:cantSplit/>
          <w:jc w:val="center"/>
        </w:trPr>
        <w:tc>
          <w:tcPr>
            <w:tcW w:w="1400" w:type="dxa"/>
          </w:tcPr>
          <w:p w14:paraId="778FCE4C" w14:textId="77777777" w:rsidR="00B4288B" w:rsidRDefault="0010783A">
            <w:pPr>
              <w:pStyle w:val="KS2"/>
            </w:pPr>
            <w:r>
              <w:t>Change</w:t>
            </w:r>
          </w:p>
        </w:tc>
        <w:tc>
          <w:tcPr>
            <w:tcW w:w="8000" w:type="dxa"/>
          </w:tcPr>
          <w:p w14:paraId="62EA249B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데이터를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소유하지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않은</w:t>
            </w:r>
            <w:r>
              <w:rPr>
                <w:lang w:eastAsia="ko-KR"/>
              </w:rPr>
              <w:t xml:space="preserve"> BOD </w:t>
            </w:r>
            <w:r>
              <w:rPr>
                <w:lang w:eastAsia="ko-KR"/>
              </w:rPr>
              <w:t>송신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시스템에서</w:t>
            </w:r>
            <w:r>
              <w:rPr>
                <w:lang w:eastAsia="ko-KR"/>
              </w:rPr>
              <w:t xml:space="preserve"> BOD </w:t>
            </w:r>
            <w:r>
              <w:rPr>
                <w:lang w:eastAsia="ko-KR"/>
              </w:rPr>
              <w:t>수신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</w:t>
            </w:r>
          </w:p>
        </w:tc>
      </w:tr>
      <w:tr w:rsidR="00B4288B" w14:paraId="6D021C15" w14:textId="77777777">
        <w:trPr>
          <w:cantSplit/>
          <w:jc w:val="center"/>
        </w:trPr>
        <w:tc>
          <w:tcPr>
            <w:tcW w:w="1400" w:type="dxa"/>
          </w:tcPr>
          <w:p w14:paraId="36C37221" w14:textId="77777777" w:rsidR="00B4288B" w:rsidRDefault="0010783A">
            <w:pPr>
              <w:pStyle w:val="KS2"/>
            </w:pPr>
            <w:r>
              <w:t>Sync</w:t>
            </w:r>
          </w:p>
        </w:tc>
        <w:tc>
          <w:tcPr>
            <w:tcW w:w="8000" w:type="dxa"/>
          </w:tcPr>
          <w:p w14:paraId="02FE3349" w14:textId="1C40DD3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BOD </w:t>
            </w:r>
            <w:r>
              <w:rPr>
                <w:lang w:eastAsia="ko-KR"/>
              </w:rPr>
              <w:t>수신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가지고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소유하는</w:t>
            </w:r>
            <w:r>
              <w:rPr>
                <w:lang w:eastAsia="ko-KR"/>
              </w:rPr>
              <w:t xml:space="preserve"> </w:t>
            </w:r>
            <w:del w:id="51" w:author="임픽스 검토" w:date="2026-10-12T04:00:00Z">
              <w:r>
                <w:rPr>
                  <w:lang w:eastAsia="ko-KR"/>
                </w:rPr>
                <w:delText>시스템이정보를</w:delText>
              </w:r>
            </w:del>
            <w:ins w:id="52" w:author="임픽스 검토" w:date="2026-10-12T04:00:00Z">
              <w:r>
                <w:rPr>
                  <w:lang w:eastAsia="ko-KR"/>
                </w:rPr>
                <w:t>시스템이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정보를</w:t>
              </w:r>
            </w:ins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게시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다른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변경하거나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</w:t>
            </w:r>
          </w:p>
        </w:tc>
      </w:tr>
      <w:tr w:rsidR="00B4288B" w14:paraId="001C6A88" w14:textId="77777777">
        <w:trPr>
          <w:cantSplit/>
          <w:jc w:val="center"/>
        </w:trPr>
        <w:tc>
          <w:tcPr>
            <w:tcW w:w="1400" w:type="dxa"/>
          </w:tcPr>
          <w:p w14:paraId="04FC440D" w14:textId="77777777" w:rsidR="00B4288B" w:rsidRDefault="0010783A">
            <w:pPr>
              <w:pStyle w:val="KS2"/>
            </w:pPr>
            <w:r>
              <w:t>Notify</w:t>
            </w:r>
          </w:p>
        </w:tc>
        <w:tc>
          <w:tcPr>
            <w:tcW w:w="8000" w:type="dxa"/>
          </w:tcPr>
          <w:p w14:paraId="5CCB58D9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BOD </w:t>
            </w:r>
            <w:r>
              <w:rPr>
                <w:lang w:eastAsia="ko-KR"/>
              </w:rPr>
              <w:t>송수신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참조용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사용하며</w:t>
            </w:r>
            <w:r>
              <w:rPr>
                <w:lang w:eastAsia="ko-KR"/>
              </w:rPr>
              <w:t>, Response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</w:p>
        </w:tc>
      </w:tr>
    </w:tbl>
    <w:p w14:paraId="5D2F93E2" w14:textId="77777777" w:rsidR="00B4288B" w:rsidRDefault="00B4288B">
      <w:pPr>
        <w:spacing w:after="0" w:line="144" w:lineRule="auto"/>
        <w:rPr>
          <w:lang w:eastAsia="ko-KR"/>
        </w:rPr>
      </w:pPr>
    </w:p>
    <w:p w14:paraId="054932F4" w14:textId="77777777" w:rsidR="00B4288B" w:rsidRDefault="0010783A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4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액션형</w:t>
      </w:r>
      <w:r>
        <w:rPr>
          <w:lang w:eastAsia="ko-KR"/>
        </w:rPr>
        <w:t xml:space="preserve"> </w:t>
      </w:r>
      <w:r>
        <w:rPr>
          <w:lang w:eastAsia="ko-KR"/>
        </w:rPr>
        <w:t>동사의</w:t>
      </w:r>
      <w:r>
        <w:rPr>
          <w:lang w:eastAsia="ko-KR"/>
        </w:rPr>
        <w:t xml:space="preserve"> </w:t>
      </w:r>
      <w:r>
        <w:rPr>
          <w:lang w:eastAsia="ko-KR"/>
        </w:rPr>
        <w:t>하위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나타낸다</w:t>
      </w:r>
      <w:r>
        <w:rPr>
          <w:lang w:eastAsia="ko-KR"/>
        </w:rPr>
        <w:t>.</w:t>
      </w:r>
    </w:p>
    <w:p w14:paraId="64346114" w14:textId="77777777" w:rsidR="00B4288B" w:rsidRDefault="0010783A">
      <w:pPr>
        <w:keepNext/>
        <w:jc w:val="center"/>
      </w:pPr>
      <w:r>
        <w:rPr>
          <w:noProof/>
        </w:rPr>
        <w:drawing>
          <wp:inline distT="0" distB="0" distL="0" distR="0" wp14:anchorId="59F08135" wp14:editId="7A99AE9C">
            <wp:extent cx="5400000" cy="94025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4_6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4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D1D13" w14:textId="77777777" w:rsidR="00B4288B" w:rsidRDefault="0010783A">
      <w:pPr>
        <w:pStyle w:val="KS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4 — </w:t>
      </w:r>
      <w:r>
        <w:rPr>
          <w:lang w:eastAsia="ko-KR"/>
        </w:rPr>
        <w:t>액션형</w:t>
      </w:r>
      <w:r>
        <w:rPr>
          <w:lang w:eastAsia="ko-KR"/>
        </w:rPr>
        <w:t xml:space="preserve"> </w:t>
      </w:r>
      <w:r>
        <w:rPr>
          <w:lang w:eastAsia="ko-KR"/>
        </w:rPr>
        <w:t>동사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02D12F75" w14:textId="77777777" w:rsidR="00B4288B" w:rsidRDefault="0010783A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5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액션형</w:t>
      </w:r>
      <w:r>
        <w:rPr>
          <w:lang w:eastAsia="ko-KR"/>
        </w:rPr>
        <w:t xml:space="preserve"> </w:t>
      </w:r>
      <w:r>
        <w:rPr>
          <w:lang w:eastAsia="ko-KR"/>
        </w:rPr>
        <w:t>동사에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회신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나타낸다</w:t>
      </w:r>
      <w:r>
        <w:rPr>
          <w:lang w:eastAsia="ko-KR"/>
        </w:rPr>
        <w:t>.</w:t>
      </w:r>
    </w:p>
    <w:p w14:paraId="2E164EE8" w14:textId="77777777" w:rsidR="00B4288B" w:rsidRDefault="0010783A">
      <w:pPr>
        <w:pStyle w:val="KS"/>
      </w:pPr>
      <w:r>
        <w:t>표</w:t>
      </w:r>
      <w:r>
        <w:t xml:space="preserve"> 5 — acknowledgeCode </w:t>
      </w:r>
      <w:r>
        <w:t>값</w:t>
      </w:r>
    </w:p>
    <w:tbl>
      <w:tblPr>
        <w:tblW w:w="940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43"/>
        <w:gridCol w:w="1907"/>
        <w:gridCol w:w="5450"/>
      </w:tblGrid>
      <w:tr w:rsidR="00B4288B" w14:paraId="5701EBAE" w14:textId="77777777">
        <w:trPr>
          <w:tblHeader/>
          <w:jc w:val="center"/>
        </w:trPr>
        <w:tc>
          <w:tcPr>
            <w:tcW w:w="2043" w:type="dxa"/>
            <w:shd w:val="clear" w:color="auto" w:fill="D9D9D9"/>
          </w:tcPr>
          <w:p w14:paraId="28DDE4FD" w14:textId="77777777" w:rsidR="00B4288B" w:rsidRDefault="0010783A">
            <w:pPr>
              <w:pStyle w:val="KS3"/>
            </w:pPr>
            <w:r>
              <w:t>데이터</w:t>
            </w:r>
            <w:r>
              <w:t xml:space="preserve"> </w:t>
            </w:r>
            <w:r>
              <w:t>요소</w:t>
            </w:r>
          </w:p>
        </w:tc>
        <w:tc>
          <w:tcPr>
            <w:tcW w:w="1907" w:type="dxa"/>
            <w:shd w:val="clear" w:color="auto" w:fill="D9D9D9"/>
          </w:tcPr>
          <w:p w14:paraId="63A68C0F" w14:textId="77777777" w:rsidR="00B4288B" w:rsidRDefault="0010783A">
            <w:pPr>
              <w:pStyle w:val="KS3"/>
            </w:pPr>
            <w:r>
              <w:t>값</w:t>
            </w:r>
          </w:p>
        </w:tc>
        <w:tc>
          <w:tcPr>
            <w:tcW w:w="5450" w:type="dxa"/>
            <w:shd w:val="clear" w:color="auto" w:fill="D9D9D9"/>
          </w:tcPr>
          <w:p w14:paraId="0758069A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1881A1C6" w14:textId="77777777">
        <w:trPr>
          <w:cantSplit/>
          <w:jc w:val="center"/>
        </w:trPr>
        <w:tc>
          <w:tcPr>
            <w:tcW w:w="2043" w:type="dxa"/>
          </w:tcPr>
          <w:p w14:paraId="7FBB52B7" w14:textId="77777777" w:rsidR="00B4288B" w:rsidRDefault="0010783A">
            <w:pPr>
              <w:pStyle w:val="KS2"/>
            </w:pPr>
            <w:r>
              <w:t>acknowledgeCode</w:t>
            </w:r>
          </w:p>
        </w:tc>
        <w:tc>
          <w:tcPr>
            <w:tcW w:w="1907" w:type="dxa"/>
          </w:tcPr>
          <w:p w14:paraId="506134E2" w14:textId="77777777" w:rsidR="00B4288B" w:rsidRDefault="0010783A">
            <w:pPr>
              <w:pStyle w:val="KS2"/>
            </w:pPr>
            <w:r>
              <w:t>Always</w:t>
            </w:r>
          </w:p>
        </w:tc>
        <w:tc>
          <w:tcPr>
            <w:tcW w:w="5450" w:type="dxa"/>
          </w:tcPr>
          <w:p w14:paraId="3C36AC6D" w14:textId="77777777" w:rsidR="00B4288B" w:rsidRDefault="0010783A">
            <w:pPr>
              <w:pStyle w:val="KS2"/>
            </w:pPr>
            <w:r>
              <w:t xml:space="preserve">— </w:t>
            </w:r>
            <w:r>
              <w:t>기본값</w:t>
            </w:r>
            <w:r>
              <w:t xml:space="preserve">, </w:t>
            </w:r>
            <w:r>
              <w:t>항상</w:t>
            </w:r>
            <w:r>
              <w:t xml:space="preserve"> Response BOD </w:t>
            </w:r>
            <w:r>
              <w:t>요청</w:t>
            </w:r>
          </w:p>
        </w:tc>
      </w:tr>
      <w:tr w:rsidR="00B4288B" w14:paraId="1D1ECE8A" w14:textId="77777777">
        <w:trPr>
          <w:cantSplit/>
          <w:jc w:val="center"/>
        </w:trPr>
        <w:tc>
          <w:tcPr>
            <w:tcW w:w="2043" w:type="dxa"/>
          </w:tcPr>
          <w:p w14:paraId="4027EA0B" w14:textId="77777777" w:rsidR="00B4288B" w:rsidRDefault="00B4288B">
            <w:pPr>
              <w:pStyle w:val="KS2"/>
            </w:pPr>
          </w:p>
        </w:tc>
        <w:tc>
          <w:tcPr>
            <w:tcW w:w="1907" w:type="dxa"/>
          </w:tcPr>
          <w:p w14:paraId="564A7BEA" w14:textId="77777777" w:rsidR="00B4288B" w:rsidRDefault="0010783A">
            <w:pPr>
              <w:pStyle w:val="KS2"/>
            </w:pPr>
            <w:r>
              <w:t>OnError</w:t>
            </w:r>
          </w:p>
        </w:tc>
        <w:tc>
          <w:tcPr>
            <w:tcW w:w="5450" w:type="dxa"/>
          </w:tcPr>
          <w:p w14:paraId="0280AAA3" w14:textId="77777777" w:rsidR="00B4288B" w:rsidRDefault="0010783A">
            <w:pPr>
              <w:pStyle w:val="KS2"/>
            </w:pPr>
            <w:r>
              <w:t xml:space="preserve">— </w:t>
            </w:r>
            <w:r>
              <w:t>오류가</w:t>
            </w:r>
            <w:r>
              <w:t xml:space="preserve"> </w:t>
            </w:r>
            <w:r>
              <w:t>발생했을</w:t>
            </w:r>
            <w:r>
              <w:t xml:space="preserve"> </w:t>
            </w:r>
            <w:r>
              <w:t>때만</w:t>
            </w:r>
            <w:r>
              <w:t xml:space="preserve"> Response BOD </w:t>
            </w:r>
            <w:r>
              <w:t>요청</w:t>
            </w:r>
          </w:p>
        </w:tc>
      </w:tr>
      <w:tr w:rsidR="00B4288B" w14:paraId="61CF4660" w14:textId="77777777">
        <w:trPr>
          <w:cantSplit/>
          <w:jc w:val="center"/>
        </w:trPr>
        <w:tc>
          <w:tcPr>
            <w:tcW w:w="2043" w:type="dxa"/>
          </w:tcPr>
          <w:p w14:paraId="41E634C4" w14:textId="77777777" w:rsidR="00B4288B" w:rsidRDefault="00B4288B">
            <w:pPr>
              <w:pStyle w:val="KS2"/>
            </w:pPr>
          </w:p>
        </w:tc>
        <w:tc>
          <w:tcPr>
            <w:tcW w:w="1907" w:type="dxa"/>
          </w:tcPr>
          <w:p w14:paraId="37830943" w14:textId="77777777" w:rsidR="00B4288B" w:rsidRDefault="0010783A">
            <w:pPr>
              <w:pStyle w:val="KS2"/>
            </w:pPr>
            <w:r>
              <w:t>OnModification</w:t>
            </w:r>
          </w:p>
        </w:tc>
        <w:tc>
          <w:tcPr>
            <w:tcW w:w="5450" w:type="dxa"/>
          </w:tcPr>
          <w:p w14:paraId="390722D0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수신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측에서</w:t>
            </w:r>
            <w:r>
              <w:rPr>
                <w:lang w:eastAsia="ko-KR"/>
              </w:rPr>
              <w:t xml:space="preserve"> BOD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일부만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받아들였을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</w:t>
            </w:r>
            <w:r>
              <w:rPr>
                <w:lang w:eastAsia="ko-KR"/>
              </w:rPr>
              <w:t xml:space="preserve"> Response BOD </w:t>
            </w:r>
            <w:r>
              <w:rPr>
                <w:lang w:eastAsia="ko-KR"/>
              </w:rPr>
              <w:t>요청</w:t>
            </w:r>
          </w:p>
        </w:tc>
      </w:tr>
      <w:tr w:rsidR="00B4288B" w14:paraId="0C8AA58C" w14:textId="77777777">
        <w:trPr>
          <w:cantSplit/>
          <w:jc w:val="center"/>
        </w:trPr>
        <w:tc>
          <w:tcPr>
            <w:tcW w:w="2043" w:type="dxa"/>
          </w:tcPr>
          <w:p w14:paraId="67CBAF48" w14:textId="77777777" w:rsidR="00B4288B" w:rsidRDefault="00B4288B">
            <w:pPr>
              <w:pStyle w:val="KS2"/>
              <w:rPr>
                <w:lang w:eastAsia="ko-KR"/>
              </w:rPr>
            </w:pPr>
          </w:p>
        </w:tc>
        <w:tc>
          <w:tcPr>
            <w:tcW w:w="1907" w:type="dxa"/>
          </w:tcPr>
          <w:p w14:paraId="0C105844" w14:textId="77777777" w:rsidR="00B4288B" w:rsidRDefault="0010783A">
            <w:pPr>
              <w:pStyle w:val="KS2"/>
            </w:pPr>
            <w:r>
              <w:t>OnRejection</w:t>
            </w:r>
          </w:p>
        </w:tc>
        <w:tc>
          <w:tcPr>
            <w:tcW w:w="5450" w:type="dxa"/>
          </w:tcPr>
          <w:p w14:paraId="6A16ECE3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수신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측에서</w:t>
            </w:r>
            <w:r>
              <w:rPr>
                <w:lang w:eastAsia="ko-KR"/>
              </w:rPr>
              <w:t xml:space="preserve"> BOD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거절했을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</w:t>
            </w:r>
            <w:r>
              <w:rPr>
                <w:lang w:eastAsia="ko-KR"/>
              </w:rPr>
              <w:t xml:space="preserve"> Response BOD </w:t>
            </w:r>
            <w:r>
              <w:rPr>
                <w:lang w:eastAsia="ko-KR"/>
              </w:rPr>
              <w:t>요청</w:t>
            </w:r>
          </w:p>
        </w:tc>
      </w:tr>
      <w:tr w:rsidR="00B4288B" w14:paraId="448FDBBA" w14:textId="77777777">
        <w:trPr>
          <w:cantSplit/>
          <w:jc w:val="center"/>
        </w:trPr>
        <w:tc>
          <w:tcPr>
            <w:tcW w:w="2043" w:type="dxa"/>
          </w:tcPr>
          <w:p w14:paraId="3DFDA09C" w14:textId="77777777" w:rsidR="00B4288B" w:rsidRDefault="00B4288B">
            <w:pPr>
              <w:pStyle w:val="KS2"/>
              <w:rPr>
                <w:lang w:eastAsia="ko-KR"/>
              </w:rPr>
            </w:pPr>
          </w:p>
        </w:tc>
        <w:tc>
          <w:tcPr>
            <w:tcW w:w="1907" w:type="dxa"/>
          </w:tcPr>
          <w:p w14:paraId="460755B7" w14:textId="77777777" w:rsidR="00B4288B" w:rsidRDefault="0010783A">
            <w:pPr>
              <w:pStyle w:val="KS2"/>
            </w:pPr>
            <w:r>
              <w:t>Never</w:t>
            </w:r>
          </w:p>
        </w:tc>
        <w:tc>
          <w:tcPr>
            <w:tcW w:w="5450" w:type="dxa"/>
          </w:tcPr>
          <w:p w14:paraId="22702D8A" w14:textId="77777777" w:rsidR="00B4288B" w:rsidRDefault="0010783A">
            <w:pPr>
              <w:pStyle w:val="KS2"/>
            </w:pPr>
            <w:r>
              <w:t>— Response BOD</w:t>
            </w:r>
            <w:r>
              <w:t>를</w:t>
            </w:r>
            <w:r>
              <w:t xml:space="preserve"> </w:t>
            </w:r>
            <w:r>
              <w:t>항상</w:t>
            </w:r>
            <w:r>
              <w:t xml:space="preserve"> </w:t>
            </w:r>
            <w:r>
              <w:t>요청하지</w:t>
            </w:r>
            <w:r>
              <w:t xml:space="preserve"> </w:t>
            </w:r>
            <w:r>
              <w:t>않음</w:t>
            </w:r>
          </w:p>
        </w:tc>
      </w:tr>
    </w:tbl>
    <w:p w14:paraId="5DED4B2E" w14:textId="77777777" w:rsidR="00B4288B" w:rsidRDefault="00B4288B">
      <w:pPr>
        <w:spacing w:after="0" w:line="144" w:lineRule="auto"/>
      </w:pPr>
    </w:p>
    <w:p w14:paraId="736A1107" w14:textId="77777777" w:rsidR="00B4288B" w:rsidRDefault="0010783A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6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액션형</w:t>
      </w:r>
      <w:r>
        <w:rPr>
          <w:lang w:eastAsia="ko-KR"/>
        </w:rPr>
        <w:t xml:space="preserve"> </w:t>
      </w:r>
      <w:r>
        <w:rPr>
          <w:lang w:eastAsia="ko-KR"/>
        </w:rPr>
        <w:t>동사의</w:t>
      </w:r>
      <w:r>
        <w:rPr>
          <w:lang w:eastAsia="ko-KR"/>
        </w:rPr>
        <w:t xml:space="preserve"> ActionCriteria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>(actionCode)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(expressionLanguage, Xpath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  <w:r>
        <w:rPr>
          <w:lang w:eastAsia="ko-KR"/>
        </w:rPr>
        <w:t>.</w:t>
      </w:r>
    </w:p>
    <w:p w14:paraId="471C3A45" w14:textId="77777777" w:rsidR="00B4288B" w:rsidRDefault="0010783A">
      <w:pPr>
        <w:pStyle w:val="KS"/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6 — </w:t>
      </w:r>
      <w:r>
        <w:rPr>
          <w:lang w:eastAsia="ko-KR"/>
        </w:rPr>
        <w:t>액션형</w:t>
      </w:r>
      <w:r>
        <w:rPr>
          <w:lang w:eastAsia="ko-KR"/>
        </w:rPr>
        <w:t xml:space="preserve"> </w:t>
      </w:r>
      <w:r>
        <w:rPr>
          <w:lang w:eastAsia="ko-KR"/>
        </w:rPr>
        <w:t>동사의</w:t>
      </w:r>
      <w:r>
        <w:rPr>
          <w:lang w:eastAsia="ko-KR"/>
        </w:rPr>
        <w:t xml:space="preserve"> actionCode </w:t>
      </w:r>
      <w:r>
        <w:rPr>
          <w:lang w:eastAsia="ko-KR"/>
        </w:rPr>
        <w:t>값</w:t>
      </w:r>
    </w:p>
    <w:tbl>
      <w:tblPr>
        <w:tblW w:w="940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8"/>
        <w:gridCol w:w="1175"/>
        <w:gridCol w:w="6267"/>
      </w:tblGrid>
      <w:tr w:rsidR="00B4288B" w14:paraId="3DF9D09F" w14:textId="77777777">
        <w:trPr>
          <w:tblHeader/>
          <w:jc w:val="center"/>
        </w:trPr>
        <w:tc>
          <w:tcPr>
            <w:tcW w:w="1958" w:type="dxa"/>
            <w:shd w:val="clear" w:color="auto" w:fill="D9D9D9"/>
          </w:tcPr>
          <w:p w14:paraId="20F4454E" w14:textId="77777777" w:rsidR="00B4288B" w:rsidRDefault="0010783A">
            <w:pPr>
              <w:pStyle w:val="KS3"/>
            </w:pPr>
            <w:r>
              <w:t>데이터</w:t>
            </w:r>
            <w:r>
              <w:t xml:space="preserve"> </w:t>
            </w:r>
            <w:r>
              <w:t>요소</w:t>
            </w:r>
          </w:p>
        </w:tc>
        <w:tc>
          <w:tcPr>
            <w:tcW w:w="1175" w:type="dxa"/>
            <w:shd w:val="clear" w:color="auto" w:fill="D9D9D9"/>
          </w:tcPr>
          <w:p w14:paraId="56138BD0" w14:textId="77777777" w:rsidR="00B4288B" w:rsidRDefault="0010783A">
            <w:pPr>
              <w:pStyle w:val="KS3"/>
            </w:pPr>
            <w:r>
              <w:t>값</w:t>
            </w:r>
          </w:p>
        </w:tc>
        <w:tc>
          <w:tcPr>
            <w:tcW w:w="6267" w:type="dxa"/>
            <w:shd w:val="clear" w:color="auto" w:fill="D9D9D9"/>
          </w:tcPr>
          <w:p w14:paraId="46E79988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6C94DFF9" w14:textId="77777777">
        <w:trPr>
          <w:cantSplit/>
          <w:jc w:val="center"/>
        </w:trPr>
        <w:tc>
          <w:tcPr>
            <w:tcW w:w="1958" w:type="dxa"/>
          </w:tcPr>
          <w:p w14:paraId="33C531EA" w14:textId="77777777" w:rsidR="00B4288B" w:rsidRDefault="0010783A">
            <w:pPr>
              <w:pStyle w:val="KS2"/>
            </w:pPr>
            <w:r>
              <w:t>actionCode</w:t>
            </w:r>
          </w:p>
        </w:tc>
        <w:tc>
          <w:tcPr>
            <w:tcW w:w="1175" w:type="dxa"/>
          </w:tcPr>
          <w:p w14:paraId="2F18A2CB" w14:textId="77777777" w:rsidR="00B4288B" w:rsidRDefault="0010783A">
            <w:pPr>
              <w:pStyle w:val="KS2"/>
            </w:pPr>
            <w:r>
              <w:t>Add</w:t>
            </w:r>
          </w:p>
        </w:tc>
        <w:tc>
          <w:tcPr>
            <w:tcW w:w="6267" w:type="dxa"/>
          </w:tcPr>
          <w:p w14:paraId="5F2A15D8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송신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보내는</w:t>
            </w:r>
            <w:r>
              <w:rPr>
                <w:lang w:eastAsia="ko-KR"/>
              </w:rPr>
              <w:t xml:space="preserve"> BOD </w:t>
            </w:r>
            <w:r>
              <w:rPr>
                <w:lang w:eastAsia="ko-KR"/>
              </w:rPr>
              <w:t>내용을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</w:p>
        </w:tc>
      </w:tr>
      <w:tr w:rsidR="00B4288B" w14:paraId="1ED9CB14" w14:textId="77777777">
        <w:trPr>
          <w:cantSplit/>
          <w:jc w:val="center"/>
        </w:trPr>
        <w:tc>
          <w:tcPr>
            <w:tcW w:w="1958" w:type="dxa"/>
          </w:tcPr>
          <w:p w14:paraId="266151DD" w14:textId="77777777" w:rsidR="00B4288B" w:rsidRDefault="00B4288B">
            <w:pPr>
              <w:pStyle w:val="KS2"/>
              <w:rPr>
                <w:lang w:eastAsia="ko-KR"/>
              </w:rPr>
            </w:pPr>
          </w:p>
        </w:tc>
        <w:tc>
          <w:tcPr>
            <w:tcW w:w="1175" w:type="dxa"/>
          </w:tcPr>
          <w:p w14:paraId="7E8E4F3E" w14:textId="77777777" w:rsidR="00B4288B" w:rsidRDefault="0010783A">
            <w:pPr>
              <w:pStyle w:val="KS2"/>
            </w:pPr>
            <w:r>
              <w:t>Change</w:t>
            </w:r>
          </w:p>
        </w:tc>
        <w:tc>
          <w:tcPr>
            <w:tcW w:w="6267" w:type="dxa"/>
          </w:tcPr>
          <w:p w14:paraId="3482F410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송신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보내는</w:t>
            </w:r>
            <w:r>
              <w:rPr>
                <w:lang w:eastAsia="ko-KR"/>
              </w:rPr>
              <w:t xml:space="preserve"> BOD </w:t>
            </w:r>
            <w:r>
              <w:rPr>
                <w:lang w:eastAsia="ko-KR"/>
              </w:rPr>
              <w:t>내용을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</w:t>
            </w:r>
          </w:p>
        </w:tc>
      </w:tr>
      <w:tr w:rsidR="00B4288B" w14:paraId="6D1B6A01" w14:textId="77777777">
        <w:trPr>
          <w:cantSplit/>
          <w:jc w:val="center"/>
        </w:trPr>
        <w:tc>
          <w:tcPr>
            <w:tcW w:w="1958" w:type="dxa"/>
          </w:tcPr>
          <w:p w14:paraId="245079C3" w14:textId="77777777" w:rsidR="00B4288B" w:rsidRDefault="00B4288B">
            <w:pPr>
              <w:pStyle w:val="KS2"/>
              <w:rPr>
                <w:lang w:eastAsia="ko-KR"/>
              </w:rPr>
            </w:pPr>
          </w:p>
        </w:tc>
        <w:tc>
          <w:tcPr>
            <w:tcW w:w="1175" w:type="dxa"/>
          </w:tcPr>
          <w:p w14:paraId="3E5BE9DC" w14:textId="77777777" w:rsidR="00B4288B" w:rsidRDefault="0010783A">
            <w:pPr>
              <w:pStyle w:val="KS2"/>
            </w:pPr>
            <w:r>
              <w:t>Delete</w:t>
            </w:r>
          </w:p>
        </w:tc>
        <w:tc>
          <w:tcPr>
            <w:tcW w:w="6267" w:type="dxa"/>
          </w:tcPr>
          <w:p w14:paraId="6727635A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송신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보내는</w:t>
            </w:r>
            <w:r>
              <w:rPr>
                <w:lang w:eastAsia="ko-KR"/>
              </w:rPr>
              <w:t xml:space="preserve"> BOD </w:t>
            </w:r>
            <w:r>
              <w:rPr>
                <w:lang w:eastAsia="ko-KR"/>
              </w:rPr>
              <w:t>내용을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삭제</w:t>
            </w:r>
          </w:p>
        </w:tc>
      </w:tr>
    </w:tbl>
    <w:p w14:paraId="4FBEA14C" w14:textId="77777777" w:rsidR="00B4288B" w:rsidRDefault="00B4288B">
      <w:pPr>
        <w:spacing w:after="0" w:line="144" w:lineRule="auto"/>
        <w:rPr>
          <w:lang w:eastAsia="ko-KR"/>
        </w:rPr>
      </w:pPr>
    </w:p>
    <w:p w14:paraId="5F3EC10A" w14:textId="77777777" w:rsidR="00B4288B" w:rsidRDefault="0010783A">
      <w:pPr>
        <w:pStyle w:val="27"/>
        <w:rPr>
          <w:lang w:eastAsia="ko-KR"/>
        </w:rPr>
      </w:pPr>
      <w:bookmarkStart w:id="53" w:name="_Toc241499090"/>
      <w:r>
        <w:rPr>
          <w:lang w:eastAsia="ko-KR"/>
        </w:rPr>
        <w:t xml:space="preserve">6.3  </w:t>
      </w:r>
      <w:r>
        <w:rPr>
          <w:lang w:eastAsia="ko-KR"/>
        </w:rPr>
        <w:t>요청형</w:t>
      </w:r>
      <w:r>
        <w:rPr>
          <w:lang w:eastAsia="ko-KR"/>
        </w:rPr>
        <w:t xml:space="preserve"> </w:t>
      </w:r>
      <w:r>
        <w:rPr>
          <w:lang w:eastAsia="ko-KR"/>
        </w:rPr>
        <w:t>동사</w:t>
      </w:r>
      <w:bookmarkEnd w:id="53"/>
    </w:p>
    <w:p w14:paraId="05809413" w14:textId="77777777" w:rsidR="00B4288B" w:rsidRDefault="0010783A">
      <w:pPr>
        <w:rPr>
          <w:lang w:eastAsia="ko-KR"/>
        </w:rPr>
      </w:pP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요청하는</w:t>
      </w:r>
      <w:r>
        <w:rPr>
          <w:lang w:eastAsia="ko-KR"/>
        </w:rPr>
        <w:t xml:space="preserve"> </w:t>
      </w:r>
      <w:r>
        <w:rPr>
          <w:lang w:eastAsia="ko-KR"/>
        </w:rPr>
        <w:t>기업업무시스템이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보유한</w:t>
      </w:r>
      <w:r>
        <w:rPr>
          <w:lang w:eastAsia="ko-KR"/>
        </w:rPr>
        <w:t xml:space="preserve"> </w:t>
      </w:r>
      <w:r>
        <w:rPr>
          <w:lang w:eastAsia="ko-KR"/>
        </w:rPr>
        <w:t>상대</w:t>
      </w:r>
      <w:r>
        <w:rPr>
          <w:lang w:eastAsia="ko-KR"/>
        </w:rPr>
        <w:t xml:space="preserve"> </w:t>
      </w:r>
      <w:r>
        <w:rPr>
          <w:lang w:eastAsia="ko-KR"/>
        </w:rPr>
        <w:t>시스템에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요청할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lang w:eastAsia="ko-KR"/>
        </w:rPr>
        <w:t>요청형</w:t>
      </w:r>
      <w:r>
        <w:rPr>
          <w:lang w:eastAsia="ko-KR"/>
        </w:rPr>
        <w:t xml:space="preserve"> </w:t>
      </w:r>
      <w:r>
        <w:rPr>
          <w:lang w:eastAsia="ko-KR"/>
        </w:rPr>
        <w:t>동사는</w:t>
      </w:r>
      <w:r>
        <w:rPr>
          <w:lang w:eastAsia="ko-KR"/>
        </w:rPr>
        <w:t xml:space="preserve"> Get</w:t>
      </w:r>
      <w:r>
        <w:rPr>
          <w:lang w:eastAsia="ko-KR"/>
        </w:rPr>
        <w:t>이며</w:t>
      </w:r>
      <w:r>
        <w:rPr>
          <w:lang w:eastAsia="ko-KR"/>
        </w:rPr>
        <w:t xml:space="preserve">, </w:t>
      </w:r>
      <w:r>
        <w:rPr>
          <w:lang w:eastAsia="ko-KR"/>
        </w:rPr>
        <w:t>대응하는</w:t>
      </w:r>
      <w:r>
        <w:rPr>
          <w:lang w:eastAsia="ko-KR"/>
        </w:rPr>
        <w:t xml:space="preserve"> </w:t>
      </w:r>
      <w:r>
        <w:rPr>
          <w:lang w:eastAsia="ko-KR"/>
        </w:rPr>
        <w:t>응답형</w:t>
      </w:r>
      <w:r>
        <w:rPr>
          <w:lang w:eastAsia="ko-KR"/>
        </w:rPr>
        <w:t xml:space="preserve"> </w:t>
      </w:r>
      <w:r>
        <w:rPr>
          <w:lang w:eastAsia="ko-KR"/>
        </w:rPr>
        <w:t>동사는</w:t>
      </w:r>
      <w:r>
        <w:rPr>
          <w:lang w:eastAsia="ko-KR"/>
        </w:rPr>
        <w:t xml:space="preserve"> Show</w:t>
      </w:r>
      <w:r>
        <w:rPr>
          <w:lang w:eastAsia="ko-KR"/>
        </w:rPr>
        <w:t>이다</w:t>
      </w:r>
      <w:r>
        <w:rPr>
          <w:lang w:eastAsia="ko-KR"/>
        </w:rPr>
        <w:t xml:space="preserve">. </w:t>
      </w:r>
      <w:r>
        <w:rPr>
          <w:lang w:eastAsia="ko-KR"/>
        </w:rPr>
        <w:t>표</w:t>
      </w:r>
      <w:r>
        <w:rPr>
          <w:lang w:eastAsia="ko-KR"/>
        </w:rPr>
        <w:t xml:space="preserve"> 7</w:t>
      </w:r>
      <w:r>
        <w:rPr>
          <w:lang w:eastAsia="ko-KR"/>
        </w:rPr>
        <w:t>은</w:t>
      </w:r>
      <w:r>
        <w:rPr>
          <w:lang w:eastAsia="ko-KR"/>
        </w:rPr>
        <w:t xml:space="preserve"> Get </w:t>
      </w:r>
      <w:r>
        <w:rPr>
          <w:lang w:eastAsia="ko-KR"/>
        </w:rPr>
        <w:t>동사를</w:t>
      </w:r>
      <w:r>
        <w:rPr>
          <w:lang w:eastAsia="ko-KR"/>
        </w:rPr>
        <w:t xml:space="preserve"> </w:t>
      </w:r>
      <w:r>
        <w:rPr>
          <w:lang w:eastAsia="ko-KR"/>
        </w:rPr>
        <w:t>나타낸다</w:t>
      </w:r>
      <w:r>
        <w:rPr>
          <w:lang w:eastAsia="ko-KR"/>
        </w:rPr>
        <w:t>.</w:t>
      </w:r>
    </w:p>
    <w:p w14:paraId="30BD3E8C" w14:textId="77777777" w:rsidR="00B4288B" w:rsidRDefault="0010783A">
      <w:pPr>
        <w:pStyle w:val="KS"/>
      </w:pPr>
      <w:r>
        <w:t>표</w:t>
      </w:r>
      <w:r>
        <w:t xml:space="preserve"> 7 — </w:t>
      </w:r>
      <w:r>
        <w:t>요청형</w:t>
      </w:r>
      <w:r>
        <w:t xml:space="preserve"> </w:t>
      </w:r>
      <w:r>
        <w:t>동사의</w:t>
      </w:r>
      <w:r>
        <w:t xml:space="preserve"> </w:t>
      </w:r>
      <w:r>
        <w:t>종류</w:t>
      </w:r>
    </w:p>
    <w:tbl>
      <w:tblPr>
        <w:tblW w:w="940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8500"/>
      </w:tblGrid>
      <w:tr w:rsidR="00B4288B" w14:paraId="6BAC053C" w14:textId="77777777">
        <w:trPr>
          <w:tblHeader/>
          <w:jc w:val="center"/>
        </w:trPr>
        <w:tc>
          <w:tcPr>
            <w:tcW w:w="900" w:type="dxa"/>
            <w:shd w:val="clear" w:color="auto" w:fill="D9D9D9"/>
          </w:tcPr>
          <w:p w14:paraId="671549B0" w14:textId="77777777" w:rsidR="00B4288B" w:rsidRDefault="0010783A">
            <w:pPr>
              <w:pStyle w:val="KS3"/>
            </w:pPr>
            <w:r>
              <w:t>동사</w:t>
            </w:r>
          </w:p>
        </w:tc>
        <w:tc>
          <w:tcPr>
            <w:tcW w:w="8500" w:type="dxa"/>
            <w:shd w:val="clear" w:color="auto" w:fill="D9D9D9"/>
          </w:tcPr>
          <w:p w14:paraId="36B8D40F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60BBECD4" w14:textId="77777777">
        <w:trPr>
          <w:cantSplit/>
          <w:jc w:val="center"/>
        </w:trPr>
        <w:tc>
          <w:tcPr>
            <w:tcW w:w="900" w:type="dxa"/>
          </w:tcPr>
          <w:p w14:paraId="4151BB12" w14:textId="77777777" w:rsidR="00B4288B" w:rsidRDefault="0010783A">
            <w:pPr>
              <w:pStyle w:val="KS2"/>
            </w:pPr>
            <w:r>
              <w:t>Get</w:t>
            </w:r>
          </w:p>
        </w:tc>
        <w:tc>
          <w:tcPr>
            <w:tcW w:w="8500" w:type="dxa"/>
          </w:tcPr>
          <w:p w14:paraId="77826725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>— ID</w:t>
            </w:r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같이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속성을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기업업무시스템에게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</w:t>
            </w:r>
          </w:p>
        </w:tc>
      </w:tr>
    </w:tbl>
    <w:p w14:paraId="24795A8F" w14:textId="77777777" w:rsidR="00B4288B" w:rsidRDefault="00B4288B">
      <w:pPr>
        <w:spacing w:after="0" w:line="144" w:lineRule="auto"/>
        <w:rPr>
          <w:lang w:eastAsia="ko-KR"/>
        </w:rPr>
      </w:pPr>
    </w:p>
    <w:p w14:paraId="5E93D5BF" w14:textId="77777777" w:rsidR="00B4288B" w:rsidRDefault="0010783A">
      <w:pPr>
        <w:rPr>
          <w:lang w:eastAsia="ko-KR"/>
        </w:rPr>
      </w:pPr>
      <w:r>
        <w:rPr>
          <w:lang w:eastAsia="ko-KR"/>
        </w:rPr>
        <w:t>요청형</w:t>
      </w:r>
      <w:r>
        <w:rPr>
          <w:lang w:eastAsia="ko-KR"/>
        </w:rPr>
        <w:t xml:space="preserve"> </w:t>
      </w:r>
      <w:r>
        <w:rPr>
          <w:lang w:eastAsia="ko-KR"/>
        </w:rPr>
        <w:t>동사의</w:t>
      </w:r>
      <w:r>
        <w:rPr>
          <w:lang w:eastAsia="ko-KR"/>
        </w:rPr>
        <w:t xml:space="preserve"> </w:t>
      </w:r>
      <w:r>
        <w:rPr>
          <w:lang w:eastAsia="ko-KR"/>
        </w:rPr>
        <w:t>구조는</w:t>
      </w:r>
      <w:r>
        <w:rPr>
          <w:lang w:eastAsia="ko-KR"/>
        </w:rPr>
        <w:t xml:space="preserve"> </w:t>
      </w:r>
      <w:r>
        <w:rPr>
          <w:lang w:eastAsia="ko-KR"/>
        </w:rPr>
        <w:t>그림</w:t>
      </w:r>
      <w:r>
        <w:rPr>
          <w:lang w:eastAsia="ko-KR"/>
        </w:rPr>
        <w:t xml:space="preserve"> 5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14:paraId="687BEA42" w14:textId="77777777" w:rsidR="00B4288B" w:rsidRDefault="0010783A">
      <w:pPr>
        <w:keepNext/>
        <w:jc w:val="center"/>
      </w:pPr>
      <w:r>
        <w:rPr>
          <w:noProof/>
        </w:rPr>
        <w:drawing>
          <wp:inline distT="0" distB="0" distL="0" distR="0" wp14:anchorId="74CC8723" wp14:editId="65693C47">
            <wp:extent cx="4114800" cy="27889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5_55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D910" w14:textId="77777777" w:rsidR="00B4288B" w:rsidRDefault="0010783A">
      <w:pPr>
        <w:pStyle w:val="KS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5 — </w:t>
      </w:r>
      <w:r>
        <w:rPr>
          <w:lang w:eastAsia="ko-KR"/>
        </w:rPr>
        <w:t>요청형</w:t>
      </w:r>
      <w:r>
        <w:rPr>
          <w:lang w:eastAsia="ko-KR"/>
        </w:rPr>
        <w:t xml:space="preserve"> </w:t>
      </w:r>
      <w:r>
        <w:rPr>
          <w:lang w:eastAsia="ko-KR"/>
        </w:rPr>
        <w:t>동사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71523B03" w14:textId="77777777" w:rsidR="00B4288B" w:rsidRDefault="0010783A">
      <w:pPr>
        <w:pStyle w:val="27"/>
        <w:rPr>
          <w:lang w:eastAsia="ko-KR"/>
        </w:rPr>
      </w:pPr>
      <w:bookmarkStart w:id="54" w:name="_Toc241499091"/>
      <w:r>
        <w:rPr>
          <w:lang w:eastAsia="ko-KR"/>
        </w:rPr>
        <w:t xml:space="preserve">6.4  </w:t>
      </w:r>
      <w:r>
        <w:rPr>
          <w:lang w:eastAsia="ko-KR"/>
        </w:rPr>
        <w:t>응답형</w:t>
      </w:r>
      <w:r>
        <w:rPr>
          <w:lang w:eastAsia="ko-KR"/>
        </w:rPr>
        <w:t xml:space="preserve"> </w:t>
      </w:r>
      <w:r>
        <w:rPr>
          <w:lang w:eastAsia="ko-KR"/>
        </w:rPr>
        <w:t>동사</w:t>
      </w:r>
      <w:bookmarkEnd w:id="54"/>
    </w:p>
    <w:p w14:paraId="7AAEDA32" w14:textId="77777777" w:rsidR="00B4288B" w:rsidRDefault="0010783A">
      <w:pPr>
        <w:rPr>
          <w:lang w:eastAsia="ko-KR"/>
        </w:rPr>
      </w:pPr>
      <w:r>
        <w:rPr>
          <w:lang w:eastAsia="ko-KR"/>
        </w:rPr>
        <w:t>응답형</w:t>
      </w:r>
      <w:r>
        <w:rPr>
          <w:lang w:eastAsia="ko-KR"/>
        </w:rPr>
        <w:t xml:space="preserve"> </w:t>
      </w:r>
      <w:r>
        <w:rPr>
          <w:lang w:eastAsia="ko-KR"/>
        </w:rPr>
        <w:t>동사는</w:t>
      </w:r>
      <w:r>
        <w:rPr>
          <w:lang w:eastAsia="ko-KR"/>
        </w:rPr>
        <w:t xml:space="preserve"> </w:t>
      </w:r>
      <w:r>
        <w:rPr>
          <w:lang w:eastAsia="ko-KR"/>
        </w:rPr>
        <w:t>액션형</w:t>
      </w:r>
      <w:r>
        <w:rPr>
          <w:lang w:eastAsia="ko-KR"/>
        </w:rPr>
        <w:t xml:space="preserve"> </w:t>
      </w:r>
      <w:r>
        <w:rPr>
          <w:lang w:eastAsia="ko-KR"/>
        </w:rPr>
        <w:t>동사에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BOD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회신할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14:paraId="20F5B6F6" w14:textId="77777777" w:rsidR="00B4288B" w:rsidRDefault="0010783A">
      <w:pPr>
        <w:rPr>
          <w:lang w:eastAsia="ko-KR"/>
        </w:rPr>
      </w:pPr>
      <w:r>
        <w:rPr>
          <w:lang w:eastAsia="ko-KR"/>
        </w:rPr>
        <w:t>응답형</w:t>
      </w:r>
      <w:r>
        <w:rPr>
          <w:lang w:eastAsia="ko-KR"/>
        </w:rPr>
        <w:t xml:space="preserve"> </w:t>
      </w:r>
      <w:r>
        <w:rPr>
          <w:lang w:eastAsia="ko-KR"/>
        </w:rPr>
        <w:t>동사는</w:t>
      </w:r>
      <w:r>
        <w:rPr>
          <w:lang w:eastAsia="ko-KR"/>
        </w:rPr>
        <w:t xml:space="preserve"> </w:t>
      </w:r>
      <w:r>
        <w:rPr>
          <w:lang w:eastAsia="ko-KR"/>
        </w:rPr>
        <w:t>종속응답형</w:t>
      </w:r>
      <w:r>
        <w:rPr>
          <w:lang w:eastAsia="ko-KR"/>
        </w:rPr>
        <w:t xml:space="preserve"> </w:t>
      </w:r>
      <w:r>
        <w:rPr>
          <w:lang w:eastAsia="ko-KR"/>
        </w:rPr>
        <w:t>동사와</w:t>
      </w:r>
      <w:r>
        <w:rPr>
          <w:lang w:eastAsia="ko-KR"/>
        </w:rPr>
        <w:t xml:space="preserve"> </w:t>
      </w:r>
      <w:r>
        <w:rPr>
          <w:lang w:eastAsia="ko-KR"/>
        </w:rPr>
        <w:t>독립응답형</w:t>
      </w:r>
      <w:r>
        <w:rPr>
          <w:lang w:eastAsia="ko-KR"/>
        </w:rPr>
        <w:t xml:space="preserve"> </w:t>
      </w:r>
      <w:r>
        <w:rPr>
          <w:lang w:eastAsia="ko-KR"/>
        </w:rPr>
        <w:t>동사가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종속응답형</w:t>
      </w:r>
      <w:r>
        <w:rPr>
          <w:lang w:eastAsia="ko-KR"/>
        </w:rPr>
        <w:t xml:space="preserve"> </w:t>
      </w:r>
      <w:r>
        <w:rPr>
          <w:lang w:eastAsia="ko-KR"/>
        </w:rPr>
        <w:t>동사는</w:t>
      </w:r>
      <w:r>
        <w:rPr>
          <w:lang w:eastAsia="ko-KR"/>
        </w:rPr>
        <w:t xml:space="preserve"> </w:t>
      </w:r>
      <w:r>
        <w:rPr>
          <w:lang w:eastAsia="ko-KR"/>
        </w:rPr>
        <w:t>액션형</w:t>
      </w:r>
      <w:r>
        <w:rPr>
          <w:lang w:eastAsia="ko-KR"/>
        </w:rPr>
        <w:t xml:space="preserve"> </w:t>
      </w:r>
      <w:r>
        <w:rPr>
          <w:lang w:eastAsia="ko-KR"/>
        </w:rPr>
        <w:t>동사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요청형</w:t>
      </w:r>
      <w:r>
        <w:rPr>
          <w:lang w:eastAsia="ko-KR"/>
        </w:rPr>
        <w:t xml:space="preserve"> </w:t>
      </w:r>
      <w:r>
        <w:rPr>
          <w:lang w:eastAsia="ko-KR"/>
        </w:rPr>
        <w:t>동사와</w:t>
      </w:r>
      <w:r>
        <w:rPr>
          <w:lang w:eastAsia="ko-KR"/>
        </w:rPr>
        <w:t xml:space="preserve"> </w:t>
      </w:r>
      <w:r>
        <w:rPr>
          <w:lang w:eastAsia="ko-KR"/>
        </w:rPr>
        <w:t>짝을</w:t>
      </w:r>
      <w:r>
        <w:rPr>
          <w:lang w:eastAsia="ko-KR"/>
        </w:rPr>
        <w:t xml:space="preserve"> </w:t>
      </w:r>
      <w:r>
        <w:rPr>
          <w:lang w:eastAsia="ko-KR"/>
        </w:rPr>
        <w:t>이루는</w:t>
      </w:r>
      <w:r>
        <w:rPr>
          <w:lang w:eastAsia="ko-KR"/>
        </w:rPr>
        <w:t xml:space="preserve"> </w:t>
      </w:r>
      <w:r>
        <w:rPr>
          <w:lang w:eastAsia="ko-KR"/>
        </w:rPr>
        <w:t>동사를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독립응답형</w:t>
      </w:r>
      <w:r>
        <w:rPr>
          <w:lang w:eastAsia="ko-KR"/>
        </w:rPr>
        <w:t xml:space="preserve"> </w:t>
      </w:r>
      <w:r>
        <w:rPr>
          <w:lang w:eastAsia="ko-KR"/>
        </w:rPr>
        <w:t>동사는</w:t>
      </w:r>
      <w:r>
        <w:rPr>
          <w:lang w:eastAsia="ko-KR"/>
        </w:rPr>
        <w:t xml:space="preserve"> </w:t>
      </w:r>
      <w:r>
        <w:rPr>
          <w:lang w:eastAsia="ko-KR"/>
        </w:rPr>
        <w:t>단독으로</w:t>
      </w:r>
      <w:r>
        <w:rPr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동사를</w:t>
      </w:r>
      <w:r>
        <w:rPr>
          <w:lang w:eastAsia="ko-KR"/>
        </w:rPr>
        <w:t xml:space="preserve"> </w:t>
      </w:r>
      <w:r>
        <w:rPr>
          <w:lang w:eastAsia="ko-KR"/>
        </w:rPr>
        <w:t>의미하며</w:t>
      </w:r>
      <w:r>
        <w:rPr>
          <w:lang w:eastAsia="ko-KR"/>
        </w:rPr>
        <w:t xml:space="preserve"> </w:t>
      </w:r>
      <w:r>
        <w:rPr>
          <w:lang w:eastAsia="ko-KR"/>
        </w:rPr>
        <w:t>응답을</w:t>
      </w:r>
      <w:r>
        <w:rPr>
          <w:lang w:eastAsia="ko-KR"/>
        </w:rPr>
        <w:t xml:space="preserve"> </w:t>
      </w:r>
      <w:r>
        <w:rPr>
          <w:lang w:eastAsia="ko-KR"/>
        </w:rPr>
        <w:t>확인하는</w:t>
      </w:r>
      <w:r>
        <w:rPr>
          <w:lang w:eastAsia="ko-KR"/>
        </w:rPr>
        <w:t xml:space="preserve"> </w:t>
      </w:r>
      <w:r>
        <w:rPr>
          <w:lang w:eastAsia="ko-KR"/>
        </w:rPr>
        <w:t>용도로</w:t>
      </w:r>
      <w:r>
        <w:rPr>
          <w:lang w:eastAsia="ko-KR"/>
        </w:rPr>
        <w:t xml:space="preserve"> </w:t>
      </w:r>
      <w:r>
        <w:rPr>
          <w:lang w:eastAsia="ko-KR"/>
        </w:rPr>
        <w:t>사용되는</w:t>
      </w:r>
      <w:r>
        <w:rPr>
          <w:lang w:eastAsia="ko-KR"/>
        </w:rPr>
        <w:t xml:space="preserve"> Confirm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표</w:t>
      </w:r>
      <w:r>
        <w:rPr>
          <w:lang w:eastAsia="ko-KR"/>
        </w:rPr>
        <w:t xml:space="preserve"> 8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동사</w:t>
      </w:r>
      <w:r>
        <w:rPr>
          <w:lang w:eastAsia="ko-KR"/>
        </w:rPr>
        <w:t xml:space="preserve"> </w:t>
      </w:r>
      <w:r>
        <w:rPr>
          <w:lang w:eastAsia="ko-KR"/>
        </w:rPr>
        <w:t>유형에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응답형</w:t>
      </w:r>
      <w:r>
        <w:rPr>
          <w:lang w:eastAsia="ko-KR"/>
        </w:rPr>
        <w:t xml:space="preserve"> </w:t>
      </w:r>
      <w:r>
        <w:rPr>
          <w:lang w:eastAsia="ko-KR"/>
        </w:rPr>
        <w:t>동사를</w:t>
      </w:r>
      <w:r>
        <w:rPr>
          <w:lang w:eastAsia="ko-KR"/>
        </w:rPr>
        <w:t xml:space="preserve"> </w:t>
      </w:r>
      <w:r>
        <w:rPr>
          <w:lang w:eastAsia="ko-KR"/>
        </w:rPr>
        <w:t>나타낸다</w:t>
      </w:r>
      <w:r>
        <w:rPr>
          <w:lang w:eastAsia="ko-KR"/>
        </w:rPr>
        <w:t>.</w:t>
      </w:r>
    </w:p>
    <w:p w14:paraId="0D78CC85" w14:textId="77777777" w:rsidR="00B4288B" w:rsidRDefault="0010783A">
      <w:pPr>
        <w:pStyle w:val="KS"/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8 — </w:t>
      </w:r>
      <w:r>
        <w:rPr>
          <w:lang w:eastAsia="ko-KR"/>
        </w:rPr>
        <w:t>동사</w:t>
      </w:r>
      <w:r>
        <w:rPr>
          <w:lang w:eastAsia="ko-KR"/>
        </w:rPr>
        <w:t xml:space="preserve"> </w:t>
      </w:r>
      <w:r>
        <w:rPr>
          <w:lang w:eastAsia="ko-KR"/>
        </w:rPr>
        <w:t>유형에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응답형</w:t>
      </w:r>
      <w:r>
        <w:rPr>
          <w:lang w:eastAsia="ko-KR"/>
        </w:rPr>
        <w:t xml:space="preserve"> </w:t>
      </w:r>
      <w:r>
        <w:rPr>
          <w:lang w:eastAsia="ko-KR"/>
        </w:rPr>
        <w:t>동사</w:t>
      </w:r>
    </w:p>
    <w:tbl>
      <w:tblPr>
        <w:tblW w:w="940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04"/>
        <w:gridCol w:w="1530"/>
        <w:gridCol w:w="3716"/>
        <w:gridCol w:w="1750"/>
      </w:tblGrid>
      <w:tr w:rsidR="00B4288B" w14:paraId="11C25BD1" w14:textId="77777777">
        <w:trPr>
          <w:tblHeader/>
          <w:jc w:val="center"/>
        </w:trPr>
        <w:tc>
          <w:tcPr>
            <w:tcW w:w="2404" w:type="dxa"/>
            <w:shd w:val="clear" w:color="auto" w:fill="D9D9D9"/>
          </w:tcPr>
          <w:p w14:paraId="6E4AB2ED" w14:textId="77777777" w:rsidR="00B4288B" w:rsidRDefault="0010783A">
            <w:pPr>
              <w:pStyle w:val="KS3"/>
            </w:pPr>
            <w:r>
              <w:t>동사유형</w:t>
            </w:r>
          </w:p>
        </w:tc>
        <w:tc>
          <w:tcPr>
            <w:tcW w:w="1530" w:type="dxa"/>
            <w:shd w:val="clear" w:color="auto" w:fill="D9D9D9"/>
          </w:tcPr>
          <w:p w14:paraId="42BF192C" w14:textId="77777777" w:rsidR="00B4288B" w:rsidRDefault="0010783A">
            <w:pPr>
              <w:pStyle w:val="KS3"/>
            </w:pPr>
            <w:r>
              <w:t>동사</w:t>
            </w:r>
          </w:p>
        </w:tc>
        <w:tc>
          <w:tcPr>
            <w:tcW w:w="3716" w:type="dxa"/>
            <w:shd w:val="clear" w:color="auto" w:fill="D9D9D9"/>
          </w:tcPr>
          <w:p w14:paraId="38357631" w14:textId="77777777" w:rsidR="00B4288B" w:rsidRDefault="0010783A">
            <w:pPr>
              <w:pStyle w:val="KS3"/>
            </w:pPr>
            <w:r>
              <w:t>종속응답형</w:t>
            </w:r>
            <w:r>
              <w:t xml:space="preserve"> </w:t>
            </w:r>
            <w:r>
              <w:t>동사</w:t>
            </w:r>
          </w:p>
        </w:tc>
        <w:tc>
          <w:tcPr>
            <w:tcW w:w="1750" w:type="dxa"/>
            <w:shd w:val="clear" w:color="auto" w:fill="D9D9D9"/>
          </w:tcPr>
          <w:p w14:paraId="7603FB08" w14:textId="77777777" w:rsidR="00B4288B" w:rsidRDefault="0010783A">
            <w:pPr>
              <w:pStyle w:val="KS3"/>
            </w:pPr>
            <w:r>
              <w:t>독립응답형</w:t>
            </w:r>
            <w:r>
              <w:t xml:space="preserve"> </w:t>
            </w:r>
            <w:r>
              <w:t>동사</w:t>
            </w:r>
          </w:p>
        </w:tc>
      </w:tr>
      <w:tr w:rsidR="00B4288B" w14:paraId="1E783C28" w14:textId="77777777">
        <w:trPr>
          <w:cantSplit/>
          <w:jc w:val="center"/>
        </w:trPr>
        <w:tc>
          <w:tcPr>
            <w:tcW w:w="2404" w:type="dxa"/>
          </w:tcPr>
          <w:p w14:paraId="684928C8" w14:textId="77777777" w:rsidR="00B4288B" w:rsidRDefault="0010783A">
            <w:pPr>
              <w:pStyle w:val="KS2"/>
            </w:pPr>
            <w:r>
              <w:t>ActionType</w:t>
            </w:r>
          </w:p>
        </w:tc>
        <w:tc>
          <w:tcPr>
            <w:tcW w:w="1530" w:type="dxa"/>
          </w:tcPr>
          <w:p w14:paraId="59AE61E9" w14:textId="77777777" w:rsidR="00B4288B" w:rsidRDefault="0010783A">
            <w:pPr>
              <w:pStyle w:val="KS2"/>
            </w:pPr>
            <w:r>
              <w:t>Process</w:t>
            </w:r>
          </w:p>
        </w:tc>
        <w:tc>
          <w:tcPr>
            <w:tcW w:w="3716" w:type="dxa"/>
          </w:tcPr>
          <w:p w14:paraId="11EF1F02" w14:textId="77777777" w:rsidR="00B4288B" w:rsidRDefault="0010783A">
            <w:pPr>
              <w:pStyle w:val="KS2"/>
            </w:pPr>
            <w:r>
              <w:t>Acknowledge</w:t>
            </w:r>
          </w:p>
        </w:tc>
        <w:tc>
          <w:tcPr>
            <w:tcW w:w="1750" w:type="dxa"/>
          </w:tcPr>
          <w:p w14:paraId="1D8550C4" w14:textId="77777777" w:rsidR="00B4288B" w:rsidRDefault="0010783A">
            <w:pPr>
              <w:pStyle w:val="KS2"/>
            </w:pPr>
            <w:r>
              <w:t>Confirm</w:t>
            </w:r>
          </w:p>
        </w:tc>
      </w:tr>
      <w:tr w:rsidR="00B4288B" w14:paraId="3420B448" w14:textId="77777777">
        <w:trPr>
          <w:cantSplit/>
          <w:jc w:val="center"/>
        </w:trPr>
        <w:tc>
          <w:tcPr>
            <w:tcW w:w="2404" w:type="dxa"/>
          </w:tcPr>
          <w:p w14:paraId="05A892EA" w14:textId="77777777" w:rsidR="00B4288B" w:rsidRDefault="00B4288B">
            <w:pPr>
              <w:pStyle w:val="KS2"/>
            </w:pPr>
          </w:p>
        </w:tc>
        <w:tc>
          <w:tcPr>
            <w:tcW w:w="1530" w:type="dxa"/>
          </w:tcPr>
          <w:p w14:paraId="2F18E051" w14:textId="77777777" w:rsidR="00B4288B" w:rsidRDefault="0010783A">
            <w:pPr>
              <w:pStyle w:val="KS2"/>
            </w:pPr>
            <w:r>
              <w:t>Cancel</w:t>
            </w:r>
          </w:p>
        </w:tc>
        <w:tc>
          <w:tcPr>
            <w:tcW w:w="3716" w:type="dxa"/>
          </w:tcPr>
          <w:p w14:paraId="68625DF0" w14:textId="77777777" w:rsidR="00B4288B" w:rsidRDefault="0010783A">
            <w:pPr>
              <w:pStyle w:val="KS2"/>
            </w:pPr>
            <w:r>
              <w:t>CancelAcknowledge</w:t>
            </w:r>
          </w:p>
        </w:tc>
        <w:tc>
          <w:tcPr>
            <w:tcW w:w="1750" w:type="dxa"/>
          </w:tcPr>
          <w:p w14:paraId="20BAAA37" w14:textId="77777777" w:rsidR="00B4288B" w:rsidRDefault="0010783A">
            <w:pPr>
              <w:pStyle w:val="KS2"/>
            </w:pPr>
            <w:r>
              <w:t>Confirm</w:t>
            </w:r>
          </w:p>
        </w:tc>
      </w:tr>
      <w:tr w:rsidR="00B4288B" w14:paraId="6E56E470" w14:textId="77777777">
        <w:trPr>
          <w:cantSplit/>
          <w:jc w:val="center"/>
        </w:trPr>
        <w:tc>
          <w:tcPr>
            <w:tcW w:w="2404" w:type="dxa"/>
          </w:tcPr>
          <w:p w14:paraId="65B0FFC0" w14:textId="77777777" w:rsidR="00B4288B" w:rsidRDefault="00B4288B">
            <w:pPr>
              <w:pStyle w:val="KS2"/>
            </w:pPr>
          </w:p>
        </w:tc>
        <w:tc>
          <w:tcPr>
            <w:tcW w:w="1530" w:type="dxa"/>
          </w:tcPr>
          <w:p w14:paraId="52506189" w14:textId="77777777" w:rsidR="00B4288B" w:rsidRDefault="0010783A">
            <w:pPr>
              <w:pStyle w:val="KS2"/>
            </w:pPr>
            <w:r>
              <w:t>Change</w:t>
            </w:r>
          </w:p>
        </w:tc>
        <w:tc>
          <w:tcPr>
            <w:tcW w:w="3716" w:type="dxa"/>
          </w:tcPr>
          <w:p w14:paraId="70BA971D" w14:textId="77777777" w:rsidR="00B4288B" w:rsidRDefault="0010783A">
            <w:pPr>
              <w:pStyle w:val="KS2"/>
            </w:pPr>
            <w:r>
              <w:t>ChangeAcknowledge</w:t>
            </w:r>
          </w:p>
        </w:tc>
        <w:tc>
          <w:tcPr>
            <w:tcW w:w="1750" w:type="dxa"/>
          </w:tcPr>
          <w:p w14:paraId="41442547" w14:textId="77777777" w:rsidR="00B4288B" w:rsidRDefault="0010783A">
            <w:pPr>
              <w:pStyle w:val="KS2"/>
            </w:pPr>
            <w:r>
              <w:t>Confirm</w:t>
            </w:r>
          </w:p>
        </w:tc>
      </w:tr>
      <w:tr w:rsidR="00B4288B" w14:paraId="3F76EE30" w14:textId="77777777">
        <w:trPr>
          <w:cantSplit/>
          <w:jc w:val="center"/>
        </w:trPr>
        <w:tc>
          <w:tcPr>
            <w:tcW w:w="2404" w:type="dxa"/>
          </w:tcPr>
          <w:p w14:paraId="1686A01D" w14:textId="77777777" w:rsidR="00B4288B" w:rsidRDefault="00B4288B">
            <w:pPr>
              <w:pStyle w:val="KS2"/>
            </w:pPr>
          </w:p>
        </w:tc>
        <w:tc>
          <w:tcPr>
            <w:tcW w:w="1530" w:type="dxa"/>
          </w:tcPr>
          <w:p w14:paraId="45B94317" w14:textId="77777777" w:rsidR="00B4288B" w:rsidRDefault="0010783A">
            <w:pPr>
              <w:pStyle w:val="KS2"/>
            </w:pPr>
            <w:r>
              <w:t>Sync</w:t>
            </w:r>
          </w:p>
        </w:tc>
        <w:tc>
          <w:tcPr>
            <w:tcW w:w="3716" w:type="dxa"/>
          </w:tcPr>
          <w:p w14:paraId="6F4F98ED" w14:textId="77777777" w:rsidR="00B4288B" w:rsidRDefault="0010783A">
            <w:pPr>
              <w:pStyle w:val="KS2"/>
            </w:pPr>
            <w:r>
              <w:t>SyncResponse</w:t>
            </w:r>
          </w:p>
        </w:tc>
        <w:tc>
          <w:tcPr>
            <w:tcW w:w="1750" w:type="dxa"/>
          </w:tcPr>
          <w:p w14:paraId="5BAAB88D" w14:textId="77777777" w:rsidR="00B4288B" w:rsidRDefault="0010783A">
            <w:pPr>
              <w:pStyle w:val="KS2"/>
            </w:pPr>
            <w:r>
              <w:t>Confirm</w:t>
            </w:r>
          </w:p>
        </w:tc>
      </w:tr>
      <w:tr w:rsidR="00B4288B" w14:paraId="46D7B6F3" w14:textId="77777777">
        <w:trPr>
          <w:cantSplit/>
          <w:jc w:val="center"/>
        </w:trPr>
        <w:tc>
          <w:tcPr>
            <w:tcW w:w="2404" w:type="dxa"/>
          </w:tcPr>
          <w:p w14:paraId="509C6FAB" w14:textId="77777777" w:rsidR="00B4288B" w:rsidRDefault="00B4288B">
            <w:pPr>
              <w:pStyle w:val="KS2"/>
            </w:pPr>
          </w:p>
        </w:tc>
        <w:tc>
          <w:tcPr>
            <w:tcW w:w="1530" w:type="dxa"/>
          </w:tcPr>
          <w:p w14:paraId="1C74D0DC" w14:textId="77777777" w:rsidR="00B4288B" w:rsidRDefault="0010783A">
            <w:pPr>
              <w:pStyle w:val="KS2"/>
            </w:pPr>
            <w:r>
              <w:t>Notify</w:t>
            </w:r>
          </w:p>
        </w:tc>
        <w:tc>
          <w:tcPr>
            <w:tcW w:w="3716" w:type="dxa"/>
          </w:tcPr>
          <w:p w14:paraId="487D4450" w14:textId="77777777" w:rsidR="00B4288B" w:rsidRDefault="0010783A">
            <w:pPr>
              <w:pStyle w:val="KS2"/>
            </w:pPr>
            <w:r>
              <w:t>-</w:t>
            </w:r>
          </w:p>
        </w:tc>
        <w:tc>
          <w:tcPr>
            <w:tcW w:w="1750" w:type="dxa"/>
          </w:tcPr>
          <w:p w14:paraId="08B29A57" w14:textId="77777777" w:rsidR="00B4288B" w:rsidRDefault="0010783A">
            <w:pPr>
              <w:pStyle w:val="KS2"/>
            </w:pPr>
            <w:r>
              <w:t>Confirm</w:t>
            </w:r>
          </w:p>
        </w:tc>
      </w:tr>
      <w:tr w:rsidR="00B4288B" w14:paraId="5ED6C87E" w14:textId="77777777">
        <w:trPr>
          <w:cantSplit/>
          <w:jc w:val="center"/>
        </w:trPr>
        <w:tc>
          <w:tcPr>
            <w:tcW w:w="2404" w:type="dxa"/>
          </w:tcPr>
          <w:p w14:paraId="5C925CB8" w14:textId="77777777" w:rsidR="00B4288B" w:rsidRDefault="0010783A">
            <w:pPr>
              <w:pStyle w:val="KS2"/>
            </w:pPr>
            <w:r>
              <w:t>RequestType</w:t>
            </w:r>
          </w:p>
        </w:tc>
        <w:tc>
          <w:tcPr>
            <w:tcW w:w="1530" w:type="dxa"/>
          </w:tcPr>
          <w:p w14:paraId="75FBF3E1" w14:textId="77777777" w:rsidR="00B4288B" w:rsidRDefault="0010783A">
            <w:pPr>
              <w:pStyle w:val="KS2"/>
            </w:pPr>
            <w:r>
              <w:t>Get</w:t>
            </w:r>
          </w:p>
        </w:tc>
        <w:tc>
          <w:tcPr>
            <w:tcW w:w="3716" w:type="dxa"/>
          </w:tcPr>
          <w:p w14:paraId="5DC7F44D" w14:textId="77777777" w:rsidR="00B4288B" w:rsidRDefault="0010783A">
            <w:pPr>
              <w:pStyle w:val="KS2"/>
            </w:pPr>
            <w:r>
              <w:t>Show</w:t>
            </w:r>
          </w:p>
        </w:tc>
        <w:tc>
          <w:tcPr>
            <w:tcW w:w="1750" w:type="dxa"/>
          </w:tcPr>
          <w:p w14:paraId="5AF407A9" w14:textId="77777777" w:rsidR="00B4288B" w:rsidRDefault="0010783A">
            <w:pPr>
              <w:pStyle w:val="KS2"/>
            </w:pPr>
            <w:r>
              <w:t>Confirm</w:t>
            </w:r>
          </w:p>
        </w:tc>
      </w:tr>
    </w:tbl>
    <w:p w14:paraId="70D66B67" w14:textId="77777777" w:rsidR="00B4288B" w:rsidRDefault="00B4288B">
      <w:pPr>
        <w:spacing w:after="0" w:line="144" w:lineRule="auto"/>
      </w:pPr>
    </w:p>
    <w:p w14:paraId="6CE34241" w14:textId="77777777" w:rsidR="00B4288B" w:rsidRDefault="0010783A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9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응답형</w:t>
      </w:r>
      <w:r>
        <w:rPr>
          <w:lang w:eastAsia="ko-KR"/>
        </w:rPr>
        <w:t xml:space="preserve"> </w:t>
      </w:r>
      <w:r>
        <w:rPr>
          <w:lang w:eastAsia="ko-KR"/>
        </w:rPr>
        <w:t>동사의</w:t>
      </w:r>
      <w:r>
        <w:rPr>
          <w:lang w:eastAsia="ko-KR"/>
        </w:rPr>
        <w:t xml:space="preserve"> </w:t>
      </w:r>
      <w:r>
        <w:rPr>
          <w:lang w:eastAsia="ko-KR"/>
        </w:rPr>
        <w:t>종류와</w:t>
      </w:r>
      <w:r>
        <w:rPr>
          <w:lang w:eastAsia="ko-KR"/>
        </w:rPr>
        <w:t xml:space="preserve"> </w:t>
      </w:r>
      <w:r>
        <w:rPr>
          <w:lang w:eastAsia="ko-KR"/>
        </w:rPr>
        <w:t>설명을</w:t>
      </w:r>
      <w:r>
        <w:rPr>
          <w:lang w:eastAsia="ko-KR"/>
        </w:rPr>
        <w:t xml:space="preserve"> </w:t>
      </w:r>
      <w:r>
        <w:rPr>
          <w:lang w:eastAsia="ko-KR"/>
        </w:rPr>
        <w:t>나타낸다</w:t>
      </w:r>
      <w:r>
        <w:rPr>
          <w:lang w:eastAsia="ko-KR"/>
        </w:rPr>
        <w:t>.</w:t>
      </w:r>
    </w:p>
    <w:p w14:paraId="6571B0EC" w14:textId="77777777" w:rsidR="00B4288B" w:rsidRDefault="0010783A">
      <w:pPr>
        <w:pStyle w:val="KS"/>
      </w:pPr>
      <w:r>
        <w:t>표</w:t>
      </w:r>
      <w:r>
        <w:t xml:space="preserve"> 9 — </w:t>
      </w:r>
      <w:r>
        <w:t>응답형</w:t>
      </w:r>
      <w:r>
        <w:t xml:space="preserve"> </w:t>
      </w:r>
      <w:r>
        <w:t>동사의</w:t>
      </w:r>
      <w:r>
        <w:t xml:space="preserve"> </w:t>
      </w:r>
      <w:r>
        <w:t>종류</w:t>
      </w:r>
    </w:p>
    <w:tbl>
      <w:tblPr>
        <w:tblW w:w="940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03"/>
        <w:gridCol w:w="6597"/>
      </w:tblGrid>
      <w:tr w:rsidR="00B4288B" w14:paraId="351DB1EB" w14:textId="77777777">
        <w:trPr>
          <w:tblHeader/>
          <w:jc w:val="center"/>
        </w:trPr>
        <w:tc>
          <w:tcPr>
            <w:tcW w:w="2803" w:type="dxa"/>
            <w:shd w:val="clear" w:color="auto" w:fill="D9D9D9"/>
          </w:tcPr>
          <w:p w14:paraId="559D2A92" w14:textId="77777777" w:rsidR="00B4288B" w:rsidRDefault="0010783A">
            <w:pPr>
              <w:pStyle w:val="KS3"/>
            </w:pPr>
            <w:r>
              <w:t>동사</w:t>
            </w:r>
          </w:p>
        </w:tc>
        <w:tc>
          <w:tcPr>
            <w:tcW w:w="6597" w:type="dxa"/>
            <w:shd w:val="clear" w:color="auto" w:fill="D9D9D9"/>
          </w:tcPr>
          <w:p w14:paraId="0976FEE8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11CE005B" w14:textId="77777777">
        <w:trPr>
          <w:cantSplit/>
          <w:jc w:val="center"/>
        </w:trPr>
        <w:tc>
          <w:tcPr>
            <w:tcW w:w="2803" w:type="dxa"/>
          </w:tcPr>
          <w:p w14:paraId="4F3F6195" w14:textId="77777777" w:rsidR="00B4288B" w:rsidRDefault="0010783A">
            <w:pPr>
              <w:pStyle w:val="KS2"/>
            </w:pPr>
            <w:r>
              <w:t>Acknowledge</w:t>
            </w:r>
          </w:p>
        </w:tc>
        <w:tc>
          <w:tcPr>
            <w:tcW w:w="6597" w:type="dxa"/>
          </w:tcPr>
          <w:p w14:paraId="4D8F6978" w14:textId="77777777" w:rsidR="00B4288B" w:rsidRDefault="0010783A">
            <w:pPr>
              <w:pStyle w:val="KS2"/>
            </w:pPr>
            <w:r>
              <w:t>— Process BOD</w:t>
            </w:r>
            <w:r>
              <w:t>에</w:t>
            </w:r>
            <w:r>
              <w:t xml:space="preserve"> </w:t>
            </w:r>
            <w:r>
              <w:t>대한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결과</w:t>
            </w:r>
          </w:p>
        </w:tc>
      </w:tr>
      <w:tr w:rsidR="00B4288B" w14:paraId="3CE397CA" w14:textId="77777777">
        <w:trPr>
          <w:cantSplit/>
          <w:jc w:val="center"/>
        </w:trPr>
        <w:tc>
          <w:tcPr>
            <w:tcW w:w="2803" w:type="dxa"/>
          </w:tcPr>
          <w:p w14:paraId="26F05BC8" w14:textId="77777777" w:rsidR="00B4288B" w:rsidRDefault="0010783A">
            <w:pPr>
              <w:pStyle w:val="KS2"/>
            </w:pPr>
            <w:r>
              <w:t>CancelAcknowledge</w:t>
            </w:r>
          </w:p>
        </w:tc>
        <w:tc>
          <w:tcPr>
            <w:tcW w:w="6597" w:type="dxa"/>
          </w:tcPr>
          <w:p w14:paraId="6DFDCE63" w14:textId="77777777" w:rsidR="00B4288B" w:rsidRDefault="0010783A">
            <w:pPr>
              <w:pStyle w:val="KS2"/>
            </w:pPr>
            <w:r>
              <w:t>— Cancel BOD</w:t>
            </w:r>
            <w:r>
              <w:t>에</w:t>
            </w:r>
            <w:r>
              <w:t xml:space="preserve"> </w:t>
            </w:r>
            <w:r>
              <w:t>대한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결과</w:t>
            </w:r>
          </w:p>
        </w:tc>
      </w:tr>
      <w:tr w:rsidR="00B4288B" w14:paraId="3DC3632E" w14:textId="77777777">
        <w:trPr>
          <w:cantSplit/>
          <w:jc w:val="center"/>
        </w:trPr>
        <w:tc>
          <w:tcPr>
            <w:tcW w:w="2803" w:type="dxa"/>
          </w:tcPr>
          <w:p w14:paraId="0242E28C" w14:textId="77777777" w:rsidR="00B4288B" w:rsidRDefault="0010783A">
            <w:pPr>
              <w:pStyle w:val="KS2"/>
            </w:pPr>
            <w:r>
              <w:t>ChangeAcknowledge</w:t>
            </w:r>
          </w:p>
        </w:tc>
        <w:tc>
          <w:tcPr>
            <w:tcW w:w="6597" w:type="dxa"/>
          </w:tcPr>
          <w:p w14:paraId="5AF9D73F" w14:textId="77777777" w:rsidR="00B4288B" w:rsidRDefault="0010783A">
            <w:pPr>
              <w:pStyle w:val="KS2"/>
            </w:pPr>
            <w:r>
              <w:t>— Change BOD</w:t>
            </w:r>
            <w:r>
              <w:t>에</w:t>
            </w:r>
            <w:r>
              <w:t xml:space="preserve"> </w:t>
            </w:r>
            <w:r>
              <w:t>대한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결과</w:t>
            </w:r>
          </w:p>
        </w:tc>
      </w:tr>
      <w:tr w:rsidR="00B4288B" w14:paraId="1113DDC7" w14:textId="77777777">
        <w:trPr>
          <w:cantSplit/>
          <w:jc w:val="center"/>
        </w:trPr>
        <w:tc>
          <w:tcPr>
            <w:tcW w:w="2803" w:type="dxa"/>
          </w:tcPr>
          <w:p w14:paraId="0BC0BDA5" w14:textId="77777777" w:rsidR="00B4288B" w:rsidRDefault="0010783A">
            <w:pPr>
              <w:pStyle w:val="KS2"/>
            </w:pPr>
            <w:r>
              <w:t>SyncResponse</w:t>
            </w:r>
          </w:p>
        </w:tc>
        <w:tc>
          <w:tcPr>
            <w:tcW w:w="6597" w:type="dxa"/>
          </w:tcPr>
          <w:p w14:paraId="7C3825ED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>— Sync BOD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</w:p>
        </w:tc>
      </w:tr>
      <w:tr w:rsidR="00B4288B" w14:paraId="70583853" w14:textId="77777777">
        <w:trPr>
          <w:cantSplit/>
          <w:jc w:val="center"/>
        </w:trPr>
        <w:tc>
          <w:tcPr>
            <w:tcW w:w="2803" w:type="dxa"/>
          </w:tcPr>
          <w:p w14:paraId="422FC554" w14:textId="77777777" w:rsidR="00B4288B" w:rsidRDefault="0010783A">
            <w:pPr>
              <w:pStyle w:val="KS2"/>
            </w:pPr>
            <w:r>
              <w:t>Show</w:t>
            </w:r>
          </w:p>
        </w:tc>
        <w:tc>
          <w:tcPr>
            <w:tcW w:w="6597" w:type="dxa"/>
          </w:tcPr>
          <w:p w14:paraId="3DB1FD89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Get </w:t>
            </w:r>
            <w:r>
              <w:rPr>
                <w:lang w:eastAsia="ko-KR"/>
              </w:rPr>
              <w:t>동사에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응답으로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특정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반환하거나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전달</w:t>
            </w:r>
          </w:p>
        </w:tc>
      </w:tr>
      <w:tr w:rsidR="00B4288B" w14:paraId="2B2D89CE" w14:textId="77777777">
        <w:trPr>
          <w:cantSplit/>
          <w:jc w:val="center"/>
        </w:trPr>
        <w:tc>
          <w:tcPr>
            <w:tcW w:w="2803" w:type="dxa"/>
          </w:tcPr>
          <w:p w14:paraId="0375B3E7" w14:textId="77777777" w:rsidR="00B4288B" w:rsidRDefault="0010783A">
            <w:pPr>
              <w:pStyle w:val="KS2"/>
            </w:pPr>
            <w:r>
              <w:t>Confirm</w:t>
            </w:r>
          </w:p>
        </w:tc>
        <w:tc>
          <w:tcPr>
            <w:tcW w:w="6597" w:type="dxa"/>
          </w:tcPr>
          <w:p w14:paraId="5583602F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특정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동사나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명사에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제약을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받지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않고</w:t>
            </w:r>
            <w:r>
              <w:rPr>
                <w:lang w:eastAsia="ko-KR"/>
              </w:rPr>
              <w:t>, BOD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</w:t>
            </w:r>
          </w:p>
          <w:p w14:paraId="2C0DDEEA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송신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제어하는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옵션으로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애플리케이션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영역의</w:t>
            </w:r>
            <w:r>
              <w:rPr>
                <w:lang w:eastAsia="ko-KR"/>
              </w:rPr>
              <w:t xml:space="preserve"> Confirmation -Code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설정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기본값은</w:t>
            </w:r>
            <w:r>
              <w:rPr>
                <w:lang w:eastAsia="ko-KR"/>
              </w:rPr>
              <w:t xml:space="preserve"> Never)</w:t>
            </w:r>
          </w:p>
        </w:tc>
      </w:tr>
    </w:tbl>
    <w:p w14:paraId="0D0C72AA" w14:textId="77777777" w:rsidR="00B4288B" w:rsidRDefault="00B4288B">
      <w:pPr>
        <w:spacing w:after="0" w:line="144" w:lineRule="auto"/>
        <w:rPr>
          <w:lang w:eastAsia="ko-KR"/>
        </w:rPr>
      </w:pPr>
    </w:p>
    <w:p w14:paraId="31979A88" w14:textId="77777777" w:rsidR="00B4288B" w:rsidRDefault="0010783A">
      <w:pPr>
        <w:pStyle w:val="18"/>
        <w:rPr>
          <w:lang w:eastAsia="ko-KR"/>
        </w:rPr>
      </w:pPr>
      <w:bookmarkStart w:id="55" w:name="_Toc241499092"/>
      <w:r>
        <w:rPr>
          <w:lang w:eastAsia="ko-KR"/>
        </w:rPr>
        <w:t xml:space="preserve">7 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 xml:space="preserve"> — </w:t>
      </w:r>
      <w:r>
        <w:rPr>
          <w:lang w:eastAsia="ko-KR"/>
        </w:rPr>
        <w:t>명사</w:t>
      </w:r>
      <w:r>
        <w:rPr>
          <w:lang w:eastAsia="ko-KR"/>
        </w:rPr>
        <w:t>(Noun)</w:t>
      </w:r>
      <w:bookmarkEnd w:id="55"/>
    </w:p>
    <w:p w14:paraId="201024C8" w14:textId="77777777" w:rsidR="00B4288B" w:rsidRDefault="0010783A">
      <w:pPr>
        <w:pStyle w:val="27"/>
        <w:rPr>
          <w:lang w:eastAsia="ko-KR"/>
        </w:rPr>
      </w:pPr>
      <w:bookmarkStart w:id="56" w:name="_Toc241499093"/>
      <w:r>
        <w:rPr>
          <w:lang w:eastAsia="ko-KR"/>
        </w:rPr>
        <w:t xml:space="preserve">7.1  </w:t>
      </w:r>
      <w:r>
        <w:rPr>
          <w:lang w:eastAsia="ko-KR"/>
        </w:rPr>
        <w:t>개요</w:t>
      </w:r>
      <w:bookmarkEnd w:id="56"/>
    </w:p>
    <w:p w14:paraId="265FCA2D" w14:textId="77777777" w:rsidR="00B4288B" w:rsidRDefault="0010783A">
      <w:pPr>
        <w:rPr>
          <w:lang w:eastAsia="ko-KR"/>
        </w:rPr>
      </w:pP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영역은</w:t>
      </w:r>
      <w:r>
        <w:rPr>
          <w:lang w:eastAsia="ko-KR"/>
        </w:rPr>
        <w:t xml:space="preserve"> BOD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담으며</w:t>
      </w:r>
      <w:r>
        <w:rPr>
          <w:lang w:eastAsia="ko-KR"/>
        </w:rPr>
        <w:t xml:space="preserve">, </w:t>
      </w:r>
      <w:r>
        <w:rPr>
          <w:lang w:eastAsia="ko-KR"/>
        </w:rPr>
        <w:t>그림</w:t>
      </w:r>
      <w:r>
        <w:rPr>
          <w:lang w:eastAsia="ko-KR"/>
        </w:rPr>
        <w:t xml:space="preserve"> 6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참조</w:t>
      </w:r>
      <w:r>
        <w:rPr>
          <w:lang w:eastAsia="ko-KR"/>
        </w:rPr>
        <w:t xml:space="preserve"> </w:t>
      </w:r>
      <w:r>
        <w:rPr>
          <w:lang w:eastAsia="ko-KR"/>
        </w:rPr>
        <w:t>속성과</w:t>
      </w:r>
      <w:r>
        <w:rPr>
          <w:lang w:eastAsia="ko-KR"/>
        </w:rPr>
        <w:t xml:space="preserve"> </w:t>
      </w:r>
      <w:r>
        <w:rPr>
          <w:lang w:eastAsia="ko-KR"/>
        </w:rPr>
        <w:t>속성으로</w:t>
      </w:r>
      <w:r>
        <w:rPr>
          <w:lang w:eastAsia="ko-KR"/>
        </w:rPr>
        <w:t xml:space="preserve"> </w:t>
      </w:r>
      <w:r>
        <w:rPr>
          <w:lang w:eastAsia="ko-KR"/>
        </w:rPr>
        <w:t>구성된다</w:t>
      </w:r>
      <w:r>
        <w:rPr>
          <w:lang w:eastAsia="ko-KR"/>
        </w:rPr>
        <w:t xml:space="preserve">. </w:t>
      </w:r>
      <w:r>
        <w:rPr>
          <w:lang w:eastAsia="ko-KR"/>
        </w:rPr>
        <w:t>참조</w:t>
      </w:r>
      <w:r>
        <w:rPr>
          <w:lang w:eastAsia="ko-KR"/>
        </w:rPr>
        <w:t xml:space="preserve"> </w:t>
      </w:r>
      <w:r>
        <w:rPr>
          <w:lang w:eastAsia="ko-KR"/>
        </w:rPr>
        <w:t>속성은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요소를</w:t>
      </w:r>
      <w:r>
        <w:rPr>
          <w:lang w:eastAsia="ko-KR"/>
        </w:rPr>
        <w:t xml:space="preserve"> </w:t>
      </w:r>
      <w:r>
        <w:rPr>
          <w:lang w:eastAsia="ko-KR"/>
        </w:rPr>
        <w:t>참조하기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키</w:t>
      </w:r>
      <w:r>
        <w:rPr>
          <w:lang w:eastAsia="ko-KR"/>
        </w:rPr>
        <w:t xml:space="preserve"> </w:t>
      </w:r>
      <w:r>
        <w:rPr>
          <w:lang w:eastAsia="ko-KR"/>
        </w:rPr>
        <w:t>값으로</w:t>
      </w:r>
      <w:r>
        <w:rPr>
          <w:lang w:eastAsia="ko-KR"/>
        </w:rPr>
        <w:t xml:space="preserve">, </w:t>
      </w:r>
      <w:r>
        <w:rPr>
          <w:lang w:eastAsia="ko-KR"/>
        </w:rPr>
        <w:t>정보의</w:t>
      </w:r>
      <w:r>
        <w:rPr>
          <w:lang w:eastAsia="ko-KR"/>
        </w:rPr>
        <w:t xml:space="preserve"> </w:t>
      </w:r>
      <w:r>
        <w:rPr>
          <w:lang w:eastAsia="ko-KR"/>
        </w:rPr>
        <w:t>재사용을</w:t>
      </w:r>
      <w:r>
        <w:rPr>
          <w:lang w:eastAsia="ko-KR"/>
        </w:rPr>
        <w:t xml:space="preserve"> </w:t>
      </w:r>
      <w:r>
        <w:rPr>
          <w:lang w:eastAsia="ko-KR"/>
        </w:rPr>
        <w:t>가능하게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교환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유연성과</w:t>
      </w:r>
      <w:r>
        <w:rPr>
          <w:lang w:eastAsia="ko-KR"/>
        </w:rPr>
        <w:t xml:space="preserve"> </w:t>
      </w:r>
      <w:r>
        <w:rPr>
          <w:lang w:eastAsia="ko-KR"/>
        </w:rPr>
        <w:t>확장성을</w:t>
      </w:r>
      <w:r>
        <w:rPr>
          <w:lang w:eastAsia="ko-KR"/>
        </w:rPr>
        <w:t xml:space="preserve"> </w:t>
      </w:r>
      <w:r>
        <w:rPr>
          <w:lang w:eastAsia="ko-KR"/>
        </w:rPr>
        <w:t>확보할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속성은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요소를</w:t>
      </w:r>
      <w:r>
        <w:rPr>
          <w:lang w:eastAsia="ko-KR"/>
        </w:rPr>
        <w:t xml:space="preserve"> </w:t>
      </w:r>
      <w:r>
        <w:rPr>
          <w:lang w:eastAsia="ko-KR"/>
        </w:rPr>
        <w:t>참조하지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값이다</w:t>
      </w:r>
      <w:r>
        <w:rPr>
          <w:lang w:eastAsia="ko-KR"/>
        </w:rPr>
        <w:t>.</w:t>
      </w:r>
    </w:p>
    <w:p w14:paraId="43DBD8B2" w14:textId="77777777" w:rsidR="00B4288B" w:rsidRDefault="0010783A">
      <w:pPr>
        <w:keepNext/>
        <w:jc w:val="center"/>
      </w:pPr>
      <w:r>
        <w:rPr>
          <w:noProof/>
        </w:rPr>
        <w:drawing>
          <wp:inline distT="0" distB="0" distL="0" distR="0" wp14:anchorId="113A65A9" wp14:editId="085AAD29">
            <wp:extent cx="4647946" cy="116656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6_51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47946" cy="116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4EEEB" w14:textId="77777777" w:rsidR="00B4288B" w:rsidRDefault="0010783A">
      <w:pPr>
        <w:pStyle w:val="KS"/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6 — </w:t>
      </w:r>
      <w:r>
        <w:rPr>
          <w:lang w:eastAsia="ko-KR"/>
        </w:rPr>
        <w:t>명사의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121E8770" w14:textId="77777777" w:rsidR="00B4288B" w:rsidRDefault="0010783A">
      <w:pPr>
        <w:rPr>
          <w:lang w:eastAsia="ko-KR"/>
        </w:rPr>
      </w:pP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기업업무시스템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제조업무데이터의</w:t>
      </w:r>
      <w:r>
        <w:rPr>
          <w:lang w:eastAsia="ko-KR"/>
        </w:rPr>
        <w:t xml:space="preserve"> </w:t>
      </w:r>
      <w:r>
        <w:rPr>
          <w:lang w:eastAsia="ko-KR"/>
        </w:rPr>
        <w:t>교환</w:t>
      </w:r>
      <w:r>
        <w:rPr>
          <w:lang w:eastAsia="ko-KR"/>
        </w:rPr>
        <w:t xml:space="preserve"> </w:t>
      </w:r>
      <w:r>
        <w:rPr>
          <w:lang w:eastAsia="ko-KR"/>
        </w:rPr>
        <w:t>시나리오는</w:t>
      </w:r>
      <w:r>
        <w:rPr>
          <w:lang w:eastAsia="ko-KR"/>
        </w:rPr>
        <w:t xml:space="preserve"> </w:t>
      </w:r>
      <w:r>
        <w:rPr>
          <w:lang w:eastAsia="ko-KR"/>
        </w:rPr>
        <w:t>업종에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상이할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기업업무시스템에서</w:t>
      </w:r>
      <w:r>
        <w:rPr>
          <w:lang w:eastAsia="ko-KR"/>
        </w:rPr>
        <w:t xml:space="preserve"> </w:t>
      </w:r>
      <w:r>
        <w:rPr>
          <w:lang w:eastAsia="ko-KR"/>
        </w:rPr>
        <w:t>공통적으로</w:t>
      </w:r>
      <w:r>
        <w:rPr>
          <w:lang w:eastAsia="ko-KR"/>
        </w:rPr>
        <w:t xml:space="preserve"> </w:t>
      </w:r>
      <w:r>
        <w:rPr>
          <w:lang w:eastAsia="ko-KR"/>
        </w:rPr>
        <w:t>활용되는</w:t>
      </w:r>
      <w:r>
        <w:rPr>
          <w:lang w:eastAsia="ko-KR"/>
        </w:rPr>
        <w:t xml:space="preserve"> </w:t>
      </w:r>
      <w:r>
        <w:rPr>
          <w:lang w:eastAsia="ko-KR"/>
        </w:rPr>
        <w:t>대표적</w:t>
      </w:r>
      <w:r>
        <w:rPr>
          <w:lang w:eastAsia="ko-KR"/>
        </w:rPr>
        <w:t xml:space="preserve"> </w:t>
      </w:r>
      <w:r>
        <w:rPr>
          <w:lang w:eastAsia="ko-KR"/>
        </w:rPr>
        <w:t>교환</w:t>
      </w:r>
      <w:r>
        <w:rPr>
          <w:lang w:eastAsia="ko-KR"/>
        </w:rPr>
        <w:t xml:space="preserve"> </w:t>
      </w:r>
      <w:r>
        <w:rPr>
          <w:lang w:eastAsia="ko-KR"/>
        </w:rPr>
        <w:t>시나리오를</w:t>
      </w:r>
      <w:r>
        <w:rPr>
          <w:lang w:eastAsia="ko-KR"/>
        </w:rPr>
        <w:t xml:space="preserve"> </w:t>
      </w:r>
      <w:r>
        <w:rPr>
          <w:lang w:eastAsia="ko-KR"/>
        </w:rPr>
        <w:t>부속서</w:t>
      </w:r>
      <w:r>
        <w:rPr>
          <w:lang w:eastAsia="ko-KR"/>
        </w:rPr>
        <w:t xml:space="preserve"> A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참고할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383E93E7" w14:textId="4C3939FA" w:rsidR="00B4288B" w:rsidRDefault="0010783A">
      <w:pPr>
        <w:rPr>
          <w:lang w:eastAsia="ko-KR"/>
        </w:rPr>
      </w:pPr>
      <w:r>
        <w:rPr>
          <w:lang w:eastAsia="ko-KR"/>
        </w:rPr>
        <w:t>제조업무데이터</w:t>
      </w:r>
      <w:r>
        <w:rPr>
          <w:lang w:eastAsia="ko-KR"/>
        </w:rPr>
        <w:t xml:space="preserve"> </w:t>
      </w:r>
      <w:r>
        <w:rPr>
          <w:lang w:eastAsia="ko-KR"/>
        </w:rPr>
        <w:t>교환</w:t>
      </w:r>
      <w:r>
        <w:rPr>
          <w:lang w:eastAsia="ko-KR"/>
        </w:rPr>
        <w:t xml:space="preserve"> </w:t>
      </w:r>
      <w:r>
        <w:rPr>
          <w:lang w:eastAsia="ko-KR"/>
        </w:rPr>
        <w:t>시나리오에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명사가</w:t>
      </w:r>
      <w:r>
        <w:rPr>
          <w:lang w:eastAsia="ko-KR"/>
        </w:rPr>
        <w:t xml:space="preserve"> </w:t>
      </w:r>
      <w:r>
        <w:rPr>
          <w:lang w:eastAsia="ko-KR"/>
        </w:rPr>
        <w:t>달라질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있는데</w:t>
      </w:r>
      <w:r>
        <w:rPr>
          <w:lang w:eastAsia="ko-KR"/>
        </w:rPr>
        <w:t>, 7.2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제조업무데이터</w:t>
      </w:r>
      <w:r>
        <w:rPr>
          <w:lang w:eastAsia="ko-KR"/>
        </w:rPr>
        <w:t xml:space="preserve"> </w:t>
      </w:r>
      <w:r>
        <w:rPr>
          <w:lang w:eastAsia="ko-KR"/>
        </w:rPr>
        <w:t>교환</w:t>
      </w:r>
      <w:r>
        <w:rPr>
          <w:lang w:eastAsia="ko-KR"/>
        </w:rPr>
        <w:t xml:space="preserve"> </w:t>
      </w:r>
      <w:r>
        <w:rPr>
          <w:lang w:eastAsia="ko-KR"/>
        </w:rPr>
        <w:t>시나리오와</w:t>
      </w:r>
      <w:r>
        <w:rPr>
          <w:lang w:eastAsia="ko-KR"/>
        </w:rPr>
        <w:t xml:space="preserve"> </w:t>
      </w:r>
      <w:r>
        <w:rPr>
          <w:lang w:eastAsia="ko-KR"/>
        </w:rPr>
        <w:t>무관하게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명사에</w:t>
      </w:r>
      <w:r>
        <w:rPr>
          <w:lang w:eastAsia="ko-KR"/>
        </w:rPr>
        <w:t xml:space="preserve"> </w:t>
      </w:r>
      <w:r>
        <w:rPr>
          <w:lang w:eastAsia="ko-KR"/>
        </w:rPr>
        <w:t>공통적으로</w:t>
      </w:r>
      <w:r>
        <w:rPr>
          <w:lang w:eastAsia="ko-KR"/>
        </w:rPr>
        <w:t xml:space="preserve"> </w:t>
      </w:r>
      <w:r>
        <w:rPr>
          <w:lang w:eastAsia="ko-KR"/>
        </w:rPr>
        <w:t>조합할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기본적인</w:t>
      </w:r>
      <w:r>
        <w:rPr>
          <w:lang w:eastAsia="ko-KR"/>
        </w:rPr>
        <w:t xml:space="preserve"> </w:t>
      </w:r>
      <w:r>
        <w:rPr>
          <w:lang w:eastAsia="ko-KR"/>
        </w:rPr>
        <w:t>속성명</w:t>
      </w:r>
      <w:r>
        <w:rPr>
          <w:lang w:eastAsia="ko-KR"/>
        </w:rPr>
        <w:t xml:space="preserve"> </w:t>
      </w:r>
      <w:r>
        <w:rPr>
          <w:lang w:eastAsia="ko-KR"/>
        </w:rPr>
        <w:t>컴포넌트를</w:t>
      </w:r>
      <w:r>
        <w:rPr>
          <w:lang w:eastAsia="ko-KR"/>
        </w:rPr>
        <w:t xml:space="preserve"> </w:t>
      </w:r>
      <w:r>
        <w:rPr>
          <w:lang w:eastAsia="ko-KR"/>
        </w:rPr>
        <w:t>정의한다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범용적으로</w:t>
      </w:r>
      <w:r>
        <w:rPr>
          <w:lang w:eastAsia="ko-KR"/>
        </w:rPr>
        <w:t xml:space="preserve"> </w:t>
      </w:r>
      <w:r>
        <w:rPr>
          <w:lang w:eastAsia="ko-KR"/>
        </w:rPr>
        <w:t>참조하여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del w:id="57" w:author="임픽스 검토" w:date="2026-10-12T04:00:00Z">
        <w:r>
          <w:rPr>
            <w:lang w:eastAsia="ko-KR"/>
          </w:rPr>
          <w:delText>64</w:delText>
        </w:r>
      </w:del>
      <w:ins w:id="58" w:author="임픽스 검토" w:date="2026-10-12T04:00:00Z">
        <w:r>
          <w:rPr>
            <w:lang w:eastAsia="ko-KR"/>
          </w:rPr>
          <w:t>68</w:t>
        </w:r>
      </w:ins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명사를</w:t>
      </w:r>
      <w:r>
        <w:rPr>
          <w:lang w:eastAsia="ko-KR"/>
        </w:rPr>
        <w:t xml:space="preserve"> 7.4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정의한다</w:t>
      </w:r>
      <w:r>
        <w:rPr>
          <w:lang w:eastAsia="ko-KR"/>
        </w:rPr>
        <w:t>.</w:t>
      </w:r>
    </w:p>
    <w:p w14:paraId="53BCD1F2" w14:textId="005F93C1" w:rsidR="00B4288B" w:rsidRDefault="0010783A" w:rsidP="00B972BA">
      <w:pPr>
        <w:rPr>
          <w:ins w:id="59" w:author="임픽스 검토" w:date="2026-10-12T04:00:00Z"/>
          <w:lang w:eastAsia="ko-KR"/>
        </w:rPr>
      </w:pPr>
      <w:commentRangeStart w:id="60"/>
      <w:ins w:id="61" w:author="임픽스 검토" w:date="2026-10-12T04:00:00Z">
        <w:r>
          <w:rPr>
            <w:lang w:eastAsia="ko-KR"/>
          </w:rPr>
          <w:t>참조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데이터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타입을</w:t>
        </w:r>
        <w:r>
          <w:rPr>
            <w:lang w:eastAsia="ko-KR"/>
          </w:rPr>
          <w:t xml:space="preserve"> IDREF</w:t>
        </w:r>
        <w:r>
          <w:rPr>
            <w:lang w:eastAsia="ko-KR"/>
          </w:rPr>
          <w:t>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하고</w:t>
        </w:r>
        <w:r>
          <w:rPr>
            <w:lang w:eastAsia="ko-KR"/>
          </w:rPr>
          <w:t xml:space="preserve">, </w:t>
        </w:r>
        <w:r>
          <w:rPr>
            <w:lang w:eastAsia="ko-KR"/>
          </w:rPr>
          <w:t>참조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대상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여부를</w:t>
        </w:r>
        <w:r>
          <w:rPr>
            <w:lang w:eastAsia="ko-KR"/>
          </w:rPr>
          <w:t xml:space="preserve"> ‘</w:t>
        </w:r>
        <w:r>
          <w:rPr>
            <w:lang w:eastAsia="ko-KR"/>
          </w:rPr>
          <w:t>대상</w:t>
        </w:r>
        <w:r>
          <w:rPr>
            <w:lang w:eastAsia="ko-KR"/>
          </w:rPr>
          <w:t>’</w:t>
        </w:r>
        <w:r>
          <w:rPr>
            <w:lang w:eastAsia="ko-KR"/>
          </w:rPr>
          <w:t>으로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표기하며</w:t>
        </w:r>
        <w:r>
          <w:rPr>
            <w:lang w:eastAsia="ko-KR"/>
          </w:rPr>
          <w:t xml:space="preserve">, </w:t>
        </w:r>
        <w:r>
          <w:rPr>
            <w:lang w:eastAsia="ko-KR"/>
          </w:rPr>
          <w:t>설명란에</w:t>
        </w:r>
        <w:r>
          <w:rPr>
            <w:lang w:eastAsia="ko-KR"/>
          </w:rPr>
          <w:t xml:space="preserve"> ‘— </w:t>
        </w:r>
        <w:r>
          <w:rPr>
            <w:lang w:eastAsia="ko-KR"/>
          </w:rPr>
          <w:t>참조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대상</w:t>
        </w:r>
        <w:r>
          <w:rPr>
            <w:lang w:eastAsia="ko-KR"/>
          </w:rPr>
          <w:t xml:space="preserve">: </w:t>
        </w:r>
        <w:r>
          <w:rPr>
            <w:lang w:eastAsia="ko-KR"/>
          </w:rPr>
          <w:t>명사</w:t>
        </w:r>
        <w:r>
          <w:rPr>
            <w:lang w:eastAsia="ko-KR"/>
          </w:rPr>
          <w:t>(</w:t>
        </w:r>
        <w:r>
          <w:rPr>
            <w:lang w:eastAsia="ko-KR"/>
          </w:rPr>
          <w:t>영문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명사명</w:t>
        </w:r>
        <w:r>
          <w:rPr>
            <w:lang w:eastAsia="ko-KR"/>
          </w:rPr>
          <w:t>)’</w:t>
        </w:r>
        <w:r>
          <w:rPr>
            <w:lang w:eastAsia="ko-KR"/>
          </w:rPr>
          <w:t>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형식으로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참조하는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명사를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명시한다</w:t>
        </w:r>
        <w:r>
          <w:rPr>
            <w:lang w:eastAsia="ko-KR"/>
          </w:rPr>
          <w:t xml:space="preserve">. </w:t>
        </w:r>
        <w:r>
          <w:rPr>
            <w:lang w:eastAsia="ko-KR"/>
          </w:rPr>
          <w:t>속성명의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접두어와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참조하는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명사명이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다른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경우</w:t>
        </w:r>
        <w:r>
          <w:rPr>
            <w:lang w:eastAsia="ko-KR"/>
          </w:rPr>
          <w:t>[</w:t>
        </w:r>
        <w:r>
          <w:rPr>
            <w:lang w:eastAsia="ko-KR"/>
          </w:rPr>
          <w:t>예</w:t>
        </w:r>
        <w:r>
          <w:rPr>
            <w:lang w:eastAsia="ko-KR"/>
          </w:rPr>
          <w:t xml:space="preserve">: </w:t>
        </w:r>
        <w:r>
          <w:rPr>
            <w:lang w:eastAsia="ko-KR"/>
          </w:rPr>
          <w:t>품목식별자</w:t>
        </w:r>
        <w:r>
          <w:rPr>
            <w:lang w:eastAsia="ko-KR"/>
          </w:rPr>
          <w:t>(ItemID)</w:t>
        </w:r>
        <w:r>
          <w:rPr>
            <w:lang w:eastAsia="ko-KR"/>
          </w:rPr>
          <w:t>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품목마스터</w:t>
        </w:r>
        <w:r>
          <w:rPr>
            <w:lang w:eastAsia="ko-KR"/>
          </w:rPr>
          <w:t>(ItemMaster)</w:t>
        </w:r>
        <w:r>
          <w:rPr>
            <w:lang w:eastAsia="ko-KR"/>
          </w:rPr>
          <w:t>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참조하는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경우</w:t>
        </w:r>
        <w:r>
          <w:rPr>
            <w:lang w:eastAsia="ko-KR"/>
          </w:rPr>
          <w:t xml:space="preserve">, </w:t>
        </w:r>
        <w:r>
          <w:rPr>
            <w:lang w:eastAsia="ko-KR"/>
          </w:rPr>
          <w:t>담당자식별자</w:t>
        </w:r>
        <w:r>
          <w:rPr>
            <w:lang w:eastAsia="ko-KR"/>
          </w:rPr>
          <w:t>(PersonInChargeID)</w:t>
        </w:r>
        <w:r>
          <w:rPr>
            <w:lang w:eastAsia="ko-KR"/>
          </w:rPr>
          <w:t>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사원</w:t>
        </w:r>
        <w:r>
          <w:rPr>
            <w:lang w:eastAsia="ko-KR"/>
          </w:rPr>
          <w:t>(Personnel)</w:t>
        </w:r>
        <w:r>
          <w:rPr>
            <w:lang w:eastAsia="ko-KR"/>
          </w:rPr>
          <w:t>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참조하는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경우</w:t>
        </w:r>
        <w:r>
          <w:rPr>
            <w:lang w:eastAsia="ko-KR"/>
          </w:rPr>
          <w:t>]</w:t>
        </w:r>
        <w:r>
          <w:rPr>
            <w:lang w:eastAsia="ko-KR"/>
          </w:rPr>
          <w:t>에도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같다</w:t>
        </w:r>
        <w:r>
          <w:rPr>
            <w:lang w:eastAsia="ko-KR"/>
          </w:rPr>
          <w:t>.</w:t>
        </w:r>
        <w:commentRangeEnd w:id="60"/>
        <w:r>
          <w:rPr>
            <w:rStyle w:val="aff5"/>
            <w:sz w:val="20"/>
            <w:szCs w:val="22"/>
            <w:lang w:eastAsia="ko-KR"/>
          </w:rPr>
          <w:commentReference w:id="60"/>
        </w:r>
      </w:ins>
    </w:p>
    <w:p w14:paraId="0DCF0044" w14:textId="77777777" w:rsidR="00B4288B" w:rsidRDefault="0010783A">
      <w:pPr>
        <w:rPr>
          <w:ins w:id="62" w:author="임픽스 검토" w:date="2026-10-12T04:00:00Z"/>
          <w:lang w:eastAsia="ko-KR"/>
        </w:rPr>
      </w:pPr>
      <w:ins w:id="63" w:author="임픽스 검토" w:date="2026-10-12T04:00:00Z">
        <w:r>
          <w:rPr>
            <w:lang w:eastAsia="ko-KR"/>
          </w:rPr>
          <w:t>데이터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타입</w:t>
        </w:r>
        <w:r>
          <w:rPr>
            <w:lang w:eastAsia="ko-KR"/>
          </w:rPr>
          <w:t xml:space="preserve"> ID</w:t>
        </w:r>
        <w:r>
          <w:rPr>
            <w:lang w:eastAsia="ko-KR"/>
          </w:rPr>
          <w:t>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명사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자신을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식별하는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속성에만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사용한다</w:t>
        </w:r>
        <w:r>
          <w:rPr>
            <w:lang w:eastAsia="ko-KR"/>
          </w:rPr>
          <w:t xml:space="preserve">. </w:t>
        </w:r>
        <w:r>
          <w:rPr>
            <w:lang w:eastAsia="ko-KR"/>
          </w:rPr>
          <w:t>다른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명사를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가리키는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</w:t>
        </w:r>
        <w:r>
          <w:rPr>
            <w:lang w:eastAsia="ko-KR"/>
          </w:rPr>
          <w:t>[</w:t>
        </w:r>
        <w:r>
          <w:rPr>
            <w:lang w:eastAsia="ko-KR"/>
          </w:rPr>
          <w:t>예</w:t>
        </w:r>
        <w:r>
          <w:rPr>
            <w:lang w:eastAsia="ko-KR"/>
          </w:rPr>
          <w:t xml:space="preserve">: </w:t>
        </w:r>
        <w:r>
          <w:rPr>
            <w:lang w:eastAsia="ko-KR"/>
          </w:rPr>
          <w:t>모로트식별자</w:t>
        </w:r>
        <w:r>
          <w:rPr>
            <w:lang w:eastAsia="ko-KR"/>
          </w:rPr>
          <w:t xml:space="preserve">(ParentLotID), </w:t>
        </w:r>
        <w:r>
          <w:rPr>
            <w:lang w:eastAsia="ko-KR"/>
          </w:rPr>
          <w:t>현재공정식별자</w:t>
        </w:r>
        <w:r>
          <w:rPr>
            <w:lang w:eastAsia="ko-KR"/>
          </w:rPr>
          <w:t>(CurrentOperationID)]</w:t>
        </w:r>
        <w:r>
          <w:rPr>
            <w:lang w:eastAsia="ko-KR"/>
          </w:rPr>
          <w:t>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참조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속성으로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정의한다</w:t>
        </w:r>
        <w:r>
          <w:rPr>
            <w:lang w:eastAsia="ko-KR"/>
          </w:rPr>
          <w:t>.</w:t>
        </w:r>
      </w:ins>
    </w:p>
    <w:p w14:paraId="5949F1E4" w14:textId="77777777" w:rsidR="00B4288B" w:rsidRDefault="0010783A">
      <w:pPr>
        <w:rPr>
          <w:ins w:id="64" w:author="임픽스 검토" w:date="2026-10-12T04:00:00Z"/>
          <w:lang w:eastAsia="ko-KR"/>
        </w:rPr>
      </w:pPr>
      <w:ins w:id="65" w:author="임픽스 검토" w:date="2026-10-12T04:00:00Z">
        <w:r>
          <w:rPr>
            <w:lang w:eastAsia="ko-KR"/>
          </w:rPr>
          <w:t>참조하는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명사를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식별하는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데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이상의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속성이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필요한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경우</w:t>
        </w:r>
        <w:r>
          <w:rPr>
            <w:lang w:eastAsia="ko-KR"/>
          </w:rPr>
          <w:t>[</w:t>
        </w:r>
        <w:r>
          <w:rPr>
            <w:lang w:eastAsia="ko-KR"/>
          </w:rPr>
          <w:t>예</w:t>
        </w:r>
        <w:r>
          <w:rPr>
            <w:lang w:eastAsia="ko-KR"/>
          </w:rPr>
          <w:t xml:space="preserve">: </w:t>
        </w:r>
        <w:r>
          <w:rPr>
            <w:lang w:eastAsia="ko-KR"/>
          </w:rPr>
          <w:t>수주문서번호</w:t>
        </w:r>
        <w:r>
          <w:rPr>
            <w:lang w:eastAsia="ko-KR"/>
          </w:rPr>
          <w:t>(SalesDocumentNumber)</w:t>
        </w:r>
        <w:r>
          <w:rPr>
            <w:lang w:eastAsia="ko-KR"/>
          </w:rPr>
          <w:t>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수주문서순번</w:t>
        </w:r>
        <w:r>
          <w:rPr>
            <w:lang w:eastAsia="ko-KR"/>
          </w:rPr>
          <w:t xml:space="preserve">(SalesDocumentSequence)] </w:t>
        </w:r>
        <w:r>
          <w:rPr>
            <w:lang w:eastAsia="ko-KR"/>
          </w:rPr>
          <w:t>구성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각각을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참조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속성으로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하고</w:t>
        </w:r>
        <w:r>
          <w:rPr>
            <w:lang w:eastAsia="ko-KR"/>
          </w:rPr>
          <w:t xml:space="preserve">, </w:t>
        </w:r>
        <w:r>
          <w:rPr>
            <w:lang w:eastAsia="ko-KR"/>
          </w:rPr>
          <w:t>설명란에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함께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사용하는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명시한다</w:t>
        </w:r>
        <w:r>
          <w:rPr>
            <w:lang w:eastAsia="ko-KR"/>
          </w:rPr>
          <w:t>.</w:t>
        </w:r>
      </w:ins>
    </w:p>
    <w:p w14:paraId="04D192B8" w14:textId="77777777" w:rsidR="00B4288B" w:rsidRDefault="0010783A">
      <w:pPr>
        <w:rPr>
          <w:ins w:id="66" w:author="임픽스 검토" w:date="2026-10-12T04:00:00Z"/>
          <w:lang w:eastAsia="ko-KR"/>
        </w:rPr>
      </w:pPr>
      <w:ins w:id="67" w:author="임픽스 검토" w:date="2026-10-12T04:00:00Z">
        <w:r>
          <w:rPr>
            <w:lang w:eastAsia="ko-KR"/>
          </w:rPr>
          <w:t>다른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명사의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명칭</w:t>
        </w:r>
        <w:r>
          <w:rPr>
            <w:lang w:eastAsia="ko-KR"/>
          </w:rPr>
          <w:t xml:space="preserve">, </w:t>
        </w:r>
        <w:r>
          <w:rPr>
            <w:lang w:eastAsia="ko-KR"/>
          </w:rPr>
          <w:t>수량</w:t>
        </w:r>
        <w:r>
          <w:rPr>
            <w:lang w:eastAsia="ko-KR"/>
          </w:rPr>
          <w:t xml:space="preserve">, </w:t>
        </w:r>
        <w:r>
          <w:rPr>
            <w:lang w:eastAsia="ko-KR"/>
          </w:rPr>
          <w:t>일자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등을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데이터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교환의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편의를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위해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복제한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</w:t>
        </w:r>
        <w:r>
          <w:rPr>
            <w:lang w:eastAsia="ko-KR"/>
          </w:rPr>
          <w:t>[</w:t>
        </w:r>
        <w:r>
          <w:rPr>
            <w:lang w:eastAsia="ko-KR"/>
          </w:rPr>
          <w:t>예</w:t>
        </w:r>
        <w:r>
          <w:rPr>
            <w:lang w:eastAsia="ko-KR"/>
          </w:rPr>
          <w:t xml:space="preserve">: </w:t>
        </w:r>
        <w:r>
          <w:rPr>
            <w:lang w:eastAsia="ko-KR"/>
          </w:rPr>
          <w:t>품목명</w:t>
        </w:r>
        <w:r>
          <w:rPr>
            <w:lang w:eastAsia="ko-KR"/>
          </w:rPr>
          <w:t xml:space="preserve">(ItemName), </w:t>
        </w:r>
        <w:r>
          <w:rPr>
            <w:lang w:eastAsia="ko-KR"/>
          </w:rPr>
          <w:t>로트명</w:t>
        </w:r>
        <w:r>
          <w:rPr>
            <w:lang w:eastAsia="ko-KR"/>
          </w:rPr>
          <w:t>(LotName)]</w:t>
        </w:r>
        <w:r>
          <w:rPr>
            <w:lang w:eastAsia="ko-KR"/>
          </w:rPr>
          <w:t>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원천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가진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명사를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참조하는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속성으로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보아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참조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대상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여부를</w:t>
        </w:r>
        <w:r>
          <w:rPr>
            <w:lang w:eastAsia="ko-KR"/>
          </w:rPr>
          <w:t xml:space="preserve"> ‘</w:t>
        </w:r>
        <w:r>
          <w:rPr>
            <w:lang w:eastAsia="ko-KR"/>
          </w:rPr>
          <w:t>대상</w:t>
        </w:r>
        <w:r>
          <w:rPr>
            <w:lang w:eastAsia="ko-KR"/>
          </w:rPr>
          <w:t>’</w:t>
        </w:r>
        <w:r>
          <w:rPr>
            <w:lang w:eastAsia="ko-KR"/>
          </w:rPr>
          <w:t>으로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표기하고</w:t>
        </w:r>
        <w:r>
          <w:rPr>
            <w:lang w:eastAsia="ko-KR"/>
          </w:rPr>
          <w:t xml:space="preserve">, </w:t>
        </w:r>
        <w:r>
          <w:rPr>
            <w:lang w:eastAsia="ko-KR"/>
          </w:rPr>
          <w:t>설명란에</w:t>
        </w:r>
        <w:r>
          <w:rPr>
            <w:lang w:eastAsia="ko-KR"/>
          </w:rPr>
          <w:t xml:space="preserve"> ‘— </w:t>
        </w:r>
        <w:r>
          <w:rPr>
            <w:lang w:eastAsia="ko-KR"/>
          </w:rPr>
          <w:t>참조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대상</w:t>
        </w:r>
        <w:r>
          <w:rPr>
            <w:lang w:eastAsia="ko-KR"/>
          </w:rPr>
          <w:t xml:space="preserve">: </w:t>
        </w:r>
        <w:r>
          <w:rPr>
            <w:lang w:eastAsia="ko-KR"/>
          </w:rPr>
          <w:t>명사</w:t>
        </w:r>
        <w:r>
          <w:rPr>
            <w:lang w:eastAsia="ko-KR"/>
          </w:rPr>
          <w:t>(</w:t>
        </w:r>
        <w:r>
          <w:rPr>
            <w:lang w:eastAsia="ko-KR"/>
          </w:rPr>
          <w:t>영문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명사명</w:t>
        </w:r>
        <w:r>
          <w:rPr>
            <w:lang w:eastAsia="ko-KR"/>
          </w:rPr>
          <w:t>.</w:t>
        </w:r>
        <w:r>
          <w:rPr>
            <w:lang w:eastAsia="ko-KR"/>
          </w:rPr>
          <w:t>영문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속성명</w:t>
        </w:r>
        <w:r>
          <w:rPr>
            <w:lang w:eastAsia="ko-KR"/>
          </w:rPr>
          <w:t>)’</w:t>
        </w:r>
        <w:r>
          <w:rPr>
            <w:lang w:eastAsia="ko-KR"/>
          </w:rPr>
          <w:t>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형식으로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원천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명시한다</w:t>
        </w:r>
        <w:r>
          <w:rPr>
            <w:lang w:eastAsia="ko-KR"/>
          </w:rPr>
          <w:t>[</w:t>
        </w:r>
        <w:r>
          <w:rPr>
            <w:lang w:eastAsia="ko-KR"/>
          </w:rPr>
          <w:t>예</w:t>
        </w:r>
        <w:r>
          <w:rPr>
            <w:lang w:eastAsia="ko-KR"/>
          </w:rPr>
          <w:t xml:space="preserve">: </w:t>
        </w:r>
        <w:r>
          <w:rPr>
            <w:lang w:eastAsia="ko-KR"/>
          </w:rPr>
          <w:t>품목명</w:t>
        </w:r>
        <w:r>
          <w:rPr>
            <w:lang w:eastAsia="ko-KR"/>
          </w:rPr>
          <w:t>(ItemName)</w:t>
        </w:r>
        <w:r>
          <w:rPr>
            <w:lang w:eastAsia="ko-KR"/>
          </w:rPr>
          <w:t>은</w:t>
        </w:r>
        <w:r>
          <w:rPr>
            <w:lang w:eastAsia="ko-KR"/>
          </w:rPr>
          <w:t xml:space="preserve"> ‘— </w:t>
        </w:r>
        <w:r>
          <w:rPr>
            <w:lang w:eastAsia="ko-KR"/>
          </w:rPr>
          <w:t>참조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대상</w:t>
        </w:r>
        <w:r>
          <w:rPr>
            <w:lang w:eastAsia="ko-KR"/>
          </w:rPr>
          <w:t xml:space="preserve">: </w:t>
        </w:r>
        <w:r>
          <w:rPr>
            <w:lang w:eastAsia="ko-KR"/>
          </w:rPr>
          <w:t>품목마스터</w:t>
        </w:r>
        <w:r>
          <w:rPr>
            <w:lang w:eastAsia="ko-KR"/>
          </w:rPr>
          <w:t xml:space="preserve">(ItemMaster.ItemName)’]. </w:t>
        </w:r>
        <w:r>
          <w:rPr>
            <w:lang w:eastAsia="ko-KR"/>
          </w:rPr>
          <w:t>이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데이터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타입은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원천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같게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한다</w:t>
        </w:r>
        <w:r>
          <w:rPr>
            <w:lang w:eastAsia="ko-KR"/>
          </w:rPr>
          <w:t>.</w:t>
        </w:r>
      </w:ins>
    </w:p>
    <w:p w14:paraId="76F65CFB" w14:textId="6371B530" w:rsidR="00B4288B" w:rsidRDefault="0010783A">
      <w:pPr>
        <w:rPr>
          <w:ins w:id="68" w:author="임픽스 검토" w:date="2026-10-12T04:00:00Z"/>
          <w:lang w:eastAsia="ko-KR"/>
        </w:rPr>
      </w:pPr>
      <w:ins w:id="69" w:author="임픽스 검토" w:date="2026-10-12T04:00:00Z">
        <w:r>
          <w:rPr>
            <w:lang w:eastAsia="ko-KR"/>
          </w:rPr>
          <w:t>코드값을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갖는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</w:t>
        </w:r>
        <w:r>
          <w:rPr>
            <w:lang w:eastAsia="ko-KR"/>
          </w:rPr>
          <w:t>(</w:t>
        </w:r>
        <w:r>
          <w:rPr>
            <w:lang w:eastAsia="ko-KR"/>
          </w:rPr>
          <w:t>데이터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타입</w:t>
        </w:r>
        <w:r>
          <w:rPr>
            <w:lang w:eastAsia="ko-KR"/>
          </w:rPr>
          <w:t xml:space="preserve"> enum)</w:t>
        </w:r>
        <w:r>
          <w:rPr>
            <w:lang w:eastAsia="ko-KR"/>
          </w:rPr>
          <w:t>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공통코드정보</w:t>
        </w:r>
        <w:r>
          <w:rPr>
            <w:lang w:eastAsia="ko-KR"/>
          </w:rPr>
          <w:t xml:space="preserve">(CommonCodeMaster) </w:t>
        </w:r>
        <w:r>
          <w:rPr>
            <w:lang w:eastAsia="ko-KR"/>
          </w:rPr>
          <w:t>또는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단위그룹</w:t>
        </w:r>
        <w:r>
          <w:rPr>
            <w:lang w:eastAsia="ko-KR"/>
          </w:rPr>
          <w:t>(UOMGroup)</w:t>
        </w:r>
        <w:r>
          <w:rPr>
            <w:lang w:eastAsia="ko-KR"/>
          </w:rPr>
          <w:t>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코드를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참조하는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참조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속성으로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하고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참조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대상을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명시한다</w:t>
        </w:r>
        <w:r>
          <w:rPr>
            <w:lang w:eastAsia="ko-KR"/>
          </w:rPr>
          <w:t xml:space="preserve">. </w:t>
        </w:r>
        <w:r>
          <w:rPr>
            <w:lang w:eastAsia="ko-KR"/>
          </w:rPr>
          <w:t>다만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공통코드정보와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단위그룹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명사에서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코드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자체를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정의하는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제외한다</w:t>
        </w:r>
        <w:r>
          <w:rPr>
            <w:lang w:eastAsia="ko-KR"/>
          </w:rPr>
          <w:t xml:space="preserve">. </w:t>
        </w:r>
        <w:r>
          <w:rPr>
            <w:lang w:eastAsia="ko-KR"/>
          </w:rPr>
          <w:t>통화</w:t>
        </w:r>
        <w:r>
          <w:rPr>
            <w:lang w:eastAsia="ko-KR"/>
          </w:rPr>
          <w:t xml:space="preserve">, </w:t>
        </w:r>
        <w:r>
          <w:rPr>
            <w:lang w:eastAsia="ko-KR"/>
          </w:rPr>
          <w:t>국가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등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국제표준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코드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목록이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있는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경우</w:t>
        </w:r>
        <w:r>
          <w:rPr>
            <w:lang w:eastAsia="ko-KR"/>
          </w:rPr>
          <w:t>[</w:t>
        </w:r>
        <w:r>
          <w:rPr>
            <w:lang w:eastAsia="ko-KR"/>
          </w:rPr>
          <w:t>예</w:t>
        </w:r>
        <w:r>
          <w:rPr>
            <w:lang w:eastAsia="ko-KR"/>
          </w:rPr>
          <w:t xml:space="preserve">: ISO 4217 </w:t>
        </w:r>
        <w:r>
          <w:rPr>
            <w:lang w:eastAsia="ko-KR"/>
          </w:rPr>
          <w:t>통화코드</w:t>
        </w:r>
        <w:r>
          <w:rPr>
            <w:lang w:eastAsia="ko-KR"/>
          </w:rPr>
          <w:t xml:space="preserve">, ISO 3166-1 </w:t>
        </w:r>
        <w:r>
          <w:rPr>
            <w:lang w:eastAsia="ko-KR"/>
          </w:rPr>
          <w:t>국가코드</w:t>
        </w:r>
        <w:r>
          <w:rPr>
            <w:lang w:eastAsia="ko-KR"/>
          </w:rPr>
          <w:t xml:space="preserve">] </w:t>
        </w:r>
        <w:r>
          <w:rPr>
            <w:lang w:eastAsia="ko-KR"/>
          </w:rPr>
          <w:t>해당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코드값을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공통코드정보에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등록하여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사용하는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것을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권고한다</w:t>
        </w:r>
        <w:r>
          <w:rPr>
            <w:lang w:eastAsia="ko-KR"/>
          </w:rPr>
          <w:t>.</w:t>
        </w:r>
      </w:ins>
    </w:p>
    <w:p w14:paraId="32BA0BF0" w14:textId="77777777" w:rsidR="009E5B16" w:rsidRDefault="00000000">
      <w:pPr>
        <w:rPr>
          <w:ins w:id="70" w:author="임픽스 검토" w:date="2026-10-12T04:00:00Z"/>
          <w:lang w:eastAsia="ko-KR"/>
        </w:rPr>
      </w:pPr>
      <w:ins w:id="71" w:author="임픽스 검토" w:date="2026-10-12T04:00:00Z">
        <w:r>
          <w:rPr>
            <w:lang w:eastAsia="ko-KR"/>
          </w:rPr>
          <w:t>같은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속성명이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명사에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따라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서로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다른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코드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도메인을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갖는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경우에는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도메인별로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공통코드그룹을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나누어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등록하고</w:t>
        </w:r>
        <w:r>
          <w:rPr>
            <w:lang w:eastAsia="ko-KR"/>
          </w:rPr>
          <w:t xml:space="preserve">, </w:t>
        </w:r>
        <w:r>
          <w:rPr>
            <w:lang w:eastAsia="ko-KR"/>
          </w:rPr>
          <w:t>코드값에는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공통코드그룹을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나타내는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접두어를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붙인다</w:t>
        </w:r>
        <w:r>
          <w:rPr>
            <w:lang w:eastAsia="ko-KR"/>
          </w:rPr>
          <w:t>[</w:t>
        </w:r>
        <w:r>
          <w:rPr>
            <w:lang w:eastAsia="ko-KR"/>
          </w:rPr>
          <w:t>예</w:t>
        </w:r>
        <w:r>
          <w:rPr>
            <w:lang w:eastAsia="ko-KR"/>
          </w:rPr>
          <w:t xml:space="preserve">: </w:t>
        </w:r>
        <w:r>
          <w:rPr>
            <w:lang w:eastAsia="ko-KR"/>
          </w:rPr>
          <w:t>오류코드</w:t>
        </w:r>
        <w:r>
          <w:rPr>
            <w:lang w:eastAsia="ko-KR"/>
          </w:rPr>
          <w:t>(ErrorCode)</w:t>
        </w:r>
        <w:r>
          <w:rPr>
            <w:lang w:eastAsia="ko-KR"/>
          </w:rPr>
          <w:t>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운행시작의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반송오류코드</w:t>
        </w:r>
        <w:r>
          <w:rPr>
            <w:lang w:eastAsia="ko-KR"/>
          </w:rPr>
          <w:t xml:space="preserve">(TransferErrorCode, </w:t>
        </w:r>
        <w:r>
          <w:rPr>
            <w:lang w:eastAsia="ko-KR"/>
          </w:rPr>
          <w:t>접두어</w:t>
        </w:r>
        <w:r>
          <w:rPr>
            <w:lang w:eastAsia="ko-KR"/>
          </w:rPr>
          <w:t xml:space="preserve"> TR-), </w:t>
        </w:r>
        <w:r>
          <w:rPr>
            <w:lang w:eastAsia="ko-KR"/>
          </w:rPr>
          <w:t>설비상태</w:t>
        </w:r>
        <w:r>
          <w:rPr>
            <w:lang w:eastAsia="ko-KR"/>
          </w:rPr>
          <w:t>·</w:t>
        </w:r>
        <w:r>
          <w:rPr>
            <w:lang w:eastAsia="ko-KR"/>
          </w:rPr>
          <w:t>알람의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설비오류코드</w:t>
        </w:r>
        <w:r>
          <w:rPr>
            <w:lang w:eastAsia="ko-KR"/>
          </w:rPr>
          <w:t xml:space="preserve">(EquipmentErrorCode, </w:t>
        </w:r>
        <w:r>
          <w:rPr>
            <w:lang w:eastAsia="ko-KR"/>
          </w:rPr>
          <w:t>접두어</w:t>
        </w:r>
        <w:r>
          <w:rPr>
            <w:lang w:eastAsia="ko-KR"/>
          </w:rPr>
          <w:t xml:space="preserve"> EQ-), </w:t>
        </w:r>
        <w:r>
          <w:rPr>
            <w:lang w:eastAsia="ko-KR"/>
          </w:rPr>
          <w:t>사후서비스접수결과의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서비스오류코드</w:t>
        </w:r>
        <w:r>
          <w:rPr>
            <w:lang w:eastAsia="ko-KR"/>
          </w:rPr>
          <w:t xml:space="preserve">(ServiceErrorCode, </w:t>
        </w:r>
        <w:r>
          <w:rPr>
            <w:lang w:eastAsia="ko-KR"/>
          </w:rPr>
          <w:t>접두어</w:t>
        </w:r>
        <w:r>
          <w:rPr>
            <w:lang w:eastAsia="ko-KR"/>
          </w:rPr>
          <w:t xml:space="preserve"> AS-)</w:t>
        </w:r>
        <w:r>
          <w:rPr>
            <w:lang w:eastAsia="ko-KR"/>
          </w:rPr>
          <w:t>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구분한다</w:t>
        </w:r>
        <w:r>
          <w:rPr>
            <w:lang w:eastAsia="ko-KR"/>
          </w:rPr>
          <w:t>].</w:t>
        </w:r>
      </w:ins>
    </w:p>
    <w:p w14:paraId="2668D1FA" w14:textId="77777777" w:rsidR="009E5B16" w:rsidRDefault="00000000">
      <w:pPr>
        <w:rPr>
          <w:ins w:id="72" w:author="임픽스 검토" w:date="2026-10-12T04:00:00Z"/>
          <w:lang w:eastAsia="ko-KR"/>
        </w:rPr>
      </w:pPr>
      <w:ins w:id="73" w:author="임픽스 검토" w:date="2026-10-12T04:00:00Z">
        <w:r>
          <w:rPr>
            <w:lang w:eastAsia="ko-KR"/>
          </w:rPr>
          <w:t>서로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다른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속성명이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같은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코드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도메인을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갖는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경우에는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하나의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공통코드그룹을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함께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참조할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있다</w:t>
        </w:r>
        <w:r>
          <w:rPr>
            <w:lang w:eastAsia="ko-KR"/>
          </w:rPr>
          <w:t>[</w:t>
        </w:r>
        <w:r>
          <w:rPr>
            <w:lang w:eastAsia="ko-KR"/>
          </w:rPr>
          <w:t>예</w:t>
        </w:r>
        <w:r>
          <w:rPr>
            <w:lang w:eastAsia="ko-KR"/>
          </w:rPr>
          <w:t xml:space="preserve">: </w:t>
        </w:r>
        <w:r>
          <w:rPr>
            <w:lang w:eastAsia="ko-KR"/>
          </w:rPr>
          <w:t>환종코드</w:t>
        </w:r>
        <w:r>
          <w:rPr>
            <w:lang w:eastAsia="ko-KR"/>
          </w:rPr>
          <w:t>(CurrencyCode)</w:t>
        </w:r>
        <w:r>
          <w:rPr>
            <w:lang w:eastAsia="ko-KR"/>
          </w:rPr>
          <w:t>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기준통화코드</w:t>
        </w:r>
        <w:r>
          <w:rPr>
            <w:lang w:eastAsia="ko-KR"/>
          </w:rPr>
          <w:t xml:space="preserve">(BaseCurrencyCode), </w:t>
        </w:r>
        <w:r>
          <w:rPr>
            <w:lang w:eastAsia="ko-KR"/>
          </w:rPr>
          <w:t>출발지유형</w:t>
        </w:r>
        <w:r>
          <w:rPr>
            <w:lang w:eastAsia="ko-KR"/>
          </w:rPr>
          <w:t>(SourceType)</w:t>
        </w:r>
        <w:r>
          <w:rPr>
            <w:lang w:eastAsia="ko-KR"/>
          </w:rPr>
          <w:t>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목적지유형</w:t>
        </w:r>
        <w:r>
          <w:rPr>
            <w:lang w:eastAsia="ko-KR"/>
          </w:rPr>
          <w:t>(DestinationType)].</w:t>
        </w:r>
      </w:ins>
    </w:p>
    <w:p w14:paraId="3879417F" w14:textId="77777777" w:rsidR="009E5B16" w:rsidRDefault="00000000">
      <w:pPr>
        <w:rPr>
          <w:ins w:id="74" w:author="임픽스 검토" w:date="2026-10-12T04:00:00Z"/>
          <w:lang w:eastAsia="ko-KR"/>
        </w:rPr>
      </w:pPr>
      <w:ins w:id="75" w:author="임픽스 검토" w:date="2026-10-12T04:00:00Z">
        <w:r>
          <w:rPr>
            <w:lang w:eastAsia="ko-KR"/>
          </w:rPr>
          <w:t>하나의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식별자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아래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여러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행으로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구성되는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명사</w:t>
        </w:r>
        <w:r>
          <w:rPr>
            <w:lang w:eastAsia="ko-KR"/>
          </w:rPr>
          <w:t>[</w:t>
        </w:r>
        <w:r>
          <w:rPr>
            <w:lang w:eastAsia="ko-KR"/>
          </w:rPr>
          <w:t>예</w:t>
        </w:r>
        <w:r>
          <w:rPr>
            <w:lang w:eastAsia="ko-KR"/>
          </w:rPr>
          <w:t xml:space="preserve">: </w:t>
        </w:r>
        <w:r>
          <w:rPr>
            <w:lang w:eastAsia="ko-KR"/>
          </w:rPr>
          <w:t>단위그룹</w:t>
        </w:r>
        <w:r>
          <w:rPr>
            <w:lang w:eastAsia="ko-KR"/>
          </w:rPr>
          <w:t xml:space="preserve">(UOMGroup), </w:t>
        </w:r>
        <w:r>
          <w:rPr>
            <w:lang w:eastAsia="ko-KR"/>
          </w:rPr>
          <w:t>자재명세서</w:t>
        </w:r>
        <w:r>
          <w:rPr>
            <w:lang w:eastAsia="ko-KR"/>
          </w:rPr>
          <w:t xml:space="preserve">(BOM), </w:t>
        </w:r>
        <w:r>
          <w:rPr>
            <w:lang w:eastAsia="ko-KR"/>
          </w:rPr>
          <w:t>공정경로</w:t>
        </w:r>
        <w:r>
          <w:rPr>
            <w:lang w:eastAsia="ko-KR"/>
          </w:rPr>
          <w:t xml:space="preserve">(Routing), </w:t>
        </w:r>
        <w:r>
          <w:rPr>
            <w:lang w:eastAsia="ko-KR"/>
          </w:rPr>
          <w:t>창고</w:t>
        </w:r>
        <w:r>
          <w:rPr>
            <w:lang w:eastAsia="ko-KR"/>
          </w:rPr>
          <w:t xml:space="preserve">(WarehouseLocation), </w:t>
        </w:r>
        <w:r>
          <w:rPr>
            <w:lang w:eastAsia="ko-KR"/>
          </w:rPr>
          <w:t>수주오더</w:t>
        </w:r>
        <w:r>
          <w:rPr>
            <w:lang w:eastAsia="ko-KR"/>
          </w:rPr>
          <w:t xml:space="preserve">(SalesOrder), </w:t>
        </w:r>
        <w:r>
          <w:rPr>
            <w:lang w:eastAsia="ko-KR"/>
          </w:rPr>
          <w:t>구매발주</w:t>
        </w:r>
        <w:r>
          <w:rPr>
            <w:lang w:eastAsia="ko-KR"/>
          </w:rPr>
          <w:t xml:space="preserve">(PurchaseOrder), </w:t>
        </w:r>
        <w:r>
          <w:rPr>
            <w:lang w:eastAsia="ko-KR"/>
          </w:rPr>
          <w:t>출하의뢰</w:t>
        </w:r>
        <w:r>
          <w:rPr>
            <w:lang w:eastAsia="ko-KR"/>
          </w:rPr>
          <w:t xml:space="preserve">(ProductReleaseRequest), </w:t>
        </w:r>
        <w:r>
          <w:rPr>
            <w:lang w:eastAsia="ko-KR"/>
          </w:rPr>
          <w:t>배송</w:t>
        </w:r>
        <w:r>
          <w:rPr>
            <w:lang w:eastAsia="ko-KR"/>
          </w:rPr>
          <w:t>(Delivery)]</w:t>
        </w:r>
        <w:r>
          <w:rPr>
            <w:lang w:eastAsia="ko-KR"/>
          </w:rPr>
          <w:t>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헤더</w:t>
        </w:r>
        <w:r>
          <w:rPr>
            <w:lang w:eastAsia="ko-KR"/>
          </w:rPr>
          <w:t>(Header)</w:t>
        </w:r>
        <w:r>
          <w:rPr>
            <w:lang w:eastAsia="ko-KR"/>
          </w:rPr>
          <w:t>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라인</w:t>
        </w:r>
        <w:r>
          <w:rPr>
            <w:lang w:eastAsia="ko-KR"/>
          </w:rPr>
          <w:t>(Line)</w:t>
        </w:r>
        <w:r>
          <w:rPr>
            <w:lang w:eastAsia="ko-KR"/>
          </w:rPr>
          <w:t>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두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구조체</w:t>
        </w:r>
        <w:r>
          <w:rPr>
            <w:lang w:eastAsia="ko-KR"/>
          </w:rPr>
          <w:t>(struct)</w:t>
        </w:r>
        <w:r>
          <w:rPr>
            <w:lang w:eastAsia="ko-KR"/>
          </w:rPr>
          <w:t>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나누어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정의한다</w:t>
        </w:r>
        <w:r>
          <w:rPr>
            <w:lang w:eastAsia="ko-KR"/>
          </w:rPr>
          <w:t xml:space="preserve">. </w:t>
        </w:r>
        <w:r>
          <w:rPr>
            <w:lang w:eastAsia="ko-KR"/>
          </w:rPr>
          <w:t>명사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정보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속성표에는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구조체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행</w:t>
        </w:r>
        <w:r>
          <w:rPr>
            <w:lang w:eastAsia="ko-KR"/>
          </w:rPr>
          <w:t>[</w:t>
        </w:r>
        <w:r>
          <w:rPr>
            <w:lang w:eastAsia="ko-KR"/>
          </w:rPr>
          <w:t>예</w:t>
        </w:r>
        <w:r>
          <w:rPr>
            <w:lang w:eastAsia="ko-KR"/>
          </w:rPr>
          <w:t xml:space="preserve">: </w:t>
        </w:r>
        <w:r>
          <w:rPr>
            <w:lang w:eastAsia="ko-KR"/>
          </w:rPr>
          <w:t>자재명세서헤더</w:t>
        </w:r>
        <w:r>
          <w:rPr>
            <w:lang w:eastAsia="ko-KR"/>
          </w:rPr>
          <w:t xml:space="preserve">(BOMHeader), </w:t>
        </w:r>
        <w:r>
          <w:rPr>
            <w:lang w:eastAsia="ko-KR"/>
          </w:rPr>
          <w:t>자재명세서라인</w:t>
        </w:r>
        <w:r>
          <w:rPr>
            <w:lang w:eastAsia="ko-KR"/>
          </w:rPr>
          <w:t>(BOMLine)]</w:t>
        </w:r>
        <w:r>
          <w:rPr>
            <w:lang w:eastAsia="ko-KR"/>
          </w:rPr>
          <w:t>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두고</w:t>
        </w:r>
        <w:r>
          <w:rPr>
            <w:lang w:eastAsia="ko-KR"/>
          </w:rPr>
          <w:t xml:space="preserve">, </w:t>
        </w:r>
        <w:r>
          <w:rPr>
            <w:lang w:eastAsia="ko-KR"/>
          </w:rPr>
          <w:t>그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아래에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해당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구조체에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속하는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이어서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적는다</w:t>
        </w:r>
        <w:r>
          <w:rPr>
            <w:lang w:eastAsia="ko-KR"/>
          </w:rPr>
          <w:t>.</w:t>
        </w:r>
      </w:ins>
    </w:p>
    <w:p w14:paraId="1ED27A55" w14:textId="77777777" w:rsidR="009E5B16" w:rsidRDefault="00000000">
      <w:pPr>
        <w:rPr>
          <w:ins w:id="76" w:author="임픽스 검토" w:date="2026-10-12T04:00:00Z"/>
          <w:lang w:eastAsia="ko-KR"/>
        </w:rPr>
      </w:pPr>
      <w:ins w:id="77" w:author="임픽스 검토" w:date="2026-10-12T04:00:00Z">
        <w:r>
          <w:rPr>
            <w:lang w:eastAsia="ko-KR"/>
          </w:rPr>
          <w:t>struct</w:t>
        </w:r>
        <w:r>
          <w:rPr>
            <w:lang w:eastAsia="ko-KR"/>
          </w:rPr>
          <w:t>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여러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하나로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묶은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구조체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데이터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타입이며</w:t>
        </w:r>
        <w:r>
          <w:rPr>
            <w:lang w:eastAsia="ko-KR"/>
          </w:rPr>
          <w:t xml:space="preserve">, </w:t>
        </w:r>
        <w:r>
          <w:rPr>
            <w:lang w:eastAsia="ko-KR"/>
          </w:rPr>
          <w:t>명사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안에서만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존재하고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독립된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명사로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교환하지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않는다</w:t>
        </w:r>
        <w:r>
          <w:rPr>
            <w:lang w:eastAsia="ko-KR"/>
          </w:rPr>
          <w:t xml:space="preserve">. </w:t>
        </w:r>
        <w:r>
          <w:rPr>
            <w:lang w:eastAsia="ko-KR"/>
          </w:rPr>
          <w:t>헤더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구조체는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데이터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타입을</w:t>
        </w:r>
        <w:r>
          <w:rPr>
            <w:lang w:eastAsia="ko-KR"/>
          </w:rPr>
          <w:t xml:space="preserve"> struct</w:t>
        </w:r>
        <w:r>
          <w:rPr>
            <w:lang w:eastAsia="ko-KR"/>
          </w:rPr>
          <w:t>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표기하여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명사</w:t>
        </w:r>
        <w:r>
          <w:rPr>
            <w:lang w:eastAsia="ko-KR"/>
          </w:rPr>
          <w:t xml:space="preserve"> 1</w:t>
        </w:r>
        <w:r>
          <w:rPr>
            <w:lang w:eastAsia="ko-KR"/>
          </w:rPr>
          <w:t>건에</w:t>
        </w:r>
        <w:r>
          <w:rPr>
            <w:lang w:eastAsia="ko-KR"/>
          </w:rPr>
          <w:t xml:space="preserve"> 1</w:t>
        </w:r>
        <w:r>
          <w:rPr>
            <w:lang w:eastAsia="ko-KR"/>
          </w:rPr>
          <w:t>회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나타남을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나타내고</w:t>
        </w:r>
        <w:r>
          <w:rPr>
            <w:lang w:eastAsia="ko-KR"/>
          </w:rPr>
          <w:t xml:space="preserve">, </w:t>
        </w:r>
        <w:r>
          <w:rPr>
            <w:lang w:eastAsia="ko-KR"/>
          </w:rPr>
          <w:t>라인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구조체는</w:t>
        </w:r>
        <w:r>
          <w:rPr>
            <w:lang w:eastAsia="ko-KR"/>
          </w:rPr>
          <w:t xml:space="preserve"> struct[1..N]</w:t>
        </w:r>
        <w:r>
          <w:rPr>
            <w:lang w:eastAsia="ko-KR"/>
          </w:rPr>
          <w:t>으로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표기하여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헤더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아래에</w:t>
        </w:r>
        <w:r>
          <w:rPr>
            <w:lang w:eastAsia="ko-KR"/>
          </w:rPr>
          <w:t xml:space="preserve"> 1</w:t>
        </w:r>
        <w:r>
          <w:rPr>
            <w:lang w:eastAsia="ko-KR"/>
          </w:rPr>
          <w:t>회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이상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반복하여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나타남을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나타낸다</w:t>
        </w:r>
        <w:r>
          <w:rPr>
            <w:lang w:eastAsia="ko-KR"/>
          </w:rPr>
          <w:t>. BOD</w:t>
        </w:r>
        <w:r>
          <w:rPr>
            <w:lang w:eastAsia="ko-KR"/>
          </w:rPr>
          <w:t>에서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구조체는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구조체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행의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영문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속성명을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요소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이름으로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하는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하위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요소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묶음</w:t>
        </w:r>
        <w:r>
          <w:rPr>
            <w:lang w:eastAsia="ko-KR"/>
          </w:rPr>
          <w:t>(XML Schema</w:t>
        </w:r>
        <w:r>
          <w:rPr>
            <w:lang w:eastAsia="ko-KR"/>
          </w:rPr>
          <w:t>의</w:t>
        </w:r>
        <w:r>
          <w:rPr>
            <w:lang w:eastAsia="ko-KR"/>
          </w:rPr>
          <w:t xml:space="preserve"> complexType)</w:t>
        </w:r>
        <w:r>
          <w:rPr>
            <w:lang w:eastAsia="ko-KR"/>
          </w:rPr>
          <w:t>으로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표현하며</w:t>
        </w:r>
        <w:r>
          <w:rPr>
            <w:lang w:eastAsia="ko-KR"/>
          </w:rPr>
          <w:t xml:space="preserve">, </w:t>
        </w:r>
        <w:r>
          <w:rPr>
            <w:lang w:eastAsia="ko-KR"/>
          </w:rPr>
          <w:t>라인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구조체는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반복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요소가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된다</w:t>
        </w:r>
        <w:r>
          <w:rPr>
            <w:lang w:eastAsia="ko-KR"/>
          </w:rPr>
          <w:t>.</w:t>
        </w:r>
      </w:ins>
    </w:p>
    <w:p w14:paraId="0BABD684" w14:textId="77777777" w:rsidR="009E5B16" w:rsidRDefault="00000000">
      <w:pPr>
        <w:rPr>
          <w:ins w:id="78" w:author="임픽스 검토" w:date="2026-10-12T04:00:00Z"/>
          <w:lang w:eastAsia="ko-KR"/>
        </w:rPr>
      </w:pPr>
      <w:ins w:id="79" w:author="임픽스 검토" w:date="2026-10-12T04:00:00Z">
        <w:r>
          <w:rPr>
            <w:lang w:eastAsia="ko-KR"/>
          </w:rPr>
          <w:t>헤더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구조체는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명사</w:t>
        </w:r>
        <w:r>
          <w:rPr>
            <w:lang w:eastAsia="ko-KR"/>
          </w:rPr>
          <w:t xml:space="preserve"> 1</w:t>
        </w:r>
        <w:r>
          <w:rPr>
            <w:lang w:eastAsia="ko-KR"/>
          </w:rPr>
          <w:t>건에</w:t>
        </w:r>
        <w:r>
          <w:rPr>
            <w:lang w:eastAsia="ko-KR"/>
          </w:rPr>
          <w:t xml:space="preserve"> 1</w:t>
        </w:r>
        <w:r>
          <w:rPr>
            <w:lang w:eastAsia="ko-KR"/>
          </w:rPr>
          <w:t>회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나타나며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명사의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식별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가진다</w:t>
        </w:r>
        <w:r>
          <w:rPr>
            <w:lang w:eastAsia="ko-KR"/>
          </w:rPr>
          <w:t xml:space="preserve">. </w:t>
        </w:r>
        <w:r>
          <w:rPr>
            <w:lang w:eastAsia="ko-KR"/>
          </w:rPr>
          <w:t>라인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구조체는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헤더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아래에</w:t>
        </w:r>
        <w:r>
          <w:rPr>
            <w:lang w:eastAsia="ko-KR"/>
          </w:rPr>
          <w:t xml:space="preserve"> 1</w:t>
        </w:r>
        <w:r>
          <w:rPr>
            <w:lang w:eastAsia="ko-KR"/>
          </w:rPr>
          <w:t>회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이상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반복하여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나타나며</w:t>
        </w:r>
        <w:r>
          <w:rPr>
            <w:lang w:eastAsia="ko-KR"/>
          </w:rPr>
          <w:t xml:space="preserve">(1..N), </w:t>
        </w:r>
        <w:r>
          <w:rPr>
            <w:lang w:eastAsia="ko-KR"/>
          </w:rPr>
          <w:t>라인을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구분하는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행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순번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</w:t>
        </w:r>
        <w:r>
          <w:rPr>
            <w:lang w:eastAsia="ko-KR"/>
          </w:rPr>
          <w:t>[</w:t>
        </w:r>
        <w:r>
          <w:rPr>
            <w:lang w:eastAsia="ko-KR"/>
          </w:rPr>
          <w:t>예</w:t>
        </w:r>
        <w:r>
          <w:rPr>
            <w:lang w:eastAsia="ko-KR"/>
          </w:rPr>
          <w:t xml:space="preserve">: </w:t>
        </w:r>
        <w:r>
          <w:rPr>
            <w:lang w:eastAsia="ko-KR"/>
          </w:rPr>
          <w:t>자재명세서라인순번</w:t>
        </w:r>
        <w:r>
          <w:rPr>
            <w:lang w:eastAsia="ko-KR"/>
          </w:rPr>
          <w:t xml:space="preserve">(BOMLineSequence)] </w:t>
        </w:r>
        <w:r>
          <w:rPr>
            <w:lang w:eastAsia="ko-KR"/>
          </w:rPr>
          <w:t>또는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라인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코드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</w:t>
        </w:r>
        <w:r>
          <w:rPr>
            <w:lang w:eastAsia="ko-KR"/>
          </w:rPr>
          <w:t>[</w:t>
        </w:r>
        <w:r>
          <w:rPr>
            <w:lang w:eastAsia="ko-KR"/>
          </w:rPr>
          <w:t>예</w:t>
        </w:r>
        <w:r>
          <w:rPr>
            <w:lang w:eastAsia="ko-KR"/>
          </w:rPr>
          <w:t xml:space="preserve">: </w:t>
        </w:r>
        <w:r>
          <w:rPr>
            <w:lang w:eastAsia="ko-KR"/>
          </w:rPr>
          <w:t>단위코드</w:t>
        </w:r>
        <w:r>
          <w:rPr>
            <w:lang w:eastAsia="ko-KR"/>
          </w:rPr>
          <w:t xml:space="preserve">(UOMCode), </w:t>
        </w:r>
        <w:r>
          <w:rPr>
            <w:lang w:eastAsia="ko-KR"/>
          </w:rPr>
          <w:t>창고섹션</w:t>
        </w:r>
        <w:r>
          <w:rPr>
            <w:lang w:eastAsia="ko-KR"/>
          </w:rPr>
          <w:t>(WarehouseSection)]</w:t>
        </w:r>
        <w:r>
          <w:rPr>
            <w:lang w:eastAsia="ko-KR"/>
          </w:rPr>
          <w:t>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반드시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가진다</w:t>
        </w:r>
        <w:r>
          <w:rPr>
            <w:lang w:eastAsia="ko-KR"/>
          </w:rPr>
          <w:t xml:space="preserve">. </w:t>
        </w:r>
        <w:r>
          <w:rPr>
            <w:lang w:eastAsia="ko-KR"/>
          </w:rPr>
          <w:t>라인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행은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헤더의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식별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행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순번</w:t>
        </w:r>
        <w:r>
          <w:rPr>
            <w:lang w:eastAsia="ko-KR"/>
          </w:rPr>
          <w:t>(</w:t>
        </w:r>
        <w:r>
          <w:rPr>
            <w:lang w:eastAsia="ko-KR"/>
          </w:rPr>
          <w:t>또는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라인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코드</w:t>
        </w:r>
        <w:r>
          <w:rPr>
            <w:lang w:eastAsia="ko-KR"/>
          </w:rPr>
          <w:t>)</w:t>
        </w:r>
        <w:r>
          <w:rPr>
            <w:lang w:eastAsia="ko-KR"/>
          </w:rPr>
          <w:t>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조합으로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구분한다</w:t>
        </w:r>
        <w:r>
          <w:rPr>
            <w:lang w:eastAsia="ko-KR"/>
          </w:rPr>
          <w:t>.</w:t>
        </w:r>
      </w:ins>
    </w:p>
    <w:p w14:paraId="5A512BF1" w14:textId="77777777" w:rsidR="009E5B16" w:rsidRDefault="00000000">
      <w:pPr>
        <w:rPr>
          <w:ins w:id="80" w:author="임픽스 검토" w:date="2026-10-12T04:00:00Z"/>
          <w:lang w:eastAsia="ko-KR"/>
        </w:rPr>
      </w:pPr>
      <w:ins w:id="81" w:author="임픽스 검토" w:date="2026-10-12T04:00:00Z">
        <w:r>
          <w:rPr>
            <w:lang w:eastAsia="ko-KR"/>
          </w:rPr>
          <w:t>다른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명사가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헤더</w:t>
        </w:r>
        <w:r>
          <w:rPr>
            <w:lang w:eastAsia="ko-KR"/>
          </w:rPr>
          <w:t>·</w:t>
        </w:r>
        <w:r>
          <w:rPr>
            <w:lang w:eastAsia="ko-KR"/>
          </w:rPr>
          <w:t>라인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구조의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명사를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참조할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때</w:t>
        </w:r>
        <w:r>
          <w:rPr>
            <w:lang w:eastAsia="ko-KR"/>
          </w:rPr>
          <w:t xml:space="preserve">, </w:t>
        </w:r>
        <w:r>
          <w:rPr>
            <w:lang w:eastAsia="ko-KR"/>
          </w:rPr>
          <w:t>명사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전체를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참조하는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경우에는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헤더의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식별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속성을</w:t>
        </w:r>
        <w:r>
          <w:rPr>
            <w:lang w:eastAsia="ko-KR"/>
          </w:rPr>
          <w:t xml:space="preserve">, </w:t>
        </w:r>
        <w:r>
          <w:rPr>
            <w:lang w:eastAsia="ko-KR"/>
          </w:rPr>
          <w:t>특정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라인을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참조하는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경우에는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헤더의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식별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행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순번을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함께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참조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속성으로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둔다</w:t>
        </w:r>
        <w:r>
          <w:rPr>
            <w:lang w:eastAsia="ko-KR"/>
          </w:rPr>
          <w:t>[</w:t>
        </w:r>
        <w:r>
          <w:rPr>
            <w:lang w:eastAsia="ko-KR"/>
          </w:rPr>
          <w:t>예</w:t>
        </w:r>
        <w:r>
          <w:rPr>
            <w:lang w:eastAsia="ko-KR"/>
          </w:rPr>
          <w:t xml:space="preserve">: </w:t>
        </w:r>
        <w:r>
          <w:rPr>
            <w:lang w:eastAsia="ko-KR"/>
          </w:rPr>
          <w:t>생산지시는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공정경로식별자로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공정경로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전체를</w:t>
        </w:r>
        <w:r>
          <w:rPr>
            <w:lang w:eastAsia="ko-KR"/>
          </w:rPr>
          <w:t xml:space="preserve">, </w:t>
        </w:r>
        <w:r>
          <w:rPr>
            <w:lang w:eastAsia="ko-KR"/>
          </w:rPr>
          <w:t>생산실적은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공정경로식별자와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공정순번으로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공정경로의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특정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라인을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참조한다</w:t>
        </w:r>
        <w:r>
          <w:rPr>
            <w:lang w:eastAsia="ko-KR"/>
          </w:rPr>
          <w:t>].</w:t>
        </w:r>
      </w:ins>
    </w:p>
    <w:p w14:paraId="770F99E9" w14:textId="77777777" w:rsidR="009E5B16" w:rsidRDefault="00000000">
      <w:pPr>
        <w:rPr>
          <w:ins w:id="82" w:author="임픽스 검토" w:date="2026-10-12T04:00:00Z"/>
          <w:lang w:eastAsia="ko-KR"/>
        </w:rPr>
      </w:pPr>
      <w:ins w:id="83" w:author="임픽스 검토" w:date="2026-10-12T04:00:00Z">
        <w:r>
          <w:rPr>
            <w:lang w:eastAsia="ko-KR"/>
          </w:rPr>
          <w:t>명사는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그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명사의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정보</w:t>
        </w:r>
        <w:r>
          <w:rPr>
            <w:lang w:eastAsia="ko-KR"/>
          </w:rPr>
          <w:t xml:space="preserve"> 1</w:t>
        </w:r>
        <w:r>
          <w:rPr>
            <w:lang w:eastAsia="ko-KR"/>
          </w:rPr>
          <w:t>건을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구분하는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식별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가진다</w:t>
        </w:r>
        <w:r>
          <w:rPr>
            <w:lang w:eastAsia="ko-KR"/>
          </w:rPr>
          <w:t xml:space="preserve">. </w:t>
        </w:r>
        <w:r>
          <w:rPr>
            <w:lang w:eastAsia="ko-KR"/>
          </w:rPr>
          <w:t>식별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데이터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타입이</w:t>
        </w:r>
        <w:r>
          <w:rPr>
            <w:lang w:eastAsia="ko-KR"/>
          </w:rPr>
          <w:t xml:space="preserve"> ID</w:t>
        </w:r>
        <w:r>
          <w:rPr>
            <w:lang w:eastAsia="ko-KR"/>
          </w:rPr>
          <w:t>인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</w:t>
        </w:r>
        <w:r>
          <w:rPr>
            <w:lang w:eastAsia="ko-KR"/>
          </w:rPr>
          <w:t xml:space="preserve"> 1</w:t>
        </w:r>
        <w:r>
          <w:rPr>
            <w:lang w:eastAsia="ko-KR"/>
          </w:rPr>
          <w:t>개로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하는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것을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원칙으로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하며</w:t>
        </w:r>
        <w:r>
          <w:rPr>
            <w:lang w:eastAsia="ko-KR"/>
          </w:rPr>
          <w:t xml:space="preserve">, </w:t>
        </w:r>
        <w:r>
          <w:rPr>
            <w:lang w:eastAsia="ko-KR"/>
          </w:rPr>
          <w:t>헤더</w:t>
        </w:r>
        <w:r>
          <w:rPr>
            <w:lang w:eastAsia="ko-KR"/>
          </w:rPr>
          <w:t>·</w:t>
        </w:r>
        <w:r>
          <w:rPr>
            <w:lang w:eastAsia="ko-KR"/>
          </w:rPr>
          <w:t>라인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구조의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라인은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헤더의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식별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행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순번</w:t>
        </w:r>
        <w:r>
          <w:rPr>
            <w:lang w:eastAsia="ko-KR"/>
          </w:rPr>
          <w:t>(</w:t>
        </w:r>
        <w:r>
          <w:rPr>
            <w:lang w:eastAsia="ko-KR"/>
          </w:rPr>
          <w:t>또는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라인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코드</w:t>
        </w:r>
        <w:r>
          <w:rPr>
            <w:lang w:eastAsia="ko-KR"/>
          </w:rPr>
          <w:t>)</w:t>
        </w:r>
        <w:r>
          <w:rPr>
            <w:lang w:eastAsia="ko-KR"/>
          </w:rPr>
          <w:t>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조합으로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구분한다</w:t>
        </w:r>
        <w:r>
          <w:rPr>
            <w:lang w:eastAsia="ko-KR"/>
          </w:rPr>
          <w:t>.</w:t>
        </w:r>
      </w:ins>
    </w:p>
    <w:p w14:paraId="2C9065EC" w14:textId="77777777" w:rsidR="009E5B16" w:rsidRDefault="00000000">
      <w:pPr>
        <w:rPr>
          <w:ins w:id="84" w:author="임픽스 검토" w:date="2026-10-12T04:00:00Z"/>
          <w:lang w:eastAsia="ko-KR"/>
        </w:rPr>
      </w:pPr>
      <w:ins w:id="85" w:author="임픽스 검토" w:date="2026-10-12T04:00:00Z">
        <w:r>
          <w:rPr>
            <w:lang w:eastAsia="ko-KR"/>
          </w:rPr>
          <w:t xml:space="preserve">ID </w:t>
        </w:r>
        <w:r>
          <w:rPr>
            <w:lang w:eastAsia="ko-KR"/>
          </w:rPr>
          <w:t>속성을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두지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않는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명사</w:t>
        </w:r>
        <w:r>
          <w:rPr>
            <w:lang w:eastAsia="ko-KR"/>
          </w:rPr>
          <w:t>[</w:t>
        </w:r>
        <w:r>
          <w:rPr>
            <w:lang w:eastAsia="ko-KR"/>
          </w:rPr>
          <w:t>다른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명사의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조합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자체가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의미를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갖는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명사</w:t>
        </w:r>
        <w:r>
          <w:rPr>
            <w:lang w:eastAsia="ko-KR"/>
          </w:rPr>
          <w:t>(</w:t>
        </w:r>
        <w:r>
          <w:rPr>
            <w:lang w:eastAsia="ko-KR"/>
          </w:rPr>
          <w:t>예</w:t>
        </w:r>
        <w:r>
          <w:rPr>
            <w:lang w:eastAsia="ko-KR"/>
          </w:rPr>
          <w:t xml:space="preserve">: </w:t>
        </w:r>
        <w:r>
          <w:rPr>
            <w:lang w:eastAsia="ko-KR"/>
          </w:rPr>
          <w:t>공정설비</w:t>
        </w:r>
        <w:r>
          <w:rPr>
            <w:lang w:eastAsia="ko-KR"/>
          </w:rPr>
          <w:t xml:space="preserve">, </w:t>
        </w:r>
        <w:r>
          <w:rPr>
            <w:lang w:eastAsia="ko-KR"/>
          </w:rPr>
          <w:t>재고</w:t>
        </w:r>
        <w:r>
          <w:rPr>
            <w:lang w:eastAsia="ko-KR"/>
          </w:rPr>
          <w:t xml:space="preserve">) </w:t>
        </w:r>
        <w:r>
          <w:rPr>
            <w:lang w:eastAsia="ko-KR"/>
          </w:rPr>
          <w:t>또는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다른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명사에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딸린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행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정보</w:t>
        </w:r>
        <w:r>
          <w:rPr>
            <w:lang w:eastAsia="ko-KR"/>
          </w:rPr>
          <w:t>(</w:t>
        </w:r>
        <w:r>
          <w:rPr>
            <w:lang w:eastAsia="ko-KR"/>
          </w:rPr>
          <w:t>예</w:t>
        </w:r>
        <w:r>
          <w:rPr>
            <w:lang w:eastAsia="ko-KR"/>
          </w:rPr>
          <w:t xml:space="preserve">: </w:t>
        </w:r>
        <w:r>
          <w:rPr>
            <w:lang w:eastAsia="ko-KR"/>
          </w:rPr>
          <w:t>생산실적투입품목</w:t>
        </w:r>
        <w:r>
          <w:rPr>
            <w:lang w:eastAsia="ko-KR"/>
          </w:rPr>
          <w:t>)]</w:t>
        </w:r>
        <w:r>
          <w:rPr>
            <w:lang w:eastAsia="ko-KR"/>
          </w:rPr>
          <w:t>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설명란에</w:t>
        </w:r>
        <w:r>
          <w:rPr>
            <w:lang w:eastAsia="ko-KR"/>
          </w:rPr>
          <w:t xml:space="preserve"> ‘— ○○ </w:t>
        </w:r>
        <w:r>
          <w:rPr>
            <w:lang w:eastAsia="ko-KR"/>
          </w:rPr>
          <w:t>행은</w:t>
        </w:r>
        <w:r>
          <w:rPr>
            <w:lang w:eastAsia="ko-KR"/>
          </w:rPr>
          <w:t xml:space="preserve"> A, B</w:t>
        </w:r>
        <w:r>
          <w:rPr>
            <w:lang w:eastAsia="ko-KR"/>
          </w:rPr>
          <w:t>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조합으로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구분함</w:t>
        </w:r>
        <w:r>
          <w:rPr>
            <w:lang w:eastAsia="ko-KR"/>
          </w:rPr>
          <w:t>’</w:t>
        </w:r>
        <w:r>
          <w:rPr>
            <w:lang w:eastAsia="ko-KR"/>
          </w:rPr>
          <w:t>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형식으로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식별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조합을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명시한다</w:t>
        </w:r>
        <w:r>
          <w:rPr>
            <w:lang w:eastAsia="ko-KR"/>
          </w:rPr>
          <w:t xml:space="preserve">. </w:t>
        </w:r>
        <w:r>
          <w:rPr>
            <w:lang w:eastAsia="ko-KR"/>
          </w:rPr>
          <w:t>조합에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포함되는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값을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생략할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없다</w:t>
        </w:r>
        <w:r>
          <w:rPr>
            <w:lang w:eastAsia="ko-KR"/>
          </w:rPr>
          <w:t>.</w:t>
        </w:r>
      </w:ins>
    </w:p>
    <w:p w14:paraId="3AA2E654" w14:textId="77777777" w:rsidR="009E5B16" w:rsidRDefault="00000000">
      <w:pPr>
        <w:rPr>
          <w:ins w:id="86" w:author="임픽스 검토" w:date="2026-10-12T04:00:00Z"/>
          <w:lang w:eastAsia="ko-KR"/>
        </w:rPr>
      </w:pPr>
      <w:ins w:id="87" w:author="임픽스 검토" w:date="2026-10-12T04:00:00Z">
        <w:r>
          <w:rPr>
            <w:lang w:eastAsia="ko-KR"/>
          </w:rPr>
          <w:t>설비</w:t>
        </w:r>
        <w:r>
          <w:rPr>
            <w:lang w:eastAsia="ko-KR"/>
          </w:rPr>
          <w:t>·</w:t>
        </w:r>
        <w:r>
          <w:rPr>
            <w:lang w:eastAsia="ko-KR"/>
          </w:rPr>
          <w:t>물류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이벤트나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상태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보고처럼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같은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대상에서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반복하여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발생하는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명사</w:t>
        </w:r>
        <w:r>
          <w:rPr>
            <w:lang w:eastAsia="ko-KR"/>
          </w:rPr>
          <w:t>[</w:t>
        </w:r>
        <w:r>
          <w:rPr>
            <w:lang w:eastAsia="ko-KR"/>
          </w:rPr>
          <w:t>예</w:t>
        </w:r>
        <w:r>
          <w:rPr>
            <w:lang w:eastAsia="ko-KR"/>
          </w:rPr>
          <w:t xml:space="preserve">: </w:t>
        </w:r>
        <w:r>
          <w:rPr>
            <w:lang w:eastAsia="ko-KR"/>
          </w:rPr>
          <w:t>착공</w:t>
        </w:r>
        <w:r>
          <w:rPr>
            <w:lang w:eastAsia="ko-KR"/>
          </w:rPr>
          <w:t xml:space="preserve">(OperationStart), </w:t>
        </w:r>
        <w:r>
          <w:rPr>
            <w:lang w:eastAsia="ko-KR"/>
          </w:rPr>
          <w:t>알람</w:t>
        </w:r>
        <w:r>
          <w:rPr>
            <w:lang w:eastAsia="ko-KR"/>
          </w:rPr>
          <w:t>(Alarm)]</w:t>
        </w:r>
        <w:r>
          <w:rPr>
            <w:lang w:eastAsia="ko-KR"/>
          </w:rPr>
          <w:t>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식별자는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이벤트를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최초로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발생시킨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시스템이</w:t>
        </w:r>
        <w:r>
          <w:rPr>
            <w:lang w:eastAsia="ko-KR"/>
          </w:rPr>
          <w:t xml:space="preserve"> GUID </w:t>
        </w:r>
        <w:r>
          <w:rPr>
            <w:lang w:eastAsia="ko-KR"/>
          </w:rPr>
          <w:t>형식으로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부여한다</w:t>
        </w:r>
        <w:r>
          <w:rPr>
            <w:lang w:eastAsia="ko-KR"/>
          </w:rPr>
          <w:t xml:space="preserve">. </w:t>
        </w:r>
        <w:r>
          <w:rPr>
            <w:lang w:eastAsia="ko-KR"/>
          </w:rPr>
          <w:t>이벤트를</w:t>
        </w:r>
        <w:r>
          <w:rPr>
            <w:lang w:eastAsia="ko-KR"/>
          </w:rPr>
          <w:t xml:space="preserve"> BOD</w:t>
        </w:r>
        <w:r>
          <w:rPr>
            <w:lang w:eastAsia="ko-KR"/>
          </w:rPr>
          <w:t>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최초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송신하는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경우에는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해당</w:t>
        </w:r>
        <w:r>
          <w:rPr>
            <w:lang w:eastAsia="ko-KR"/>
          </w:rPr>
          <w:t xml:space="preserve"> BOD</w:t>
        </w:r>
        <w:r>
          <w:rPr>
            <w:lang w:eastAsia="ko-KR"/>
          </w:rPr>
          <w:t>의</w:t>
        </w:r>
        <w:r>
          <w:rPr>
            <w:lang w:eastAsia="ko-KR"/>
          </w:rPr>
          <w:t xml:space="preserve"> BODID(5.1.6)</w:t>
        </w:r>
        <w:r>
          <w:rPr>
            <w:lang w:eastAsia="ko-KR"/>
          </w:rPr>
          <w:t>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식별자로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사용할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있으며</w:t>
        </w:r>
        <w:r>
          <w:rPr>
            <w:lang w:eastAsia="ko-KR"/>
          </w:rPr>
          <w:t xml:space="preserve">, </w:t>
        </w:r>
        <w:r>
          <w:rPr>
            <w:lang w:eastAsia="ko-KR"/>
          </w:rPr>
          <w:t>재전송하거나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조회에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대한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응답으로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다시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송신할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때에도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최초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식별자를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그대로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유지한다</w:t>
        </w:r>
        <w:r>
          <w:rPr>
            <w:lang w:eastAsia="ko-KR"/>
          </w:rPr>
          <w:t>.</w:t>
        </w:r>
      </w:ins>
    </w:p>
    <w:p w14:paraId="6459F59A" w14:textId="3F4850A8" w:rsidR="00B4288B" w:rsidRDefault="0010783A">
      <w:pPr>
        <w:pStyle w:val="KS0"/>
        <w:tabs>
          <w:tab w:val="left" w:pos="567"/>
        </w:tabs>
        <w:rPr>
          <w:ins w:id="88" w:author="임픽스 검토" w:date="2026-10-12T04:00:00Z"/>
          <w:lang w:eastAsia="ko-KR"/>
        </w:rPr>
      </w:pPr>
      <w:ins w:id="89" w:author="임픽스 검토" w:date="2026-10-12T04:00:00Z">
        <w:r>
          <w:rPr>
            <w:lang w:eastAsia="ko-KR"/>
          </w:rPr>
          <w:t>비고</w:t>
        </w:r>
        <w:r>
          <w:rPr>
            <w:lang w:eastAsia="ko-KR"/>
          </w:rPr>
          <w:tab/>
        </w:r>
        <w:r>
          <w:rPr>
            <w:lang w:eastAsia="ko-KR"/>
          </w:rPr>
          <w:t>참조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대상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명사가</w:t>
        </w:r>
        <w:r>
          <w:rPr>
            <w:lang w:eastAsia="ko-KR"/>
          </w:rPr>
          <w:t xml:space="preserve"> 7.4</w:t>
        </w:r>
        <w:r>
          <w:rPr>
            <w:lang w:eastAsia="ko-KR"/>
          </w:rPr>
          <w:t>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기본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명사에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정의되어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있지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않은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경우</w:t>
        </w:r>
        <w:r>
          <w:rPr>
            <w:lang w:eastAsia="ko-KR"/>
          </w:rPr>
          <w:t>[</w:t>
        </w:r>
        <w:r>
          <w:rPr>
            <w:lang w:eastAsia="ko-KR"/>
          </w:rPr>
          <w:t>예</w:t>
        </w:r>
        <w:r>
          <w:rPr>
            <w:lang w:eastAsia="ko-KR"/>
          </w:rPr>
          <w:t xml:space="preserve">: </w:t>
        </w:r>
        <w:r>
          <w:rPr>
            <w:lang w:eastAsia="ko-KR"/>
          </w:rPr>
          <w:t>고객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설치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제품</w:t>
        </w:r>
        <w:r>
          <w:rPr>
            <w:lang w:eastAsia="ko-KR"/>
          </w:rPr>
          <w:t xml:space="preserve">] </w:t>
        </w:r>
        <w:r>
          <w:rPr>
            <w:lang w:eastAsia="ko-KR"/>
          </w:rPr>
          <w:t>해당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명사를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확장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명사로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정의하여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사용하며</w:t>
        </w:r>
        <w:r>
          <w:rPr>
            <w:lang w:eastAsia="ko-KR"/>
          </w:rPr>
          <w:t xml:space="preserve">, </w:t>
        </w:r>
        <w:r>
          <w:rPr>
            <w:lang w:eastAsia="ko-KR"/>
          </w:rPr>
          <w:t>확장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명사의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등록</w:t>
        </w:r>
        <w:r>
          <w:rPr>
            <w:lang w:eastAsia="ko-KR"/>
          </w:rPr>
          <w:t>·</w:t>
        </w:r>
        <w:r>
          <w:rPr>
            <w:lang w:eastAsia="ko-KR"/>
          </w:rPr>
          <w:t>관리는</w:t>
        </w:r>
        <w:r>
          <w:rPr>
            <w:lang w:eastAsia="ko-KR"/>
          </w:rPr>
          <w:t xml:space="preserve"> KS X 9101-2</w:t>
        </w:r>
        <w:r>
          <w:rPr>
            <w:lang w:eastAsia="ko-KR"/>
          </w:rPr>
          <w:t>에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따른다</w:t>
        </w:r>
        <w:r>
          <w:rPr>
            <w:lang w:eastAsia="ko-KR"/>
          </w:rPr>
          <w:t>.</w:t>
        </w:r>
      </w:ins>
    </w:p>
    <w:p w14:paraId="6A300EDA" w14:textId="77777777" w:rsidR="00B4288B" w:rsidRDefault="0010783A">
      <w:pPr>
        <w:pStyle w:val="27"/>
        <w:rPr>
          <w:lang w:eastAsia="ko-KR"/>
        </w:rPr>
      </w:pPr>
      <w:bookmarkStart w:id="90" w:name="_Toc241499094"/>
      <w:r>
        <w:rPr>
          <w:lang w:eastAsia="ko-KR"/>
        </w:rPr>
        <w:t xml:space="preserve">7.2  </w:t>
      </w:r>
      <w:r>
        <w:rPr>
          <w:lang w:eastAsia="ko-KR"/>
        </w:rPr>
        <w:t>속성명</w:t>
      </w:r>
      <w:r>
        <w:rPr>
          <w:lang w:eastAsia="ko-KR"/>
        </w:rPr>
        <w:t xml:space="preserve"> </w:t>
      </w:r>
      <w:r>
        <w:rPr>
          <w:lang w:eastAsia="ko-KR"/>
        </w:rPr>
        <w:t>컴포넌트</w:t>
      </w:r>
      <w:bookmarkEnd w:id="90"/>
    </w:p>
    <w:p w14:paraId="50B6AF57" w14:textId="18B04C7F" w:rsidR="00B4288B" w:rsidRDefault="0010783A">
      <w:pPr>
        <w:rPr>
          <w:lang w:eastAsia="ko-KR"/>
        </w:rPr>
      </w:pPr>
      <w:r>
        <w:rPr>
          <w:lang w:eastAsia="ko-KR"/>
        </w:rPr>
        <w:t>속성명의</w:t>
      </w:r>
      <w:r>
        <w:rPr>
          <w:lang w:eastAsia="ko-KR"/>
        </w:rPr>
        <w:t xml:space="preserve"> </w:t>
      </w:r>
      <w:r>
        <w:rPr>
          <w:lang w:eastAsia="ko-KR"/>
        </w:rPr>
        <w:t>일관적인</w:t>
      </w:r>
      <w:r>
        <w:rPr>
          <w:lang w:eastAsia="ko-KR"/>
        </w:rPr>
        <w:t xml:space="preserve"> </w:t>
      </w:r>
      <w:r>
        <w:rPr>
          <w:lang w:eastAsia="ko-KR"/>
        </w:rPr>
        <w:t>명명을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표준은</w:t>
      </w:r>
      <w:r>
        <w:rPr>
          <w:lang w:eastAsia="ko-KR"/>
        </w:rPr>
        <w:t xml:space="preserve"> </w:t>
      </w:r>
      <w:r>
        <w:rPr>
          <w:lang w:eastAsia="ko-KR"/>
        </w:rPr>
        <w:t>대표적인</w:t>
      </w:r>
      <w:r>
        <w:rPr>
          <w:lang w:eastAsia="ko-KR"/>
        </w:rPr>
        <w:t xml:space="preserve"> 32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속성명</w:t>
      </w:r>
      <w:r>
        <w:rPr>
          <w:lang w:eastAsia="ko-KR"/>
        </w:rPr>
        <w:t xml:space="preserve"> </w:t>
      </w:r>
      <w:r>
        <w:rPr>
          <w:lang w:eastAsia="ko-KR"/>
        </w:rPr>
        <w:t>컴포넌트를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10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del w:id="91" w:author="임픽스 검토" w:date="2026-10-12T04:00:00Z">
        <w:r>
          <w:rPr>
            <w:lang w:eastAsia="ko-KR"/>
          </w:rPr>
          <w:delText>정의</w:delText>
        </w:r>
        <w:r>
          <w:rPr>
            <w:lang w:eastAsia="ko-KR"/>
          </w:rPr>
          <w:delText xml:space="preserve"> </w:delText>
        </w:r>
        <w:r>
          <w:rPr>
            <w:lang w:eastAsia="ko-KR"/>
          </w:rPr>
          <w:delText>한다</w:delText>
        </w:r>
      </w:del>
      <w:ins w:id="92" w:author="임픽스 검토" w:date="2026-10-12T04:00:00Z">
        <w:r>
          <w:rPr>
            <w:lang w:eastAsia="ko-KR"/>
          </w:rPr>
          <w:t>정의한다</w:t>
        </w:r>
      </w:ins>
      <w:r>
        <w:rPr>
          <w:lang w:eastAsia="ko-KR"/>
        </w:rPr>
        <w:t xml:space="preserve">. </w:t>
      </w: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>, ‘</w:t>
      </w:r>
      <w:r>
        <w:rPr>
          <w:lang w:eastAsia="ko-KR"/>
        </w:rPr>
        <w:t>공장식별자</w:t>
      </w:r>
      <w:r>
        <w:rPr>
          <w:lang w:eastAsia="ko-KR"/>
        </w:rPr>
        <w:t>’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속성명은</w:t>
      </w:r>
      <w:r>
        <w:rPr>
          <w:lang w:eastAsia="ko-KR"/>
        </w:rPr>
        <w:t xml:space="preserve"> ‘</w:t>
      </w:r>
      <w:r>
        <w:rPr>
          <w:lang w:eastAsia="ko-KR"/>
        </w:rPr>
        <w:t>공장</w:t>
      </w:r>
      <w:r>
        <w:rPr>
          <w:lang w:eastAsia="ko-KR"/>
        </w:rPr>
        <w:t>’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기본명사</w:t>
      </w:r>
      <w:r>
        <w:rPr>
          <w:lang w:eastAsia="ko-KR"/>
        </w:rPr>
        <w:t xml:space="preserve"> ‘Plant’</w:t>
      </w:r>
      <w:r>
        <w:rPr>
          <w:lang w:eastAsia="ko-KR"/>
        </w:rPr>
        <w:t>와</w:t>
      </w:r>
      <w:r>
        <w:rPr>
          <w:lang w:eastAsia="ko-KR"/>
        </w:rPr>
        <w:t xml:space="preserve"> ‘</w:t>
      </w:r>
      <w:r>
        <w:rPr>
          <w:lang w:eastAsia="ko-KR"/>
        </w:rPr>
        <w:t>식별자</w:t>
      </w:r>
      <w:r>
        <w:rPr>
          <w:lang w:eastAsia="ko-KR"/>
        </w:rPr>
        <w:t>’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del w:id="93" w:author="임픽스 검토" w:date="2026-10-12T04:00:00Z">
        <w:r>
          <w:rPr>
            <w:lang w:eastAsia="ko-KR"/>
          </w:rPr>
          <w:delText>속성명컴포넌트</w:delText>
        </w:r>
      </w:del>
      <w:ins w:id="94" w:author="임픽스 검토" w:date="2026-10-12T04:00:00Z">
        <w:r>
          <w:rPr>
            <w:lang w:eastAsia="ko-KR"/>
          </w:rPr>
          <w:t>속성명</w:t>
        </w:r>
        <w:r>
          <w:rPr>
            <w:rFonts w:hint="eastAsia"/>
            <w:lang w:eastAsia="ko-KR"/>
          </w:rPr>
          <w:t xml:space="preserve"> </w:t>
        </w:r>
        <w:r>
          <w:rPr>
            <w:lang w:eastAsia="ko-KR"/>
          </w:rPr>
          <w:t>컴포넌트</w:t>
        </w:r>
      </w:ins>
      <w:r>
        <w:rPr>
          <w:lang w:eastAsia="ko-KR"/>
        </w:rPr>
        <w:t xml:space="preserve"> ‘ID’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결합하여</w:t>
      </w:r>
      <w:r>
        <w:rPr>
          <w:lang w:eastAsia="ko-KR"/>
        </w:rPr>
        <w:t xml:space="preserve"> ‘PlantID’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속성명으로</w:t>
      </w:r>
      <w:r>
        <w:rPr>
          <w:lang w:eastAsia="ko-KR"/>
        </w:rPr>
        <w:t xml:space="preserve"> </w:t>
      </w:r>
      <w:r>
        <w:rPr>
          <w:lang w:eastAsia="ko-KR"/>
        </w:rPr>
        <w:t>조합된다</w:t>
      </w:r>
      <w:r>
        <w:rPr>
          <w:lang w:eastAsia="ko-KR"/>
        </w:rPr>
        <w:t>.</w:t>
      </w:r>
    </w:p>
    <w:p w14:paraId="0B7176E6" w14:textId="77777777" w:rsidR="00B4288B" w:rsidRDefault="0010783A">
      <w:pPr>
        <w:pStyle w:val="KS"/>
      </w:pPr>
      <w:commentRangeStart w:id="95"/>
      <w:r>
        <w:t>표</w:t>
      </w:r>
      <w:r>
        <w:t xml:space="preserve"> 10 — </w:t>
      </w:r>
      <w:r>
        <w:t>속성명</w:t>
      </w:r>
      <w:r>
        <w:t xml:space="preserve"> </w:t>
      </w:r>
      <w:r>
        <w:t>컴포넌트</w:t>
      </w:r>
      <w:commentRangeEnd w:id="95"/>
      <w:r>
        <w:rPr>
          <w:rStyle w:val="aff5"/>
          <w:sz w:val="20"/>
          <w:szCs w:val="22"/>
        </w:rPr>
        <w:commentReference w:id="95"/>
      </w:r>
    </w:p>
    <w:tbl>
      <w:tblPr>
        <w:tblW w:w="940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1985"/>
        <w:gridCol w:w="5719"/>
      </w:tblGrid>
      <w:tr w:rsidR="00B4288B" w14:paraId="7DA2EBFB" w14:textId="77777777" w:rsidTr="00730ECD">
        <w:trPr>
          <w:tblHeader/>
          <w:jc w:val="center"/>
        </w:trPr>
        <w:tc>
          <w:tcPr>
            <w:tcW w:w="1696" w:type="dxa"/>
            <w:shd w:val="clear" w:color="auto" w:fill="D9D9D9"/>
          </w:tcPr>
          <w:p w14:paraId="1AEB0450" w14:textId="77777777" w:rsidR="00B4288B" w:rsidRDefault="0010783A">
            <w:pPr>
              <w:pStyle w:val="KS3"/>
            </w:pPr>
            <w:r>
              <w:t>속성명</w:t>
            </w:r>
          </w:p>
        </w:tc>
        <w:tc>
          <w:tcPr>
            <w:tcW w:w="1985" w:type="dxa"/>
            <w:shd w:val="clear" w:color="auto" w:fill="D9D9D9"/>
          </w:tcPr>
          <w:p w14:paraId="451131BA" w14:textId="77777777" w:rsidR="00B4288B" w:rsidRDefault="0010783A">
            <w:pPr>
              <w:pStyle w:val="KS3"/>
            </w:pPr>
            <w:r>
              <w:t>속성명</w:t>
            </w:r>
            <w:r>
              <w:t xml:space="preserve"> </w:t>
            </w:r>
            <w:r>
              <w:t>컴포넌트</w:t>
            </w:r>
          </w:p>
        </w:tc>
        <w:tc>
          <w:tcPr>
            <w:tcW w:w="5719" w:type="dxa"/>
            <w:shd w:val="clear" w:color="auto" w:fill="D9D9D9"/>
          </w:tcPr>
          <w:p w14:paraId="3FAD7D0B" w14:textId="77777777" w:rsidR="00B4288B" w:rsidRDefault="0010783A">
            <w:pPr>
              <w:pStyle w:val="KS3"/>
            </w:pPr>
            <w:r>
              <w:t>보기</w:t>
            </w:r>
          </w:p>
        </w:tc>
      </w:tr>
      <w:tr w:rsidR="00B4288B" w14:paraId="6A28B4C6" w14:textId="77777777" w:rsidTr="00730ECD">
        <w:trPr>
          <w:cantSplit/>
          <w:jc w:val="center"/>
        </w:trPr>
        <w:tc>
          <w:tcPr>
            <w:tcW w:w="1696" w:type="dxa"/>
          </w:tcPr>
          <w:p w14:paraId="6E43E5FB" w14:textId="77777777" w:rsidR="00B4288B" w:rsidRDefault="0010783A">
            <w:pPr>
              <w:pStyle w:val="KS2"/>
            </w:pPr>
            <w:r>
              <w:t>공장</w:t>
            </w:r>
          </w:p>
        </w:tc>
        <w:tc>
          <w:tcPr>
            <w:tcW w:w="1985" w:type="dxa"/>
          </w:tcPr>
          <w:p w14:paraId="3DDABA4E" w14:textId="77777777" w:rsidR="00B4288B" w:rsidRDefault="0010783A">
            <w:pPr>
              <w:pStyle w:val="KS2"/>
            </w:pPr>
            <w:r>
              <w:t>Plant</w:t>
            </w:r>
          </w:p>
        </w:tc>
        <w:tc>
          <w:tcPr>
            <w:tcW w:w="5719" w:type="dxa"/>
          </w:tcPr>
          <w:p w14:paraId="0B2A2060" w14:textId="77777777" w:rsidR="00B4288B" w:rsidRDefault="0010783A">
            <w:pPr>
              <w:pStyle w:val="KS2"/>
            </w:pPr>
            <w:r>
              <w:t xml:space="preserve">— </w:t>
            </w:r>
            <w:r>
              <w:t>공장식별자</w:t>
            </w:r>
            <w:r>
              <w:t>(PlantID)</w:t>
            </w:r>
          </w:p>
        </w:tc>
      </w:tr>
      <w:tr w:rsidR="00B4288B" w14:paraId="09FDB96E" w14:textId="77777777" w:rsidTr="00730ECD">
        <w:trPr>
          <w:cantSplit/>
          <w:jc w:val="center"/>
        </w:trPr>
        <w:tc>
          <w:tcPr>
            <w:tcW w:w="1696" w:type="dxa"/>
          </w:tcPr>
          <w:p w14:paraId="36AC0F15" w14:textId="77777777" w:rsidR="00B4288B" w:rsidRDefault="0010783A">
            <w:pPr>
              <w:pStyle w:val="KS2"/>
            </w:pPr>
            <w:r>
              <w:t>관리자</w:t>
            </w:r>
            <w:r>
              <w:t>/</w:t>
            </w:r>
            <w:r>
              <w:t>담당자</w:t>
            </w:r>
          </w:p>
        </w:tc>
        <w:tc>
          <w:tcPr>
            <w:tcW w:w="1985" w:type="dxa"/>
          </w:tcPr>
          <w:p w14:paraId="01CB7BD7" w14:textId="77777777" w:rsidR="00B4288B" w:rsidRDefault="0010783A">
            <w:pPr>
              <w:pStyle w:val="KS2"/>
            </w:pPr>
            <w:r>
              <w:t>PersonInCharge</w:t>
            </w:r>
          </w:p>
        </w:tc>
        <w:tc>
          <w:tcPr>
            <w:tcW w:w="5719" w:type="dxa"/>
          </w:tcPr>
          <w:p w14:paraId="765A8719" w14:textId="77777777" w:rsidR="00B4288B" w:rsidRDefault="0010783A">
            <w:pPr>
              <w:pStyle w:val="KS2"/>
            </w:pPr>
            <w:r>
              <w:t xml:space="preserve">— </w:t>
            </w:r>
            <w:r>
              <w:t>프로젝트담당자</w:t>
            </w:r>
            <w:r>
              <w:t>ID(PersonInChargeID)</w:t>
            </w:r>
          </w:p>
        </w:tc>
      </w:tr>
      <w:tr w:rsidR="00B4288B" w14:paraId="4EFD07CC" w14:textId="77777777" w:rsidTr="00730ECD">
        <w:trPr>
          <w:cantSplit/>
          <w:jc w:val="center"/>
        </w:trPr>
        <w:tc>
          <w:tcPr>
            <w:tcW w:w="1696" w:type="dxa"/>
          </w:tcPr>
          <w:p w14:paraId="65BF785E" w14:textId="77777777" w:rsidR="00B4288B" w:rsidRDefault="0010783A">
            <w:pPr>
              <w:pStyle w:val="KS2"/>
            </w:pPr>
            <w:r>
              <w:t>그룹</w:t>
            </w:r>
          </w:p>
        </w:tc>
        <w:tc>
          <w:tcPr>
            <w:tcW w:w="1985" w:type="dxa"/>
          </w:tcPr>
          <w:p w14:paraId="7D798BF5" w14:textId="77777777" w:rsidR="00B4288B" w:rsidRDefault="0010783A">
            <w:pPr>
              <w:pStyle w:val="KS2"/>
            </w:pPr>
            <w:r>
              <w:t>Group</w:t>
            </w:r>
          </w:p>
        </w:tc>
        <w:tc>
          <w:tcPr>
            <w:tcW w:w="5719" w:type="dxa"/>
          </w:tcPr>
          <w:p w14:paraId="3AFB1FBA" w14:textId="77777777" w:rsidR="00B4288B" w:rsidRDefault="0010783A">
            <w:pPr>
              <w:pStyle w:val="KS2"/>
            </w:pPr>
            <w:r>
              <w:t xml:space="preserve">— </w:t>
            </w:r>
            <w:r>
              <w:t>공통코드그룹</w:t>
            </w:r>
            <w:r>
              <w:t>(CommonCodeGroup)</w:t>
            </w:r>
          </w:p>
        </w:tc>
      </w:tr>
      <w:tr w:rsidR="00B4288B" w14:paraId="6F8C7F81" w14:textId="77777777" w:rsidTr="00730ECD">
        <w:trPr>
          <w:cantSplit/>
          <w:jc w:val="center"/>
        </w:trPr>
        <w:tc>
          <w:tcPr>
            <w:tcW w:w="1696" w:type="dxa"/>
          </w:tcPr>
          <w:p w14:paraId="5C210628" w14:textId="77777777" w:rsidR="00B4288B" w:rsidRDefault="0010783A">
            <w:pPr>
              <w:pStyle w:val="KS2"/>
            </w:pPr>
            <w:r>
              <w:t>단위코드</w:t>
            </w:r>
          </w:p>
        </w:tc>
        <w:tc>
          <w:tcPr>
            <w:tcW w:w="1985" w:type="dxa"/>
          </w:tcPr>
          <w:p w14:paraId="79F61FB1" w14:textId="77777777" w:rsidR="00B4288B" w:rsidRDefault="0010783A">
            <w:pPr>
              <w:pStyle w:val="KS2"/>
            </w:pPr>
            <w:r>
              <w:t>UOMCode</w:t>
            </w:r>
          </w:p>
        </w:tc>
        <w:tc>
          <w:tcPr>
            <w:tcW w:w="5719" w:type="dxa"/>
          </w:tcPr>
          <w:p w14:paraId="722AD078" w14:textId="77777777" w:rsidR="00B4288B" w:rsidRDefault="0010783A">
            <w:pPr>
              <w:pStyle w:val="KS2"/>
            </w:pPr>
            <w:r>
              <w:t xml:space="preserve">— </w:t>
            </w:r>
            <w:r>
              <w:t>투입시간단위코드</w:t>
            </w:r>
            <w:r>
              <w:t>(ActualLaborTimeUOMCode)</w:t>
            </w:r>
          </w:p>
        </w:tc>
      </w:tr>
      <w:tr w:rsidR="00B4288B" w14:paraId="705D25B1" w14:textId="77777777" w:rsidTr="00730ECD">
        <w:trPr>
          <w:cantSplit/>
          <w:jc w:val="center"/>
        </w:trPr>
        <w:tc>
          <w:tcPr>
            <w:tcW w:w="1696" w:type="dxa"/>
          </w:tcPr>
          <w:p w14:paraId="7C047810" w14:textId="77777777" w:rsidR="00B4288B" w:rsidRDefault="0010783A">
            <w:pPr>
              <w:pStyle w:val="KS2"/>
            </w:pPr>
            <w:r>
              <w:t>리드타임</w:t>
            </w:r>
          </w:p>
        </w:tc>
        <w:tc>
          <w:tcPr>
            <w:tcW w:w="1985" w:type="dxa"/>
          </w:tcPr>
          <w:p w14:paraId="527EF5EC" w14:textId="77777777" w:rsidR="00B4288B" w:rsidRDefault="0010783A">
            <w:pPr>
              <w:pStyle w:val="KS2"/>
            </w:pPr>
            <w:r>
              <w:t>LeadTime</w:t>
            </w:r>
          </w:p>
        </w:tc>
        <w:tc>
          <w:tcPr>
            <w:tcW w:w="5719" w:type="dxa"/>
          </w:tcPr>
          <w:p w14:paraId="6BAD3F2A" w14:textId="77777777" w:rsidR="00B4288B" w:rsidRDefault="0010783A">
            <w:pPr>
              <w:pStyle w:val="KS2"/>
            </w:pPr>
            <w:r>
              <w:t xml:space="preserve">— </w:t>
            </w:r>
            <w:r>
              <w:t>구매리드타임</w:t>
            </w:r>
            <w:r>
              <w:t>(PurchaseLeadTime)</w:t>
            </w:r>
          </w:p>
        </w:tc>
      </w:tr>
      <w:tr w:rsidR="00B4288B" w14:paraId="6135534E" w14:textId="77777777" w:rsidTr="00730ECD">
        <w:trPr>
          <w:cantSplit/>
          <w:jc w:val="center"/>
        </w:trPr>
        <w:tc>
          <w:tcPr>
            <w:tcW w:w="1696" w:type="dxa"/>
          </w:tcPr>
          <w:p w14:paraId="407BE5D2" w14:textId="77777777" w:rsidR="00B4288B" w:rsidRDefault="0010783A">
            <w:pPr>
              <w:pStyle w:val="KS2"/>
            </w:pPr>
            <w:r>
              <w:t>명</w:t>
            </w:r>
          </w:p>
        </w:tc>
        <w:tc>
          <w:tcPr>
            <w:tcW w:w="1985" w:type="dxa"/>
          </w:tcPr>
          <w:p w14:paraId="6C2C8021" w14:textId="77777777" w:rsidR="00B4288B" w:rsidRDefault="0010783A">
            <w:pPr>
              <w:pStyle w:val="KS2"/>
            </w:pPr>
            <w:r>
              <w:t>Name</w:t>
            </w:r>
          </w:p>
        </w:tc>
        <w:tc>
          <w:tcPr>
            <w:tcW w:w="5719" w:type="dxa"/>
          </w:tcPr>
          <w:p w14:paraId="023C5FD6" w14:textId="77777777" w:rsidR="00B4288B" w:rsidRDefault="0010783A">
            <w:pPr>
              <w:pStyle w:val="KS2"/>
            </w:pPr>
            <w:r>
              <w:t xml:space="preserve">— </w:t>
            </w:r>
            <w:r>
              <w:t>공정경로명</w:t>
            </w:r>
            <w:r>
              <w:t>(RoutingName)</w:t>
            </w:r>
          </w:p>
        </w:tc>
      </w:tr>
      <w:tr w:rsidR="00B4288B" w14:paraId="63504B76" w14:textId="77777777" w:rsidTr="00730ECD">
        <w:trPr>
          <w:cantSplit/>
          <w:jc w:val="center"/>
        </w:trPr>
        <w:tc>
          <w:tcPr>
            <w:tcW w:w="1696" w:type="dxa"/>
          </w:tcPr>
          <w:p w14:paraId="55C9CAE0" w14:textId="77777777" w:rsidR="00B4288B" w:rsidRDefault="0010783A">
            <w:pPr>
              <w:pStyle w:val="KS2"/>
            </w:pPr>
            <w:r>
              <w:t>번호</w:t>
            </w:r>
          </w:p>
        </w:tc>
        <w:tc>
          <w:tcPr>
            <w:tcW w:w="1985" w:type="dxa"/>
          </w:tcPr>
          <w:p w14:paraId="3978E7AA" w14:textId="77777777" w:rsidR="00B4288B" w:rsidRDefault="0010783A">
            <w:pPr>
              <w:pStyle w:val="KS2"/>
            </w:pPr>
            <w:r>
              <w:t>Number</w:t>
            </w:r>
          </w:p>
        </w:tc>
        <w:tc>
          <w:tcPr>
            <w:tcW w:w="5719" w:type="dxa"/>
          </w:tcPr>
          <w:p w14:paraId="6E5C3AFF" w14:textId="77777777" w:rsidR="00B4288B" w:rsidRDefault="0010783A">
            <w:pPr>
              <w:pStyle w:val="KS2"/>
            </w:pPr>
            <w:r>
              <w:t xml:space="preserve">— </w:t>
            </w:r>
            <w:r>
              <w:t>송장번호</w:t>
            </w:r>
            <w:r>
              <w:t>(InvoiceNumber)</w:t>
            </w:r>
          </w:p>
        </w:tc>
      </w:tr>
      <w:tr w:rsidR="00B4288B" w14:paraId="1F24598C" w14:textId="77777777" w:rsidTr="00730ECD">
        <w:trPr>
          <w:cantSplit/>
          <w:jc w:val="center"/>
        </w:trPr>
        <w:tc>
          <w:tcPr>
            <w:tcW w:w="1696" w:type="dxa"/>
          </w:tcPr>
          <w:p w14:paraId="1A6BCD67" w14:textId="77777777" w:rsidR="00B4288B" w:rsidRDefault="0010783A">
            <w:pPr>
              <w:pStyle w:val="KS2"/>
            </w:pPr>
            <w:r>
              <w:t>보류</w:t>
            </w:r>
          </w:p>
        </w:tc>
        <w:tc>
          <w:tcPr>
            <w:tcW w:w="1985" w:type="dxa"/>
          </w:tcPr>
          <w:p w14:paraId="34B3B299" w14:textId="77777777" w:rsidR="00B4288B" w:rsidRDefault="0010783A">
            <w:pPr>
              <w:pStyle w:val="KS2"/>
            </w:pPr>
            <w:r>
              <w:t>Pending</w:t>
            </w:r>
          </w:p>
        </w:tc>
        <w:tc>
          <w:tcPr>
            <w:tcW w:w="5719" w:type="dxa"/>
          </w:tcPr>
          <w:p w14:paraId="6CD76AAD" w14:textId="77777777" w:rsidR="00B4288B" w:rsidRDefault="0010783A">
            <w:pPr>
              <w:pStyle w:val="KS2"/>
            </w:pPr>
            <w:r>
              <w:t xml:space="preserve">— </w:t>
            </w:r>
            <w:r>
              <w:t>보류종료일시</w:t>
            </w:r>
            <w:r>
              <w:t>(PendingDateTime)</w:t>
            </w:r>
          </w:p>
        </w:tc>
      </w:tr>
      <w:tr w:rsidR="00B4288B" w14:paraId="678FC068" w14:textId="77777777" w:rsidTr="00730ECD">
        <w:trPr>
          <w:cantSplit/>
          <w:jc w:val="center"/>
        </w:trPr>
        <w:tc>
          <w:tcPr>
            <w:tcW w:w="1696" w:type="dxa"/>
          </w:tcPr>
          <w:p w14:paraId="508C1C83" w14:textId="77777777" w:rsidR="00B4288B" w:rsidRDefault="0010783A">
            <w:pPr>
              <w:pStyle w:val="KS2"/>
            </w:pPr>
            <w:r>
              <w:t>부피</w:t>
            </w:r>
          </w:p>
        </w:tc>
        <w:tc>
          <w:tcPr>
            <w:tcW w:w="1985" w:type="dxa"/>
          </w:tcPr>
          <w:p w14:paraId="2A2EA076" w14:textId="77777777" w:rsidR="00B4288B" w:rsidRDefault="0010783A">
            <w:pPr>
              <w:pStyle w:val="KS2"/>
            </w:pPr>
            <w:r>
              <w:t>Volume</w:t>
            </w:r>
          </w:p>
        </w:tc>
        <w:tc>
          <w:tcPr>
            <w:tcW w:w="5719" w:type="dxa"/>
          </w:tcPr>
          <w:p w14:paraId="59CEA4A9" w14:textId="77777777" w:rsidR="00B4288B" w:rsidRDefault="0010783A">
            <w:pPr>
              <w:pStyle w:val="KS2"/>
            </w:pPr>
            <w:r>
              <w:t xml:space="preserve">— </w:t>
            </w:r>
            <w:r>
              <w:t>부피단위코드</w:t>
            </w:r>
            <w:r>
              <w:t>(VolumeUOMCode)</w:t>
            </w:r>
          </w:p>
        </w:tc>
      </w:tr>
      <w:tr w:rsidR="00B4288B" w14:paraId="2006F3A0" w14:textId="77777777" w:rsidTr="00730ECD">
        <w:trPr>
          <w:cantSplit/>
          <w:jc w:val="center"/>
        </w:trPr>
        <w:tc>
          <w:tcPr>
            <w:tcW w:w="1696" w:type="dxa"/>
          </w:tcPr>
          <w:p w14:paraId="10D54DE5" w14:textId="77777777" w:rsidR="00B4288B" w:rsidRDefault="0010783A">
            <w:pPr>
              <w:pStyle w:val="KS2"/>
            </w:pPr>
            <w:r>
              <w:t>분류</w:t>
            </w:r>
          </w:p>
        </w:tc>
        <w:tc>
          <w:tcPr>
            <w:tcW w:w="1985" w:type="dxa"/>
          </w:tcPr>
          <w:p w14:paraId="621A042F" w14:textId="77777777" w:rsidR="00B4288B" w:rsidRDefault="0010783A">
            <w:pPr>
              <w:pStyle w:val="KS2"/>
            </w:pPr>
            <w:r>
              <w:t>Class</w:t>
            </w:r>
          </w:p>
        </w:tc>
        <w:tc>
          <w:tcPr>
            <w:tcW w:w="5719" w:type="dxa"/>
          </w:tcPr>
          <w:p w14:paraId="1B1F6F8B" w14:textId="77777777" w:rsidR="00B4288B" w:rsidRDefault="0010783A">
            <w:pPr>
              <w:pStyle w:val="KS2"/>
            </w:pPr>
            <w:r>
              <w:t xml:space="preserve">— </w:t>
            </w:r>
            <w:r>
              <w:t>공정대분류</w:t>
            </w:r>
            <w:r>
              <w:t>(OperationLargeClass)</w:t>
            </w:r>
          </w:p>
        </w:tc>
      </w:tr>
      <w:tr w:rsidR="00B4288B" w14:paraId="405C0B62" w14:textId="77777777" w:rsidTr="00730ECD">
        <w:trPr>
          <w:cantSplit/>
          <w:jc w:val="center"/>
        </w:trPr>
        <w:tc>
          <w:tcPr>
            <w:tcW w:w="1696" w:type="dxa"/>
          </w:tcPr>
          <w:p w14:paraId="45BD0995" w14:textId="77777777" w:rsidR="00B4288B" w:rsidRDefault="0010783A">
            <w:pPr>
              <w:pStyle w:val="KS2"/>
            </w:pPr>
            <w:r>
              <w:t>불량</w:t>
            </w:r>
          </w:p>
        </w:tc>
        <w:tc>
          <w:tcPr>
            <w:tcW w:w="1985" w:type="dxa"/>
          </w:tcPr>
          <w:p w14:paraId="00256569" w14:textId="77777777" w:rsidR="00B4288B" w:rsidRDefault="0010783A">
            <w:pPr>
              <w:pStyle w:val="KS2"/>
            </w:pPr>
            <w:r>
              <w:t>Defect</w:t>
            </w:r>
          </w:p>
        </w:tc>
        <w:tc>
          <w:tcPr>
            <w:tcW w:w="5719" w:type="dxa"/>
          </w:tcPr>
          <w:p w14:paraId="35B01D2D" w14:textId="77777777" w:rsidR="00B4288B" w:rsidRDefault="0010783A">
            <w:pPr>
              <w:pStyle w:val="KS2"/>
            </w:pPr>
            <w:r>
              <w:t xml:space="preserve">— </w:t>
            </w:r>
            <w:r>
              <w:t>불량수량</w:t>
            </w:r>
            <w:r>
              <w:t>(DefectQuantity)</w:t>
            </w:r>
          </w:p>
        </w:tc>
      </w:tr>
      <w:tr w:rsidR="00B4288B" w14:paraId="6B4D0D70" w14:textId="77777777" w:rsidTr="00730ECD">
        <w:trPr>
          <w:cantSplit/>
          <w:jc w:val="center"/>
        </w:trPr>
        <w:tc>
          <w:tcPr>
            <w:tcW w:w="1696" w:type="dxa"/>
          </w:tcPr>
          <w:p w14:paraId="262D9422" w14:textId="77777777" w:rsidR="00B4288B" w:rsidRDefault="0010783A">
            <w:pPr>
              <w:pStyle w:val="KS2"/>
            </w:pPr>
            <w:r>
              <w:t>비고</w:t>
            </w:r>
          </w:p>
        </w:tc>
        <w:tc>
          <w:tcPr>
            <w:tcW w:w="1985" w:type="dxa"/>
          </w:tcPr>
          <w:p w14:paraId="3D98948C" w14:textId="77777777" w:rsidR="00B4288B" w:rsidRDefault="0010783A">
            <w:pPr>
              <w:pStyle w:val="KS2"/>
            </w:pPr>
            <w:r>
              <w:t>Note</w:t>
            </w:r>
          </w:p>
        </w:tc>
        <w:tc>
          <w:tcPr>
            <w:tcW w:w="5719" w:type="dxa"/>
          </w:tcPr>
          <w:p w14:paraId="2187A18B" w14:textId="77777777" w:rsidR="00B4288B" w:rsidRDefault="0010783A">
            <w:pPr>
              <w:pStyle w:val="KS2"/>
            </w:pPr>
            <w:r>
              <w:t xml:space="preserve">— </w:t>
            </w:r>
            <w:r>
              <w:t>비고</w:t>
            </w:r>
            <w:r>
              <w:t>(Note)</w:t>
            </w:r>
          </w:p>
        </w:tc>
      </w:tr>
      <w:tr w:rsidR="00B4288B" w14:paraId="061B0793" w14:textId="77777777" w:rsidTr="00730ECD">
        <w:trPr>
          <w:cantSplit/>
          <w:jc w:val="center"/>
        </w:trPr>
        <w:tc>
          <w:tcPr>
            <w:tcW w:w="1696" w:type="dxa"/>
          </w:tcPr>
          <w:p w14:paraId="06096785" w14:textId="77777777" w:rsidR="00B4288B" w:rsidRDefault="0010783A">
            <w:pPr>
              <w:pStyle w:val="KS2"/>
            </w:pPr>
            <w:r>
              <w:t>사양</w:t>
            </w:r>
          </w:p>
        </w:tc>
        <w:tc>
          <w:tcPr>
            <w:tcW w:w="1985" w:type="dxa"/>
          </w:tcPr>
          <w:p w14:paraId="31D50719" w14:textId="77777777" w:rsidR="00B4288B" w:rsidRDefault="0010783A">
            <w:pPr>
              <w:pStyle w:val="KS2"/>
            </w:pPr>
            <w:r>
              <w:t>Specification</w:t>
            </w:r>
          </w:p>
        </w:tc>
        <w:tc>
          <w:tcPr>
            <w:tcW w:w="5719" w:type="dxa"/>
          </w:tcPr>
          <w:p w14:paraId="547E233F" w14:textId="77777777" w:rsidR="00B4288B" w:rsidRDefault="0010783A">
            <w:pPr>
              <w:pStyle w:val="KS2"/>
            </w:pPr>
            <w:r>
              <w:t xml:space="preserve">— </w:t>
            </w:r>
            <w:r>
              <w:t>품목사양</w:t>
            </w:r>
            <w:r>
              <w:t>(ItemSpecification)</w:t>
            </w:r>
          </w:p>
        </w:tc>
      </w:tr>
      <w:tr w:rsidR="00B4288B" w14:paraId="03542C56" w14:textId="77777777" w:rsidTr="00730ECD">
        <w:trPr>
          <w:cantSplit/>
          <w:jc w:val="center"/>
        </w:trPr>
        <w:tc>
          <w:tcPr>
            <w:tcW w:w="1696" w:type="dxa"/>
          </w:tcPr>
          <w:p w14:paraId="55FE4427" w14:textId="77777777" w:rsidR="00B4288B" w:rsidRDefault="0010783A">
            <w:pPr>
              <w:pStyle w:val="KS2"/>
            </w:pPr>
            <w:r>
              <w:t>사업장</w:t>
            </w:r>
          </w:p>
        </w:tc>
        <w:tc>
          <w:tcPr>
            <w:tcW w:w="1985" w:type="dxa"/>
          </w:tcPr>
          <w:p w14:paraId="16897D63" w14:textId="77777777" w:rsidR="00B4288B" w:rsidRDefault="0010783A">
            <w:pPr>
              <w:pStyle w:val="KS2"/>
            </w:pPr>
            <w:r>
              <w:t>Site</w:t>
            </w:r>
          </w:p>
        </w:tc>
        <w:tc>
          <w:tcPr>
            <w:tcW w:w="5719" w:type="dxa"/>
          </w:tcPr>
          <w:p w14:paraId="339C040D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사업장식별자</w:t>
            </w:r>
            <w:r>
              <w:rPr>
                <w:lang w:eastAsia="ko-KR"/>
              </w:rPr>
              <w:t>(SiteID)</w:t>
            </w:r>
          </w:p>
        </w:tc>
      </w:tr>
      <w:tr w:rsidR="00B4288B" w14:paraId="1DE646EE" w14:textId="77777777" w:rsidTr="00730ECD">
        <w:trPr>
          <w:cantSplit/>
          <w:jc w:val="center"/>
        </w:trPr>
        <w:tc>
          <w:tcPr>
            <w:tcW w:w="1696" w:type="dxa"/>
          </w:tcPr>
          <w:p w14:paraId="4F3588E7" w14:textId="77777777" w:rsidR="00B4288B" w:rsidRDefault="0010783A">
            <w:pPr>
              <w:pStyle w:val="KS2"/>
            </w:pPr>
            <w:r>
              <w:t>상태</w:t>
            </w:r>
          </w:p>
        </w:tc>
        <w:tc>
          <w:tcPr>
            <w:tcW w:w="1985" w:type="dxa"/>
          </w:tcPr>
          <w:p w14:paraId="53D1DF75" w14:textId="77777777" w:rsidR="00B4288B" w:rsidRDefault="0010783A">
            <w:pPr>
              <w:pStyle w:val="KS2"/>
            </w:pPr>
            <w:r>
              <w:t>Status</w:t>
            </w:r>
          </w:p>
        </w:tc>
        <w:tc>
          <w:tcPr>
            <w:tcW w:w="5719" w:type="dxa"/>
          </w:tcPr>
          <w:p w14:paraId="35767EAB" w14:textId="77777777" w:rsidR="00B4288B" w:rsidRDefault="0010783A">
            <w:pPr>
              <w:pStyle w:val="KS2"/>
            </w:pPr>
            <w:r>
              <w:t xml:space="preserve">— </w:t>
            </w:r>
            <w:r>
              <w:t>검사진행상태</w:t>
            </w:r>
            <w:r>
              <w:t>(InspectionStatusCode)</w:t>
            </w:r>
          </w:p>
        </w:tc>
      </w:tr>
      <w:tr w:rsidR="00B4288B" w14:paraId="1F38BDDA" w14:textId="77777777" w:rsidTr="00730ECD">
        <w:trPr>
          <w:cantSplit/>
          <w:jc w:val="center"/>
        </w:trPr>
        <w:tc>
          <w:tcPr>
            <w:tcW w:w="1696" w:type="dxa"/>
          </w:tcPr>
          <w:p w14:paraId="263BE603" w14:textId="77777777" w:rsidR="00B4288B" w:rsidRDefault="0010783A">
            <w:pPr>
              <w:pStyle w:val="KS2"/>
            </w:pPr>
            <w:r>
              <w:t>수량</w:t>
            </w:r>
          </w:p>
        </w:tc>
        <w:tc>
          <w:tcPr>
            <w:tcW w:w="1985" w:type="dxa"/>
          </w:tcPr>
          <w:p w14:paraId="62F3DADA" w14:textId="77777777" w:rsidR="00B4288B" w:rsidRDefault="0010783A">
            <w:pPr>
              <w:pStyle w:val="KS2"/>
            </w:pPr>
            <w:r>
              <w:t>Quantity</w:t>
            </w:r>
          </w:p>
        </w:tc>
        <w:tc>
          <w:tcPr>
            <w:tcW w:w="5719" w:type="dxa"/>
          </w:tcPr>
          <w:p w14:paraId="401FCE43" w14:textId="77777777" w:rsidR="00B4288B" w:rsidRDefault="0010783A">
            <w:pPr>
              <w:pStyle w:val="KS2"/>
            </w:pPr>
            <w:r>
              <w:t xml:space="preserve">— </w:t>
            </w:r>
            <w:r>
              <w:t>생산지시수량</w:t>
            </w:r>
            <w:r>
              <w:t>(ProductionOrderQuantity)</w:t>
            </w:r>
          </w:p>
        </w:tc>
      </w:tr>
      <w:tr w:rsidR="00B4288B" w14:paraId="62160955" w14:textId="77777777" w:rsidTr="00730ECD">
        <w:trPr>
          <w:cantSplit/>
          <w:jc w:val="center"/>
        </w:trPr>
        <w:tc>
          <w:tcPr>
            <w:tcW w:w="1696" w:type="dxa"/>
          </w:tcPr>
          <w:p w14:paraId="5ED8220B" w14:textId="77777777" w:rsidR="00B4288B" w:rsidRDefault="0010783A">
            <w:pPr>
              <w:pStyle w:val="KS2"/>
            </w:pPr>
            <w:r>
              <w:t>수주</w:t>
            </w:r>
          </w:p>
        </w:tc>
        <w:tc>
          <w:tcPr>
            <w:tcW w:w="1985" w:type="dxa"/>
          </w:tcPr>
          <w:p w14:paraId="249EF5A3" w14:textId="77777777" w:rsidR="00B4288B" w:rsidRDefault="0010783A">
            <w:pPr>
              <w:pStyle w:val="KS2"/>
            </w:pPr>
            <w:r>
              <w:t>Sales</w:t>
            </w:r>
          </w:p>
        </w:tc>
        <w:tc>
          <w:tcPr>
            <w:tcW w:w="5719" w:type="dxa"/>
          </w:tcPr>
          <w:p w14:paraId="01422870" w14:textId="77777777" w:rsidR="00B4288B" w:rsidRDefault="0010783A">
            <w:pPr>
              <w:pStyle w:val="KS2"/>
            </w:pPr>
            <w:r>
              <w:t xml:space="preserve">— </w:t>
            </w:r>
            <w:r>
              <w:t>수주문서번호</w:t>
            </w:r>
            <w:r>
              <w:t>(SalesDocumentNumber)</w:t>
            </w:r>
          </w:p>
        </w:tc>
      </w:tr>
      <w:tr w:rsidR="00B4288B" w14:paraId="4BAA07B9" w14:textId="77777777" w:rsidTr="00730ECD">
        <w:trPr>
          <w:cantSplit/>
          <w:jc w:val="center"/>
        </w:trPr>
        <w:tc>
          <w:tcPr>
            <w:tcW w:w="1696" w:type="dxa"/>
          </w:tcPr>
          <w:p w14:paraId="0270E803" w14:textId="77777777" w:rsidR="00B4288B" w:rsidRDefault="0010783A">
            <w:pPr>
              <w:pStyle w:val="KS2"/>
            </w:pPr>
            <w:r>
              <w:t>순번</w:t>
            </w:r>
          </w:p>
        </w:tc>
        <w:tc>
          <w:tcPr>
            <w:tcW w:w="1985" w:type="dxa"/>
          </w:tcPr>
          <w:p w14:paraId="408169C5" w14:textId="77777777" w:rsidR="00B4288B" w:rsidRDefault="0010783A">
            <w:pPr>
              <w:pStyle w:val="KS2"/>
            </w:pPr>
            <w:r>
              <w:t>Sequence</w:t>
            </w:r>
          </w:p>
        </w:tc>
        <w:tc>
          <w:tcPr>
            <w:tcW w:w="5719" w:type="dxa"/>
          </w:tcPr>
          <w:p w14:paraId="3FC38AA1" w14:textId="77777777" w:rsidR="00B4288B" w:rsidRDefault="0010783A">
            <w:pPr>
              <w:pStyle w:val="KS2"/>
            </w:pPr>
            <w:r>
              <w:t xml:space="preserve">— </w:t>
            </w:r>
            <w:r>
              <w:t>납품순번</w:t>
            </w:r>
            <w:r>
              <w:t>(ProductReleaseRequestSequence)</w:t>
            </w:r>
          </w:p>
        </w:tc>
      </w:tr>
      <w:tr w:rsidR="00B4288B" w14:paraId="4D53E0CD" w14:textId="77777777" w:rsidTr="00730ECD">
        <w:trPr>
          <w:cantSplit/>
          <w:jc w:val="center"/>
        </w:trPr>
        <w:tc>
          <w:tcPr>
            <w:tcW w:w="1696" w:type="dxa"/>
          </w:tcPr>
          <w:p w14:paraId="54F717C0" w14:textId="77777777" w:rsidR="00B4288B" w:rsidRDefault="0010783A">
            <w:pPr>
              <w:pStyle w:val="KS2"/>
            </w:pPr>
            <w:r>
              <w:t>식별자</w:t>
            </w:r>
          </w:p>
        </w:tc>
        <w:tc>
          <w:tcPr>
            <w:tcW w:w="1985" w:type="dxa"/>
          </w:tcPr>
          <w:p w14:paraId="26570EE5" w14:textId="77777777" w:rsidR="00B4288B" w:rsidRDefault="0010783A">
            <w:pPr>
              <w:pStyle w:val="KS2"/>
            </w:pPr>
            <w:r>
              <w:t>ID</w:t>
            </w:r>
          </w:p>
        </w:tc>
        <w:tc>
          <w:tcPr>
            <w:tcW w:w="5719" w:type="dxa"/>
          </w:tcPr>
          <w:p w14:paraId="74E3417A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품목식별자</w:t>
            </w:r>
            <w:r>
              <w:rPr>
                <w:lang w:eastAsia="ko-KR"/>
              </w:rPr>
              <w:t>(ItemID)</w:t>
            </w:r>
          </w:p>
        </w:tc>
      </w:tr>
      <w:tr w:rsidR="00B4288B" w14:paraId="65569AD9" w14:textId="77777777" w:rsidTr="00730ECD">
        <w:trPr>
          <w:cantSplit/>
          <w:jc w:val="center"/>
        </w:trPr>
        <w:tc>
          <w:tcPr>
            <w:tcW w:w="1696" w:type="dxa"/>
          </w:tcPr>
          <w:p w14:paraId="25E3FF80" w14:textId="77777777" w:rsidR="00B4288B" w:rsidRDefault="0010783A">
            <w:pPr>
              <w:pStyle w:val="KS2"/>
            </w:pPr>
            <w:r>
              <w:t>유형</w:t>
            </w:r>
          </w:p>
        </w:tc>
        <w:tc>
          <w:tcPr>
            <w:tcW w:w="1985" w:type="dxa"/>
          </w:tcPr>
          <w:p w14:paraId="36CDA1F9" w14:textId="77777777" w:rsidR="00B4288B" w:rsidRDefault="0010783A">
            <w:pPr>
              <w:pStyle w:val="KS2"/>
            </w:pPr>
            <w:r>
              <w:t>Type</w:t>
            </w:r>
          </w:p>
        </w:tc>
        <w:tc>
          <w:tcPr>
            <w:tcW w:w="5719" w:type="dxa"/>
          </w:tcPr>
          <w:p w14:paraId="09CBAA72" w14:textId="77777777" w:rsidR="00B4288B" w:rsidRDefault="0010783A">
            <w:pPr>
              <w:pStyle w:val="KS2"/>
            </w:pPr>
            <w:r>
              <w:t xml:space="preserve">— </w:t>
            </w:r>
            <w:r>
              <w:t>입출고유형</w:t>
            </w:r>
            <w:r>
              <w:t>(InventoryTransferType)</w:t>
            </w:r>
          </w:p>
        </w:tc>
      </w:tr>
      <w:tr w:rsidR="00B4288B" w14:paraId="6030A06F" w14:textId="77777777" w:rsidTr="00730ECD">
        <w:trPr>
          <w:cantSplit/>
          <w:jc w:val="center"/>
        </w:trPr>
        <w:tc>
          <w:tcPr>
            <w:tcW w:w="1696" w:type="dxa"/>
          </w:tcPr>
          <w:p w14:paraId="467F62F4" w14:textId="77777777" w:rsidR="00B4288B" w:rsidRDefault="0010783A">
            <w:pPr>
              <w:pStyle w:val="KS2"/>
            </w:pPr>
            <w:r>
              <w:t>여부</w:t>
            </w:r>
          </w:p>
        </w:tc>
        <w:tc>
          <w:tcPr>
            <w:tcW w:w="1985" w:type="dxa"/>
          </w:tcPr>
          <w:p w14:paraId="2004089A" w14:textId="77777777" w:rsidR="00B4288B" w:rsidRDefault="0010783A">
            <w:pPr>
              <w:pStyle w:val="KS2"/>
            </w:pPr>
            <w:r>
              <w:t>Indicator</w:t>
            </w:r>
          </w:p>
        </w:tc>
        <w:tc>
          <w:tcPr>
            <w:tcW w:w="5719" w:type="dxa"/>
          </w:tcPr>
          <w:p w14:paraId="55CACD3E" w14:textId="77777777" w:rsidR="00B4288B" w:rsidRDefault="0010783A">
            <w:pPr>
              <w:pStyle w:val="KS2"/>
            </w:pPr>
            <w:r>
              <w:t xml:space="preserve">— </w:t>
            </w:r>
            <w:r>
              <w:t>로트사용여부</w:t>
            </w:r>
            <w:r>
              <w:t>(LotControlIndicator)</w:t>
            </w:r>
          </w:p>
        </w:tc>
      </w:tr>
      <w:tr w:rsidR="00B4288B" w14:paraId="5937B0C0" w14:textId="77777777" w:rsidTr="00730ECD">
        <w:trPr>
          <w:cantSplit/>
          <w:jc w:val="center"/>
        </w:trPr>
        <w:tc>
          <w:tcPr>
            <w:tcW w:w="1696" w:type="dxa"/>
          </w:tcPr>
          <w:p w14:paraId="4487A528" w14:textId="77777777" w:rsidR="00B4288B" w:rsidRDefault="0010783A">
            <w:pPr>
              <w:pStyle w:val="KS2"/>
            </w:pPr>
            <w:r>
              <w:t>예정</w:t>
            </w:r>
          </w:p>
        </w:tc>
        <w:tc>
          <w:tcPr>
            <w:tcW w:w="1985" w:type="dxa"/>
          </w:tcPr>
          <w:p w14:paraId="22D7B96A" w14:textId="77777777" w:rsidR="00B4288B" w:rsidRDefault="0010783A">
            <w:pPr>
              <w:pStyle w:val="KS2"/>
            </w:pPr>
            <w:r>
              <w:t>Expected</w:t>
            </w:r>
          </w:p>
        </w:tc>
        <w:tc>
          <w:tcPr>
            <w:tcW w:w="5719" w:type="dxa"/>
          </w:tcPr>
          <w:p w14:paraId="48F0CEBB" w14:textId="77777777" w:rsidR="00B4288B" w:rsidRDefault="0010783A">
            <w:pPr>
              <w:pStyle w:val="KS2"/>
            </w:pPr>
            <w:r>
              <w:t xml:space="preserve">— </w:t>
            </w:r>
            <w:r>
              <w:t>적용예정일</w:t>
            </w:r>
            <w:r>
              <w:t>(ExpectedExecutionDate)</w:t>
            </w:r>
          </w:p>
        </w:tc>
      </w:tr>
      <w:tr w:rsidR="00B4288B" w14:paraId="509A019F" w14:textId="77777777" w:rsidTr="00730ECD">
        <w:trPr>
          <w:cantSplit/>
          <w:jc w:val="center"/>
        </w:trPr>
        <w:tc>
          <w:tcPr>
            <w:tcW w:w="1696" w:type="dxa"/>
          </w:tcPr>
          <w:p w14:paraId="4884A744" w14:textId="77777777" w:rsidR="00B4288B" w:rsidRDefault="0010783A">
            <w:pPr>
              <w:pStyle w:val="KS2"/>
            </w:pPr>
            <w:r>
              <w:t>유효</w:t>
            </w:r>
          </w:p>
        </w:tc>
        <w:tc>
          <w:tcPr>
            <w:tcW w:w="1985" w:type="dxa"/>
          </w:tcPr>
          <w:p w14:paraId="2411BCAA" w14:textId="77777777" w:rsidR="00B4288B" w:rsidRDefault="0010783A">
            <w:pPr>
              <w:pStyle w:val="KS2"/>
            </w:pPr>
            <w:r>
              <w:t>Valid</w:t>
            </w:r>
          </w:p>
        </w:tc>
        <w:tc>
          <w:tcPr>
            <w:tcW w:w="5719" w:type="dxa"/>
          </w:tcPr>
          <w:p w14:paraId="577F7AE2" w14:textId="77777777" w:rsidR="00B4288B" w:rsidRDefault="0010783A">
            <w:pPr>
              <w:pStyle w:val="KS2"/>
            </w:pPr>
            <w:r>
              <w:t xml:space="preserve">— </w:t>
            </w:r>
            <w:r>
              <w:t>유효종료일</w:t>
            </w:r>
            <w:r>
              <w:t>(ValidEndDate)</w:t>
            </w:r>
          </w:p>
        </w:tc>
      </w:tr>
      <w:tr w:rsidR="00B4288B" w14:paraId="56F9017E" w14:textId="77777777" w:rsidTr="00730ECD">
        <w:trPr>
          <w:cantSplit/>
          <w:jc w:val="center"/>
        </w:trPr>
        <w:tc>
          <w:tcPr>
            <w:tcW w:w="1696" w:type="dxa"/>
          </w:tcPr>
          <w:p w14:paraId="3F3D2294" w14:textId="77777777" w:rsidR="00B4288B" w:rsidRDefault="0010783A">
            <w:pPr>
              <w:pStyle w:val="KS2"/>
            </w:pPr>
            <w:r>
              <w:t>일</w:t>
            </w:r>
          </w:p>
        </w:tc>
        <w:tc>
          <w:tcPr>
            <w:tcW w:w="1985" w:type="dxa"/>
          </w:tcPr>
          <w:p w14:paraId="27645E3C" w14:textId="77777777" w:rsidR="00B4288B" w:rsidRDefault="0010783A">
            <w:pPr>
              <w:pStyle w:val="KS2"/>
            </w:pPr>
            <w:r>
              <w:t>Date</w:t>
            </w:r>
          </w:p>
        </w:tc>
        <w:tc>
          <w:tcPr>
            <w:tcW w:w="5719" w:type="dxa"/>
          </w:tcPr>
          <w:p w14:paraId="507FEECD" w14:textId="77777777" w:rsidR="00B4288B" w:rsidRDefault="0010783A">
            <w:pPr>
              <w:pStyle w:val="KS2"/>
            </w:pPr>
            <w:r>
              <w:t xml:space="preserve">— </w:t>
            </w:r>
            <w:r>
              <w:t>취득일</w:t>
            </w:r>
            <w:r>
              <w:t>(AcquisitionDate)</w:t>
            </w:r>
          </w:p>
        </w:tc>
      </w:tr>
      <w:tr w:rsidR="00B4288B" w14:paraId="2ACFB96F" w14:textId="77777777" w:rsidTr="00730ECD">
        <w:trPr>
          <w:cantSplit/>
          <w:jc w:val="center"/>
        </w:trPr>
        <w:tc>
          <w:tcPr>
            <w:tcW w:w="1696" w:type="dxa"/>
          </w:tcPr>
          <w:p w14:paraId="29BB2281" w14:textId="77777777" w:rsidR="00B4288B" w:rsidRDefault="0010783A">
            <w:pPr>
              <w:pStyle w:val="KS2"/>
            </w:pPr>
            <w:r>
              <w:t>일시</w:t>
            </w:r>
          </w:p>
        </w:tc>
        <w:tc>
          <w:tcPr>
            <w:tcW w:w="1985" w:type="dxa"/>
          </w:tcPr>
          <w:p w14:paraId="0B277FA4" w14:textId="77777777" w:rsidR="00B4288B" w:rsidRDefault="0010783A">
            <w:pPr>
              <w:pStyle w:val="KS2"/>
            </w:pPr>
            <w:r>
              <w:t>DateTime</w:t>
            </w:r>
          </w:p>
        </w:tc>
        <w:tc>
          <w:tcPr>
            <w:tcW w:w="5719" w:type="dxa"/>
          </w:tcPr>
          <w:p w14:paraId="055862B7" w14:textId="77777777" w:rsidR="00B4288B" w:rsidRDefault="0010783A">
            <w:pPr>
              <w:pStyle w:val="KS2"/>
            </w:pPr>
            <w:r>
              <w:t xml:space="preserve">— </w:t>
            </w:r>
            <w:r>
              <w:t>등록일시</w:t>
            </w:r>
            <w:r>
              <w:t>(CreationDateTime)</w:t>
            </w:r>
          </w:p>
        </w:tc>
      </w:tr>
      <w:tr w:rsidR="00B4288B" w14:paraId="2A7C8EE1" w14:textId="77777777" w:rsidTr="00730ECD">
        <w:trPr>
          <w:cantSplit/>
          <w:jc w:val="center"/>
        </w:trPr>
        <w:tc>
          <w:tcPr>
            <w:tcW w:w="1696" w:type="dxa"/>
          </w:tcPr>
          <w:p w14:paraId="7E099E94" w14:textId="77777777" w:rsidR="00B4288B" w:rsidRDefault="0010783A">
            <w:pPr>
              <w:pStyle w:val="KS2"/>
            </w:pPr>
            <w:r>
              <w:t>입고</w:t>
            </w:r>
          </w:p>
        </w:tc>
        <w:tc>
          <w:tcPr>
            <w:tcW w:w="1985" w:type="dxa"/>
          </w:tcPr>
          <w:p w14:paraId="52158A00" w14:textId="77777777" w:rsidR="00B4288B" w:rsidRDefault="0010783A">
            <w:pPr>
              <w:pStyle w:val="KS2"/>
            </w:pPr>
            <w:r>
              <w:t>Receipt</w:t>
            </w:r>
          </w:p>
        </w:tc>
        <w:tc>
          <w:tcPr>
            <w:tcW w:w="5719" w:type="dxa"/>
          </w:tcPr>
          <w:p w14:paraId="1F5C141E" w14:textId="77777777" w:rsidR="00B4288B" w:rsidRDefault="0010783A">
            <w:pPr>
              <w:pStyle w:val="KS2"/>
            </w:pPr>
            <w:r>
              <w:t xml:space="preserve">— </w:t>
            </w:r>
            <w:r>
              <w:t>입고창고식별자</w:t>
            </w:r>
            <w:r>
              <w:t>(ReceiptWarehouseID)</w:t>
            </w:r>
          </w:p>
        </w:tc>
      </w:tr>
      <w:tr w:rsidR="00B4288B" w14:paraId="5704ACBC" w14:textId="77777777" w:rsidTr="00730ECD">
        <w:trPr>
          <w:cantSplit/>
          <w:jc w:val="center"/>
        </w:trPr>
        <w:tc>
          <w:tcPr>
            <w:tcW w:w="1696" w:type="dxa"/>
          </w:tcPr>
          <w:p w14:paraId="07820843" w14:textId="77777777" w:rsidR="00B4288B" w:rsidRDefault="0010783A">
            <w:pPr>
              <w:pStyle w:val="KS2"/>
            </w:pPr>
            <w:r>
              <w:t>자재</w:t>
            </w:r>
          </w:p>
        </w:tc>
        <w:tc>
          <w:tcPr>
            <w:tcW w:w="1985" w:type="dxa"/>
          </w:tcPr>
          <w:p w14:paraId="2283A07F" w14:textId="77777777" w:rsidR="00B4288B" w:rsidRDefault="0010783A">
            <w:pPr>
              <w:pStyle w:val="KS2"/>
            </w:pPr>
            <w:r>
              <w:t>ChildItem</w:t>
            </w:r>
          </w:p>
        </w:tc>
        <w:tc>
          <w:tcPr>
            <w:tcW w:w="5719" w:type="dxa"/>
          </w:tcPr>
          <w:p w14:paraId="2EB0FDC8" w14:textId="1BD236DD" w:rsidR="00B4288B" w:rsidRDefault="0010783A">
            <w:pPr>
              <w:pStyle w:val="KS2"/>
            </w:pPr>
            <w:r>
              <w:t xml:space="preserve">— </w:t>
            </w:r>
            <w:r>
              <w:t>자재식별자</w:t>
            </w:r>
            <w:r>
              <w:t>(</w:t>
            </w:r>
            <w:del w:id="96" w:author="임픽스 검토" w:date="2026-10-12T04:00:00Z">
              <w:r>
                <w:delText>ChilditemID</w:delText>
              </w:r>
            </w:del>
            <w:ins w:id="97" w:author="임픽스 검토" w:date="2026-10-12T04:00:00Z">
              <w:r>
                <w:t>ChildItemID</w:t>
              </w:r>
            </w:ins>
            <w:r>
              <w:t>)</w:t>
            </w:r>
          </w:p>
        </w:tc>
      </w:tr>
      <w:tr w:rsidR="00B4288B" w14:paraId="103BBEB1" w14:textId="77777777" w:rsidTr="00730ECD">
        <w:trPr>
          <w:cantSplit/>
          <w:jc w:val="center"/>
        </w:trPr>
        <w:tc>
          <w:tcPr>
            <w:tcW w:w="1696" w:type="dxa"/>
          </w:tcPr>
          <w:p w14:paraId="69638249" w14:textId="77777777" w:rsidR="00B4288B" w:rsidRDefault="0010783A">
            <w:pPr>
              <w:pStyle w:val="KS2"/>
            </w:pPr>
            <w:r>
              <w:t>조달</w:t>
            </w:r>
          </w:p>
        </w:tc>
        <w:tc>
          <w:tcPr>
            <w:tcW w:w="1985" w:type="dxa"/>
          </w:tcPr>
          <w:p w14:paraId="298A0A21" w14:textId="77777777" w:rsidR="00B4288B" w:rsidRDefault="0010783A">
            <w:pPr>
              <w:pStyle w:val="KS2"/>
            </w:pPr>
            <w:r>
              <w:t>Procurement</w:t>
            </w:r>
          </w:p>
        </w:tc>
        <w:tc>
          <w:tcPr>
            <w:tcW w:w="5719" w:type="dxa"/>
          </w:tcPr>
          <w:p w14:paraId="2FB36523" w14:textId="77777777" w:rsidR="00B4288B" w:rsidRDefault="0010783A">
            <w:pPr>
              <w:pStyle w:val="KS2"/>
            </w:pPr>
            <w:r>
              <w:t xml:space="preserve">— </w:t>
            </w:r>
            <w:r>
              <w:t>조달리드타임</w:t>
            </w:r>
            <w:r>
              <w:t>(ProcurementLeadTime)</w:t>
            </w:r>
          </w:p>
        </w:tc>
      </w:tr>
      <w:tr w:rsidR="00B4288B" w14:paraId="76E2011F" w14:textId="77777777" w:rsidTr="00730ECD">
        <w:trPr>
          <w:cantSplit/>
          <w:jc w:val="center"/>
        </w:trPr>
        <w:tc>
          <w:tcPr>
            <w:tcW w:w="1696" w:type="dxa"/>
          </w:tcPr>
          <w:p w14:paraId="5F0F5102" w14:textId="77777777" w:rsidR="00B4288B" w:rsidRDefault="0010783A">
            <w:pPr>
              <w:pStyle w:val="KS2"/>
            </w:pPr>
            <w:r>
              <w:t>중량</w:t>
            </w:r>
          </w:p>
        </w:tc>
        <w:tc>
          <w:tcPr>
            <w:tcW w:w="1985" w:type="dxa"/>
          </w:tcPr>
          <w:p w14:paraId="69A3A938" w14:textId="77777777" w:rsidR="00B4288B" w:rsidRDefault="0010783A">
            <w:pPr>
              <w:pStyle w:val="KS2"/>
            </w:pPr>
            <w:r>
              <w:t>Weight</w:t>
            </w:r>
          </w:p>
        </w:tc>
        <w:tc>
          <w:tcPr>
            <w:tcW w:w="5719" w:type="dxa"/>
          </w:tcPr>
          <w:p w14:paraId="469FADF9" w14:textId="77777777" w:rsidR="00B4288B" w:rsidRDefault="0010783A">
            <w:pPr>
              <w:pStyle w:val="KS2"/>
            </w:pPr>
            <w:r>
              <w:t xml:space="preserve">— </w:t>
            </w:r>
            <w:r>
              <w:t>순중량</w:t>
            </w:r>
            <w:r>
              <w:t>(NetWeight)</w:t>
            </w:r>
          </w:p>
        </w:tc>
      </w:tr>
      <w:tr w:rsidR="00B4288B" w14:paraId="7BBA97EE" w14:textId="77777777" w:rsidTr="00730ECD">
        <w:trPr>
          <w:cantSplit/>
          <w:jc w:val="center"/>
        </w:trPr>
        <w:tc>
          <w:tcPr>
            <w:tcW w:w="1696" w:type="dxa"/>
          </w:tcPr>
          <w:p w14:paraId="5751F008" w14:textId="77777777" w:rsidR="00B4288B" w:rsidRDefault="0010783A">
            <w:pPr>
              <w:pStyle w:val="KS2"/>
            </w:pPr>
            <w:r>
              <w:t>출고</w:t>
            </w:r>
          </w:p>
        </w:tc>
        <w:tc>
          <w:tcPr>
            <w:tcW w:w="1985" w:type="dxa"/>
          </w:tcPr>
          <w:p w14:paraId="7D7240CA" w14:textId="77777777" w:rsidR="00B4288B" w:rsidRDefault="0010783A">
            <w:pPr>
              <w:pStyle w:val="KS2"/>
            </w:pPr>
            <w:r>
              <w:t>Issue</w:t>
            </w:r>
          </w:p>
        </w:tc>
        <w:tc>
          <w:tcPr>
            <w:tcW w:w="5719" w:type="dxa"/>
          </w:tcPr>
          <w:p w14:paraId="232C7614" w14:textId="77777777" w:rsidR="00B4288B" w:rsidRDefault="0010783A">
            <w:pPr>
              <w:pStyle w:val="KS2"/>
            </w:pPr>
            <w:r>
              <w:t xml:space="preserve">— </w:t>
            </w:r>
            <w:r>
              <w:t>출고수량</w:t>
            </w:r>
            <w:r>
              <w:t>(IssueQuantity)</w:t>
            </w:r>
          </w:p>
        </w:tc>
      </w:tr>
      <w:tr w:rsidR="00B4288B" w14:paraId="537E8305" w14:textId="77777777" w:rsidTr="00730ECD">
        <w:trPr>
          <w:cantSplit/>
          <w:jc w:val="center"/>
        </w:trPr>
        <w:tc>
          <w:tcPr>
            <w:tcW w:w="1696" w:type="dxa"/>
          </w:tcPr>
          <w:p w14:paraId="40638E48" w14:textId="77777777" w:rsidR="00B4288B" w:rsidRDefault="0010783A">
            <w:pPr>
              <w:pStyle w:val="KS2"/>
            </w:pPr>
            <w:r>
              <w:t>코드</w:t>
            </w:r>
          </w:p>
        </w:tc>
        <w:tc>
          <w:tcPr>
            <w:tcW w:w="1985" w:type="dxa"/>
          </w:tcPr>
          <w:p w14:paraId="46562DB5" w14:textId="77777777" w:rsidR="00B4288B" w:rsidRDefault="0010783A">
            <w:pPr>
              <w:pStyle w:val="KS2"/>
            </w:pPr>
            <w:r>
              <w:t>Code</w:t>
            </w:r>
          </w:p>
        </w:tc>
        <w:tc>
          <w:tcPr>
            <w:tcW w:w="5719" w:type="dxa"/>
          </w:tcPr>
          <w:p w14:paraId="73245284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기준단위코드</w:t>
            </w:r>
            <w:r>
              <w:rPr>
                <w:lang w:eastAsia="ko-KR"/>
              </w:rPr>
              <w:t>(ItemUOMCode)</w:t>
            </w:r>
          </w:p>
        </w:tc>
      </w:tr>
      <w:tr w:rsidR="00B4288B" w14:paraId="18DA1906" w14:textId="77777777" w:rsidTr="00730ECD">
        <w:trPr>
          <w:cantSplit/>
          <w:jc w:val="center"/>
        </w:trPr>
        <w:tc>
          <w:tcPr>
            <w:tcW w:w="1696" w:type="dxa"/>
          </w:tcPr>
          <w:p w14:paraId="37753467" w14:textId="77777777" w:rsidR="00B4288B" w:rsidRDefault="0010783A">
            <w:pPr>
              <w:pStyle w:val="KS2"/>
            </w:pPr>
            <w:r>
              <w:t>회사</w:t>
            </w:r>
          </w:p>
        </w:tc>
        <w:tc>
          <w:tcPr>
            <w:tcW w:w="1985" w:type="dxa"/>
          </w:tcPr>
          <w:p w14:paraId="2668283D" w14:textId="77777777" w:rsidR="00B4288B" w:rsidRDefault="0010783A">
            <w:pPr>
              <w:pStyle w:val="KS2"/>
            </w:pPr>
            <w:r>
              <w:t>Enterprise</w:t>
            </w:r>
          </w:p>
        </w:tc>
        <w:tc>
          <w:tcPr>
            <w:tcW w:w="5719" w:type="dxa"/>
          </w:tcPr>
          <w:p w14:paraId="04DC7751" w14:textId="77777777" w:rsidR="00B4288B" w:rsidRDefault="0010783A">
            <w:pPr>
              <w:pStyle w:val="KS2"/>
            </w:pPr>
            <w:r>
              <w:t xml:space="preserve">— </w:t>
            </w:r>
            <w:r>
              <w:t>회사식별자</w:t>
            </w:r>
            <w:r>
              <w:t>(EnterpriseID)</w:t>
            </w:r>
          </w:p>
        </w:tc>
      </w:tr>
    </w:tbl>
    <w:p w14:paraId="01FEB04F" w14:textId="77777777" w:rsidR="00B4288B" w:rsidRDefault="00B4288B">
      <w:pPr>
        <w:spacing w:after="0" w:line="144" w:lineRule="auto"/>
      </w:pPr>
    </w:p>
    <w:p w14:paraId="22BE71DC" w14:textId="77777777" w:rsidR="00B4288B" w:rsidRDefault="0010783A">
      <w:pPr>
        <w:pStyle w:val="27"/>
      </w:pPr>
      <w:bookmarkStart w:id="98" w:name="_Toc241499095"/>
      <w:r>
        <w:t xml:space="preserve">7.3  </w:t>
      </w:r>
      <w:r>
        <w:t>기본</w:t>
      </w:r>
      <w:r>
        <w:t xml:space="preserve"> </w:t>
      </w:r>
      <w:r>
        <w:t>속성</w:t>
      </w:r>
      <w:bookmarkEnd w:id="98"/>
    </w:p>
    <w:p w14:paraId="7F22D060" w14:textId="77777777" w:rsidR="00B4288B" w:rsidRDefault="0010783A">
      <w:pPr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11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  <w:r>
        <w:rPr>
          <w:lang w:eastAsia="ko-KR"/>
        </w:rPr>
        <w:t xml:space="preserve">.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속성은</w:t>
      </w:r>
      <w:r>
        <w:rPr>
          <w:lang w:eastAsia="ko-KR"/>
        </w:rPr>
        <w:t xml:space="preserve"> </w:t>
      </w:r>
      <w:r>
        <w:rPr>
          <w:lang w:eastAsia="ko-KR"/>
        </w:rPr>
        <w:t>명사를</w:t>
      </w:r>
      <w:r>
        <w:rPr>
          <w:lang w:eastAsia="ko-KR"/>
        </w:rPr>
        <w:t xml:space="preserve"> </w:t>
      </w:r>
      <w:r>
        <w:rPr>
          <w:lang w:eastAsia="ko-KR"/>
        </w:rPr>
        <w:t>정의할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권고하는</w:t>
      </w:r>
      <w:r>
        <w:rPr>
          <w:lang w:eastAsia="ko-KR"/>
        </w:rPr>
        <w:t xml:space="preserve"> </w:t>
      </w:r>
      <w:r>
        <w:rPr>
          <w:lang w:eastAsia="ko-KR"/>
        </w:rPr>
        <w:t>사항이나</w:t>
      </w:r>
      <w:r>
        <w:rPr>
          <w:lang w:eastAsia="ko-KR"/>
        </w:rPr>
        <w:t xml:space="preserve">,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업종과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프로세스의</w:t>
      </w:r>
      <w:r>
        <w:rPr>
          <w:lang w:eastAsia="ko-KR"/>
        </w:rPr>
        <w:t xml:space="preserve"> </w:t>
      </w:r>
      <w:r>
        <w:rPr>
          <w:lang w:eastAsia="ko-KR"/>
        </w:rPr>
        <w:t>특성에</w:t>
      </w:r>
      <w:r>
        <w:rPr>
          <w:lang w:eastAsia="ko-KR"/>
        </w:rPr>
        <w:t xml:space="preserve"> </w:t>
      </w:r>
      <w:r>
        <w:rPr>
          <w:lang w:eastAsia="ko-KR"/>
        </w:rPr>
        <w:t>맞추어</w:t>
      </w:r>
      <w:r>
        <w:rPr>
          <w:lang w:eastAsia="ko-KR"/>
        </w:rPr>
        <w:t xml:space="preserve"> </w:t>
      </w:r>
      <w:r>
        <w:rPr>
          <w:lang w:eastAsia="ko-KR"/>
        </w:rPr>
        <w:t>변경이</w:t>
      </w:r>
      <w:r>
        <w:rPr>
          <w:lang w:eastAsia="ko-KR"/>
        </w:rPr>
        <w:t xml:space="preserve"> </w:t>
      </w:r>
      <w:r>
        <w:rPr>
          <w:lang w:eastAsia="ko-KR"/>
        </w:rPr>
        <w:t>가능하다</w:t>
      </w:r>
      <w:r>
        <w:rPr>
          <w:lang w:eastAsia="ko-KR"/>
        </w:rPr>
        <w:t xml:space="preserve">.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경우속성의</w:t>
      </w:r>
      <w:r>
        <w:rPr>
          <w:lang w:eastAsia="ko-KR"/>
        </w:rPr>
        <w:t xml:space="preserve"> </w:t>
      </w:r>
      <w:r>
        <w:rPr>
          <w:lang w:eastAsia="ko-KR"/>
        </w:rPr>
        <w:t>명칭과</w:t>
      </w:r>
      <w:r>
        <w:rPr>
          <w:lang w:eastAsia="ko-KR"/>
        </w:rPr>
        <w:t xml:space="preserve"> </w:t>
      </w:r>
      <w:r>
        <w:rPr>
          <w:lang w:eastAsia="ko-KR"/>
        </w:rPr>
        <w:t>타입은</w:t>
      </w:r>
      <w:r>
        <w:rPr>
          <w:lang w:eastAsia="ko-KR"/>
        </w:rPr>
        <w:t xml:space="preserve"> </w:t>
      </w:r>
      <w:r>
        <w:rPr>
          <w:lang w:eastAsia="ko-KR"/>
        </w:rPr>
        <w:t>표준의</w:t>
      </w:r>
      <w:r>
        <w:rPr>
          <w:lang w:eastAsia="ko-KR"/>
        </w:rPr>
        <w:t xml:space="preserve"> </w:t>
      </w:r>
      <w:r>
        <w:rPr>
          <w:lang w:eastAsia="ko-KR"/>
        </w:rPr>
        <w:t>적합성과</w:t>
      </w:r>
      <w:r>
        <w:rPr>
          <w:lang w:eastAsia="ko-KR"/>
        </w:rPr>
        <w:t xml:space="preserve"> </w:t>
      </w:r>
      <w:r>
        <w:rPr>
          <w:lang w:eastAsia="ko-KR"/>
        </w:rPr>
        <w:t>상호운용성</w:t>
      </w:r>
      <w:r>
        <w:rPr>
          <w:lang w:eastAsia="ko-KR"/>
        </w:rPr>
        <w:t xml:space="preserve"> </w:t>
      </w:r>
      <w:r>
        <w:rPr>
          <w:lang w:eastAsia="ko-KR"/>
        </w:rPr>
        <w:t>유지를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지켜야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75A0E058" w14:textId="77777777" w:rsidR="00B4288B" w:rsidRDefault="0010783A">
      <w:pPr>
        <w:pStyle w:val="KS"/>
      </w:pPr>
      <w:commentRangeStart w:id="99"/>
      <w:r>
        <w:t>표</w:t>
      </w:r>
      <w:r>
        <w:t xml:space="preserve"> 11 — </w:t>
      </w:r>
      <w:r>
        <w:t>기본</w:t>
      </w:r>
      <w:r>
        <w:t xml:space="preserve"> </w:t>
      </w:r>
      <w:r>
        <w:t>속성</w:t>
      </w:r>
      <w:r>
        <w:t xml:space="preserve"> </w:t>
      </w:r>
      <w:r>
        <w:t>정보</w:t>
      </w:r>
      <w:commentRangeEnd w:id="99"/>
      <w:r>
        <w:rPr>
          <w:rStyle w:val="aff5"/>
          <w:sz w:val="20"/>
          <w:szCs w:val="22"/>
        </w:rPr>
        <w:commentReference w:id="99"/>
      </w:r>
    </w:p>
    <w:tbl>
      <w:tblPr>
        <w:tblW w:w="940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2100"/>
        <w:gridCol w:w="1150"/>
        <w:gridCol w:w="1000"/>
        <w:gridCol w:w="3750"/>
      </w:tblGrid>
      <w:tr w:rsidR="00B4288B" w14:paraId="443278DC" w14:textId="77777777">
        <w:trPr>
          <w:tblHeader/>
          <w:jc w:val="center"/>
        </w:trPr>
        <w:tc>
          <w:tcPr>
            <w:tcW w:w="1400" w:type="dxa"/>
            <w:shd w:val="clear" w:color="auto" w:fill="D9D9D9"/>
          </w:tcPr>
          <w:p w14:paraId="37CB7858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2100" w:type="dxa"/>
            <w:shd w:val="clear" w:color="auto" w:fill="D9D9D9"/>
          </w:tcPr>
          <w:p w14:paraId="13D4A2DC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5F78920F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2F8835DF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3750" w:type="dxa"/>
            <w:shd w:val="clear" w:color="auto" w:fill="D9D9D9"/>
          </w:tcPr>
          <w:p w14:paraId="17877F7C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68AA1B94" w14:textId="77777777">
        <w:trPr>
          <w:cantSplit/>
          <w:jc w:val="center"/>
        </w:trPr>
        <w:tc>
          <w:tcPr>
            <w:tcW w:w="1400" w:type="dxa"/>
          </w:tcPr>
          <w:p w14:paraId="5F536E54" w14:textId="77777777" w:rsidR="00B4288B" w:rsidRDefault="0010783A">
            <w:pPr>
              <w:pStyle w:val="KS2"/>
            </w:pPr>
            <w:r>
              <w:t>회사식별자</w:t>
            </w:r>
          </w:p>
        </w:tc>
        <w:tc>
          <w:tcPr>
            <w:tcW w:w="2100" w:type="dxa"/>
          </w:tcPr>
          <w:p w14:paraId="1EBC87A0" w14:textId="77777777" w:rsidR="00B4288B" w:rsidRDefault="0010783A">
            <w:pPr>
              <w:pStyle w:val="KS2"/>
            </w:pPr>
            <w:r>
              <w:t>EnterpriseID</w:t>
            </w:r>
          </w:p>
        </w:tc>
        <w:tc>
          <w:tcPr>
            <w:tcW w:w="1150" w:type="dxa"/>
          </w:tcPr>
          <w:p w14:paraId="41ABC94F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7656C0C6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3750" w:type="dxa"/>
          </w:tcPr>
          <w:p w14:paraId="792E6D67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회사를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유일하게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구분할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고유식별값</w:t>
            </w:r>
          </w:p>
          <w:p w14:paraId="052803D4" w14:textId="615BDF6D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기업업무시스템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간의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연동을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수행하는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간에</w:t>
            </w:r>
            <w:r>
              <w:rPr>
                <w:lang w:eastAsia="ko-KR"/>
              </w:rPr>
              <w:t xml:space="preserve"> </w:t>
            </w:r>
            <w:del w:id="100" w:author="임픽스 검토" w:date="2026-10-12T04:00:00Z">
              <w:r>
                <w:rPr>
                  <w:lang w:eastAsia="ko-KR"/>
                </w:rPr>
                <w:delText>자체적으로정의한</w:delText>
              </w:r>
            </w:del>
            <w:ins w:id="101" w:author="임픽스 검토" w:date="2026-10-12T04:00:00Z">
              <w:r>
                <w:rPr>
                  <w:lang w:eastAsia="ko-KR"/>
                </w:rPr>
                <w:t>자체적으로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정의한</w:t>
              </w:r>
            </w:ins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고유식별값</w:t>
            </w:r>
          </w:p>
          <w:p w14:paraId="6B2795C8" w14:textId="2FCF7B17" w:rsidR="00B4288B" w:rsidRDefault="0010783A">
            <w:pPr>
              <w:pStyle w:val="KS2"/>
              <w:rPr>
                <w:ins w:id="102" w:author="임픽스 검토" w:date="2026-10-12T04:00:00Z"/>
                <w:lang w:eastAsia="ko-KR"/>
              </w:rPr>
            </w:pPr>
            <w:ins w:id="103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회사</w:t>
              </w:r>
              <w:r>
                <w:rPr>
                  <w:lang w:eastAsia="ko-KR"/>
                </w:rPr>
                <w:t>(Enterprise)</w:t>
              </w:r>
            </w:ins>
          </w:p>
        </w:tc>
      </w:tr>
      <w:tr w:rsidR="00B4288B" w14:paraId="4C7419DD" w14:textId="77777777">
        <w:trPr>
          <w:cantSplit/>
          <w:jc w:val="center"/>
        </w:trPr>
        <w:tc>
          <w:tcPr>
            <w:tcW w:w="1400" w:type="dxa"/>
          </w:tcPr>
          <w:p w14:paraId="60F0FBC4" w14:textId="77777777" w:rsidR="00B4288B" w:rsidRDefault="0010783A">
            <w:pPr>
              <w:pStyle w:val="KS2"/>
            </w:pPr>
            <w:r>
              <w:t>사업장식별자</w:t>
            </w:r>
          </w:p>
        </w:tc>
        <w:tc>
          <w:tcPr>
            <w:tcW w:w="2100" w:type="dxa"/>
          </w:tcPr>
          <w:p w14:paraId="17F789D6" w14:textId="77777777" w:rsidR="00B4288B" w:rsidRDefault="0010783A">
            <w:pPr>
              <w:pStyle w:val="KS2"/>
            </w:pPr>
            <w:r>
              <w:t>SiteID</w:t>
            </w:r>
          </w:p>
        </w:tc>
        <w:tc>
          <w:tcPr>
            <w:tcW w:w="1150" w:type="dxa"/>
          </w:tcPr>
          <w:p w14:paraId="0E6FA558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6C26E932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3750" w:type="dxa"/>
          </w:tcPr>
          <w:p w14:paraId="2BCD2744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사업장을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구분할수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고유식별값</w:t>
            </w:r>
          </w:p>
          <w:p w14:paraId="7868182B" w14:textId="77777777" w:rsidR="00B4288B" w:rsidRDefault="0010783A">
            <w:pPr>
              <w:pStyle w:val="KS2"/>
              <w:rPr>
                <w:ins w:id="104" w:author="임픽스 검토" w:date="2026-10-12T04:00:00Z"/>
                <w:lang w:eastAsia="ko-KR"/>
              </w:rPr>
            </w:pPr>
            <w:ins w:id="10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사업장</w:t>
              </w:r>
              <w:r>
                <w:rPr>
                  <w:lang w:eastAsia="ko-KR"/>
                </w:rPr>
                <w:t>(Site)</w:t>
              </w:r>
            </w:ins>
          </w:p>
        </w:tc>
      </w:tr>
      <w:tr w:rsidR="00B4288B" w14:paraId="2EFE5867" w14:textId="77777777">
        <w:trPr>
          <w:cantSplit/>
          <w:jc w:val="center"/>
        </w:trPr>
        <w:tc>
          <w:tcPr>
            <w:tcW w:w="1400" w:type="dxa"/>
          </w:tcPr>
          <w:p w14:paraId="1D111106" w14:textId="77777777" w:rsidR="00B4288B" w:rsidRDefault="0010783A">
            <w:pPr>
              <w:pStyle w:val="KS2"/>
            </w:pPr>
            <w:r>
              <w:t>공장식별자</w:t>
            </w:r>
          </w:p>
        </w:tc>
        <w:tc>
          <w:tcPr>
            <w:tcW w:w="2100" w:type="dxa"/>
          </w:tcPr>
          <w:p w14:paraId="32C6CF93" w14:textId="77777777" w:rsidR="00B4288B" w:rsidRDefault="0010783A">
            <w:pPr>
              <w:pStyle w:val="KS2"/>
            </w:pPr>
            <w:r>
              <w:t>PlantID</w:t>
            </w:r>
          </w:p>
        </w:tc>
        <w:tc>
          <w:tcPr>
            <w:tcW w:w="1150" w:type="dxa"/>
          </w:tcPr>
          <w:p w14:paraId="1015FD51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36A3C7C5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3750" w:type="dxa"/>
          </w:tcPr>
          <w:p w14:paraId="4433A503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공장을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구분할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수있는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고유식별값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만약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공장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개념을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않는다면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고정식별자로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설정하여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  <w:p w14:paraId="0C4E32C5" w14:textId="77777777" w:rsidR="00B4288B" w:rsidRDefault="0010783A">
            <w:pPr>
              <w:pStyle w:val="KS2"/>
              <w:rPr>
                <w:ins w:id="106" w:author="임픽스 검토" w:date="2026-10-12T04:00:00Z"/>
                <w:lang w:eastAsia="ko-KR"/>
              </w:rPr>
            </w:pPr>
            <w:ins w:id="10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공장</w:t>
              </w:r>
              <w:r>
                <w:rPr>
                  <w:lang w:eastAsia="ko-KR"/>
                </w:rPr>
                <w:t>(Plant)</w:t>
              </w:r>
            </w:ins>
          </w:p>
        </w:tc>
      </w:tr>
      <w:tr w:rsidR="00B4288B" w14:paraId="6519EECC" w14:textId="77777777">
        <w:trPr>
          <w:cantSplit/>
          <w:jc w:val="center"/>
        </w:trPr>
        <w:tc>
          <w:tcPr>
            <w:tcW w:w="1400" w:type="dxa"/>
          </w:tcPr>
          <w:p w14:paraId="6E924108" w14:textId="77777777" w:rsidR="00B4288B" w:rsidRDefault="0010783A">
            <w:pPr>
              <w:pStyle w:val="KS2"/>
            </w:pPr>
            <w:r>
              <w:t>등록자식별자</w:t>
            </w:r>
          </w:p>
        </w:tc>
        <w:tc>
          <w:tcPr>
            <w:tcW w:w="2100" w:type="dxa"/>
          </w:tcPr>
          <w:p w14:paraId="7BD5B308" w14:textId="77777777" w:rsidR="00B4288B" w:rsidRDefault="0010783A">
            <w:pPr>
              <w:pStyle w:val="KS2"/>
            </w:pPr>
            <w:r>
              <w:t>CreatorID</w:t>
            </w:r>
          </w:p>
        </w:tc>
        <w:tc>
          <w:tcPr>
            <w:tcW w:w="1150" w:type="dxa"/>
          </w:tcPr>
          <w:p w14:paraId="50424619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1988013B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3750" w:type="dxa"/>
          </w:tcPr>
          <w:p w14:paraId="11A3E73D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정보를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처음으로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사람을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구분할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고유식별값으로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일반적으로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사원번호가사용됨</w:t>
            </w:r>
          </w:p>
          <w:p w14:paraId="57EAC87B" w14:textId="77777777" w:rsidR="00B4288B" w:rsidRDefault="0010783A">
            <w:pPr>
              <w:pStyle w:val="KS2"/>
              <w:rPr>
                <w:ins w:id="108" w:author="임픽스 검토" w:date="2026-10-12T04:00:00Z"/>
              </w:rPr>
            </w:pPr>
            <w:ins w:id="109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사원</w:t>
              </w:r>
              <w:r>
                <w:t>(Personnel)</w:t>
              </w:r>
            </w:ins>
          </w:p>
        </w:tc>
      </w:tr>
      <w:tr w:rsidR="00B4288B" w14:paraId="4D8921C7" w14:textId="77777777">
        <w:trPr>
          <w:cantSplit/>
          <w:jc w:val="center"/>
        </w:trPr>
        <w:tc>
          <w:tcPr>
            <w:tcW w:w="1400" w:type="dxa"/>
          </w:tcPr>
          <w:p w14:paraId="2EEAF954" w14:textId="77777777" w:rsidR="00B4288B" w:rsidRDefault="0010783A">
            <w:pPr>
              <w:pStyle w:val="KS2"/>
            </w:pPr>
            <w:r>
              <w:t>등록일시</w:t>
            </w:r>
          </w:p>
        </w:tc>
        <w:tc>
          <w:tcPr>
            <w:tcW w:w="2100" w:type="dxa"/>
          </w:tcPr>
          <w:p w14:paraId="076BD09A" w14:textId="77777777" w:rsidR="00B4288B" w:rsidRDefault="0010783A">
            <w:pPr>
              <w:pStyle w:val="KS2"/>
            </w:pPr>
            <w:r>
              <w:t>CreationDateTime</w:t>
            </w:r>
          </w:p>
        </w:tc>
        <w:tc>
          <w:tcPr>
            <w:tcW w:w="1150" w:type="dxa"/>
          </w:tcPr>
          <w:p w14:paraId="4E2E698E" w14:textId="77777777" w:rsidR="00B4288B" w:rsidRDefault="0010783A">
            <w:pPr>
              <w:pStyle w:val="KS2"/>
              <w:jc w:val="center"/>
            </w:pPr>
            <w:r>
              <w:t>dateTime</w:t>
            </w:r>
          </w:p>
        </w:tc>
        <w:tc>
          <w:tcPr>
            <w:tcW w:w="1000" w:type="dxa"/>
          </w:tcPr>
          <w:p w14:paraId="65943C9B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3750" w:type="dxa"/>
          </w:tcPr>
          <w:p w14:paraId="02E60637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정보를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처음으로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날짜</w:t>
            </w:r>
            <w:r>
              <w:rPr>
                <w:lang w:eastAsia="ko-KR"/>
              </w:rPr>
              <w:t xml:space="preserve"> 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  <w:tr w:rsidR="00B4288B" w14:paraId="67ED09E5" w14:textId="77777777">
        <w:trPr>
          <w:cantSplit/>
          <w:jc w:val="center"/>
        </w:trPr>
        <w:tc>
          <w:tcPr>
            <w:tcW w:w="1400" w:type="dxa"/>
          </w:tcPr>
          <w:p w14:paraId="20E1B92C" w14:textId="77777777" w:rsidR="00B4288B" w:rsidRDefault="0010783A">
            <w:pPr>
              <w:pStyle w:val="KS2"/>
            </w:pPr>
            <w:r>
              <w:t>수정자식별자</w:t>
            </w:r>
          </w:p>
        </w:tc>
        <w:tc>
          <w:tcPr>
            <w:tcW w:w="2100" w:type="dxa"/>
          </w:tcPr>
          <w:p w14:paraId="0E898A5B" w14:textId="77777777" w:rsidR="00B4288B" w:rsidRDefault="0010783A">
            <w:pPr>
              <w:pStyle w:val="KS2"/>
            </w:pPr>
            <w:r>
              <w:t>ModifierID</w:t>
            </w:r>
          </w:p>
        </w:tc>
        <w:tc>
          <w:tcPr>
            <w:tcW w:w="1150" w:type="dxa"/>
          </w:tcPr>
          <w:p w14:paraId="4D8D6F78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45FA2117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3750" w:type="dxa"/>
          </w:tcPr>
          <w:p w14:paraId="27D448AC" w14:textId="1CEA3E11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정보를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마지막으로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사람을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구분할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고유식별값으로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일반적으로</w:t>
            </w:r>
            <w:r>
              <w:rPr>
                <w:lang w:eastAsia="ko-KR"/>
              </w:rPr>
              <w:t xml:space="preserve"> </w:t>
            </w:r>
            <w:del w:id="110" w:author="임픽스 검토" w:date="2026-10-12T04:00:00Z">
              <w:r>
                <w:rPr>
                  <w:lang w:eastAsia="ko-KR"/>
                </w:rPr>
                <w:delText>사원번호가사용됨</w:delText>
              </w:r>
            </w:del>
            <w:ins w:id="111" w:author="임픽스 검토" w:date="2026-10-12T04:00:00Z">
              <w:r>
                <w:rPr>
                  <w:lang w:eastAsia="ko-KR"/>
                </w:rPr>
                <w:t>사원번호가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사용됨</w:t>
              </w:r>
            </w:ins>
          </w:p>
          <w:p w14:paraId="15F4B5BE" w14:textId="77777777" w:rsidR="00B4288B" w:rsidRDefault="0010783A">
            <w:pPr>
              <w:pStyle w:val="KS2"/>
              <w:rPr>
                <w:ins w:id="112" w:author="임픽스 검토" w:date="2026-10-12T04:00:00Z"/>
              </w:rPr>
            </w:pPr>
            <w:ins w:id="113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사원</w:t>
              </w:r>
              <w:r>
                <w:t>(Personnel)</w:t>
              </w:r>
            </w:ins>
          </w:p>
        </w:tc>
      </w:tr>
      <w:tr w:rsidR="00B4288B" w14:paraId="6E26B448" w14:textId="77777777">
        <w:trPr>
          <w:cantSplit/>
          <w:jc w:val="center"/>
        </w:trPr>
        <w:tc>
          <w:tcPr>
            <w:tcW w:w="1400" w:type="dxa"/>
          </w:tcPr>
          <w:p w14:paraId="0BA18829" w14:textId="77777777" w:rsidR="00B4288B" w:rsidRDefault="0010783A">
            <w:pPr>
              <w:pStyle w:val="KS2"/>
            </w:pPr>
            <w:r>
              <w:t>수정일시</w:t>
            </w:r>
          </w:p>
        </w:tc>
        <w:tc>
          <w:tcPr>
            <w:tcW w:w="2100" w:type="dxa"/>
          </w:tcPr>
          <w:p w14:paraId="4EF14AEF" w14:textId="77777777" w:rsidR="00B4288B" w:rsidRDefault="0010783A">
            <w:pPr>
              <w:pStyle w:val="KS2"/>
            </w:pPr>
            <w:r>
              <w:t>ModificationDateTime</w:t>
            </w:r>
          </w:p>
        </w:tc>
        <w:tc>
          <w:tcPr>
            <w:tcW w:w="1150" w:type="dxa"/>
          </w:tcPr>
          <w:p w14:paraId="19D49BF4" w14:textId="77777777" w:rsidR="00B4288B" w:rsidRDefault="0010783A">
            <w:pPr>
              <w:pStyle w:val="KS2"/>
              <w:jc w:val="center"/>
            </w:pPr>
            <w:r>
              <w:t>dateTime</w:t>
            </w:r>
          </w:p>
        </w:tc>
        <w:tc>
          <w:tcPr>
            <w:tcW w:w="1000" w:type="dxa"/>
          </w:tcPr>
          <w:p w14:paraId="0C6F8D0D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3750" w:type="dxa"/>
          </w:tcPr>
          <w:p w14:paraId="2E82E20C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정보를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마지막으로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날짜</w:t>
            </w:r>
            <w:r>
              <w:rPr>
                <w:lang w:eastAsia="ko-KR"/>
              </w:rPr>
              <w:t xml:space="preserve"> 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.)</w:t>
            </w:r>
          </w:p>
        </w:tc>
      </w:tr>
      <w:tr w:rsidR="00B4288B" w14:paraId="7D01BC08" w14:textId="77777777">
        <w:trPr>
          <w:cantSplit/>
          <w:jc w:val="center"/>
        </w:trPr>
        <w:tc>
          <w:tcPr>
            <w:tcW w:w="1400" w:type="dxa"/>
          </w:tcPr>
          <w:p w14:paraId="5DDF2AC3" w14:textId="77777777" w:rsidR="00B4288B" w:rsidRDefault="0010783A">
            <w:pPr>
              <w:pStyle w:val="KS2"/>
            </w:pPr>
            <w:r>
              <w:t>비고</w:t>
            </w:r>
          </w:p>
        </w:tc>
        <w:tc>
          <w:tcPr>
            <w:tcW w:w="2100" w:type="dxa"/>
          </w:tcPr>
          <w:p w14:paraId="55785760" w14:textId="77777777" w:rsidR="00B4288B" w:rsidRDefault="0010783A">
            <w:pPr>
              <w:pStyle w:val="KS2"/>
            </w:pPr>
            <w:r>
              <w:t>Note</w:t>
            </w:r>
          </w:p>
        </w:tc>
        <w:tc>
          <w:tcPr>
            <w:tcW w:w="1150" w:type="dxa"/>
          </w:tcPr>
          <w:p w14:paraId="04BCE43B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5D8C638E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3750" w:type="dxa"/>
          </w:tcPr>
          <w:p w14:paraId="6DD41A4C" w14:textId="77777777" w:rsidR="00B4288B" w:rsidRDefault="0010783A">
            <w:pPr>
              <w:pStyle w:val="KS2"/>
            </w:pPr>
            <w:r>
              <w:t xml:space="preserve">— </w:t>
            </w:r>
            <w:r>
              <w:t>비고사항</w:t>
            </w:r>
          </w:p>
        </w:tc>
      </w:tr>
    </w:tbl>
    <w:p w14:paraId="46978ACC" w14:textId="77777777" w:rsidR="00B4288B" w:rsidRDefault="0010783A">
      <w:pPr>
        <w:rPr>
          <w:ins w:id="114" w:author="임픽스 검토" w:date="2026-10-12T04:00:00Z"/>
          <w:lang w:eastAsia="ko-KR"/>
        </w:rPr>
      </w:pPr>
      <w:commentRangeStart w:id="115"/>
      <w:ins w:id="116" w:author="임픽스 검토" w:date="2026-10-12T04:00:00Z">
        <w:r>
          <w:rPr>
            <w:lang w:eastAsia="ko-KR"/>
          </w:rPr>
          <w:t>기본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중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회사식별자</w:t>
        </w:r>
        <w:r>
          <w:rPr>
            <w:lang w:eastAsia="ko-KR"/>
          </w:rPr>
          <w:t xml:space="preserve">(EnterpriseID), </w:t>
        </w:r>
        <w:r>
          <w:rPr>
            <w:lang w:eastAsia="ko-KR"/>
          </w:rPr>
          <w:t>사업장식별자</w:t>
        </w:r>
        <w:r>
          <w:rPr>
            <w:lang w:eastAsia="ko-KR"/>
          </w:rPr>
          <w:t xml:space="preserve">(SiteID), </w:t>
        </w:r>
        <w:r>
          <w:rPr>
            <w:lang w:eastAsia="ko-KR"/>
          </w:rPr>
          <w:t>공장식별자</w:t>
        </w:r>
        <w:r>
          <w:rPr>
            <w:lang w:eastAsia="ko-KR"/>
          </w:rPr>
          <w:t>(PlantID)</w:t>
        </w:r>
        <w:r>
          <w:rPr>
            <w:lang w:eastAsia="ko-KR"/>
          </w:rPr>
          <w:t>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명사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정보의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소유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범위를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구분하는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참조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속성이므로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값을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생략하지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않는다</w:t>
        </w:r>
        <w:r>
          <w:rPr>
            <w:lang w:eastAsia="ko-KR"/>
          </w:rPr>
          <w:t xml:space="preserve">. </w:t>
        </w:r>
        <w:r>
          <w:rPr>
            <w:lang w:eastAsia="ko-KR"/>
          </w:rPr>
          <w:t>공장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개념을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사용하지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않는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경우에는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고정식별자를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입력한다</w:t>
        </w:r>
        <w:r>
          <w:rPr>
            <w:lang w:eastAsia="ko-KR"/>
          </w:rPr>
          <w:t>.</w:t>
        </w:r>
        <w:commentRangeEnd w:id="115"/>
        <w:r>
          <w:rPr>
            <w:rStyle w:val="aff5"/>
            <w:sz w:val="20"/>
            <w:szCs w:val="22"/>
            <w:lang w:eastAsia="ko-KR"/>
          </w:rPr>
          <w:commentReference w:id="115"/>
        </w:r>
      </w:ins>
    </w:p>
    <w:p w14:paraId="3EB492BF" w14:textId="77777777" w:rsidR="00B4288B" w:rsidRDefault="0010783A">
      <w:pPr>
        <w:rPr>
          <w:ins w:id="117" w:author="임픽스 검토" w:date="2026-10-12T04:00:00Z"/>
          <w:lang w:eastAsia="ko-KR"/>
        </w:rPr>
      </w:pPr>
      <w:ins w:id="118" w:author="임픽스 검토" w:date="2026-10-12T04:00:00Z">
        <w:r>
          <w:rPr>
            <w:lang w:eastAsia="ko-KR"/>
          </w:rPr>
          <w:t>7.4</w:t>
        </w:r>
        <w:r>
          <w:rPr>
            <w:lang w:eastAsia="ko-KR"/>
          </w:rPr>
          <w:t>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명사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정보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속성표에는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기본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다시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정의하지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않는다</w:t>
        </w:r>
        <w:r>
          <w:rPr>
            <w:lang w:eastAsia="ko-KR"/>
          </w:rPr>
          <w:t>.</w:t>
        </w:r>
      </w:ins>
    </w:p>
    <w:p w14:paraId="53FAFB95" w14:textId="77777777" w:rsidR="000A2659" w:rsidRDefault="00000000">
      <w:pPr>
        <w:rPr>
          <w:ins w:id="119" w:author="임픽스 검토" w:date="2026-10-12T04:00:00Z"/>
          <w:lang w:eastAsia="ko-KR"/>
        </w:rPr>
      </w:pPr>
      <w:ins w:id="120" w:author="임픽스 검토" w:date="2026-10-12T04:00:00Z">
        <w:r>
          <w:rPr>
            <w:lang w:eastAsia="ko-KR"/>
          </w:rPr>
          <w:t>회사</w:t>
        </w:r>
        <w:r>
          <w:rPr>
            <w:lang w:eastAsia="ko-KR"/>
          </w:rPr>
          <w:t xml:space="preserve">, </w:t>
        </w:r>
        <w:r>
          <w:rPr>
            <w:lang w:eastAsia="ko-KR"/>
          </w:rPr>
          <w:t>사업장</w:t>
        </w:r>
        <w:r>
          <w:rPr>
            <w:lang w:eastAsia="ko-KR"/>
          </w:rPr>
          <w:t xml:space="preserve">, </w:t>
        </w:r>
        <w:r>
          <w:rPr>
            <w:lang w:eastAsia="ko-KR"/>
          </w:rPr>
          <w:t>공장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명사와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같이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명사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자신의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식별자가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기본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같은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속성명인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경우</w:t>
        </w:r>
        <w:r>
          <w:rPr>
            <w:lang w:eastAsia="ko-KR"/>
          </w:rPr>
          <w:t>[</w:t>
        </w:r>
        <w:r>
          <w:rPr>
            <w:lang w:eastAsia="ko-KR"/>
          </w:rPr>
          <w:t>회사식별자</w:t>
        </w:r>
        <w:r>
          <w:rPr>
            <w:lang w:eastAsia="ko-KR"/>
          </w:rPr>
          <w:t xml:space="preserve">(EnterpriseID), </w:t>
        </w:r>
        <w:r>
          <w:rPr>
            <w:lang w:eastAsia="ko-KR"/>
          </w:rPr>
          <w:t>사업장식별자</w:t>
        </w:r>
        <w:r>
          <w:rPr>
            <w:lang w:eastAsia="ko-KR"/>
          </w:rPr>
          <w:t xml:space="preserve">(SiteID), </w:t>
        </w:r>
        <w:r>
          <w:rPr>
            <w:lang w:eastAsia="ko-KR"/>
          </w:rPr>
          <w:t>공장식별자</w:t>
        </w:r>
        <w:r>
          <w:rPr>
            <w:lang w:eastAsia="ko-KR"/>
          </w:rPr>
          <w:t xml:space="preserve">(PlantID)] </w:t>
        </w:r>
        <w:r>
          <w:rPr>
            <w:lang w:eastAsia="ko-KR"/>
          </w:rPr>
          <w:t>해당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기본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명사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자신의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식별자</w:t>
        </w:r>
        <w:r>
          <w:rPr>
            <w:lang w:eastAsia="ko-KR"/>
          </w:rPr>
          <w:t>(</w:t>
        </w:r>
        <w:r>
          <w:rPr>
            <w:lang w:eastAsia="ko-KR"/>
          </w:rPr>
          <w:t>데이터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타입</w:t>
        </w:r>
        <w:r>
          <w:rPr>
            <w:lang w:eastAsia="ko-KR"/>
          </w:rPr>
          <w:t xml:space="preserve"> ID)</w:t>
        </w:r>
        <w:r>
          <w:rPr>
            <w:lang w:eastAsia="ko-KR"/>
          </w:rPr>
          <w:t>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갈음한다</w:t>
        </w:r>
        <w:r>
          <w:rPr>
            <w:lang w:eastAsia="ko-KR"/>
          </w:rPr>
          <w:t xml:space="preserve">. </w:t>
        </w:r>
        <w:r>
          <w:rPr>
            <w:lang w:eastAsia="ko-KR"/>
          </w:rPr>
          <w:t>또한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회사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명사에는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사업장식별자와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공장식별자를</w:t>
        </w:r>
        <w:r>
          <w:rPr>
            <w:lang w:eastAsia="ko-KR"/>
          </w:rPr>
          <w:t xml:space="preserve">, </w:t>
        </w:r>
        <w:r>
          <w:rPr>
            <w:lang w:eastAsia="ko-KR"/>
          </w:rPr>
          <w:t>사업장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명사에는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공장식별자를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적용하지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않는다</w:t>
        </w:r>
        <w:r>
          <w:rPr>
            <w:lang w:eastAsia="ko-KR"/>
          </w:rPr>
          <w:t>.</w:t>
        </w:r>
      </w:ins>
    </w:p>
    <w:p w14:paraId="306E6CAC" w14:textId="77777777" w:rsidR="00B4288B" w:rsidRDefault="00B4288B">
      <w:pPr>
        <w:spacing w:after="0" w:line="144" w:lineRule="auto"/>
        <w:rPr>
          <w:lang w:eastAsia="ko-KR"/>
        </w:rPr>
      </w:pPr>
    </w:p>
    <w:p w14:paraId="753767F2" w14:textId="77777777" w:rsidR="00B4288B" w:rsidRDefault="00B4288B">
      <w:pPr>
        <w:rPr>
          <w:lang w:eastAsia="ko-KR"/>
        </w:rPr>
      </w:pPr>
    </w:p>
    <w:p w14:paraId="174BE0AC" w14:textId="77777777" w:rsidR="0002119E" w:rsidRDefault="0002119E">
      <w:pPr>
        <w:rPr>
          <w:lang w:eastAsia="ko-KR"/>
        </w:rPr>
        <w:sectPr w:rsidR="0002119E">
          <w:headerReference w:type="even" r:id="rId22"/>
          <w:headerReference w:type="default" r:id="rId23"/>
          <w:footerReference w:type="even" r:id="rId24"/>
          <w:footerReference w:type="default" r:id="rId25"/>
          <w:pgSz w:w="11906" w:h="16838"/>
          <w:pgMar w:top="1417" w:right="1247" w:bottom="1247" w:left="1247" w:header="680" w:footer="567" w:gutter="0"/>
          <w:pgNumType w:start="1"/>
          <w:cols w:space="720"/>
          <w:docGrid w:linePitch="360"/>
        </w:sectPr>
      </w:pPr>
    </w:p>
    <w:p w14:paraId="54F6E653" w14:textId="77777777" w:rsidR="00B4288B" w:rsidRDefault="0010783A">
      <w:pPr>
        <w:pStyle w:val="27"/>
        <w:rPr>
          <w:lang w:eastAsia="ko-KR"/>
        </w:rPr>
      </w:pPr>
      <w:bookmarkStart w:id="121" w:name="_Toc241499096"/>
      <w:r>
        <w:rPr>
          <w:lang w:eastAsia="ko-KR"/>
        </w:rPr>
        <w:t xml:space="preserve">7.4 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bookmarkEnd w:id="121"/>
    </w:p>
    <w:p w14:paraId="1EEECEB4" w14:textId="77777777" w:rsidR="00B4288B" w:rsidRDefault="0010783A">
      <w:pPr>
        <w:pStyle w:val="37"/>
        <w:rPr>
          <w:lang w:eastAsia="ko-KR"/>
        </w:rPr>
      </w:pPr>
      <w:bookmarkStart w:id="122" w:name="_Toc241499097"/>
      <w:r>
        <w:rPr>
          <w:lang w:eastAsia="ko-KR"/>
        </w:rPr>
        <w:t xml:space="preserve">7.4.1  </w:t>
      </w:r>
      <w:r>
        <w:rPr>
          <w:lang w:eastAsia="ko-KR"/>
        </w:rPr>
        <w:t>기준정보</w:t>
      </w:r>
      <w:bookmarkEnd w:id="122"/>
    </w:p>
    <w:p w14:paraId="4A7C8CFB" w14:textId="77777777" w:rsidR="00B4288B" w:rsidRDefault="0010783A">
      <w:pPr>
        <w:pStyle w:val="46"/>
        <w:rPr>
          <w:lang w:eastAsia="ko-KR"/>
        </w:rPr>
      </w:pPr>
      <w:r>
        <w:rPr>
          <w:lang w:eastAsia="ko-KR"/>
        </w:rPr>
        <w:t xml:space="preserve">7.4.1.1  </w:t>
      </w:r>
      <w:r>
        <w:rPr>
          <w:lang w:eastAsia="ko-KR"/>
        </w:rPr>
        <w:t>사업장</w:t>
      </w:r>
      <w:r>
        <w:rPr>
          <w:lang w:eastAsia="ko-KR"/>
        </w:rPr>
        <w:t>(Site)</w:t>
      </w:r>
    </w:p>
    <w:p w14:paraId="27395EDD" w14:textId="77777777" w:rsidR="00B4288B" w:rsidRDefault="0010783A">
      <w:pPr>
        <w:rPr>
          <w:lang w:eastAsia="ko-KR"/>
        </w:rPr>
      </w:pPr>
      <w:r>
        <w:rPr>
          <w:lang w:eastAsia="ko-KR"/>
        </w:rPr>
        <w:t>회사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하위</w:t>
      </w:r>
      <w:r>
        <w:rPr>
          <w:lang w:eastAsia="ko-KR"/>
        </w:rPr>
        <w:t xml:space="preserve"> </w:t>
      </w:r>
      <w:r>
        <w:rPr>
          <w:lang w:eastAsia="ko-KR"/>
        </w:rPr>
        <w:t>관리단위로서의</w:t>
      </w:r>
      <w:r>
        <w:rPr>
          <w:lang w:eastAsia="ko-KR"/>
        </w:rPr>
        <w:t xml:space="preserve"> </w:t>
      </w:r>
      <w:r>
        <w:rPr>
          <w:lang w:eastAsia="ko-KR"/>
        </w:rPr>
        <w:t>사업장을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사업장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12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EF90A6B" w14:textId="77777777" w:rsidR="00B4288B" w:rsidRDefault="0010783A">
      <w:pPr>
        <w:pStyle w:val="KS"/>
      </w:pPr>
      <w:r>
        <w:t>표</w:t>
      </w:r>
      <w:r>
        <w:t xml:space="preserve"> 12 — </w:t>
      </w:r>
      <w:r>
        <w:t>사업장</w:t>
      </w:r>
      <w:r>
        <w:t xml:space="preserve"> </w:t>
      </w:r>
      <w:r>
        <w:t>명사</w:t>
      </w:r>
      <w:r>
        <w:t xml:space="preserve"> </w:t>
      </w:r>
      <w:r>
        <w:t>정보</w:t>
      </w:r>
      <w:r>
        <w:t xml:space="preserve"> </w:t>
      </w:r>
      <w:r>
        <w:t>속성</w:t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0EEF90C0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13118550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22340AC2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418D6CE6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699784C6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74CD9C3C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37D63F79" w14:textId="77777777">
        <w:trPr>
          <w:cantSplit/>
          <w:jc w:val="center"/>
        </w:trPr>
        <w:tc>
          <w:tcPr>
            <w:tcW w:w="2100" w:type="dxa"/>
          </w:tcPr>
          <w:p w14:paraId="1790DF68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2BD76177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00C2CD0E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4C4135C0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7CB7F245" w14:textId="77777777" w:rsidR="00B4288B" w:rsidRDefault="00B4288B">
            <w:pPr>
              <w:pStyle w:val="KS2"/>
            </w:pPr>
          </w:p>
        </w:tc>
      </w:tr>
      <w:tr w:rsidR="00B4288B" w14:paraId="5814B72F" w14:textId="77777777">
        <w:trPr>
          <w:cantSplit/>
          <w:jc w:val="center"/>
        </w:trPr>
        <w:tc>
          <w:tcPr>
            <w:tcW w:w="2100" w:type="dxa"/>
          </w:tcPr>
          <w:p w14:paraId="314DC8EB" w14:textId="77777777" w:rsidR="00B4288B" w:rsidRDefault="0010783A">
            <w:pPr>
              <w:pStyle w:val="KS2"/>
            </w:pPr>
            <w:r>
              <w:t>사업장식별자</w:t>
            </w:r>
          </w:p>
        </w:tc>
        <w:tc>
          <w:tcPr>
            <w:tcW w:w="3000" w:type="dxa"/>
          </w:tcPr>
          <w:p w14:paraId="1021AF8C" w14:textId="77777777" w:rsidR="00B4288B" w:rsidRDefault="0010783A">
            <w:pPr>
              <w:pStyle w:val="KS2"/>
            </w:pPr>
            <w:r>
              <w:t>SiteID</w:t>
            </w:r>
          </w:p>
        </w:tc>
        <w:tc>
          <w:tcPr>
            <w:tcW w:w="1150" w:type="dxa"/>
          </w:tcPr>
          <w:p w14:paraId="77584EF8" w14:textId="77777777" w:rsidR="00B4288B" w:rsidRDefault="0010783A">
            <w:pPr>
              <w:pStyle w:val="KS2"/>
              <w:jc w:val="center"/>
            </w:pPr>
            <w:r>
              <w:t>ID</w:t>
            </w:r>
          </w:p>
        </w:tc>
        <w:tc>
          <w:tcPr>
            <w:tcW w:w="1000" w:type="dxa"/>
          </w:tcPr>
          <w:p w14:paraId="11DA7A61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05959F80" w14:textId="77777777" w:rsidR="00B4288B" w:rsidRDefault="0010783A">
            <w:pPr>
              <w:pStyle w:val="KS2"/>
            </w:pPr>
            <w:r>
              <w:t xml:space="preserve">— </w:t>
            </w:r>
            <w:r>
              <w:t>사업장의</w:t>
            </w:r>
            <w:r>
              <w:t xml:space="preserve"> </w:t>
            </w:r>
            <w:r>
              <w:t>고유식별값</w:t>
            </w:r>
          </w:p>
        </w:tc>
      </w:tr>
      <w:tr w:rsidR="00B4288B" w14:paraId="4E76C132" w14:textId="77777777">
        <w:trPr>
          <w:cantSplit/>
          <w:jc w:val="center"/>
        </w:trPr>
        <w:tc>
          <w:tcPr>
            <w:tcW w:w="2100" w:type="dxa"/>
          </w:tcPr>
          <w:p w14:paraId="2DC45D11" w14:textId="77777777" w:rsidR="00B4288B" w:rsidRDefault="0010783A">
            <w:pPr>
              <w:pStyle w:val="KS2"/>
            </w:pPr>
            <w:r>
              <w:t>사업장명</w:t>
            </w:r>
          </w:p>
        </w:tc>
        <w:tc>
          <w:tcPr>
            <w:tcW w:w="3000" w:type="dxa"/>
          </w:tcPr>
          <w:p w14:paraId="61332A98" w14:textId="77777777" w:rsidR="00B4288B" w:rsidRDefault="0010783A">
            <w:pPr>
              <w:pStyle w:val="KS2"/>
            </w:pPr>
            <w:r>
              <w:t>SiteName</w:t>
            </w:r>
          </w:p>
        </w:tc>
        <w:tc>
          <w:tcPr>
            <w:tcW w:w="1150" w:type="dxa"/>
          </w:tcPr>
          <w:p w14:paraId="02F5E5C2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2E7C0377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669DCAB7" w14:textId="77777777" w:rsidR="00B4288B" w:rsidRDefault="0010783A">
            <w:pPr>
              <w:pStyle w:val="KS2"/>
            </w:pPr>
            <w:r>
              <w:t xml:space="preserve">— </w:t>
            </w:r>
            <w:r>
              <w:t>사업장의</w:t>
            </w:r>
            <w:r>
              <w:t xml:space="preserve"> </w:t>
            </w:r>
            <w:r>
              <w:t>명칭</w:t>
            </w:r>
          </w:p>
        </w:tc>
      </w:tr>
      <w:tr w:rsidR="00B4288B" w14:paraId="27B22B68" w14:textId="77777777">
        <w:trPr>
          <w:cantSplit/>
          <w:jc w:val="center"/>
        </w:trPr>
        <w:tc>
          <w:tcPr>
            <w:tcW w:w="2100" w:type="dxa"/>
          </w:tcPr>
          <w:p w14:paraId="3CDE7886" w14:textId="77777777" w:rsidR="00B4288B" w:rsidRDefault="0010783A">
            <w:pPr>
              <w:pStyle w:val="KS2"/>
            </w:pPr>
            <w:r>
              <w:t>사업자등록번호</w:t>
            </w:r>
          </w:p>
        </w:tc>
        <w:tc>
          <w:tcPr>
            <w:tcW w:w="3000" w:type="dxa"/>
          </w:tcPr>
          <w:p w14:paraId="3DC292F5" w14:textId="77777777" w:rsidR="00B4288B" w:rsidRDefault="0010783A">
            <w:pPr>
              <w:pStyle w:val="KS2"/>
            </w:pPr>
            <w:r>
              <w:t>BusinessRegistrationNumber</w:t>
            </w:r>
          </w:p>
        </w:tc>
        <w:tc>
          <w:tcPr>
            <w:tcW w:w="1150" w:type="dxa"/>
          </w:tcPr>
          <w:p w14:paraId="6C8C9885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68C40626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432CC5EF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사업장의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사업자등록번호</w:t>
            </w:r>
          </w:p>
        </w:tc>
      </w:tr>
      <w:tr w:rsidR="00B4288B" w14:paraId="6DB68438" w14:textId="77777777">
        <w:trPr>
          <w:cantSplit/>
          <w:jc w:val="center"/>
        </w:trPr>
        <w:tc>
          <w:tcPr>
            <w:tcW w:w="2100" w:type="dxa"/>
          </w:tcPr>
          <w:p w14:paraId="7937F67D" w14:textId="77777777" w:rsidR="00B4288B" w:rsidRDefault="0010783A">
            <w:pPr>
              <w:pStyle w:val="KS2"/>
            </w:pPr>
            <w:r>
              <w:t>전화번호</w:t>
            </w:r>
          </w:p>
        </w:tc>
        <w:tc>
          <w:tcPr>
            <w:tcW w:w="3000" w:type="dxa"/>
          </w:tcPr>
          <w:p w14:paraId="72F82513" w14:textId="77777777" w:rsidR="00B4288B" w:rsidRDefault="0010783A">
            <w:pPr>
              <w:pStyle w:val="KS2"/>
            </w:pPr>
            <w:r>
              <w:t>DialNumber</w:t>
            </w:r>
          </w:p>
        </w:tc>
        <w:tc>
          <w:tcPr>
            <w:tcW w:w="1150" w:type="dxa"/>
          </w:tcPr>
          <w:p w14:paraId="34B339EC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5AC1DB7D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A0E328F" w14:textId="77777777" w:rsidR="00B4288B" w:rsidRDefault="0010783A">
            <w:pPr>
              <w:pStyle w:val="KS2"/>
            </w:pPr>
            <w:r>
              <w:t xml:space="preserve">— </w:t>
            </w:r>
            <w:r>
              <w:t>사업장의</w:t>
            </w:r>
            <w:r>
              <w:t xml:space="preserve"> </w:t>
            </w:r>
            <w:r>
              <w:t>전화번호</w:t>
            </w:r>
          </w:p>
        </w:tc>
      </w:tr>
      <w:tr w:rsidR="00B4288B" w14:paraId="578A9E9F" w14:textId="77777777">
        <w:trPr>
          <w:cantSplit/>
          <w:jc w:val="center"/>
        </w:trPr>
        <w:tc>
          <w:tcPr>
            <w:tcW w:w="2100" w:type="dxa"/>
          </w:tcPr>
          <w:p w14:paraId="0DFB443E" w14:textId="77777777" w:rsidR="00B4288B" w:rsidRDefault="0010783A">
            <w:pPr>
              <w:pStyle w:val="KS2"/>
            </w:pPr>
            <w:r>
              <w:t>우편번호</w:t>
            </w:r>
          </w:p>
        </w:tc>
        <w:tc>
          <w:tcPr>
            <w:tcW w:w="3000" w:type="dxa"/>
          </w:tcPr>
          <w:p w14:paraId="7B75C793" w14:textId="77777777" w:rsidR="00B4288B" w:rsidRDefault="0010783A">
            <w:pPr>
              <w:pStyle w:val="KS2"/>
            </w:pPr>
            <w:r>
              <w:t>PostalCode</w:t>
            </w:r>
          </w:p>
        </w:tc>
        <w:tc>
          <w:tcPr>
            <w:tcW w:w="1150" w:type="dxa"/>
          </w:tcPr>
          <w:p w14:paraId="7076566C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06DE6F8A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1E69AFD1" w14:textId="77777777" w:rsidR="00B4288B" w:rsidRDefault="0010783A">
            <w:pPr>
              <w:pStyle w:val="KS2"/>
            </w:pPr>
            <w:r>
              <w:t xml:space="preserve">— </w:t>
            </w:r>
            <w:r>
              <w:t>사업장의</w:t>
            </w:r>
            <w:r>
              <w:t xml:space="preserve"> </w:t>
            </w:r>
            <w:r>
              <w:t>우편번호</w:t>
            </w:r>
          </w:p>
        </w:tc>
      </w:tr>
      <w:tr w:rsidR="00B4288B" w14:paraId="7D6CE71F" w14:textId="77777777">
        <w:trPr>
          <w:cantSplit/>
          <w:jc w:val="center"/>
        </w:trPr>
        <w:tc>
          <w:tcPr>
            <w:tcW w:w="2100" w:type="dxa"/>
          </w:tcPr>
          <w:p w14:paraId="7BF40E5A" w14:textId="77777777" w:rsidR="00B4288B" w:rsidRDefault="0010783A">
            <w:pPr>
              <w:pStyle w:val="KS2"/>
            </w:pPr>
            <w:r>
              <w:t>기본주소</w:t>
            </w:r>
          </w:p>
        </w:tc>
        <w:tc>
          <w:tcPr>
            <w:tcW w:w="3000" w:type="dxa"/>
          </w:tcPr>
          <w:p w14:paraId="5CD795AB" w14:textId="77777777" w:rsidR="00B4288B" w:rsidRDefault="0010783A">
            <w:pPr>
              <w:pStyle w:val="KS2"/>
            </w:pPr>
            <w:r>
              <w:t>BaseAddress</w:t>
            </w:r>
          </w:p>
        </w:tc>
        <w:tc>
          <w:tcPr>
            <w:tcW w:w="1150" w:type="dxa"/>
          </w:tcPr>
          <w:p w14:paraId="5595AE71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6A51FF69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66C06198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우편번호로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검색되는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사업장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주소</w:t>
            </w:r>
          </w:p>
        </w:tc>
      </w:tr>
      <w:tr w:rsidR="00B4288B" w14:paraId="651B91C4" w14:textId="77777777">
        <w:trPr>
          <w:cantSplit/>
          <w:jc w:val="center"/>
        </w:trPr>
        <w:tc>
          <w:tcPr>
            <w:tcW w:w="2100" w:type="dxa"/>
          </w:tcPr>
          <w:p w14:paraId="55EB8779" w14:textId="77777777" w:rsidR="00B4288B" w:rsidRDefault="0010783A">
            <w:pPr>
              <w:pStyle w:val="KS2"/>
            </w:pPr>
            <w:r>
              <w:t>상세주소</w:t>
            </w:r>
          </w:p>
        </w:tc>
        <w:tc>
          <w:tcPr>
            <w:tcW w:w="3000" w:type="dxa"/>
          </w:tcPr>
          <w:p w14:paraId="47B9067F" w14:textId="77777777" w:rsidR="00B4288B" w:rsidRDefault="0010783A">
            <w:pPr>
              <w:pStyle w:val="KS2"/>
            </w:pPr>
            <w:r>
              <w:t>DetailAddress</w:t>
            </w:r>
          </w:p>
        </w:tc>
        <w:tc>
          <w:tcPr>
            <w:tcW w:w="1150" w:type="dxa"/>
          </w:tcPr>
          <w:p w14:paraId="203B124D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1539D77C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670C7CC5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기본주소에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사업장의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상세주소</w:t>
            </w:r>
          </w:p>
        </w:tc>
      </w:tr>
      <w:tr w:rsidR="00B4288B" w14:paraId="2C99A4B0" w14:textId="77777777">
        <w:trPr>
          <w:cantSplit/>
          <w:jc w:val="center"/>
        </w:trPr>
        <w:tc>
          <w:tcPr>
            <w:tcW w:w="2100" w:type="dxa"/>
          </w:tcPr>
          <w:p w14:paraId="6DB4043C" w14:textId="77777777" w:rsidR="00B4288B" w:rsidRDefault="0010783A">
            <w:pPr>
              <w:pStyle w:val="KS2"/>
            </w:pPr>
            <w:r>
              <w:t>사용여부</w:t>
            </w:r>
          </w:p>
        </w:tc>
        <w:tc>
          <w:tcPr>
            <w:tcW w:w="3000" w:type="dxa"/>
          </w:tcPr>
          <w:p w14:paraId="2E13718D" w14:textId="77777777" w:rsidR="00B4288B" w:rsidRDefault="0010783A">
            <w:pPr>
              <w:pStyle w:val="KS2"/>
            </w:pPr>
            <w:r>
              <w:t>UseIndicator</w:t>
            </w:r>
          </w:p>
        </w:tc>
        <w:tc>
          <w:tcPr>
            <w:tcW w:w="1150" w:type="dxa"/>
          </w:tcPr>
          <w:p w14:paraId="3AF7FC86" w14:textId="77777777" w:rsidR="00B4288B" w:rsidRDefault="0010783A">
            <w:pPr>
              <w:pStyle w:val="KS2"/>
              <w:jc w:val="center"/>
            </w:pPr>
            <w:r>
              <w:t>boolean</w:t>
            </w:r>
          </w:p>
        </w:tc>
        <w:tc>
          <w:tcPr>
            <w:tcW w:w="1000" w:type="dxa"/>
          </w:tcPr>
          <w:p w14:paraId="569F7366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3E1AFE46" w14:textId="77777777" w:rsidR="00B4288B" w:rsidRDefault="0010783A">
            <w:pPr>
              <w:pStyle w:val="KS2"/>
            </w:pPr>
            <w:r>
              <w:t xml:space="preserve">— </w:t>
            </w:r>
            <w:r>
              <w:t>사업장의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여부</w:t>
            </w:r>
          </w:p>
        </w:tc>
      </w:tr>
    </w:tbl>
    <w:p w14:paraId="1D4FC4F0" w14:textId="77777777" w:rsidR="00B4288B" w:rsidRDefault="00B4288B">
      <w:pPr>
        <w:spacing w:after="0" w:line="144" w:lineRule="auto"/>
      </w:pPr>
    </w:p>
    <w:p w14:paraId="1842EC3A" w14:textId="77777777" w:rsidR="00B4288B" w:rsidRDefault="0010783A">
      <w:pPr>
        <w:pStyle w:val="46"/>
      </w:pPr>
      <w:r>
        <w:t xml:space="preserve">7.4.1.2  </w:t>
      </w:r>
      <w:r>
        <w:t>공장</w:t>
      </w:r>
      <w:r>
        <w:t>(Plant)</w:t>
      </w:r>
    </w:p>
    <w:p w14:paraId="5A6D3A05" w14:textId="77777777" w:rsidR="00B4288B" w:rsidRDefault="0010783A">
      <w:pPr>
        <w:rPr>
          <w:lang w:eastAsia="ko-KR"/>
        </w:rPr>
      </w:pPr>
      <w:r>
        <w:rPr>
          <w:lang w:eastAsia="ko-KR"/>
        </w:rPr>
        <w:t>회사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하위</w:t>
      </w:r>
      <w:r>
        <w:rPr>
          <w:lang w:eastAsia="ko-KR"/>
        </w:rPr>
        <w:t xml:space="preserve"> </w:t>
      </w:r>
      <w:r>
        <w:rPr>
          <w:lang w:eastAsia="ko-KR"/>
        </w:rPr>
        <w:t>관리단위로서의</w:t>
      </w:r>
      <w:r>
        <w:rPr>
          <w:lang w:eastAsia="ko-KR"/>
        </w:rPr>
        <w:t xml:space="preserve"> </w:t>
      </w:r>
      <w:r>
        <w:rPr>
          <w:lang w:eastAsia="ko-KR"/>
        </w:rPr>
        <w:t>공장을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공장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13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2B57C090" w14:textId="77777777" w:rsidR="00B4288B" w:rsidRDefault="0010783A">
      <w:pPr>
        <w:pStyle w:val="KS"/>
      </w:pPr>
      <w:commentRangeStart w:id="123"/>
      <w:r>
        <w:t>표</w:t>
      </w:r>
      <w:r>
        <w:t xml:space="preserve"> 13 — </w:t>
      </w:r>
      <w:r>
        <w:t>공장</w:t>
      </w:r>
      <w:r>
        <w:t xml:space="preserve"> </w:t>
      </w:r>
      <w:r>
        <w:t>명사</w:t>
      </w:r>
      <w:r>
        <w:t xml:space="preserve"> </w:t>
      </w:r>
      <w:r>
        <w:t>정보</w:t>
      </w:r>
      <w:r>
        <w:t xml:space="preserve"> </w:t>
      </w:r>
      <w:r>
        <w:t>속성</w:t>
      </w:r>
      <w:commentRangeEnd w:id="123"/>
      <w:r>
        <w:rPr>
          <w:rStyle w:val="aff5"/>
          <w:sz w:val="20"/>
          <w:szCs w:val="22"/>
        </w:rPr>
        <w:commentReference w:id="123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54C0B6BF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6083199F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207AC347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20A23E75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0B42C2CF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1B382A6F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6CC2E190" w14:textId="77777777">
        <w:trPr>
          <w:cantSplit/>
          <w:jc w:val="center"/>
        </w:trPr>
        <w:tc>
          <w:tcPr>
            <w:tcW w:w="2100" w:type="dxa"/>
          </w:tcPr>
          <w:p w14:paraId="002F8FBD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3BA9EAAD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009CBE5A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183F39D8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4C9AE152" w14:textId="77777777" w:rsidR="00B4288B" w:rsidRDefault="00B4288B">
            <w:pPr>
              <w:pStyle w:val="KS2"/>
            </w:pPr>
          </w:p>
        </w:tc>
      </w:tr>
      <w:tr w:rsidR="00B4288B" w14:paraId="7F530871" w14:textId="77777777">
        <w:trPr>
          <w:cantSplit/>
          <w:jc w:val="center"/>
        </w:trPr>
        <w:tc>
          <w:tcPr>
            <w:tcW w:w="2100" w:type="dxa"/>
          </w:tcPr>
          <w:p w14:paraId="0B544082" w14:textId="77777777" w:rsidR="00B4288B" w:rsidRDefault="0010783A">
            <w:pPr>
              <w:pStyle w:val="KS2"/>
            </w:pPr>
            <w:r>
              <w:t>공장식별자</w:t>
            </w:r>
          </w:p>
        </w:tc>
        <w:tc>
          <w:tcPr>
            <w:tcW w:w="3000" w:type="dxa"/>
          </w:tcPr>
          <w:p w14:paraId="3A3B83FC" w14:textId="77777777" w:rsidR="00B4288B" w:rsidRDefault="0010783A">
            <w:pPr>
              <w:pStyle w:val="KS2"/>
            </w:pPr>
            <w:r>
              <w:t>PlantID</w:t>
            </w:r>
          </w:p>
        </w:tc>
        <w:tc>
          <w:tcPr>
            <w:tcW w:w="1150" w:type="dxa"/>
          </w:tcPr>
          <w:p w14:paraId="18431C56" w14:textId="77777777" w:rsidR="00B4288B" w:rsidRDefault="0010783A">
            <w:pPr>
              <w:pStyle w:val="KS2"/>
              <w:jc w:val="center"/>
            </w:pPr>
            <w:r>
              <w:t>ID</w:t>
            </w:r>
          </w:p>
        </w:tc>
        <w:tc>
          <w:tcPr>
            <w:tcW w:w="1000" w:type="dxa"/>
          </w:tcPr>
          <w:p w14:paraId="61A2D526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3ED7FEB4" w14:textId="77777777" w:rsidR="00B4288B" w:rsidRDefault="0010783A">
            <w:pPr>
              <w:pStyle w:val="KS2"/>
            </w:pPr>
            <w:r>
              <w:t xml:space="preserve">— </w:t>
            </w:r>
            <w:r>
              <w:t>공장의</w:t>
            </w:r>
            <w:r>
              <w:t xml:space="preserve"> </w:t>
            </w:r>
            <w:r>
              <w:t>고유식별값</w:t>
            </w:r>
          </w:p>
        </w:tc>
      </w:tr>
      <w:tr w:rsidR="00B4288B" w14:paraId="1A33DB05" w14:textId="77777777">
        <w:trPr>
          <w:cantSplit/>
          <w:jc w:val="center"/>
        </w:trPr>
        <w:tc>
          <w:tcPr>
            <w:tcW w:w="2100" w:type="dxa"/>
          </w:tcPr>
          <w:p w14:paraId="2F77DB13" w14:textId="77777777" w:rsidR="00B4288B" w:rsidRDefault="0010783A">
            <w:pPr>
              <w:pStyle w:val="KS2"/>
            </w:pPr>
            <w:r>
              <w:t>공장명</w:t>
            </w:r>
          </w:p>
        </w:tc>
        <w:tc>
          <w:tcPr>
            <w:tcW w:w="3000" w:type="dxa"/>
          </w:tcPr>
          <w:p w14:paraId="241C43D7" w14:textId="77777777" w:rsidR="00B4288B" w:rsidRDefault="0010783A">
            <w:pPr>
              <w:pStyle w:val="KS2"/>
            </w:pPr>
            <w:r>
              <w:t>PlantName</w:t>
            </w:r>
          </w:p>
        </w:tc>
        <w:tc>
          <w:tcPr>
            <w:tcW w:w="1150" w:type="dxa"/>
          </w:tcPr>
          <w:p w14:paraId="6B636412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5F0305FE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1209BA11" w14:textId="77777777" w:rsidR="00B4288B" w:rsidRDefault="0010783A">
            <w:pPr>
              <w:pStyle w:val="KS2"/>
            </w:pPr>
            <w:r>
              <w:t xml:space="preserve">— </w:t>
            </w:r>
            <w:r>
              <w:t>공장의</w:t>
            </w:r>
            <w:r>
              <w:t xml:space="preserve"> </w:t>
            </w:r>
            <w:r>
              <w:t>명칭</w:t>
            </w:r>
          </w:p>
        </w:tc>
      </w:tr>
      <w:tr w:rsidR="00B4288B" w14:paraId="6E1F04DC" w14:textId="77777777">
        <w:trPr>
          <w:cantSplit/>
          <w:jc w:val="center"/>
        </w:trPr>
        <w:tc>
          <w:tcPr>
            <w:tcW w:w="2100" w:type="dxa"/>
          </w:tcPr>
          <w:p w14:paraId="5266152C" w14:textId="77777777" w:rsidR="00B4288B" w:rsidRDefault="0010783A">
            <w:pPr>
              <w:pStyle w:val="KS2"/>
            </w:pPr>
            <w:r>
              <w:t>전화번호</w:t>
            </w:r>
          </w:p>
        </w:tc>
        <w:tc>
          <w:tcPr>
            <w:tcW w:w="3000" w:type="dxa"/>
          </w:tcPr>
          <w:p w14:paraId="31472854" w14:textId="77777777" w:rsidR="00B4288B" w:rsidRDefault="0010783A">
            <w:pPr>
              <w:pStyle w:val="KS2"/>
            </w:pPr>
            <w:r>
              <w:t>DialNumber</w:t>
            </w:r>
          </w:p>
        </w:tc>
        <w:tc>
          <w:tcPr>
            <w:tcW w:w="1150" w:type="dxa"/>
          </w:tcPr>
          <w:p w14:paraId="11E2F536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4AE5D229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6DBC5BEA" w14:textId="77777777" w:rsidR="00B4288B" w:rsidRDefault="0010783A">
            <w:pPr>
              <w:pStyle w:val="KS2"/>
            </w:pPr>
            <w:r>
              <w:t xml:space="preserve">— </w:t>
            </w:r>
            <w:r>
              <w:t>공장의</w:t>
            </w:r>
            <w:r>
              <w:t xml:space="preserve"> </w:t>
            </w:r>
            <w:r>
              <w:t>대표전화번호</w:t>
            </w:r>
          </w:p>
        </w:tc>
      </w:tr>
      <w:tr w:rsidR="00B4288B" w14:paraId="15EE7254" w14:textId="77777777">
        <w:trPr>
          <w:cantSplit/>
          <w:jc w:val="center"/>
        </w:trPr>
        <w:tc>
          <w:tcPr>
            <w:tcW w:w="2100" w:type="dxa"/>
          </w:tcPr>
          <w:p w14:paraId="370A58A5" w14:textId="77777777" w:rsidR="00B4288B" w:rsidRDefault="0010783A">
            <w:pPr>
              <w:pStyle w:val="KS2"/>
            </w:pPr>
            <w:r>
              <w:t>국가식별자</w:t>
            </w:r>
          </w:p>
        </w:tc>
        <w:tc>
          <w:tcPr>
            <w:tcW w:w="3000" w:type="dxa"/>
          </w:tcPr>
          <w:p w14:paraId="22F77B00" w14:textId="77777777" w:rsidR="00B4288B" w:rsidRDefault="0010783A">
            <w:pPr>
              <w:pStyle w:val="KS2"/>
            </w:pPr>
            <w:r>
              <w:t>CountryID</w:t>
            </w:r>
          </w:p>
        </w:tc>
        <w:tc>
          <w:tcPr>
            <w:tcW w:w="1150" w:type="dxa"/>
          </w:tcPr>
          <w:p w14:paraId="4313E23C" w14:textId="77777777" w:rsidR="003168E1" w:rsidRDefault="00000000">
            <w:pPr>
              <w:pStyle w:val="KS2"/>
              <w:jc w:val="center"/>
              <w:rPr>
                <w:del w:id="124" w:author="임픽스 검토" w:date="2026-10-12T04:00:00Z"/>
              </w:rPr>
            </w:pPr>
            <w:del w:id="125" w:author="임픽스 검토" w:date="2026-10-12T04:00:00Z">
              <w:r>
                <w:delText>ID</w:delText>
              </w:r>
            </w:del>
          </w:p>
          <w:p w14:paraId="0B36664D" w14:textId="76AEFE26" w:rsidR="00B4288B" w:rsidRDefault="0010783A">
            <w:pPr>
              <w:pStyle w:val="KS2"/>
              <w:jc w:val="center"/>
              <w:rPr>
                <w:ins w:id="126" w:author="임픽스 검토" w:date="2026-10-12T04:00:00Z"/>
              </w:rPr>
            </w:pPr>
            <w:ins w:id="127" w:author="임픽스 검토" w:date="2026-10-12T04:00:00Z">
              <w:r>
                <w:t>enum</w:t>
              </w:r>
            </w:ins>
          </w:p>
        </w:tc>
        <w:tc>
          <w:tcPr>
            <w:tcW w:w="1000" w:type="dxa"/>
          </w:tcPr>
          <w:p w14:paraId="40FF4D66" w14:textId="24D4EBC0" w:rsidR="00B4288B" w:rsidRDefault="0010783A">
            <w:pPr>
              <w:pStyle w:val="KS2"/>
              <w:jc w:val="center"/>
            </w:pPr>
            <w:del w:id="128" w:author="임픽스 검토" w:date="2026-10-12T04:00:00Z">
              <w:r>
                <w:delText>비대상</w:delText>
              </w:r>
            </w:del>
            <w:ins w:id="129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1D490917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공장의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국가를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7BED21C2" w14:textId="77777777" w:rsidR="00EB53D9" w:rsidRDefault="00000000">
            <w:pPr>
              <w:pStyle w:val="KS2"/>
              <w:rPr>
                <w:ins w:id="130" w:author="임픽스 검토" w:date="2026-10-12T04:00:00Z"/>
                <w:lang w:eastAsia="ko-KR"/>
              </w:rPr>
            </w:pPr>
            <w:ins w:id="13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  <w:r>
                <w:rPr>
                  <w:lang w:eastAsia="ko-KR"/>
                </w:rPr>
                <w:t xml:space="preserve">(ISO 3166-1 </w:t>
              </w:r>
              <w:r>
                <w:rPr>
                  <w:lang w:eastAsia="ko-KR"/>
                </w:rPr>
                <w:t>국가코드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사용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권고</w:t>
              </w:r>
              <w:r>
                <w:rPr>
                  <w:lang w:eastAsia="ko-KR"/>
                </w:rPr>
                <w:t>)</w:t>
              </w:r>
            </w:ins>
          </w:p>
        </w:tc>
      </w:tr>
      <w:tr w:rsidR="00B4288B" w14:paraId="5AF8E6B2" w14:textId="77777777">
        <w:trPr>
          <w:cantSplit/>
          <w:jc w:val="center"/>
        </w:trPr>
        <w:tc>
          <w:tcPr>
            <w:tcW w:w="2100" w:type="dxa"/>
          </w:tcPr>
          <w:p w14:paraId="77A4B21D" w14:textId="77777777" w:rsidR="00B4288B" w:rsidRDefault="0010783A">
            <w:pPr>
              <w:pStyle w:val="KS2"/>
            </w:pPr>
            <w:r>
              <w:t>우편번호</w:t>
            </w:r>
          </w:p>
        </w:tc>
        <w:tc>
          <w:tcPr>
            <w:tcW w:w="3000" w:type="dxa"/>
          </w:tcPr>
          <w:p w14:paraId="04520C2F" w14:textId="77777777" w:rsidR="00B4288B" w:rsidRDefault="0010783A">
            <w:pPr>
              <w:pStyle w:val="KS2"/>
            </w:pPr>
            <w:r>
              <w:t>PostalCode</w:t>
            </w:r>
          </w:p>
        </w:tc>
        <w:tc>
          <w:tcPr>
            <w:tcW w:w="1150" w:type="dxa"/>
          </w:tcPr>
          <w:p w14:paraId="5AAA0E1C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48EC3A5D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2987D4BC" w14:textId="77777777" w:rsidR="00B4288B" w:rsidRDefault="0010783A">
            <w:pPr>
              <w:pStyle w:val="KS2"/>
            </w:pPr>
            <w:r>
              <w:t xml:space="preserve">— </w:t>
            </w:r>
            <w:r>
              <w:t>공장의</w:t>
            </w:r>
            <w:r>
              <w:t xml:space="preserve"> </w:t>
            </w:r>
            <w:r>
              <w:t>우편번호</w:t>
            </w:r>
          </w:p>
        </w:tc>
      </w:tr>
      <w:tr w:rsidR="00B4288B" w14:paraId="25396CAF" w14:textId="77777777">
        <w:trPr>
          <w:cantSplit/>
          <w:jc w:val="center"/>
        </w:trPr>
        <w:tc>
          <w:tcPr>
            <w:tcW w:w="2100" w:type="dxa"/>
          </w:tcPr>
          <w:p w14:paraId="19B70F8F" w14:textId="77777777" w:rsidR="00B4288B" w:rsidRDefault="0010783A">
            <w:pPr>
              <w:pStyle w:val="KS2"/>
            </w:pPr>
            <w:r>
              <w:t>기본주소</w:t>
            </w:r>
          </w:p>
        </w:tc>
        <w:tc>
          <w:tcPr>
            <w:tcW w:w="3000" w:type="dxa"/>
          </w:tcPr>
          <w:p w14:paraId="1EDCB313" w14:textId="77777777" w:rsidR="00B4288B" w:rsidRDefault="0010783A">
            <w:pPr>
              <w:pStyle w:val="KS2"/>
            </w:pPr>
            <w:r>
              <w:t>BaseAddress</w:t>
            </w:r>
          </w:p>
        </w:tc>
        <w:tc>
          <w:tcPr>
            <w:tcW w:w="1150" w:type="dxa"/>
          </w:tcPr>
          <w:p w14:paraId="13CE9661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776BBCBC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B346CA8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우편번호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검색을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찾는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주소</w:t>
            </w:r>
          </w:p>
        </w:tc>
      </w:tr>
      <w:tr w:rsidR="00B4288B" w14:paraId="448522E1" w14:textId="77777777">
        <w:trPr>
          <w:cantSplit/>
          <w:jc w:val="center"/>
        </w:trPr>
        <w:tc>
          <w:tcPr>
            <w:tcW w:w="2100" w:type="dxa"/>
          </w:tcPr>
          <w:p w14:paraId="270B2E99" w14:textId="77777777" w:rsidR="00B4288B" w:rsidRDefault="0010783A">
            <w:pPr>
              <w:pStyle w:val="KS2"/>
            </w:pPr>
            <w:r>
              <w:t>상세주소</w:t>
            </w:r>
          </w:p>
        </w:tc>
        <w:tc>
          <w:tcPr>
            <w:tcW w:w="3000" w:type="dxa"/>
          </w:tcPr>
          <w:p w14:paraId="73075FD2" w14:textId="77777777" w:rsidR="00B4288B" w:rsidRDefault="0010783A">
            <w:pPr>
              <w:pStyle w:val="KS2"/>
            </w:pPr>
            <w:r>
              <w:t>DetailAddress</w:t>
            </w:r>
          </w:p>
        </w:tc>
        <w:tc>
          <w:tcPr>
            <w:tcW w:w="1150" w:type="dxa"/>
          </w:tcPr>
          <w:p w14:paraId="7CF3FCFD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373D5FEF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48962E90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기본주소에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공장의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상세주소</w:t>
            </w:r>
          </w:p>
        </w:tc>
      </w:tr>
    </w:tbl>
    <w:p w14:paraId="4297E00A" w14:textId="77777777" w:rsidR="00B4288B" w:rsidRDefault="00B4288B">
      <w:pPr>
        <w:spacing w:after="0" w:line="144" w:lineRule="auto"/>
        <w:rPr>
          <w:lang w:eastAsia="ko-KR"/>
        </w:rPr>
      </w:pPr>
    </w:p>
    <w:p w14:paraId="577AB25A" w14:textId="77777777" w:rsidR="00B4288B" w:rsidRDefault="0010783A">
      <w:pPr>
        <w:pStyle w:val="46"/>
        <w:rPr>
          <w:lang w:eastAsia="ko-KR"/>
        </w:rPr>
      </w:pPr>
      <w:r>
        <w:rPr>
          <w:lang w:eastAsia="ko-KR"/>
        </w:rPr>
        <w:t xml:space="preserve">7.4.1.3  </w:t>
      </w:r>
      <w:r>
        <w:rPr>
          <w:lang w:eastAsia="ko-KR"/>
        </w:rPr>
        <w:t>부서</w:t>
      </w:r>
      <w:r>
        <w:rPr>
          <w:lang w:eastAsia="ko-KR"/>
        </w:rPr>
        <w:t>(Department)</w:t>
      </w:r>
    </w:p>
    <w:p w14:paraId="191914EB" w14:textId="77777777" w:rsidR="00B4288B" w:rsidRDefault="0010783A">
      <w:pPr>
        <w:rPr>
          <w:lang w:eastAsia="ko-KR"/>
        </w:rPr>
      </w:pPr>
      <w:r>
        <w:rPr>
          <w:lang w:eastAsia="ko-KR"/>
        </w:rPr>
        <w:t>회사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하위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단위로서의</w:t>
      </w:r>
      <w:r>
        <w:rPr>
          <w:lang w:eastAsia="ko-KR"/>
        </w:rPr>
        <w:t xml:space="preserve"> </w:t>
      </w:r>
      <w:r>
        <w:rPr>
          <w:lang w:eastAsia="ko-KR"/>
        </w:rPr>
        <w:t>부서를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부서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14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2443643" w14:textId="08821428" w:rsidR="00B4288B" w:rsidRDefault="0010783A">
      <w:pPr>
        <w:pStyle w:val="KS"/>
      </w:pPr>
      <w:commentRangeStart w:id="132"/>
      <w:r>
        <w:t>표</w:t>
      </w:r>
      <w:r>
        <w:t xml:space="preserve"> </w:t>
      </w:r>
      <w:del w:id="133" w:author="임픽스 검토" w:date="2026-10-12T04:00:00Z">
        <w:r>
          <w:delText>12</w:delText>
        </w:r>
      </w:del>
      <w:ins w:id="134" w:author="임픽스 검토" w:date="2026-10-12T04:00:00Z">
        <w:r>
          <w:t>14</w:t>
        </w:r>
      </w:ins>
      <w:r>
        <w:t xml:space="preserve"> — </w:t>
      </w:r>
      <w:r>
        <w:t>부서</w:t>
      </w:r>
      <w:r>
        <w:t xml:space="preserve"> </w:t>
      </w:r>
      <w:r>
        <w:t>명사</w:t>
      </w:r>
      <w:r>
        <w:t xml:space="preserve"> </w:t>
      </w:r>
      <w:r>
        <w:t>정보</w:t>
      </w:r>
      <w:r>
        <w:t xml:space="preserve"> </w:t>
      </w:r>
      <w:r>
        <w:t>속성</w:t>
      </w:r>
      <w:commentRangeEnd w:id="132"/>
      <w:r>
        <w:rPr>
          <w:rStyle w:val="aff5"/>
          <w:sz w:val="20"/>
          <w:szCs w:val="22"/>
        </w:rPr>
        <w:commentReference w:id="132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1CF01240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3DE29FB3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3A157D81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657C91C8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76F19047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2C38DFD7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7B18AE51" w14:textId="77777777">
        <w:trPr>
          <w:cantSplit/>
          <w:jc w:val="center"/>
        </w:trPr>
        <w:tc>
          <w:tcPr>
            <w:tcW w:w="2100" w:type="dxa"/>
          </w:tcPr>
          <w:p w14:paraId="40F8DE3E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2672C4D2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1BF56D08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31647CFC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771BA869" w14:textId="77777777" w:rsidR="00B4288B" w:rsidRDefault="00B4288B">
            <w:pPr>
              <w:pStyle w:val="KS2"/>
            </w:pPr>
          </w:p>
        </w:tc>
      </w:tr>
      <w:tr w:rsidR="00B4288B" w14:paraId="37824215" w14:textId="77777777">
        <w:trPr>
          <w:cantSplit/>
          <w:jc w:val="center"/>
        </w:trPr>
        <w:tc>
          <w:tcPr>
            <w:tcW w:w="2100" w:type="dxa"/>
          </w:tcPr>
          <w:p w14:paraId="7CE44219" w14:textId="77777777" w:rsidR="00B4288B" w:rsidRDefault="0010783A">
            <w:pPr>
              <w:pStyle w:val="KS2"/>
            </w:pPr>
            <w:r>
              <w:t>부서식별자</w:t>
            </w:r>
          </w:p>
        </w:tc>
        <w:tc>
          <w:tcPr>
            <w:tcW w:w="3000" w:type="dxa"/>
          </w:tcPr>
          <w:p w14:paraId="5BC8AFD8" w14:textId="77777777" w:rsidR="00B4288B" w:rsidRDefault="0010783A">
            <w:pPr>
              <w:pStyle w:val="KS2"/>
            </w:pPr>
            <w:r>
              <w:t>DepartmentID</w:t>
            </w:r>
          </w:p>
        </w:tc>
        <w:tc>
          <w:tcPr>
            <w:tcW w:w="1150" w:type="dxa"/>
          </w:tcPr>
          <w:p w14:paraId="3D0EC790" w14:textId="77777777" w:rsidR="00B4288B" w:rsidRDefault="0010783A">
            <w:pPr>
              <w:pStyle w:val="KS2"/>
              <w:jc w:val="center"/>
            </w:pPr>
            <w:r>
              <w:t>ID</w:t>
            </w:r>
          </w:p>
        </w:tc>
        <w:tc>
          <w:tcPr>
            <w:tcW w:w="1000" w:type="dxa"/>
          </w:tcPr>
          <w:p w14:paraId="7B0AADD6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63BBD25E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인사조직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</w:tc>
      </w:tr>
      <w:tr w:rsidR="00B4288B" w14:paraId="0FDA52A3" w14:textId="77777777">
        <w:trPr>
          <w:cantSplit/>
          <w:jc w:val="center"/>
        </w:trPr>
        <w:tc>
          <w:tcPr>
            <w:tcW w:w="2100" w:type="dxa"/>
          </w:tcPr>
          <w:p w14:paraId="1B2DE29E" w14:textId="77777777" w:rsidR="00B4288B" w:rsidRDefault="0010783A">
            <w:pPr>
              <w:pStyle w:val="KS2"/>
            </w:pPr>
            <w:r>
              <w:t>부서명</w:t>
            </w:r>
          </w:p>
        </w:tc>
        <w:tc>
          <w:tcPr>
            <w:tcW w:w="3000" w:type="dxa"/>
          </w:tcPr>
          <w:p w14:paraId="4A5B89B6" w14:textId="77777777" w:rsidR="00B4288B" w:rsidRDefault="0010783A">
            <w:pPr>
              <w:pStyle w:val="KS2"/>
            </w:pPr>
            <w:r>
              <w:t>DepartmentName</w:t>
            </w:r>
          </w:p>
        </w:tc>
        <w:tc>
          <w:tcPr>
            <w:tcW w:w="1150" w:type="dxa"/>
          </w:tcPr>
          <w:p w14:paraId="34BEDB71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18F54D1A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159BAA20" w14:textId="77777777" w:rsidR="00B4288B" w:rsidRDefault="0010783A">
            <w:pPr>
              <w:pStyle w:val="KS2"/>
            </w:pPr>
            <w:r>
              <w:t xml:space="preserve">— </w:t>
            </w:r>
            <w:r>
              <w:t>부서</w:t>
            </w:r>
            <w:r>
              <w:t xml:space="preserve"> </w:t>
            </w:r>
            <w:r>
              <w:t>명칭</w:t>
            </w:r>
          </w:p>
        </w:tc>
      </w:tr>
      <w:tr w:rsidR="00B4288B" w14:paraId="54429A8B" w14:textId="77777777">
        <w:trPr>
          <w:cantSplit/>
          <w:jc w:val="center"/>
        </w:trPr>
        <w:tc>
          <w:tcPr>
            <w:tcW w:w="2100" w:type="dxa"/>
          </w:tcPr>
          <w:p w14:paraId="45A0F5DB" w14:textId="77777777" w:rsidR="00B4288B" w:rsidRDefault="0010783A">
            <w:pPr>
              <w:pStyle w:val="KS2"/>
            </w:pPr>
            <w:r>
              <w:t>상위부서식별자</w:t>
            </w:r>
          </w:p>
        </w:tc>
        <w:tc>
          <w:tcPr>
            <w:tcW w:w="3000" w:type="dxa"/>
          </w:tcPr>
          <w:p w14:paraId="4B04A6B4" w14:textId="77777777" w:rsidR="00B4288B" w:rsidRDefault="0010783A">
            <w:pPr>
              <w:pStyle w:val="KS2"/>
            </w:pPr>
            <w:r>
              <w:t>ParentDepartmentID</w:t>
            </w:r>
          </w:p>
        </w:tc>
        <w:tc>
          <w:tcPr>
            <w:tcW w:w="1150" w:type="dxa"/>
          </w:tcPr>
          <w:p w14:paraId="0C7C208F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10F9C746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595E7A2E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부서의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상위부서</w:t>
            </w:r>
          </w:p>
          <w:p w14:paraId="188227EE" w14:textId="77777777" w:rsidR="00B4288B" w:rsidRDefault="0010783A">
            <w:pPr>
              <w:pStyle w:val="KS2"/>
              <w:rPr>
                <w:ins w:id="135" w:author="임픽스 검토" w:date="2026-10-12T04:00:00Z"/>
                <w:lang w:eastAsia="ko-KR"/>
              </w:rPr>
            </w:pPr>
            <w:ins w:id="13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부서</w:t>
              </w:r>
              <w:r>
                <w:rPr>
                  <w:lang w:eastAsia="ko-KR"/>
                </w:rPr>
                <w:t>(Department)</w:t>
              </w:r>
            </w:ins>
          </w:p>
        </w:tc>
      </w:tr>
    </w:tbl>
    <w:p w14:paraId="1A2FB278" w14:textId="77777777" w:rsidR="00B4288B" w:rsidRDefault="00B4288B">
      <w:pPr>
        <w:spacing w:after="0" w:line="144" w:lineRule="auto"/>
        <w:rPr>
          <w:lang w:eastAsia="ko-KR"/>
        </w:rPr>
      </w:pPr>
    </w:p>
    <w:p w14:paraId="32DE759E" w14:textId="77777777" w:rsidR="00B4288B" w:rsidRDefault="0010783A">
      <w:pPr>
        <w:pStyle w:val="46"/>
        <w:rPr>
          <w:lang w:eastAsia="ko-KR"/>
        </w:rPr>
      </w:pPr>
      <w:r>
        <w:rPr>
          <w:lang w:eastAsia="ko-KR"/>
        </w:rPr>
        <w:t xml:space="preserve">7.4.1.4  </w:t>
      </w:r>
      <w:r>
        <w:rPr>
          <w:lang w:eastAsia="ko-KR"/>
        </w:rPr>
        <w:t>사원</w:t>
      </w:r>
      <w:r>
        <w:rPr>
          <w:lang w:eastAsia="ko-KR"/>
        </w:rPr>
        <w:t>(Personnel)</w:t>
      </w:r>
    </w:p>
    <w:p w14:paraId="1B5307F1" w14:textId="77777777" w:rsidR="00B4288B" w:rsidRDefault="0010783A">
      <w:pPr>
        <w:rPr>
          <w:lang w:eastAsia="ko-KR"/>
        </w:rPr>
      </w:pPr>
      <w:r>
        <w:rPr>
          <w:lang w:eastAsia="ko-KR"/>
        </w:rPr>
        <w:t>사원코드</w:t>
      </w:r>
      <w:r>
        <w:rPr>
          <w:lang w:eastAsia="ko-KR"/>
        </w:rPr>
        <w:t xml:space="preserve">, </w:t>
      </w:r>
      <w:r>
        <w:rPr>
          <w:lang w:eastAsia="ko-KR"/>
        </w:rPr>
        <w:t>사원명</w:t>
      </w:r>
      <w:r>
        <w:rPr>
          <w:lang w:eastAsia="ko-KR"/>
        </w:rPr>
        <w:t xml:space="preserve">, </w:t>
      </w:r>
      <w:r>
        <w:rPr>
          <w:lang w:eastAsia="ko-KR"/>
        </w:rPr>
        <w:t>인적정보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관리하는</w:t>
      </w:r>
      <w:r>
        <w:rPr>
          <w:lang w:eastAsia="ko-KR"/>
        </w:rPr>
        <w:t xml:space="preserve"> </w:t>
      </w:r>
      <w:r>
        <w:rPr>
          <w:lang w:eastAsia="ko-KR"/>
        </w:rPr>
        <w:t>사원</w:t>
      </w:r>
      <w:r>
        <w:rPr>
          <w:lang w:eastAsia="ko-KR"/>
        </w:rPr>
        <w:t xml:space="preserve"> </w:t>
      </w:r>
      <w:r>
        <w:rPr>
          <w:lang w:eastAsia="ko-KR"/>
        </w:rPr>
        <w:t>마스터를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일반적으로</w:t>
      </w:r>
      <w:r>
        <w:rPr>
          <w:lang w:eastAsia="ko-KR"/>
        </w:rPr>
        <w:t xml:space="preserve"> HRMS(Human Resource Management System)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사용되지만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스케줄링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자원</w:t>
      </w:r>
      <w:r>
        <w:rPr>
          <w:lang w:eastAsia="ko-KR"/>
        </w:rPr>
        <w:t xml:space="preserve"> </w:t>
      </w:r>
      <w:r>
        <w:rPr>
          <w:lang w:eastAsia="ko-KR"/>
        </w:rPr>
        <w:t>할당에서</w:t>
      </w:r>
      <w:r>
        <w:rPr>
          <w:lang w:eastAsia="ko-KR"/>
        </w:rPr>
        <w:t xml:space="preserve"> </w:t>
      </w:r>
      <w:r>
        <w:rPr>
          <w:lang w:eastAsia="ko-KR"/>
        </w:rPr>
        <w:t>사용될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사원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15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B645E59" w14:textId="7DED4DFF" w:rsidR="00B4288B" w:rsidRDefault="0010783A">
      <w:pPr>
        <w:pStyle w:val="KS"/>
      </w:pPr>
      <w:commentRangeStart w:id="137"/>
      <w:r>
        <w:t>표</w:t>
      </w:r>
      <w:r>
        <w:t xml:space="preserve"> </w:t>
      </w:r>
      <w:del w:id="138" w:author="임픽스 검토" w:date="2026-10-12T04:00:00Z">
        <w:r>
          <w:delText>13</w:delText>
        </w:r>
      </w:del>
      <w:ins w:id="139" w:author="임픽스 검토" w:date="2026-10-12T04:00:00Z">
        <w:r>
          <w:t>15</w:t>
        </w:r>
      </w:ins>
      <w:r>
        <w:t xml:space="preserve"> — </w:t>
      </w:r>
      <w:r>
        <w:t>사원</w:t>
      </w:r>
      <w:r>
        <w:t xml:space="preserve"> </w:t>
      </w:r>
      <w:r>
        <w:t>명사</w:t>
      </w:r>
      <w:r>
        <w:t xml:space="preserve"> </w:t>
      </w:r>
      <w:r>
        <w:t>정보</w:t>
      </w:r>
      <w:r>
        <w:t xml:space="preserve"> </w:t>
      </w:r>
      <w:r>
        <w:t>속성</w:t>
      </w:r>
      <w:commentRangeEnd w:id="137"/>
      <w:r>
        <w:rPr>
          <w:rStyle w:val="aff5"/>
          <w:sz w:val="20"/>
          <w:szCs w:val="22"/>
        </w:rPr>
        <w:commentReference w:id="137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6E8BF9B7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34846635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5651CBFB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1B0B3606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182455DB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44FE6596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3E0E1CFA" w14:textId="77777777">
        <w:trPr>
          <w:cantSplit/>
          <w:jc w:val="center"/>
        </w:trPr>
        <w:tc>
          <w:tcPr>
            <w:tcW w:w="2100" w:type="dxa"/>
          </w:tcPr>
          <w:p w14:paraId="0AF7D39A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607D60A2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44F10EB4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6ECDDFC9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6B0F1E66" w14:textId="77777777" w:rsidR="00B4288B" w:rsidRDefault="00B4288B">
            <w:pPr>
              <w:pStyle w:val="KS2"/>
            </w:pPr>
          </w:p>
        </w:tc>
      </w:tr>
      <w:tr w:rsidR="00B4288B" w14:paraId="4DCDACAC" w14:textId="77777777">
        <w:trPr>
          <w:cantSplit/>
          <w:jc w:val="center"/>
        </w:trPr>
        <w:tc>
          <w:tcPr>
            <w:tcW w:w="2100" w:type="dxa"/>
          </w:tcPr>
          <w:p w14:paraId="3E7A6847" w14:textId="77777777" w:rsidR="00B4288B" w:rsidRDefault="0010783A">
            <w:pPr>
              <w:pStyle w:val="KS2"/>
            </w:pPr>
            <w:r>
              <w:t>사원식별자</w:t>
            </w:r>
          </w:p>
        </w:tc>
        <w:tc>
          <w:tcPr>
            <w:tcW w:w="3000" w:type="dxa"/>
          </w:tcPr>
          <w:p w14:paraId="78FF543D" w14:textId="77777777" w:rsidR="00B4288B" w:rsidRDefault="0010783A">
            <w:pPr>
              <w:pStyle w:val="KS2"/>
            </w:pPr>
            <w:r>
              <w:t>PersonnelID</w:t>
            </w:r>
          </w:p>
        </w:tc>
        <w:tc>
          <w:tcPr>
            <w:tcW w:w="1150" w:type="dxa"/>
          </w:tcPr>
          <w:p w14:paraId="764FB04D" w14:textId="77777777" w:rsidR="00B4288B" w:rsidRDefault="0010783A">
            <w:pPr>
              <w:pStyle w:val="KS2"/>
              <w:jc w:val="center"/>
            </w:pPr>
            <w:r>
              <w:t>ID</w:t>
            </w:r>
          </w:p>
        </w:tc>
        <w:tc>
          <w:tcPr>
            <w:tcW w:w="1000" w:type="dxa"/>
          </w:tcPr>
          <w:p w14:paraId="6A2B7BD2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213A1F40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인사조직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사원을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</w:tc>
      </w:tr>
      <w:tr w:rsidR="00B4288B" w14:paraId="206F6918" w14:textId="77777777">
        <w:trPr>
          <w:cantSplit/>
          <w:jc w:val="center"/>
        </w:trPr>
        <w:tc>
          <w:tcPr>
            <w:tcW w:w="2100" w:type="dxa"/>
          </w:tcPr>
          <w:p w14:paraId="666614D4" w14:textId="77777777" w:rsidR="00B4288B" w:rsidRDefault="0010783A">
            <w:pPr>
              <w:pStyle w:val="KS2"/>
            </w:pPr>
            <w:r>
              <w:t>사원명</w:t>
            </w:r>
          </w:p>
        </w:tc>
        <w:tc>
          <w:tcPr>
            <w:tcW w:w="3000" w:type="dxa"/>
          </w:tcPr>
          <w:p w14:paraId="7539FAC1" w14:textId="77777777" w:rsidR="00B4288B" w:rsidRDefault="0010783A">
            <w:pPr>
              <w:pStyle w:val="KS2"/>
            </w:pPr>
            <w:r>
              <w:t>PersonnelName</w:t>
            </w:r>
          </w:p>
        </w:tc>
        <w:tc>
          <w:tcPr>
            <w:tcW w:w="1150" w:type="dxa"/>
          </w:tcPr>
          <w:p w14:paraId="4C55B3FA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0EE64D06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3425926F" w14:textId="77777777" w:rsidR="00B4288B" w:rsidRDefault="0010783A">
            <w:pPr>
              <w:pStyle w:val="KS2"/>
            </w:pPr>
            <w:r>
              <w:t xml:space="preserve">— </w:t>
            </w:r>
            <w:r>
              <w:t>사원</w:t>
            </w:r>
            <w:r>
              <w:t xml:space="preserve"> </w:t>
            </w:r>
            <w:r>
              <w:t>성명</w:t>
            </w:r>
          </w:p>
        </w:tc>
      </w:tr>
      <w:tr w:rsidR="00B4288B" w14:paraId="02A83643" w14:textId="77777777">
        <w:trPr>
          <w:cantSplit/>
          <w:jc w:val="center"/>
        </w:trPr>
        <w:tc>
          <w:tcPr>
            <w:tcW w:w="2100" w:type="dxa"/>
          </w:tcPr>
          <w:p w14:paraId="6D1F7D1B" w14:textId="77777777" w:rsidR="00B4288B" w:rsidRDefault="0010783A">
            <w:pPr>
              <w:pStyle w:val="KS2"/>
            </w:pPr>
            <w:r>
              <w:t>부서식별자</w:t>
            </w:r>
          </w:p>
        </w:tc>
        <w:tc>
          <w:tcPr>
            <w:tcW w:w="3000" w:type="dxa"/>
          </w:tcPr>
          <w:p w14:paraId="6C0F6845" w14:textId="77777777" w:rsidR="00B4288B" w:rsidRDefault="0010783A">
            <w:pPr>
              <w:pStyle w:val="KS2"/>
            </w:pPr>
            <w:r>
              <w:t>DepartmentID</w:t>
            </w:r>
          </w:p>
        </w:tc>
        <w:tc>
          <w:tcPr>
            <w:tcW w:w="1150" w:type="dxa"/>
          </w:tcPr>
          <w:p w14:paraId="26201BD3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38D831C3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58F9E3F3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인사조직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05AAC084" w14:textId="77777777" w:rsidR="00B4288B" w:rsidRDefault="0010783A">
            <w:pPr>
              <w:pStyle w:val="KS2"/>
              <w:rPr>
                <w:ins w:id="140" w:author="임픽스 검토" w:date="2026-10-12T04:00:00Z"/>
              </w:rPr>
            </w:pPr>
            <w:ins w:id="141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부서</w:t>
              </w:r>
              <w:r>
                <w:t>(Department)</w:t>
              </w:r>
            </w:ins>
          </w:p>
        </w:tc>
      </w:tr>
      <w:tr w:rsidR="00B4288B" w14:paraId="74D8A7D8" w14:textId="77777777">
        <w:trPr>
          <w:cantSplit/>
          <w:jc w:val="center"/>
        </w:trPr>
        <w:tc>
          <w:tcPr>
            <w:tcW w:w="2100" w:type="dxa"/>
          </w:tcPr>
          <w:p w14:paraId="0A36658F" w14:textId="77777777" w:rsidR="00B4288B" w:rsidRDefault="0010783A">
            <w:pPr>
              <w:pStyle w:val="KS2"/>
            </w:pPr>
            <w:r>
              <w:t>재직유형</w:t>
            </w:r>
          </w:p>
        </w:tc>
        <w:tc>
          <w:tcPr>
            <w:tcW w:w="3000" w:type="dxa"/>
          </w:tcPr>
          <w:p w14:paraId="63E2E1C9" w14:textId="77777777" w:rsidR="00B4288B" w:rsidRDefault="0010783A">
            <w:pPr>
              <w:pStyle w:val="KS2"/>
            </w:pPr>
            <w:r>
              <w:t>EmploymentStatusType</w:t>
            </w:r>
          </w:p>
        </w:tc>
        <w:tc>
          <w:tcPr>
            <w:tcW w:w="1150" w:type="dxa"/>
          </w:tcPr>
          <w:p w14:paraId="11FCCDC1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2A6E2554" w14:textId="40A8DA75" w:rsidR="00B4288B" w:rsidRDefault="0010783A">
            <w:pPr>
              <w:pStyle w:val="KS2"/>
              <w:jc w:val="center"/>
              <w:rPr>
                <w:lang w:eastAsia="ko-KR"/>
              </w:rPr>
            </w:pPr>
            <w:del w:id="142" w:author="임픽스 검토" w:date="2026-10-12T04:00:00Z">
              <w:r>
                <w:delText>비대상</w:delText>
              </w:r>
            </w:del>
            <w:ins w:id="143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7B6924A8" w14:textId="77777777" w:rsidR="007445B8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사원의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재직상태</w:t>
            </w:r>
          </w:p>
          <w:p w14:paraId="7BB957BE" w14:textId="77777777" w:rsidR="004F47B7" w:rsidRDefault="00000000">
            <w:pPr>
              <w:pStyle w:val="KS2"/>
              <w:rPr>
                <w:ins w:id="144" w:author="임픽스 검토" w:date="2026-10-12T04:00:00Z"/>
                <w:lang w:eastAsia="ko-KR"/>
              </w:rPr>
            </w:pPr>
            <w:ins w:id="14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재직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수습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휴직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파견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퇴직</w:t>
              </w:r>
            </w:ins>
          </w:p>
          <w:p w14:paraId="5E9AD48A" w14:textId="0BB0339A" w:rsidR="008904CC" w:rsidRDefault="008904CC">
            <w:pPr>
              <w:pStyle w:val="KS2"/>
              <w:rPr>
                <w:ins w:id="146" w:author="임픽스 검토" w:date="2026-10-12T04:00:00Z"/>
                <w:lang w:eastAsia="ko-KR"/>
              </w:rPr>
            </w:pPr>
            <w:ins w:id="14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6F05BFB0" w14:textId="77777777">
        <w:trPr>
          <w:cantSplit/>
          <w:jc w:val="center"/>
        </w:trPr>
        <w:tc>
          <w:tcPr>
            <w:tcW w:w="2100" w:type="dxa"/>
          </w:tcPr>
          <w:p w14:paraId="36ABF105" w14:textId="77777777" w:rsidR="00B4288B" w:rsidRDefault="0010783A">
            <w:pPr>
              <w:pStyle w:val="KS2"/>
            </w:pPr>
            <w:r>
              <w:t>담당자이메일명</w:t>
            </w:r>
          </w:p>
        </w:tc>
        <w:tc>
          <w:tcPr>
            <w:tcW w:w="3000" w:type="dxa"/>
          </w:tcPr>
          <w:p w14:paraId="7D4A27DA" w14:textId="77777777" w:rsidR="00B4288B" w:rsidRDefault="0010783A">
            <w:pPr>
              <w:pStyle w:val="KS2"/>
            </w:pPr>
            <w:r>
              <w:t>PersonInChargeEmail</w:t>
            </w:r>
          </w:p>
        </w:tc>
        <w:tc>
          <w:tcPr>
            <w:tcW w:w="1150" w:type="dxa"/>
          </w:tcPr>
          <w:p w14:paraId="20E7CAA3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77558D2D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2815FFDE" w14:textId="77777777" w:rsidR="00B4288B" w:rsidRDefault="0010783A">
            <w:pPr>
              <w:pStyle w:val="KS2"/>
            </w:pPr>
            <w:r>
              <w:t xml:space="preserve">— </w:t>
            </w:r>
            <w:r>
              <w:t>사원의</w:t>
            </w:r>
            <w:r>
              <w:t xml:space="preserve"> </w:t>
            </w:r>
            <w:r>
              <w:t>이메일</w:t>
            </w:r>
          </w:p>
        </w:tc>
      </w:tr>
      <w:tr w:rsidR="00B4288B" w14:paraId="55D9287C" w14:textId="77777777">
        <w:trPr>
          <w:cantSplit/>
          <w:jc w:val="center"/>
        </w:trPr>
        <w:tc>
          <w:tcPr>
            <w:tcW w:w="2100" w:type="dxa"/>
          </w:tcPr>
          <w:p w14:paraId="4A97AD2F" w14:textId="77777777" w:rsidR="00B4288B" w:rsidRDefault="0010783A">
            <w:pPr>
              <w:pStyle w:val="KS2"/>
            </w:pPr>
            <w:r>
              <w:t>담당자전화번호</w:t>
            </w:r>
          </w:p>
        </w:tc>
        <w:tc>
          <w:tcPr>
            <w:tcW w:w="3000" w:type="dxa"/>
          </w:tcPr>
          <w:p w14:paraId="37DBD3CB" w14:textId="77777777" w:rsidR="00B4288B" w:rsidRDefault="0010783A">
            <w:pPr>
              <w:pStyle w:val="KS2"/>
            </w:pPr>
            <w:r>
              <w:t>PersonInChargeDialNumber</w:t>
            </w:r>
          </w:p>
        </w:tc>
        <w:tc>
          <w:tcPr>
            <w:tcW w:w="1150" w:type="dxa"/>
          </w:tcPr>
          <w:p w14:paraId="0758E5EC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787933AC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CC03C60" w14:textId="77777777" w:rsidR="00B4288B" w:rsidRDefault="0010783A">
            <w:pPr>
              <w:pStyle w:val="KS2"/>
            </w:pPr>
            <w:r>
              <w:t xml:space="preserve">— </w:t>
            </w:r>
            <w:r>
              <w:t>사원의</w:t>
            </w:r>
            <w:r>
              <w:t xml:space="preserve"> </w:t>
            </w:r>
            <w:r>
              <w:t>전화번호</w:t>
            </w:r>
          </w:p>
        </w:tc>
      </w:tr>
    </w:tbl>
    <w:p w14:paraId="06F2EF52" w14:textId="77777777" w:rsidR="00B4288B" w:rsidRDefault="00B4288B">
      <w:pPr>
        <w:spacing w:after="0" w:line="144" w:lineRule="auto"/>
      </w:pPr>
    </w:p>
    <w:p w14:paraId="30D3E133" w14:textId="77777777" w:rsidR="00B4288B" w:rsidRDefault="0010783A">
      <w:pPr>
        <w:pStyle w:val="46"/>
      </w:pPr>
      <w:r>
        <w:t xml:space="preserve">7.4.1.5  </w:t>
      </w:r>
      <w:r>
        <w:t>고객사</w:t>
      </w:r>
      <w:r>
        <w:t>(CustomerPartyMaster)</w:t>
      </w:r>
    </w:p>
    <w:p w14:paraId="4B733526" w14:textId="77777777" w:rsidR="00B4288B" w:rsidRDefault="0010783A">
      <w:pPr>
        <w:rPr>
          <w:lang w:eastAsia="ko-KR"/>
        </w:rPr>
      </w:pPr>
      <w:r>
        <w:rPr>
          <w:lang w:eastAsia="ko-KR"/>
        </w:rPr>
        <w:t>고객사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, </w:t>
      </w:r>
      <w:r>
        <w:rPr>
          <w:lang w:eastAsia="ko-KR"/>
        </w:rPr>
        <w:t>고객사명</w:t>
      </w:r>
      <w:r>
        <w:rPr>
          <w:lang w:eastAsia="ko-KR"/>
        </w:rPr>
        <w:t xml:space="preserve">, </w:t>
      </w:r>
      <w:r>
        <w:rPr>
          <w:lang w:eastAsia="ko-KR"/>
        </w:rPr>
        <w:t>사업자등록번호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고객사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관리하는</w:t>
      </w:r>
      <w:r>
        <w:rPr>
          <w:lang w:eastAsia="ko-KR"/>
        </w:rPr>
        <w:t xml:space="preserve"> </w:t>
      </w:r>
      <w:r>
        <w:rPr>
          <w:lang w:eastAsia="ko-KR"/>
        </w:rPr>
        <w:t>고객사</w:t>
      </w:r>
      <w:r>
        <w:rPr>
          <w:lang w:eastAsia="ko-KR"/>
        </w:rPr>
        <w:t xml:space="preserve"> </w:t>
      </w:r>
      <w:r>
        <w:rPr>
          <w:lang w:eastAsia="ko-KR"/>
        </w:rPr>
        <w:t>마스터를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고객사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16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1DCAC18F" w14:textId="0EEC81FD" w:rsidR="00B4288B" w:rsidRDefault="0010783A">
      <w:pPr>
        <w:pStyle w:val="KS"/>
        <w:rPr>
          <w:lang w:eastAsia="ko-KR"/>
        </w:rPr>
      </w:pPr>
      <w:commentRangeStart w:id="148"/>
      <w:r>
        <w:rPr>
          <w:lang w:eastAsia="ko-KR"/>
        </w:rPr>
        <w:t>표</w:t>
      </w:r>
      <w:del w:id="149" w:author="임픽스 검토" w:date="2026-10-12T04:00:00Z">
        <w:r>
          <w:delText xml:space="preserve"> 15</w:delText>
        </w:r>
      </w:del>
      <w:ins w:id="150" w:author="임픽스 검토" w:date="2026-10-12T04:00:00Z">
        <w:r>
          <w:t>1</w:t>
        </w:r>
        <w:r>
          <w:rPr>
            <w:rFonts w:hint="eastAsia"/>
            <w:lang w:eastAsia="ko-KR"/>
          </w:rPr>
          <w:t>6</w:t>
        </w:r>
      </w:ins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— </w:t>
      </w:r>
      <w:r>
        <w:rPr>
          <w:lang w:eastAsia="ko-KR"/>
        </w:rPr>
        <w:t>고객사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commentRangeEnd w:id="148"/>
      <w:r>
        <w:rPr>
          <w:rStyle w:val="aff5"/>
          <w:sz w:val="20"/>
          <w:szCs w:val="22"/>
          <w:lang w:eastAsia="ko-KR"/>
        </w:rPr>
        <w:commentReference w:id="148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00A0FD81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06703AC2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1A8AD39C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5AE4C4D0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155F41CC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026BE79C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5F112A30" w14:textId="77777777">
        <w:trPr>
          <w:cantSplit/>
          <w:jc w:val="center"/>
        </w:trPr>
        <w:tc>
          <w:tcPr>
            <w:tcW w:w="2100" w:type="dxa"/>
          </w:tcPr>
          <w:p w14:paraId="3B29E953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51E8ED1D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6FDD41B5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162EA43C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165F3F6E" w14:textId="77777777" w:rsidR="00B4288B" w:rsidRDefault="00B4288B">
            <w:pPr>
              <w:pStyle w:val="KS2"/>
            </w:pPr>
          </w:p>
        </w:tc>
      </w:tr>
      <w:tr w:rsidR="00B4288B" w14:paraId="105AC626" w14:textId="77777777">
        <w:trPr>
          <w:cantSplit/>
          <w:jc w:val="center"/>
        </w:trPr>
        <w:tc>
          <w:tcPr>
            <w:tcW w:w="2100" w:type="dxa"/>
          </w:tcPr>
          <w:p w14:paraId="308C5B5D" w14:textId="77777777" w:rsidR="00B4288B" w:rsidRDefault="0010783A">
            <w:pPr>
              <w:pStyle w:val="KS2"/>
            </w:pPr>
            <w:r>
              <w:t>고객사식별자</w:t>
            </w:r>
          </w:p>
        </w:tc>
        <w:tc>
          <w:tcPr>
            <w:tcW w:w="3000" w:type="dxa"/>
          </w:tcPr>
          <w:p w14:paraId="1399D628" w14:textId="77777777" w:rsidR="00B4288B" w:rsidRDefault="0010783A">
            <w:pPr>
              <w:pStyle w:val="KS2"/>
            </w:pPr>
            <w:r>
              <w:t>CustomerID</w:t>
            </w:r>
          </w:p>
        </w:tc>
        <w:tc>
          <w:tcPr>
            <w:tcW w:w="1150" w:type="dxa"/>
          </w:tcPr>
          <w:p w14:paraId="0FB96811" w14:textId="77777777" w:rsidR="00B4288B" w:rsidRDefault="0010783A">
            <w:pPr>
              <w:pStyle w:val="KS2"/>
              <w:jc w:val="center"/>
            </w:pPr>
            <w:r>
              <w:t>ID</w:t>
            </w:r>
          </w:p>
        </w:tc>
        <w:tc>
          <w:tcPr>
            <w:tcW w:w="1000" w:type="dxa"/>
          </w:tcPr>
          <w:p w14:paraId="56DA1C1B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0875200A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구매해가는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거래처를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</w:tc>
      </w:tr>
      <w:tr w:rsidR="00B4288B" w14:paraId="60BE8B42" w14:textId="77777777">
        <w:trPr>
          <w:cantSplit/>
          <w:jc w:val="center"/>
        </w:trPr>
        <w:tc>
          <w:tcPr>
            <w:tcW w:w="2100" w:type="dxa"/>
          </w:tcPr>
          <w:p w14:paraId="05706139" w14:textId="77777777" w:rsidR="00B4288B" w:rsidRDefault="0010783A">
            <w:pPr>
              <w:pStyle w:val="KS2"/>
            </w:pPr>
            <w:r>
              <w:t>고객사명</w:t>
            </w:r>
          </w:p>
        </w:tc>
        <w:tc>
          <w:tcPr>
            <w:tcW w:w="3000" w:type="dxa"/>
          </w:tcPr>
          <w:p w14:paraId="434E6AC6" w14:textId="77777777" w:rsidR="00B4288B" w:rsidRDefault="0010783A">
            <w:pPr>
              <w:pStyle w:val="KS2"/>
            </w:pPr>
            <w:r>
              <w:t>CustomerName</w:t>
            </w:r>
          </w:p>
        </w:tc>
        <w:tc>
          <w:tcPr>
            <w:tcW w:w="1150" w:type="dxa"/>
          </w:tcPr>
          <w:p w14:paraId="32630812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1C3961B9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6066BF1C" w14:textId="77777777" w:rsidR="00B4288B" w:rsidRDefault="0010783A">
            <w:pPr>
              <w:pStyle w:val="KS2"/>
            </w:pPr>
            <w:r>
              <w:t xml:space="preserve">— </w:t>
            </w:r>
            <w:r>
              <w:t>고객사의</w:t>
            </w:r>
            <w:r>
              <w:t xml:space="preserve"> </w:t>
            </w:r>
            <w:r>
              <w:t>명칭</w:t>
            </w:r>
          </w:p>
        </w:tc>
      </w:tr>
      <w:tr w:rsidR="00B4288B" w14:paraId="2ABC49C5" w14:textId="77777777">
        <w:trPr>
          <w:cantSplit/>
          <w:jc w:val="center"/>
        </w:trPr>
        <w:tc>
          <w:tcPr>
            <w:tcW w:w="2100" w:type="dxa"/>
          </w:tcPr>
          <w:p w14:paraId="08F14702" w14:textId="77777777" w:rsidR="00B4288B" w:rsidRDefault="0010783A">
            <w:pPr>
              <w:pStyle w:val="KS2"/>
            </w:pPr>
            <w:r>
              <w:t>사업자등록번호</w:t>
            </w:r>
          </w:p>
        </w:tc>
        <w:tc>
          <w:tcPr>
            <w:tcW w:w="3000" w:type="dxa"/>
          </w:tcPr>
          <w:p w14:paraId="2B3DDE03" w14:textId="77777777" w:rsidR="00B4288B" w:rsidRDefault="0010783A">
            <w:pPr>
              <w:pStyle w:val="KS2"/>
            </w:pPr>
            <w:r>
              <w:t>BusinessRegistrationNumber</w:t>
            </w:r>
          </w:p>
        </w:tc>
        <w:tc>
          <w:tcPr>
            <w:tcW w:w="1150" w:type="dxa"/>
          </w:tcPr>
          <w:p w14:paraId="7F7ADB19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27344F43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1CD17683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고객사의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사업자등록증에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기재된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고유번호</w:t>
            </w:r>
          </w:p>
        </w:tc>
      </w:tr>
      <w:tr w:rsidR="00B4288B" w14:paraId="031C0374" w14:textId="77777777">
        <w:trPr>
          <w:cantSplit/>
          <w:jc w:val="center"/>
        </w:trPr>
        <w:tc>
          <w:tcPr>
            <w:tcW w:w="2100" w:type="dxa"/>
          </w:tcPr>
          <w:p w14:paraId="1466DDAA" w14:textId="77777777" w:rsidR="00B4288B" w:rsidRDefault="0010783A">
            <w:pPr>
              <w:pStyle w:val="KS2"/>
            </w:pPr>
            <w:r>
              <w:t>대표자명</w:t>
            </w:r>
          </w:p>
        </w:tc>
        <w:tc>
          <w:tcPr>
            <w:tcW w:w="3000" w:type="dxa"/>
          </w:tcPr>
          <w:p w14:paraId="49528718" w14:textId="77777777" w:rsidR="00B4288B" w:rsidRDefault="0010783A">
            <w:pPr>
              <w:pStyle w:val="KS2"/>
            </w:pPr>
            <w:r>
              <w:t>RepresentativeName</w:t>
            </w:r>
          </w:p>
        </w:tc>
        <w:tc>
          <w:tcPr>
            <w:tcW w:w="1150" w:type="dxa"/>
          </w:tcPr>
          <w:p w14:paraId="7E15705E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1784BF63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AAEE88B" w14:textId="77777777" w:rsidR="00B4288B" w:rsidRDefault="0010783A">
            <w:pPr>
              <w:pStyle w:val="KS2"/>
            </w:pPr>
            <w:r>
              <w:t xml:space="preserve">— </w:t>
            </w:r>
            <w:r>
              <w:t>고객사의</w:t>
            </w:r>
            <w:r>
              <w:t xml:space="preserve"> </w:t>
            </w:r>
            <w:r>
              <w:t>대표자</w:t>
            </w:r>
            <w:r>
              <w:t xml:space="preserve"> </w:t>
            </w:r>
            <w:r>
              <w:t>성명</w:t>
            </w:r>
          </w:p>
        </w:tc>
      </w:tr>
      <w:tr w:rsidR="00B4288B" w14:paraId="4C157FEC" w14:textId="77777777">
        <w:trPr>
          <w:cantSplit/>
          <w:jc w:val="center"/>
        </w:trPr>
        <w:tc>
          <w:tcPr>
            <w:tcW w:w="2100" w:type="dxa"/>
          </w:tcPr>
          <w:p w14:paraId="64BD1C48" w14:textId="77777777" w:rsidR="00B4288B" w:rsidRDefault="0010783A">
            <w:pPr>
              <w:pStyle w:val="KS2"/>
            </w:pPr>
            <w:r>
              <w:t>국가식별자</w:t>
            </w:r>
          </w:p>
        </w:tc>
        <w:tc>
          <w:tcPr>
            <w:tcW w:w="3000" w:type="dxa"/>
          </w:tcPr>
          <w:p w14:paraId="45F2D744" w14:textId="77777777" w:rsidR="00B4288B" w:rsidRDefault="0010783A">
            <w:pPr>
              <w:pStyle w:val="KS2"/>
            </w:pPr>
            <w:r>
              <w:t>CountryID</w:t>
            </w:r>
          </w:p>
        </w:tc>
        <w:tc>
          <w:tcPr>
            <w:tcW w:w="1150" w:type="dxa"/>
          </w:tcPr>
          <w:p w14:paraId="4AC9FBD2" w14:textId="77777777" w:rsidR="003168E1" w:rsidRDefault="00000000">
            <w:pPr>
              <w:pStyle w:val="KS2"/>
              <w:jc w:val="center"/>
              <w:rPr>
                <w:del w:id="151" w:author="임픽스 검토" w:date="2026-10-12T04:00:00Z"/>
              </w:rPr>
            </w:pPr>
            <w:del w:id="152" w:author="임픽스 검토" w:date="2026-10-12T04:00:00Z">
              <w:r>
                <w:delText>ID</w:delText>
              </w:r>
            </w:del>
          </w:p>
          <w:p w14:paraId="103925C5" w14:textId="7F300271" w:rsidR="00B4288B" w:rsidRDefault="0010783A">
            <w:pPr>
              <w:pStyle w:val="KS2"/>
              <w:jc w:val="center"/>
              <w:rPr>
                <w:ins w:id="153" w:author="임픽스 검토" w:date="2026-10-12T04:00:00Z"/>
              </w:rPr>
            </w:pPr>
            <w:ins w:id="154" w:author="임픽스 검토" w:date="2026-10-12T04:00:00Z">
              <w:r>
                <w:t>enum</w:t>
              </w:r>
            </w:ins>
          </w:p>
        </w:tc>
        <w:tc>
          <w:tcPr>
            <w:tcW w:w="1000" w:type="dxa"/>
          </w:tcPr>
          <w:p w14:paraId="7B6AB6C7" w14:textId="0D2F0952" w:rsidR="00B4288B" w:rsidRDefault="0010783A">
            <w:pPr>
              <w:pStyle w:val="KS2"/>
              <w:jc w:val="center"/>
            </w:pPr>
            <w:del w:id="155" w:author="임픽스 검토" w:date="2026-10-12T04:00:00Z">
              <w:r>
                <w:delText>비대상</w:delText>
              </w:r>
            </w:del>
            <w:ins w:id="156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47F2E3AF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고객사의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국가를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058E7DAC" w14:textId="77777777" w:rsidR="00EB53D9" w:rsidRDefault="00000000">
            <w:pPr>
              <w:pStyle w:val="KS2"/>
              <w:rPr>
                <w:ins w:id="157" w:author="임픽스 검토" w:date="2026-10-12T04:00:00Z"/>
                <w:lang w:eastAsia="ko-KR"/>
              </w:rPr>
            </w:pPr>
            <w:ins w:id="15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  <w:r>
                <w:rPr>
                  <w:lang w:eastAsia="ko-KR"/>
                </w:rPr>
                <w:t xml:space="preserve">(ISO 3166-1 </w:t>
              </w:r>
              <w:r>
                <w:rPr>
                  <w:lang w:eastAsia="ko-KR"/>
                </w:rPr>
                <w:t>국가코드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사용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권고</w:t>
              </w:r>
              <w:r>
                <w:rPr>
                  <w:lang w:eastAsia="ko-KR"/>
                </w:rPr>
                <w:t>)</w:t>
              </w:r>
            </w:ins>
          </w:p>
        </w:tc>
      </w:tr>
      <w:tr w:rsidR="00B4288B" w14:paraId="32DB5F79" w14:textId="77777777">
        <w:trPr>
          <w:cantSplit/>
          <w:jc w:val="center"/>
        </w:trPr>
        <w:tc>
          <w:tcPr>
            <w:tcW w:w="2100" w:type="dxa"/>
          </w:tcPr>
          <w:p w14:paraId="6FD96848" w14:textId="77777777" w:rsidR="00B4288B" w:rsidRDefault="0010783A">
            <w:pPr>
              <w:pStyle w:val="KS2"/>
            </w:pPr>
            <w:r>
              <w:t>우편번호</w:t>
            </w:r>
          </w:p>
        </w:tc>
        <w:tc>
          <w:tcPr>
            <w:tcW w:w="3000" w:type="dxa"/>
          </w:tcPr>
          <w:p w14:paraId="02829369" w14:textId="77777777" w:rsidR="00B4288B" w:rsidRDefault="0010783A">
            <w:pPr>
              <w:pStyle w:val="KS2"/>
            </w:pPr>
            <w:r>
              <w:t>PostalCode</w:t>
            </w:r>
          </w:p>
        </w:tc>
        <w:tc>
          <w:tcPr>
            <w:tcW w:w="1150" w:type="dxa"/>
          </w:tcPr>
          <w:p w14:paraId="665DE35B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3AE80D73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358DB20" w14:textId="77777777" w:rsidR="00B4288B" w:rsidRDefault="0010783A">
            <w:pPr>
              <w:pStyle w:val="KS2"/>
            </w:pPr>
            <w:r>
              <w:t xml:space="preserve">— </w:t>
            </w:r>
            <w:r>
              <w:t>고객사의</w:t>
            </w:r>
            <w:r>
              <w:t xml:space="preserve"> </w:t>
            </w:r>
            <w:r>
              <w:t>우편번호</w:t>
            </w:r>
          </w:p>
        </w:tc>
      </w:tr>
      <w:tr w:rsidR="00B4288B" w14:paraId="149BF36F" w14:textId="77777777">
        <w:trPr>
          <w:cantSplit/>
          <w:jc w:val="center"/>
        </w:trPr>
        <w:tc>
          <w:tcPr>
            <w:tcW w:w="2100" w:type="dxa"/>
          </w:tcPr>
          <w:p w14:paraId="24EA80BF" w14:textId="77777777" w:rsidR="00B4288B" w:rsidRDefault="0010783A">
            <w:pPr>
              <w:pStyle w:val="KS2"/>
            </w:pPr>
            <w:r>
              <w:t>기본주소</w:t>
            </w:r>
          </w:p>
        </w:tc>
        <w:tc>
          <w:tcPr>
            <w:tcW w:w="3000" w:type="dxa"/>
          </w:tcPr>
          <w:p w14:paraId="5359E66B" w14:textId="77777777" w:rsidR="00B4288B" w:rsidRDefault="0010783A">
            <w:pPr>
              <w:pStyle w:val="KS2"/>
            </w:pPr>
            <w:r>
              <w:t>BaseAddress</w:t>
            </w:r>
          </w:p>
        </w:tc>
        <w:tc>
          <w:tcPr>
            <w:tcW w:w="1150" w:type="dxa"/>
          </w:tcPr>
          <w:p w14:paraId="3AE97834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29B53ADC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289FC6D7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우편번호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검색을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찾는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고객사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주소</w:t>
            </w:r>
          </w:p>
        </w:tc>
      </w:tr>
      <w:tr w:rsidR="00B4288B" w14:paraId="637AB6F9" w14:textId="77777777">
        <w:trPr>
          <w:cantSplit/>
          <w:jc w:val="center"/>
        </w:trPr>
        <w:tc>
          <w:tcPr>
            <w:tcW w:w="2100" w:type="dxa"/>
          </w:tcPr>
          <w:p w14:paraId="3DD6AE2F" w14:textId="77777777" w:rsidR="00B4288B" w:rsidRDefault="0010783A">
            <w:pPr>
              <w:pStyle w:val="KS2"/>
            </w:pPr>
            <w:r>
              <w:t>상세주소</w:t>
            </w:r>
          </w:p>
        </w:tc>
        <w:tc>
          <w:tcPr>
            <w:tcW w:w="3000" w:type="dxa"/>
          </w:tcPr>
          <w:p w14:paraId="6FE51823" w14:textId="77777777" w:rsidR="00B4288B" w:rsidRDefault="0010783A">
            <w:pPr>
              <w:pStyle w:val="KS2"/>
            </w:pPr>
            <w:r>
              <w:t>DetailAddress</w:t>
            </w:r>
          </w:p>
        </w:tc>
        <w:tc>
          <w:tcPr>
            <w:tcW w:w="1150" w:type="dxa"/>
          </w:tcPr>
          <w:p w14:paraId="42DBF977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0BFE22B9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2F86DA8A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기본주소에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고객사의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상세주소</w:t>
            </w:r>
          </w:p>
        </w:tc>
      </w:tr>
      <w:tr w:rsidR="00B4288B" w14:paraId="5A9B357A" w14:textId="77777777">
        <w:trPr>
          <w:cantSplit/>
          <w:jc w:val="center"/>
        </w:trPr>
        <w:tc>
          <w:tcPr>
            <w:tcW w:w="2100" w:type="dxa"/>
          </w:tcPr>
          <w:p w14:paraId="75CA5C4D" w14:textId="77777777" w:rsidR="00B4288B" w:rsidRDefault="0010783A">
            <w:pPr>
              <w:pStyle w:val="KS2"/>
            </w:pPr>
            <w:r>
              <w:t>전화번호</w:t>
            </w:r>
          </w:p>
        </w:tc>
        <w:tc>
          <w:tcPr>
            <w:tcW w:w="3000" w:type="dxa"/>
          </w:tcPr>
          <w:p w14:paraId="6F43DAC0" w14:textId="77777777" w:rsidR="00B4288B" w:rsidRDefault="0010783A">
            <w:pPr>
              <w:pStyle w:val="KS2"/>
            </w:pPr>
            <w:r>
              <w:t>DialNumber</w:t>
            </w:r>
          </w:p>
        </w:tc>
        <w:tc>
          <w:tcPr>
            <w:tcW w:w="1150" w:type="dxa"/>
          </w:tcPr>
          <w:p w14:paraId="192BDD6E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42DA8B2B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519D207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고객사의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대표전화번호</w:t>
            </w:r>
          </w:p>
        </w:tc>
      </w:tr>
      <w:tr w:rsidR="00B4288B" w14:paraId="08B76C53" w14:textId="77777777">
        <w:trPr>
          <w:cantSplit/>
          <w:jc w:val="center"/>
        </w:trPr>
        <w:tc>
          <w:tcPr>
            <w:tcW w:w="2100" w:type="dxa"/>
          </w:tcPr>
          <w:p w14:paraId="0F5F687C" w14:textId="77777777" w:rsidR="00B4288B" w:rsidRDefault="0010783A">
            <w:pPr>
              <w:pStyle w:val="KS2"/>
            </w:pPr>
            <w:r>
              <w:t>팩스번호</w:t>
            </w:r>
          </w:p>
        </w:tc>
        <w:tc>
          <w:tcPr>
            <w:tcW w:w="3000" w:type="dxa"/>
          </w:tcPr>
          <w:p w14:paraId="5A380462" w14:textId="77777777" w:rsidR="00B4288B" w:rsidRDefault="0010783A">
            <w:pPr>
              <w:pStyle w:val="KS2"/>
            </w:pPr>
            <w:r>
              <w:t>FaxNumber</w:t>
            </w:r>
          </w:p>
        </w:tc>
        <w:tc>
          <w:tcPr>
            <w:tcW w:w="1150" w:type="dxa"/>
          </w:tcPr>
          <w:p w14:paraId="320D0B4E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397771CC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36557D5F" w14:textId="77777777" w:rsidR="00B4288B" w:rsidRDefault="0010783A">
            <w:pPr>
              <w:pStyle w:val="KS2"/>
            </w:pPr>
            <w:r>
              <w:t xml:space="preserve">— </w:t>
            </w:r>
            <w:r>
              <w:t>고객사의</w:t>
            </w:r>
            <w:r>
              <w:t xml:space="preserve"> </w:t>
            </w:r>
            <w:r>
              <w:t>팩스번호</w:t>
            </w:r>
          </w:p>
        </w:tc>
      </w:tr>
      <w:tr w:rsidR="00B4288B" w14:paraId="6721B94D" w14:textId="77777777">
        <w:trPr>
          <w:cantSplit/>
          <w:jc w:val="center"/>
        </w:trPr>
        <w:tc>
          <w:tcPr>
            <w:tcW w:w="2100" w:type="dxa"/>
          </w:tcPr>
          <w:p w14:paraId="7FC35236" w14:textId="77777777" w:rsidR="00B4288B" w:rsidRDefault="0010783A">
            <w:pPr>
              <w:pStyle w:val="KS2"/>
            </w:pPr>
            <w:r>
              <w:t>사용여부</w:t>
            </w:r>
          </w:p>
        </w:tc>
        <w:tc>
          <w:tcPr>
            <w:tcW w:w="3000" w:type="dxa"/>
          </w:tcPr>
          <w:p w14:paraId="0335EC50" w14:textId="77777777" w:rsidR="00B4288B" w:rsidRDefault="0010783A">
            <w:pPr>
              <w:pStyle w:val="KS2"/>
            </w:pPr>
            <w:r>
              <w:t>UseIndicator</w:t>
            </w:r>
          </w:p>
        </w:tc>
        <w:tc>
          <w:tcPr>
            <w:tcW w:w="1150" w:type="dxa"/>
          </w:tcPr>
          <w:p w14:paraId="46B774EE" w14:textId="77777777" w:rsidR="00B4288B" w:rsidRDefault="0010783A">
            <w:pPr>
              <w:pStyle w:val="KS2"/>
              <w:jc w:val="center"/>
            </w:pPr>
            <w:r>
              <w:t>boolean</w:t>
            </w:r>
          </w:p>
        </w:tc>
        <w:tc>
          <w:tcPr>
            <w:tcW w:w="1000" w:type="dxa"/>
          </w:tcPr>
          <w:p w14:paraId="070DAD54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32BF11FC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고객사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</w:p>
        </w:tc>
      </w:tr>
      <w:tr w:rsidR="00B4288B" w14:paraId="1D8418B3" w14:textId="77777777">
        <w:trPr>
          <w:cantSplit/>
          <w:jc w:val="center"/>
        </w:trPr>
        <w:tc>
          <w:tcPr>
            <w:tcW w:w="2100" w:type="dxa"/>
          </w:tcPr>
          <w:p w14:paraId="13CEA720" w14:textId="77777777" w:rsidR="00B4288B" w:rsidRDefault="0010783A">
            <w:pPr>
              <w:pStyle w:val="KS2"/>
            </w:pPr>
            <w:r>
              <w:t>담당자명</w:t>
            </w:r>
          </w:p>
        </w:tc>
        <w:tc>
          <w:tcPr>
            <w:tcW w:w="3000" w:type="dxa"/>
          </w:tcPr>
          <w:p w14:paraId="79EE3C88" w14:textId="77777777" w:rsidR="00B4288B" w:rsidRDefault="0010783A">
            <w:pPr>
              <w:pStyle w:val="KS2"/>
            </w:pPr>
            <w:r>
              <w:t>PersonInChargeName</w:t>
            </w:r>
          </w:p>
        </w:tc>
        <w:tc>
          <w:tcPr>
            <w:tcW w:w="1150" w:type="dxa"/>
          </w:tcPr>
          <w:p w14:paraId="4395194E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49F88E64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F7B6FFD" w14:textId="77777777" w:rsidR="00B4288B" w:rsidRDefault="0010783A">
            <w:pPr>
              <w:pStyle w:val="KS2"/>
            </w:pPr>
            <w:r>
              <w:t xml:space="preserve">— </w:t>
            </w:r>
            <w:r>
              <w:t>고객사</w:t>
            </w:r>
            <w:r>
              <w:t xml:space="preserve"> </w:t>
            </w:r>
            <w:r>
              <w:t>담당자의</w:t>
            </w:r>
            <w:r>
              <w:t xml:space="preserve"> </w:t>
            </w:r>
            <w:r>
              <w:t>성명</w:t>
            </w:r>
          </w:p>
        </w:tc>
      </w:tr>
      <w:tr w:rsidR="00B4288B" w14:paraId="23A37F1B" w14:textId="77777777">
        <w:trPr>
          <w:cantSplit/>
          <w:jc w:val="center"/>
        </w:trPr>
        <w:tc>
          <w:tcPr>
            <w:tcW w:w="2100" w:type="dxa"/>
          </w:tcPr>
          <w:p w14:paraId="6FB4520F" w14:textId="77777777" w:rsidR="00B4288B" w:rsidRDefault="0010783A">
            <w:pPr>
              <w:pStyle w:val="KS2"/>
            </w:pPr>
            <w:r>
              <w:t>담당자이메일명</w:t>
            </w:r>
          </w:p>
        </w:tc>
        <w:tc>
          <w:tcPr>
            <w:tcW w:w="3000" w:type="dxa"/>
          </w:tcPr>
          <w:p w14:paraId="73BCEAC7" w14:textId="77777777" w:rsidR="00B4288B" w:rsidRDefault="0010783A">
            <w:pPr>
              <w:pStyle w:val="KS2"/>
            </w:pPr>
            <w:r>
              <w:t>PersonInChargeEmail</w:t>
            </w:r>
          </w:p>
        </w:tc>
        <w:tc>
          <w:tcPr>
            <w:tcW w:w="1150" w:type="dxa"/>
          </w:tcPr>
          <w:p w14:paraId="3187D2B3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42AAE0FD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30861A16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고객사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담당자의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이메일</w:t>
            </w:r>
          </w:p>
        </w:tc>
      </w:tr>
      <w:tr w:rsidR="00B4288B" w14:paraId="07133914" w14:textId="77777777">
        <w:trPr>
          <w:cantSplit/>
          <w:jc w:val="center"/>
        </w:trPr>
        <w:tc>
          <w:tcPr>
            <w:tcW w:w="2100" w:type="dxa"/>
          </w:tcPr>
          <w:p w14:paraId="525002BA" w14:textId="77777777" w:rsidR="00B4288B" w:rsidRDefault="0010783A">
            <w:pPr>
              <w:pStyle w:val="KS2"/>
            </w:pPr>
            <w:r>
              <w:t>담당자전화번호</w:t>
            </w:r>
          </w:p>
        </w:tc>
        <w:tc>
          <w:tcPr>
            <w:tcW w:w="3000" w:type="dxa"/>
          </w:tcPr>
          <w:p w14:paraId="62858431" w14:textId="77777777" w:rsidR="00B4288B" w:rsidRDefault="0010783A">
            <w:pPr>
              <w:pStyle w:val="KS2"/>
            </w:pPr>
            <w:r>
              <w:t>PersonInChargeDialNumber</w:t>
            </w:r>
          </w:p>
        </w:tc>
        <w:tc>
          <w:tcPr>
            <w:tcW w:w="1150" w:type="dxa"/>
          </w:tcPr>
          <w:p w14:paraId="372D37D9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5CC456D3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343B211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고객사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담당자의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전화번호</w:t>
            </w:r>
          </w:p>
        </w:tc>
      </w:tr>
    </w:tbl>
    <w:p w14:paraId="07817455" w14:textId="77777777" w:rsidR="00B4288B" w:rsidRDefault="00B4288B">
      <w:pPr>
        <w:spacing w:after="0" w:line="144" w:lineRule="auto"/>
        <w:rPr>
          <w:lang w:eastAsia="ko-KR"/>
        </w:rPr>
      </w:pPr>
    </w:p>
    <w:p w14:paraId="0C589FF9" w14:textId="77777777" w:rsidR="00B4288B" w:rsidRDefault="0010783A">
      <w:pPr>
        <w:pStyle w:val="46"/>
        <w:rPr>
          <w:lang w:eastAsia="ko-KR"/>
        </w:rPr>
      </w:pPr>
      <w:r>
        <w:rPr>
          <w:lang w:eastAsia="ko-KR"/>
        </w:rPr>
        <w:t xml:space="preserve">7.4.1.6  </w:t>
      </w:r>
      <w:r>
        <w:rPr>
          <w:lang w:eastAsia="ko-KR"/>
        </w:rPr>
        <w:t>공급사</w:t>
      </w:r>
      <w:r>
        <w:rPr>
          <w:lang w:eastAsia="ko-KR"/>
        </w:rPr>
        <w:t>(VendorPartyMaster)</w:t>
      </w:r>
    </w:p>
    <w:p w14:paraId="3EFDC4AF" w14:textId="77777777" w:rsidR="00B4288B" w:rsidRDefault="0010783A">
      <w:pPr>
        <w:rPr>
          <w:lang w:eastAsia="ko-KR"/>
        </w:rPr>
      </w:pPr>
      <w:r>
        <w:rPr>
          <w:lang w:eastAsia="ko-KR"/>
        </w:rPr>
        <w:t>공급사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, </w:t>
      </w:r>
      <w:r>
        <w:rPr>
          <w:lang w:eastAsia="ko-KR"/>
        </w:rPr>
        <w:t>공급사명</w:t>
      </w:r>
      <w:r>
        <w:rPr>
          <w:lang w:eastAsia="ko-KR"/>
        </w:rPr>
        <w:t xml:space="preserve">, </w:t>
      </w:r>
      <w:r>
        <w:rPr>
          <w:lang w:eastAsia="ko-KR"/>
        </w:rPr>
        <w:t>사업자등록번호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공급사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관리하는</w:t>
      </w:r>
      <w:r>
        <w:rPr>
          <w:lang w:eastAsia="ko-KR"/>
        </w:rPr>
        <w:t xml:space="preserve"> </w:t>
      </w:r>
      <w:r>
        <w:rPr>
          <w:lang w:eastAsia="ko-KR"/>
        </w:rPr>
        <w:t>공급사</w:t>
      </w:r>
      <w:r>
        <w:rPr>
          <w:lang w:eastAsia="ko-KR"/>
        </w:rPr>
        <w:t xml:space="preserve"> </w:t>
      </w:r>
      <w:r>
        <w:rPr>
          <w:lang w:eastAsia="ko-KR"/>
        </w:rPr>
        <w:t>마스터를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공급사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17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286F5461" w14:textId="2F978307" w:rsidR="00B4288B" w:rsidRDefault="0010783A">
      <w:pPr>
        <w:pStyle w:val="KS"/>
        <w:rPr>
          <w:lang w:eastAsia="ko-KR"/>
        </w:rPr>
      </w:pPr>
      <w:commentRangeStart w:id="159"/>
      <w:r>
        <w:rPr>
          <w:lang w:eastAsia="ko-KR"/>
        </w:rPr>
        <w:t>표</w:t>
      </w:r>
      <w:del w:id="160" w:author="임픽스 검토" w:date="2026-10-12T04:00:00Z">
        <w:r>
          <w:rPr>
            <w:lang w:eastAsia="ko-KR"/>
          </w:rPr>
          <w:delText xml:space="preserve"> 16</w:delText>
        </w:r>
      </w:del>
      <w:ins w:id="161" w:author="임픽스 검토" w:date="2026-10-12T04:00:00Z">
        <w:r>
          <w:rPr>
            <w:lang w:eastAsia="ko-KR"/>
          </w:rPr>
          <w:t>1</w:t>
        </w:r>
        <w:r>
          <w:rPr>
            <w:rFonts w:hint="eastAsia"/>
            <w:lang w:eastAsia="ko-KR"/>
          </w:rPr>
          <w:t>7</w:t>
        </w:r>
      </w:ins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— </w:t>
      </w:r>
      <w:r>
        <w:rPr>
          <w:lang w:eastAsia="ko-KR"/>
        </w:rPr>
        <w:t>공급사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commentRangeEnd w:id="159"/>
      <w:r>
        <w:rPr>
          <w:rStyle w:val="aff5"/>
          <w:sz w:val="20"/>
          <w:szCs w:val="22"/>
          <w:lang w:eastAsia="ko-KR"/>
        </w:rPr>
        <w:commentReference w:id="159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47CEFC65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5204C8CE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1C987030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1F14A3C0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75DACD12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65FA20F3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7A3BC116" w14:textId="77777777">
        <w:trPr>
          <w:cantSplit/>
          <w:jc w:val="center"/>
        </w:trPr>
        <w:tc>
          <w:tcPr>
            <w:tcW w:w="2100" w:type="dxa"/>
          </w:tcPr>
          <w:p w14:paraId="6AB57AAB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4F2FD301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78BEA1E1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445530BF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133BDA8B" w14:textId="77777777" w:rsidR="00B4288B" w:rsidRDefault="00B4288B">
            <w:pPr>
              <w:pStyle w:val="KS2"/>
            </w:pPr>
          </w:p>
        </w:tc>
      </w:tr>
      <w:tr w:rsidR="00B4288B" w14:paraId="6073A79A" w14:textId="77777777">
        <w:trPr>
          <w:cantSplit/>
          <w:jc w:val="center"/>
        </w:trPr>
        <w:tc>
          <w:tcPr>
            <w:tcW w:w="2100" w:type="dxa"/>
          </w:tcPr>
          <w:p w14:paraId="616B6AD7" w14:textId="77777777" w:rsidR="00B4288B" w:rsidRDefault="0010783A">
            <w:pPr>
              <w:pStyle w:val="KS2"/>
            </w:pPr>
            <w:r>
              <w:t>공급사식별자</w:t>
            </w:r>
          </w:p>
        </w:tc>
        <w:tc>
          <w:tcPr>
            <w:tcW w:w="3000" w:type="dxa"/>
          </w:tcPr>
          <w:p w14:paraId="70EEB210" w14:textId="77777777" w:rsidR="00B4288B" w:rsidRDefault="0010783A">
            <w:pPr>
              <w:pStyle w:val="KS2"/>
            </w:pPr>
            <w:r>
              <w:t>VendorID</w:t>
            </w:r>
          </w:p>
        </w:tc>
        <w:tc>
          <w:tcPr>
            <w:tcW w:w="1150" w:type="dxa"/>
          </w:tcPr>
          <w:p w14:paraId="1032089A" w14:textId="77777777" w:rsidR="00B4288B" w:rsidRDefault="0010783A">
            <w:pPr>
              <w:pStyle w:val="KS2"/>
              <w:jc w:val="center"/>
            </w:pPr>
            <w:r>
              <w:t>ID</w:t>
            </w:r>
          </w:p>
        </w:tc>
        <w:tc>
          <w:tcPr>
            <w:tcW w:w="1000" w:type="dxa"/>
          </w:tcPr>
          <w:p w14:paraId="6A80A7ED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64B720D6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구입해오는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거래처를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</w:tc>
      </w:tr>
      <w:tr w:rsidR="00B4288B" w14:paraId="093E7391" w14:textId="77777777">
        <w:trPr>
          <w:cantSplit/>
          <w:jc w:val="center"/>
        </w:trPr>
        <w:tc>
          <w:tcPr>
            <w:tcW w:w="2100" w:type="dxa"/>
          </w:tcPr>
          <w:p w14:paraId="4FF1B46F" w14:textId="77777777" w:rsidR="00B4288B" w:rsidRDefault="0010783A">
            <w:pPr>
              <w:pStyle w:val="KS2"/>
            </w:pPr>
            <w:r>
              <w:t>공급사명</w:t>
            </w:r>
          </w:p>
        </w:tc>
        <w:tc>
          <w:tcPr>
            <w:tcW w:w="3000" w:type="dxa"/>
          </w:tcPr>
          <w:p w14:paraId="06A3D8F9" w14:textId="77777777" w:rsidR="00B4288B" w:rsidRDefault="0010783A">
            <w:pPr>
              <w:pStyle w:val="KS2"/>
            </w:pPr>
            <w:r>
              <w:t>VendorName</w:t>
            </w:r>
          </w:p>
        </w:tc>
        <w:tc>
          <w:tcPr>
            <w:tcW w:w="1150" w:type="dxa"/>
          </w:tcPr>
          <w:p w14:paraId="56C78958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3FECDA59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C8158F4" w14:textId="77777777" w:rsidR="00B4288B" w:rsidRDefault="0010783A">
            <w:pPr>
              <w:pStyle w:val="KS2"/>
            </w:pPr>
            <w:r>
              <w:t xml:space="preserve">— </w:t>
            </w:r>
            <w:r>
              <w:t>공급사의</w:t>
            </w:r>
            <w:r>
              <w:t xml:space="preserve"> </w:t>
            </w:r>
            <w:r>
              <w:t>명칭</w:t>
            </w:r>
          </w:p>
        </w:tc>
      </w:tr>
      <w:tr w:rsidR="00B4288B" w14:paraId="57B6FC61" w14:textId="77777777">
        <w:trPr>
          <w:cantSplit/>
          <w:jc w:val="center"/>
        </w:trPr>
        <w:tc>
          <w:tcPr>
            <w:tcW w:w="2100" w:type="dxa"/>
          </w:tcPr>
          <w:p w14:paraId="3BE43CF2" w14:textId="77777777" w:rsidR="00B4288B" w:rsidRDefault="0010783A">
            <w:pPr>
              <w:pStyle w:val="KS2"/>
            </w:pPr>
            <w:r>
              <w:t>사업자등록번호</w:t>
            </w:r>
          </w:p>
        </w:tc>
        <w:tc>
          <w:tcPr>
            <w:tcW w:w="3000" w:type="dxa"/>
          </w:tcPr>
          <w:p w14:paraId="3E02DD64" w14:textId="77777777" w:rsidR="00B4288B" w:rsidRDefault="0010783A">
            <w:pPr>
              <w:pStyle w:val="KS2"/>
            </w:pPr>
            <w:r>
              <w:t>BusinessRegistrationNumber</w:t>
            </w:r>
          </w:p>
        </w:tc>
        <w:tc>
          <w:tcPr>
            <w:tcW w:w="1150" w:type="dxa"/>
          </w:tcPr>
          <w:p w14:paraId="0EF41821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454E5273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68BDE2E9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공급사의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사업자등록증에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기재된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고유번호</w:t>
            </w:r>
          </w:p>
        </w:tc>
      </w:tr>
      <w:tr w:rsidR="00B4288B" w14:paraId="0EEECC33" w14:textId="77777777">
        <w:trPr>
          <w:cantSplit/>
          <w:jc w:val="center"/>
        </w:trPr>
        <w:tc>
          <w:tcPr>
            <w:tcW w:w="2100" w:type="dxa"/>
          </w:tcPr>
          <w:p w14:paraId="21FCF91F" w14:textId="77777777" w:rsidR="00B4288B" w:rsidRDefault="0010783A">
            <w:pPr>
              <w:pStyle w:val="KS2"/>
            </w:pPr>
            <w:r>
              <w:t>대표자명</w:t>
            </w:r>
          </w:p>
        </w:tc>
        <w:tc>
          <w:tcPr>
            <w:tcW w:w="3000" w:type="dxa"/>
          </w:tcPr>
          <w:p w14:paraId="00EDD29D" w14:textId="77777777" w:rsidR="00B4288B" w:rsidRDefault="0010783A">
            <w:pPr>
              <w:pStyle w:val="KS2"/>
            </w:pPr>
            <w:r>
              <w:t>RepresentativeName</w:t>
            </w:r>
          </w:p>
        </w:tc>
        <w:tc>
          <w:tcPr>
            <w:tcW w:w="1150" w:type="dxa"/>
          </w:tcPr>
          <w:p w14:paraId="3EB574ED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52538229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68B550EF" w14:textId="77777777" w:rsidR="00B4288B" w:rsidRDefault="0010783A">
            <w:pPr>
              <w:pStyle w:val="KS2"/>
            </w:pPr>
            <w:r>
              <w:t xml:space="preserve">— </w:t>
            </w:r>
            <w:r>
              <w:t>공급사의</w:t>
            </w:r>
            <w:r>
              <w:t xml:space="preserve"> </w:t>
            </w:r>
            <w:r>
              <w:t>대표자</w:t>
            </w:r>
            <w:r>
              <w:t xml:space="preserve"> </w:t>
            </w:r>
            <w:r>
              <w:t>성명</w:t>
            </w:r>
          </w:p>
        </w:tc>
      </w:tr>
      <w:tr w:rsidR="00B4288B" w14:paraId="0F6916F0" w14:textId="77777777">
        <w:trPr>
          <w:cantSplit/>
          <w:jc w:val="center"/>
        </w:trPr>
        <w:tc>
          <w:tcPr>
            <w:tcW w:w="2100" w:type="dxa"/>
          </w:tcPr>
          <w:p w14:paraId="7A1C7F2A" w14:textId="77777777" w:rsidR="00B4288B" w:rsidRDefault="0010783A">
            <w:pPr>
              <w:pStyle w:val="KS2"/>
            </w:pPr>
            <w:r>
              <w:t>국가식별자</w:t>
            </w:r>
          </w:p>
        </w:tc>
        <w:tc>
          <w:tcPr>
            <w:tcW w:w="3000" w:type="dxa"/>
          </w:tcPr>
          <w:p w14:paraId="324768C4" w14:textId="77777777" w:rsidR="00B4288B" w:rsidRDefault="0010783A">
            <w:pPr>
              <w:pStyle w:val="KS2"/>
            </w:pPr>
            <w:r>
              <w:t>CountryID</w:t>
            </w:r>
          </w:p>
        </w:tc>
        <w:tc>
          <w:tcPr>
            <w:tcW w:w="1150" w:type="dxa"/>
          </w:tcPr>
          <w:p w14:paraId="29E0A4CD" w14:textId="77777777" w:rsidR="003168E1" w:rsidRDefault="00000000">
            <w:pPr>
              <w:pStyle w:val="KS2"/>
              <w:jc w:val="center"/>
              <w:rPr>
                <w:del w:id="162" w:author="임픽스 검토" w:date="2026-10-12T04:00:00Z"/>
              </w:rPr>
            </w:pPr>
            <w:del w:id="163" w:author="임픽스 검토" w:date="2026-10-12T04:00:00Z">
              <w:r>
                <w:delText>ID</w:delText>
              </w:r>
            </w:del>
          </w:p>
          <w:p w14:paraId="788B0071" w14:textId="16FE3AE2" w:rsidR="00B4288B" w:rsidRDefault="0010783A">
            <w:pPr>
              <w:pStyle w:val="KS2"/>
              <w:jc w:val="center"/>
              <w:rPr>
                <w:ins w:id="164" w:author="임픽스 검토" w:date="2026-10-12T04:00:00Z"/>
              </w:rPr>
            </w:pPr>
            <w:ins w:id="165" w:author="임픽스 검토" w:date="2026-10-12T04:00:00Z">
              <w:r>
                <w:t>enum</w:t>
              </w:r>
            </w:ins>
          </w:p>
        </w:tc>
        <w:tc>
          <w:tcPr>
            <w:tcW w:w="1000" w:type="dxa"/>
          </w:tcPr>
          <w:p w14:paraId="079CD5B5" w14:textId="00ED7B65" w:rsidR="00B4288B" w:rsidRDefault="0010783A">
            <w:pPr>
              <w:pStyle w:val="KS2"/>
              <w:jc w:val="center"/>
            </w:pPr>
            <w:del w:id="166" w:author="임픽스 검토" w:date="2026-10-12T04:00:00Z">
              <w:r>
                <w:delText>비대상</w:delText>
              </w:r>
            </w:del>
            <w:ins w:id="167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26BF2E89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공급사의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국가를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4677DDF1" w14:textId="77777777" w:rsidR="00EB53D9" w:rsidRDefault="00000000">
            <w:pPr>
              <w:pStyle w:val="KS2"/>
              <w:rPr>
                <w:ins w:id="168" w:author="임픽스 검토" w:date="2026-10-12T04:00:00Z"/>
                <w:lang w:eastAsia="ko-KR"/>
              </w:rPr>
            </w:pPr>
            <w:ins w:id="16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  <w:r>
                <w:rPr>
                  <w:lang w:eastAsia="ko-KR"/>
                </w:rPr>
                <w:t xml:space="preserve">(ISO 3166-1 </w:t>
              </w:r>
              <w:r>
                <w:rPr>
                  <w:lang w:eastAsia="ko-KR"/>
                </w:rPr>
                <w:t>국가코드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사용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권고</w:t>
              </w:r>
              <w:r>
                <w:rPr>
                  <w:lang w:eastAsia="ko-KR"/>
                </w:rPr>
                <w:t>)</w:t>
              </w:r>
            </w:ins>
          </w:p>
        </w:tc>
      </w:tr>
      <w:tr w:rsidR="00B4288B" w14:paraId="50965517" w14:textId="77777777">
        <w:trPr>
          <w:cantSplit/>
          <w:jc w:val="center"/>
        </w:trPr>
        <w:tc>
          <w:tcPr>
            <w:tcW w:w="2100" w:type="dxa"/>
          </w:tcPr>
          <w:p w14:paraId="4DA1AE82" w14:textId="77777777" w:rsidR="00B4288B" w:rsidRDefault="0010783A">
            <w:pPr>
              <w:pStyle w:val="KS2"/>
            </w:pPr>
            <w:r>
              <w:t>우편번호</w:t>
            </w:r>
          </w:p>
        </w:tc>
        <w:tc>
          <w:tcPr>
            <w:tcW w:w="3000" w:type="dxa"/>
          </w:tcPr>
          <w:p w14:paraId="4EB08957" w14:textId="77777777" w:rsidR="00B4288B" w:rsidRDefault="0010783A">
            <w:pPr>
              <w:pStyle w:val="KS2"/>
            </w:pPr>
            <w:r>
              <w:t>PostalCode</w:t>
            </w:r>
          </w:p>
        </w:tc>
        <w:tc>
          <w:tcPr>
            <w:tcW w:w="1150" w:type="dxa"/>
          </w:tcPr>
          <w:p w14:paraId="6591BFD2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2378C6BD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6B6D0644" w14:textId="77777777" w:rsidR="00B4288B" w:rsidRDefault="0010783A">
            <w:pPr>
              <w:pStyle w:val="KS2"/>
            </w:pPr>
            <w:r>
              <w:t xml:space="preserve">— </w:t>
            </w:r>
            <w:r>
              <w:t>공급사의</w:t>
            </w:r>
            <w:r>
              <w:t xml:space="preserve"> </w:t>
            </w:r>
            <w:r>
              <w:t>우편번호</w:t>
            </w:r>
          </w:p>
        </w:tc>
      </w:tr>
      <w:tr w:rsidR="00B4288B" w14:paraId="6A8878AA" w14:textId="77777777">
        <w:trPr>
          <w:cantSplit/>
          <w:jc w:val="center"/>
        </w:trPr>
        <w:tc>
          <w:tcPr>
            <w:tcW w:w="2100" w:type="dxa"/>
          </w:tcPr>
          <w:p w14:paraId="324B2CE5" w14:textId="77777777" w:rsidR="00B4288B" w:rsidRDefault="0010783A">
            <w:pPr>
              <w:pStyle w:val="KS2"/>
            </w:pPr>
            <w:r>
              <w:t>기본주소</w:t>
            </w:r>
          </w:p>
        </w:tc>
        <w:tc>
          <w:tcPr>
            <w:tcW w:w="3000" w:type="dxa"/>
          </w:tcPr>
          <w:p w14:paraId="0906295B" w14:textId="77777777" w:rsidR="00B4288B" w:rsidRDefault="0010783A">
            <w:pPr>
              <w:pStyle w:val="KS2"/>
            </w:pPr>
            <w:r>
              <w:t>BaseAddress</w:t>
            </w:r>
          </w:p>
        </w:tc>
        <w:tc>
          <w:tcPr>
            <w:tcW w:w="1150" w:type="dxa"/>
          </w:tcPr>
          <w:p w14:paraId="4C6D4B92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17F8ECC5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439FF50B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우편번호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검색을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찾는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공급사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주소</w:t>
            </w:r>
          </w:p>
        </w:tc>
      </w:tr>
      <w:tr w:rsidR="00B4288B" w14:paraId="0B2DAC50" w14:textId="77777777">
        <w:trPr>
          <w:cantSplit/>
          <w:jc w:val="center"/>
        </w:trPr>
        <w:tc>
          <w:tcPr>
            <w:tcW w:w="2100" w:type="dxa"/>
          </w:tcPr>
          <w:p w14:paraId="108A1184" w14:textId="77777777" w:rsidR="00B4288B" w:rsidRDefault="0010783A">
            <w:pPr>
              <w:pStyle w:val="KS2"/>
            </w:pPr>
            <w:r>
              <w:t>상세주소</w:t>
            </w:r>
          </w:p>
        </w:tc>
        <w:tc>
          <w:tcPr>
            <w:tcW w:w="3000" w:type="dxa"/>
          </w:tcPr>
          <w:p w14:paraId="1BCE9CD1" w14:textId="77777777" w:rsidR="00B4288B" w:rsidRDefault="0010783A">
            <w:pPr>
              <w:pStyle w:val="KS2"/>
            </w:pPr>
            <w:r>
              <w:t>DetailAddress</w:t>
            </w:r>
          </w:p>
        </w:tc>
        <w:tc>
          <w:tcPr>
            <w:tcW w:w="1150" w:type="dxa"/>
          </w:tcPr>
          <w:p w14:paraId="6062C9AD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48DFE430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041E652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기본주소에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공급사의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상세주소</w:t>
            </w:r>
          </w:p>
        </w:tc>
      </w:tr>
      <w:tr w:rsidR="00B4288B" w14:paraId="4A5EF04C" w14:textId="77777777">
        <w:trPr>
          <w:cantSplit/>
          <w:jc w:val="center"/>
        </w:trPr>
        <w:tc>
          <w:tcPr>
            <w:tcW w:w="2100" w:type="dxa"/>
          </w:tcPr>
          <w:p w14:paraId="72382857" w14:textId="77777777" w:rsidR="00B4288B" w:rsidRDefault="0010783A">
            <w:pPr>
              <w:pStyle w:val="KS2"/>
            </w:pPr>
            <w:r>
              <w:t>전화번호</w:t>
            </w:r>
          </w:p>
        </w:tc>
        <w:tc>
          <w:tcPr>
            <w:tcW w:w="3000" w:type="dxa"/>
          </w:tcPr>
          <w:p w14:paraId="6F70830B" w14:textId="77777777" w:rsidR="00B4288B" w:rsidRDefault="0010783A">
            <w:pPr>
              <w:pStyle w:val="KS2"/>
            </w:pPr>
            <w:r>
              <w:t>DialNumber</w:t>
            </w:r>
          </w:p>
        </w:tc>
        <w:tc>
          <w:tcPr>
            <w:tcW w:w="1150" w:type="dxa"/>
          </w:tcPr>
          <w:p w14:paraId="4A603D7F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69241EC1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29BCC85A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공급사의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대표전화번호</w:t>
            </w:r>
          </w:p>
        </w:tc>
      </w:tr>
      <w:tr w:rsidR="00B4288B" w14:paraId="2DAF9647" w14:textId="77777777">
        <w:trPr>
          <w:cantSplit/>
          <w:jc w:val="center"/>
        </w:trPr>
        <w:tc>
          <w:tcPr>
            <w:tcW w:w="2100" w:type="dxa"/>
          </w:tcPr>
          <w:p w14:paraId="37357804" w14:textId="77777777" w:rsidR="00B4288B" w:rsidRDefault="0010783A">
            <w:pPr>
              <w:pStyle w:val="KS2"/>
            </w:pPr>
            <w:r>
              <w:t>팩스번호</w:t>
            </w:r>
          </w:p>
        </w:tc>
        <w:tc>
          <w:tcPr>
            <w:tcW w:w="3000" w:type="dxa"/>
          </w:tcPr>
          <w:p w14:paraId="1949F438" w14:textId="77777777" w:rsidR="00B4288B" w:rsidRDefault="0010783A">
            <w:pPr>
              <w:pStyle w:val="KS2"/>
            </w:pPr>
            <w:r>
              <w:t>FaxNumber</w:t>
            </w:r>
          </w:p>
        </w:tc>
        <w:tc>
          <w:tcPr>
            <w:tcW w:w="1150" w:type="dxa"/>
          </w:tcPr>
          <w:p w14:paraId="452AB5C0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128B6370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08728D9E" w14:textId="77777777" w:rsidR="00B4288B" w:rsidRDefault="0010783A">
            <w:pPr>
              <w:pStyle w:val="KS2"/>
            </w:pPr>
            <w:r>
              <w:t xml:space="preserve">— </w:t>
            </w:r>
            <w:r>
              <w:t>공급사의</w:t>
            </w:r>
            <w:r>
              <w:t xml:space="preserve"> </w:t>
            </w:r>
            <w:r>
              <w:t>팩스번호</w:t>
            </w:r>
          </w:p>
        </w:tc>
      </w:tr>
      <w:tr w:rsidR="00B4288B" w14:paraId="2C7B07B6" w14:textId="77777777">
        <w:trPr>
          <w:cantSplit/>
          <w:jc w:val="center"/>
        </w:trPr>
        <w:tc>
          <w:tcPr>
            <w:tcW w:w="2100" w:type="dxa"/>
          </w:tcPr>
          <w:p w14:paraId="4424FE41" w14:textId="77777777" w:rsidR="00B4288B" w:rsidRDefault="0010783A">
            <w:pPr>
              <w:pStyle w:val="KS2"/>
            </w:pPr>
            <w:r>
              <w:t>사용여부</w:t>
            </w:r>
          </w:p>
        </w:tc>
        <w:tc>
          <w:tcPr>
            <w:tcW w:w="3000" w:type="dxa"/>
          </w:tcPr>
          <w:p w14:paraId="5A3AE2FF" w14:textId="77777777" w:rsidR="00B4288B" w:rsidRDefault="0010783A">
            <w:pPr>
              <w:pStyle w:val="KS2"/>
            </w:pPr>
            <w:r>
              <w:t>UseIndicator</w:t>
            </w:r>
          </w:p>
        </w:tc>
        <w:tc>
          <w:tcPr>
            <w:tcW w:w="1150" w:type="dxa"/>
          </w:tcPr>
          <w:p w14:paraId="2023333F" w14:textId="77777777" w:rsidR="00B4288B" w:rsidRDefault="0010783A">
            <w:pPr>
              <w:pStyle w:val="KS2"/>
              <w:jc w:val="center"/>
            </w:pPr>
            <w:r>
              <w:t>boolean</w:t>
            </w:r>
          </w:p>
        </w:tc>
        <w:tc>
          <w:tcPr>
            <w:tcW w:w="1000" w:type="dxa"/>
          </w:tcPr>
          <w:p w14:paraId="0171ACDD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01015DE0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공급사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</w:p>
        </w:tc>
      </w:tr>
      <w:tr w:rsidR="00B4288B" w14:paraId="2A4702AC" w14:textId="77777777">
        <w:trPr>
          <w:cantSplit/>
          <w:jc w:val="center"/>
        </w:trPr>
        <w:tc>
          <w:tcPr>
            <w:tcW w:w="2100" w:type="dxa"/>
          </w:tcPr>
          <w:p w14:paraId="06E38BFA" w14:textId="77777777" w:rsidR="00B4288B" w:rsidRDefault="0010783A">
            <w:pPr>
              <w:pStyle w:val="KS2"/>
            </w:pPr>
            <w:r>
              <w:t>담당자명</w:t>
            </w:r>
          </w:p>
        </w:tc>
        <w:tc>
          <w:tcPr>
            <w:tcW w:w="3000" w:type="dxa"/>
          </w:tcPr>
          <w:p w14:paraId="627D9926" w14:textId="77777777" w:rsidR="00B4288B" w:rsidRDefault="0010783A">
            <w:pPr>
              <w:pStyle w:val="KS2"/>
            </w:pPr>
            <w:r>
              <w:t>PersonInChargeName</w:t>
            </w:r>
          </w:p>
        </w:tc>
        <w:tc>
          <w:tcPr>
            <w:tcW w:w="1150" w:type="dxa"/>
          </w:tcPr>
          <w:p w14:paraId="07692628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67E97225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01CCD654" w14:textId="77777777" w:rsidR="00B4288B" w:rsidRDefault="0010783A">
            <w:pPr>
              <w:pStyle w:val="KS2"/>
            </w:pPr>
            <w:r>
              <w:t xml:space="preserve">— </w:t>
            </w:r>
            <w:r>
              <w:t>공급사</w:t>
            </w:r>
            <w:r>
              <w:t xml:space="preserve"> </w:t>
            </w:r>
            <w:r>
              <w:t>담당자의</w:t>
            </w:r>
            <w:r>
              <w:t xml:space="preserve"> </w:t>
            </w:r>
            <w:r>
              <w:t>성명</w:t>
            </w:r>
          </w:p>
        </w:tc>
      </w:tr>
      <w:tr w:rsidR="00B4288B" w14:paraId="4A6D74B6" w14:textId="77777777">
        <w:trPr>
          <w:cantSplit/>
          <w:jc w:val="center"/>
        </w:trPr>
        <w:tc>
          <w:tcPr>
            <w:tcW w:w="2100" w:type="dxa"/>
          </w:tcPr>
          <w:p w14:paraId="013E5622" w14:textId="77777777" w:rsidR="00B4288B" w:rsidRDefault="0010783A">
            <w:pPr>
              <w:pStyle w:val="KS2"/>
            </w:pPr>
            <w:r>
              <w:t>담당자이메일명</w:t>
            </w:r>
          </w:p>
        </w:tc>
        <w:tc>
          <w:tcPr>
            <w:tcW w:w="3000" w:type="dxa"/>
          </w:tcPr>
          <w:p w14:paraId="4F7B1212" w14:textId="77777777" w:rsidR="00B4288B" w:rsidRDefault="0010783A">
            <w:pPr>
              <w:pStyle w:val="KS2"/>
            </w:pPr>
            <w:r>
              <w:t>PersonInChargeEmail</w:t>
            </w:r>
          </w:p>
        </w:tc>
        <w:tc>
          <w:tcPr>
            <w:tcW w:w="1150" w:type="dxa"/>
          </w:tcPr>
          <w:p w14:paraId="3F710D77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6F1E53C3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9804F41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공급사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담당자의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이메일</w:t>
            </w:r>
          </w:p>
        </w:tc>
      </w:tr>
      <w:tr w:rsidR="00B4288B" w14:paraId="4D5F2798" w14:textId="77777777">
        <w:trPr>
          <w:cantSplit/>
          <w:jc w:val="center"/>
        </w:trPr>
        <w:tc>
          <w:tcPr>
            <w:tcW w:w="2100" w:type="dxa"/>
          </w:tcPr>
          <w:p w14:paraId="64234CF2" w14:textId="77777777" w:rsidR="00B4288B" w:rsidRDefault="0010783A">
            <w:pPr>
              <w:pStyle w:val="KS2"/>
            </w:pPr>
            <w:r>
              <w:t>담당자전화번호</w:t>
            </w:r>
          </w:p>
        </w:tc>
        <w:tc>
          <w:tcPr>
            <w:tcW w:w="3000" w:type="dxa"/>
          </w:tcPr>
          <w:p w14:paraId="394BD028" w14:textId="77777777" w:rsidR="00B4288B" w:rsidRDefault="0010783A">
            <w:pPr>
              <w:pStyle w:val="KS2"/>
            </w:pPr>
            <w:r>
              <w:t>PersonInChargeDialNumber</w:t>
            </w:r>
          </w:p>
        </w:tc>
        <w:tc>
          <w:tcPr>
            <w:tcW w:w="1150" w:type="dxa"/>
          </w:tcPr>
          <w:p w14:paraId="2C7D6C1E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62A98FB7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1DFB5100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공급사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담당자의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전화번호</w:t>
            </w:r>
          </w:p>
        </w:tc>
      </w:tr>
    </w:tbl>
    <w:p w14:paraId="567ECDB5" w14:textId="77777777" w:rsidR="00B4288B" w:rsidRDefault="00B4288B">
      <w:pPr>
        <w:spacing w:after="0" w:line="144" w:lineRule="auto"/>
        <w:rPr>
          <w:lang w:eastAsia="ko-KR"/>
        </w:rPr>
      </w:pPr>
    </w:p>
    <w:p w14:paraId="59A66A46" w14:textId="77777777" w:rsidR="00B4288B" w:rsidRDefault="0010783A">
      <w:pPr>
        <w:pStyle w:val="46"/>
        <w:rPr>
          <w:lang w:eastAsia="ko-KR"/>
        </w:rPr>
      </w:pPr>
      <w:r>
        <w:rPr>
          <w:lang w:eastAsia="ko-KR"/>
        </w:rPr>
        <w:t xml:space="preserve">7.4.1.7  </w:t>
      </w:r>
      <w:r>
        <w:rPr>
          <w:lang w:eastAsia="ko-KR"/>
        </w:rPr>
        <w:t>공통코드정보</w:t>
      </w:r>
      <w:r>
        <w:rPr>
          <w:lang w:eastAsia="ko-KR"/>
        </w:rPr>
        <w:t>(CommonCodeMaster)</w:t>
      </w:r>
    </w:p>
    <w:p w14:paraId="6047F13E" w14:textId="77777777" w:rsidR="00B4288B" w:rsidRDefault="0010783A">
      <w:pPr>
        <w:rPr>
          <w:lang w:eastAsia="ko-KR"/>
        </w:rPr>
      </w:pPr>
      <w:r>
        <w:rPr>
          <w:lang w:eastAsia="ko-KR"/>
        </w:rPr>
        <w:t>애플리케이션</w:t>
      </w:r>
      <w:r>
        <w:rPr>
          <w:lang w:eastAsia="ko-KR"/>
        </w:rPr>
        <w:t xml:space="preserve"> </w:t>
      </w:r>
      <w:r>
        <w:rPr>
          <w:lang w:eastAsia="ko-KR"/>
        </w:rPr>
        <w:t>내에서</w:t>
      </w:r>
      <w:r>
        <w:rPr>
          <w:lang w:eastAsia="ko-KR"/>
        </w:rPr>
        <w:t xml:space="preserve"> </w:t>
      </w:r>
      <w:r>
        <w:rPr>
          <w:lang w:eastAsia="ko-KR"/>
        </w:rPr>
        <w:t>사용되는</w:t>
      </w:r>
      <w:r>
        <w:rPr>
          <w:lang w:eastAsia="ko-KR"/>
        </w:rPr>
        <w:t xml:space="preserve"> </w:t>
      </w:r>
      <w:r>
        <w:rPr>
          <w:lang w:eastAsia="ko-KR"/>
        </w:rPr>
        <w:t>각종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모아</w:t>
      </w:r>
      <w:r>
        <w:rPr>
          <w:lang w:eastAsia="ko-KR"/>
        </w:rPr>
        <w:t xml:space="preserve"> </w:t>
      </w:r>
      <w:r>
        <w:rPr>
          <w:lang w:eastAsia="ko-KR"/>
        </w:rPr>
        <w:t>놓은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공통코드정보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18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42FED45B" w14:textId="44BAA5ED" w:rsidR="00B4288B" w:rsidRDefault="0010783A">
      <w:pPr>
        <w:pStyle w:val="KS"/>
        <w:rPr>
          <w:lang w:eastAsia="ko-KR"/>
        </w:rPr>
      </w:pPr>
      <w:commentRangeStart w:id="170"/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171" w:author="임픽스 검토" w:date="2026-10-12T04:00:00Z">
        <w:r>
          <w:rPr>
            <w:lang w:eastAsia="ko-KR"/>
          </w:rPr>
          <w:delText>17</w:delText>
        </w:r>
      </w:del>
      <w:ins w:id="172" w:author="임픽스 검토" w:date="2026-10-12T04:00:00Z">
        <w:r>
          <w:rPr>
            <w:lang w:eastAsia="ko-KR"/>
          </w:rPr>
          <w:t>18</w:t>
        </w:r>
      </w:ins>
      <w:r>
        <w:rPr>
          <w:lang w:eastAsia="ko-KR"/>
        </w:rPr>
        <w:t xml:space="preserve"> — </w:t>
      </w:r>
      <w:r>
        <w:rPr>
          <w:lang w:eastAsia="ko-KR"/>
        </w:rPr>
        <w:t>공통코드정보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commentRangeEnd w:id="170"/>
      <w:r>
        <w:rPr>
          <w:rStyle w:val="aff5"/>
          <w:sz w:val="20"/>
          <w:szCs w:val="22"/>
          <w:lang w:eastAsia="ko-KR"/>
        </w:rPr>
        <w:commentReference w:id="170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6EF97288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45257210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4895A2D5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2F94A91C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752867F1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2A288169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5D57D234" w14:textId="77777777">
        <w:trPr>
          <w:cantSplit/>
          <w:jc w:val="center"/>
        </w:trPr>
        <w:tc>
          <w:tcPr>
            <w:tcW w:w="2100" w:type="dxa"/>
          </w:tcPr>
          <w:p w14:paraId="72ABBFFE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41F16564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64CB7961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6CFC6616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29E550C1" w14:textId="77777777" w:rsidR="00B4288B" w:rsidRDefault="00B4288B">
            <w:pPr>
              <w:pStyle w:val="KS2"/>
            </w:pPr>
          </w:p>
        </w:tc>
      </w:tr>
      <w:tr w:rsidR="00B4288B" w14:paraId="34F6854C" w14:textId="77777777">
        <w:trPr>
          <w:cantSplit/>
          <w:jc w:val="center"/>
        </w:trPr>
        <w:tc>
          <w:tcPr>
            <w:tcW w:w="2100" w:type="dxa"/>
          </w:tcPr>
          <w:p w14:paraId="0D2809C8" w14:textId="77777777" w:rsidR="00B4288B" w:rsidRDefault="0010783A">
            <w:pPr>
              <w:pStyle w:val="KS2"/>
            </w:pPr>
            <w:r>
              <w:t>공통코드식별자</w:t>
            </w:r>
          </w:p>
        </w:tc>
        <w:tc>
          <w:tcPr>
            <w:tcW w:w="3000" w:type="dxa"/>
          </w:tcPr>
          <w:p w14:paraId="540BFEEB" w14:textId="77777777" w:rsidR="00B4288B" w:rsidRDefault="0010783A">
            <w:pPr>
              <w:pStyle w:val="KS2"/>
            </w:pPr>
            <w:r>
              <w:t>CommonCodeID</w:t>
            </w:r>
          </w:p>
        </w:tc>
        <w:tc>
          <w:tcPr>
            <w:tcW w:w="1150" w:type="dxa"/>
          </w:tcPr>
          <w:p w14:paraId="04C082C3" w14:textId="77777777" w:rsidR="003168E1" w:rsidRDefault="00000000">
            <w:pPr>
              <w:pStyle w:val="KS2"/>
              <w:jc w:val="center"/>
              <w:rPr>
                <w:del w:id="173" w:author="임픽스 검토" w:date="2026-10-12T04:00:00Z"/>
              </w:rPr>
            </w:pPr>
            <w:del w:id="174" w:author="임픽스 검토" w:date="2026-10-12T04:00:00Z">
              <w:r>
                <w:delText>enum</w:delText>
              </w:r>
            </w:del>
          </w:p>
          <w:p w14:paraId="6B3F5F3A" w14:textId="4BD8F45E" w:rsidR="00B4288B" w:rsidRDefault="0010783A">
            <w:pPr>
              <w:pStyle w:val="KS2"/>
              <w:jc w:val="center"/>
              <w:rPr>
                <w:ins w:id="175" w:author="임픽스 검토" w:date="2026-10-12T04:00:00Z"/>
              </w:rPr>
            </w:pPr>
            <w:ins w:id="176" w:author="임픽스 검토" w:date="2026-10-12T04:00:00Z">
              <w:r>
                <w:t>ID</w:t>
              </w:r>
            </w:ins>
          </w:p>
        </w:tc>
        <w:tc>
          <w:tcPr>
            <w:tcW w:w="1000" w:type="dxa"/>
          </w:tcPr>
          <w:p w14:paraId="79351673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04AB26A7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기준정보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공통적으로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코드</w:t>
            </w:r>
          </w:p>
        </w:tc>
      </w:tr>
      <w:tr w:rsidR="00B4288B" w14:paraId="1BFAEDF0" w14:textId="77777777">
        <w:trPr>
          <w:cantSplit/>
          <w:jc w:val="center"/>
        </w:trPr>
        <w:tc>
          <w:tcPr>
            <w:tcW w:w="2100" w:type="dxa"/>
          </w:tcPr>
          <w:p w14:paraId="70648A06" w14:textId="77777777" w:rsidR="00B4288B" w:rsidRDefault="0010783A">
            <w:pPr>
              <w:pStyle w:val="KS2"/>
            </w:pPr>
            <w:r>
              <w:t>공통코드명</w:t>
            </w:r>
          </w:p>
        </w:tc>
        <w:tc>
          <w:tcPr>
            <w:tcW w:w="3000" w:type="dxa"/>
          </w:tcPr>
          <w:p w14:paraId="5C100B14" w14:textId="77777777" w:rsidR="00B4288B" w:rsidRDefault="0010783A">
            <w:pPr>
              <w:pStyle w:val="KS2"/>
            </w:pPr>
            <w:r>
              <w:t>CommonCodeName</w:t>
            </w:r>
          </w:p>
        </w:tc>
        <w:tc>
          <w:tcPr>
            <w:tcW w:w="1150" w:type="dxa"/>
          </w:tcPr>
          <w:p w14:paraId="6E85E4B1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21A33FC2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0ED1A6DC" w14:textId="77777777" w:rsidR="00B4288B" w:rsidRDefault="0010783A">
            <w:pPr>
              <w:pStyle w:val="KS2"/>
            </w:pPr>
            <w:r>
              <w:t xml:space="preserve">— </w:t>
            </w:r>
            <w:r>
              <w:t>공통코드</w:t>
            </w:r>
            <w:r>
              <w:t xml:space="preserve"> </w:t>
            </w:r>
            <w:r>
              <w:t>명칭</w:t>
            </w:r>
          </w:p>
        </w:tc>
      </w:tr>
      <w:tr w:rsidR="00B4288B" w14:paraId="1C8F6BA7" w14:textId="77777777">
        <w:trPr>
          <w:cantSplit/>
          <w:jc w:val="center"/>
        </w:trPr>
        <w:tc>
          <w:tcPr>
            <w:tcW w:w="2100" w:type="dxa"/>
          </w:tcPr>
          <w:p w14:paraId="0486C384" w14:textId="77777777" w:rsidR="00B4288B" w:rsidRDefault="0010783A">
            <w:pPr>
              <w:pStyle w:val="KS2"/>
            </w:pPr>
            <w:r>
              <w:t>공통코드그룹</w:t>
            </w:r>
          </w:p>
        </w:tc>
        <w:tc>
          <w:tcPr>
            <w:tcW w:w="3000" w:type="dxa"/>
          </w:tcPr>
          <w:p w14:paraId="410762B0" w14:textId="77777777" w:rsidR="00B4288B" w:rsidRDefault="0010783A">
            <w:pPr>
              <w:pStyle w:val="KS2"/>
            </w:pPr>
            <w:r>
              <w:t>CommonCodeGroup</w:t>
            </w:r>
          </w:p>
        </w:tc>
        <w:tc>
          <w:tcPr>
            <w:tcW w:w="1150" w:type="dxa"/>
          </w:tcPr>
          <w:p w14:paraId="5361DB91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6C313D83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36A6571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공통코드의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집합</w:t>
            </w:r>
          </w:p>
          <w:p w14:paraId="3811C3C0" w14:textId="13CF07BF" w:rsidR="006D6679" w:rsidRDefault="006D6679">
            <w:pPr>
              <w:pStyle w:val="KS2"/>
              <w:rPr>
                <w:ins w:id="177" w:author="임픽스 검토" w:date="2026-10-12T04:00:00Z"/>
                <w:lang w:eastAsia="ko-KR"/>
              </w:rPr>
            </w:pPr>
            <w:ins w:id="17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공통코드그룹과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공통코드식별자의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조합은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회사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내에서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유일하다</w:t>
              </w:r>
            </w:ins>
          </w:p>
        </w:tc>
      </w:tr>
      <w:tr w:rsidR="0062290A" w14:paraId="150D2DBE" w14:textId="77777777">
        <w:trPr>
          <w:cantSplit/>
          <w:jc w:val="center"/>
          <w:ins w:id="179" w:author="임픽스 검토" w:date="2026-10-12T04:00:00Z"/>
        </w:trPr>
        <w:tc>
          <w:tcPr>
            <w:tcW w:w="2100" w:type="dxa"/>
          </w:tcPr>
          <w:p w14:paraId="25ABA86D" w14:textId="6FF99E84" w:rsidR="0062290A" w:rsidRDefault="0062290A" w:rsidP="0062290A">
            <w:pPr>
              <w:pStyle w:val="KS2"/>
              <w:rPr>
                <w:ins w:id="180" w:author="임픽스 검토" w:date="2026-10-12T04:00:00Z"/>
              </w:rPr>
            </w:pPr>
            <w:ins w:id="181" w:author="임픽스 검토" w:date="2026-10-12T04:00:00Z">
              <w:r>
                <w:rPr>
                  <w:rFonts w:hint="eastAsia"/>
                  <w:lang w:eastAsia="ko-KR"/>
                </w:rPr>
                <w:t>상위공통코드그룹</w:t>
              </w:r>
            </w:ins>
          </w:p>
        </w:tc>
        <w:tc>
          <w:tcPr>
            <w:tcW w:w="3000" w:type="dxa"/>
          </w:tcPr>
          <w:p w14:paraId="4569187E" w14:textId="56430E16" w:rsidR="0062290A" w:rsidRDefault="0062290A" w:rsidP="0062290A">
            <w:pPr>
              <w:pStyle w:val="KS2"/>
              <w:rPr>
                <w:ins w:id="182" w:author="임픽스 검토" w:date="2026-10-12T04:00:00Z"/>
              </w:rPr>
            </w:pPr>
            <w:ins w:id="183" w:author="임픽스 검토" w:date="2026-10-12T04:00:00Z">
              <w:r w:rsidRPr="00771CB0">
                <w:t>ParentCommonCodeGroup</w:t>
              </w:r>
            </w:ins>
          </w:p>
        </w:tc>
        <w:tc>
          <w:tcPr>
            <w:tcW w:w="1150" w:type="dxa"/>
          </w:tcPr>
          <w:p w14:paraId="6BDD6AC5" w14:textId="27E6C947" w:rsidR="0062290A" w:rsidRDefault="0062290A" w:rsidP="0062290A">
            <w:pPr>
              <w:pStyle w:val="KS2"/>
              <w:jc w:val="center"/>
              <w:rPr>
                <w:ins w:id="184" w:author="임픽스 검토" w:date="2026-10-12T04:00:00Z"/>
              </w:rPr>
            </w:pPr>
            <w:ins w:id="185" w:author="임픽스 검토" w:date="2026-10-12T04:00:00Z">
              <w:r>
                <w:rPr>
                  <w:rFonts w:hint="eastAsia"/>
                  <w:lang w:eastAsia="ko-KR"/>
                </w:rPr>
                <w:t>IDREF</w:t>
              </w:r>
            </w:ins>
          </w:p>
        </w:tc>
        <w:tc>
          <w:tcPr>
            <w:tcW w:w="1000" w:type="dxa"/>
          </w:tcPr>
          <w:p w14:paraId="2855EEF8" w14:textId="493B8FCC" w:rsidR="0062290A" w:rsidRDefault="0062290A" w:rsidP="0062290A">
            <w:pPr>
              <w:pStyle w:val="KS2"/>
              <w:jc w:val="center"/>
              <w:rPr>
                <w:ins w:id="186" w:author="임픽스 검토" w:date="2026-10-12T04:00:00Z"/>
              </w:rPr>
            </w:pPr>
            <w:ins w:id="187" w:author="임픽스 검토" w:date="2026-10-12T04:00:00Z">
              <w:r>
                <w:rPr>
                  <w:rFonts w:hint="eastAsia"/>
                  <w:lang w:eastAsia="ko-KR"/>
                </w:rPr>
                <w:t>대상</w:t>
              </w:r>
            </w:ins>
          </w:p>
        </w:tc>
        <w:tc>
          <w:tcPr>
            <w:tcW w:w="6970" w:type="dxa"/>
          </w:tcPr>
          <w:p w14:paraId="7DC54B40" w14:textId="77777777" w:rsidR="009E5B16" w:rsidRDefault="00000000">
            <w:pPr>
              <w:pStyle w:val="KS2"/>
              <w:rPr>
                <w:ins w:id="188" w:author="임픽스 검토" w:date="2026-10-12T04:00:00Z"/>
                <w:lang w:eastAsia="ko-KR"/>
              </w:rPr>
            </w:pPr>
            <w:ins w:id="18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상위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속한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공통코드그룹</w:t>
              </w:r>
            </w:ins>
          </w:p>
          <w:p w14:paraId="14E4D9E7" w14:textId="77777777" w:rsidR="009E5B16" w:rsidRDefault="00000000">
            <w:pPr>
              <w:pStyle w:val="KS2"/>
              <w:rPr>
                <w:ins w:id="190" w:author="임픽스 검토" w:date="2026-10-12T04:00:00Z"/>
                <w:lang w:eastAsia="ko-KR"/>
              </w:rPr>
            </w:pPr>
            <w:ins w:id="19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상위공통코드식별자</w:t>
              </w:r>
              <w:r>
                <w:rPr>
                  <w:lang w:eastAsia="ko-KR"/>
                </w:rPr>
                <w:t>(ParentCommonCodeID)</w:t>
              </w:r>
              <w:r>
                <w:rPr>
                  <w:lang w:eastAsia="ko-KR"/>
                </w:rPr>
                <w:t>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함께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상위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가리키며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계층이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없는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비워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둔다</w:t>
              </w:r>
            </w:ins>
          </w:p>
          <w:p w14:paraId="03BD6D0D" w14:textId="7913336B" w:rsidR="0062290A" w:rsidRDefault="0062290A" w:rsidP="0062290A">
            <w:pPr>
              <w:pStyle w:val="KS2"/>
              <w:rPr>
                <w:ins w:id="192" w:author="임픽스 검토" w:date="2026-10-12T04:00:00Z"/>
                <w:lang w:eastAsia="ko-KR"/>
              </w:rPr>
            </w:pPr>
            <w:ins w:id="193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</w:ins>
          </w:p>
        </w:tc>
      </w:tr>
      <w:tr w:rsidR="0062290A" w14:paraId="3AFEF8CC" w14:textId="77777777">
        <w:trPr>
          <w:cantSplit/>
          <w:jc w:val="center"/>
          <w:ins w:id="194" w:author="임픽스 검토" w:date="2026-10-12T04:00:00Z"/>
        </w:trPr>
        <w:tc>
          <w:tcPr>
            <w:tcW w:w="2100" w:type="dxa"/>
          </w:tcPr>
          <w:p w14:paraId="5F5A2A20" w14:textId="124C0B74" w:rsidR="0062290A" w:rsidRDefault="0062290A" w:rsidP="0062290A">
            <w:pPr>
              <w:pStyle w:val="KS2"/>
              <w:rPr>
                <w:ins w:id="195" w:author="임픽스 검토" w:date="2026-10-12T04:00:00Z"/>
              </w:rPr>
            </w:pPr>
            <w:ins w:id="196" w:author="임픽스 검토" w:date="2026-10-12T04:00:00Z">
              <w:r>
                <w:rPr>
                  <w:rFonts w:hint="eastAsia"/>
                  <w:lang w:eastAsia="ko-KR"/>
                </w:rPr>
                <w:t>상위공통코드식별자</w:t>
              </w:r>
            </w:ins>
          </w:p>
        </w:tc>
        <w:tc>
          <w:tcPr>
            <w:tcW w:w="3000" w:type="dxa"/>
          </w:tcPr>
          <w:p w14:paraId="210F06B6" w14:textId="0A600AF4" w:rsidR="0062290A" w:rsidRDefault="0062290A" w:rsidP="0062290A">
            <w:pPr>
              <w:pStyle w:val="KS2"/>
              <w:rPr>
                <w:ins w:id="197" w:author="임픽스 검토" w:date="2026-10-12T04:00:00Z"/>
              </w:rPr>
            </w:pPr>
            <w:ins w:id="198" w:author="임픽스 검토" w:date="2026-10-12T04:00:00Z">
              <w:r w:rsidRPr="00771CB0">
                <w:t>ParentCommonCodeID</w:t>
              </w:r>
            </w:ins>
          </w:p>
        </w:tc>
        <w:tc>
          <w:tcPr>
            <w:tcW w:w="1150" w:type="dxa"/>
          </w:tcPr>
          <w:p w14:paraId="58813BF9" w14:textId="63BC8912" w:rsidR="0062290A" w:rsidRDefault="0062290A" w:rsidP="0062290A">
            <w:pPr>
              <w:pStyle w:val="KS2"/>
              <w:jc w:val="center"/>
              <w:rPr>
                <w:ins w:id="199" w:author="임픽스 검토" w:date="2026-10-12T04:00:00Z"/>
              </w:rPr>
            </w:pPr>
            <w:ins w:id="200" w:author="임픽스 검토" w:date="2026-10-12T04:00:00Z">
              <w:r>
                <w:rPr>
                  <w:rFonts w:hint="eastAsia"/>
                  <w:lang w:eastAsia="ko-KR"/>
                </w:rPr>
                <w:t>IDREF</w:t>
              </w:r>
            </w:ins>
          </w:p>
        </w:tc>
        <w:tc>
          <w:tcPr>
            <w:tcW w:w="1000" w:type="dxa"/>
          </w:tcPr>
          <w:p w14:paraId="70E6A0B6" w14:textId="4F5501FF" w:rsidR="0062290A" w:rsidRDefault="0062290A" w:rsidP="0062290A">
            <w:pPr>
              <w:pStyle w:val="KS2"/>
              <w:jc w:val="center"/>
              <w:rPr>
                <w:ins w:id="201" w:author="임픽스 검토" w:date="2026-10-12T04:00:00Z"/>
              </w:rPr>
            </w:pPr>
            <w:ins w:id="202" w:author="임픽스 검토" w:date="2026-10-12T04:00:00Z">
              <w:r>
                <w:rPr>
                  <w:rFonts w:hint="eastAsia"/>
                  <w:lang w:eastAsia="ko-KR"/>
                </w:rPr>
                <w:t>대상</w:t>
              </w:r>
            </w:ins>
          </w:p>
        </w:tc>
        <w:tc>
          <w:tcPr>
            <w:tcW w:w="6970" w:type="dxa"/>
          </w:tcPr>
          <w:p w14:paraId="2A882BF1" w14:textId="77777777" w:rsidR="009E5B16" w:rsidRDefault="00000000">
            <w:pPr>
              <w:pStyle w:val="KS2"/>
              <w:rPr>
                <w:ins w:id="203" w:author="임픽스 검토" w:date="2026-10-12T04:00:00Z"/>
                <w:lang w:eastAsia="ko-KR"/>
              </w:rPr>
            </w:pPr>
            <w:ins w:id="20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상위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공통코드식별자</w:t>
              </w:r>
            </w:ins>
          </w:p>
          <w:p w14:paraId="450A78CB" w14:textId="77777777" w:rsidR="009E5B16" w:rsidRDefault="00000000">
            <w:pPr>
              <w:pStyle w:val="KS2"/>
              <w:rPr>
                <w:ins w:id="205" w:author="임픽스 검토" w:date="2026-10-12T04:00:00Z"/>
                <w:lang w:eastAsia="ko-KR"/>
              </w:rPr>
            </w:pPr>
            <w:ins w:id="20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상위공통코드그룹</w:t>
              </w:r>
              <w:r>
                <w:rPr>
                  <w:lang w:eastAsia="ko-KR"/>
                </w:rPr>
                <w:t>(ParentCommonCodeGroup)</w:t>
              </w:r>
              <w:r>
                <w:rPr>
                  <w:lang w:eastAsia="ko-KR"/>
                </w:rPr>
                <w:t>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함께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상위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가리킨다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품목중분류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상위는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품목대분류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그룹의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  <w:r>
                <w:rPr>
                  <w:lang w:eastAsia="ko-KR"/>
                </w:rPr>
                <w:t>)</w:t>
              </w:r>
            </w:ins>
          </w:p>
          <w:p w14:paraId="5AB05D7A" w14:textId="74AA7C06" w:rsidR="0062290A" w:rsidRDefault="0062290A" w:rsidP="0062290A">
            <w:pPr>
              <w:pStyle w:val="KS2"/>
              <w:rPr>
                <w:ins w:id="207" w:author="임픽스 검토" w:date="2026-10-12T04:00:00Z"/>
                <w:lang w:eastAsia="ko-KR"/>
              </w:rPr>
            </w:pPr>
            <w:ins w:id="20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</w:ins>
          </w:p>
        </w:tc>
      </w:tr>
      <w:tr w:rsidR="0062290A" w14:paraId="44CDB671" w14:textId="77777777">
        <w:trPr>
          <w:cantSplit/>
          <w:jc w:val="center"/>
        </w:trPr>
        <w:tc>
          <w:tcPr>
            <w:tcW w:w="2100" w:type="dxa"/>
          </w:tcPr>
          <w:p w14:paraId="4521A369" w14:textId="77777777" w:rsidR="0062290A" w:rsidRDefault="0062290A" w:rsidP="0062290A">
            <w:pPr>
              <w:pStyle w:val="KS2"/>
            </w:pPr>
            <w:r>
              <w:t>표시순번</w:t>
            </w:r>
          </w:p>
        </w:tc>
        <w:tc>
          <w:tcPr>
            <w:tcW w:w="3000" w:type="dxa"/>
          </w:tcPr>
          <w:p w14:paraId="3686C066" w14:textId="77777777" w:rsidR="0062290A" w:rsidRDefault="0062290A" w:rsidP="0062290A">
            <w:pPr>
              <w:pStyle w:val="KS2"/>
            </w:pPr>
            <w:r>
              <w:t>CommonCodeSequence</w:t>
            </w:r>
          </w:p>
        </w:tc>
        <w:tc>
          <w:tcPr>
            <w:tcW w:w="1150" w:type="dxa"/>
          </w:tcPr>
          <w:p w14:paraId="6A8FC6F1" w14:textId="77777777" w:rsidR="0062290A" w:rsidRDefault="0062290A" w:rsidP="0062290A">
            <w:pPr>
              <w:pStyle w:val="KS2"/>
              <w:jc w:val="center"/>
            </w:pPr>
            <w:r>
              <w:t>int</w:t>
            </w:r>
          </w:p>
        </w:tc>
        <w:tc>
          <w:tcPr>
            <w:tcW w:w="1000" w:type="dxa"/>
          </w:tcPr>
          <w:p w14:paraId="28D00D1B" w14:textId="77777777" w:rsidR="0062290A" w:rsidRDefault="0062290A" w:rsidP="0062290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0937A75" w14:textId="77777777" w:rsidR="0062290A" w:rsidRDefault="0062290A" w:rsidP="0062290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공통코드가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순서</w:t>
            </w:r>
          </w:p>
        </w:tc>
      </w:tr>
      <w:tr w:rsidR="0062290A" w14:paraId="4E6E292A" w14:textId="77777777">
        <w:trPr>
          <w:cantSplit/>
          <w:jc w:val="center"/>
        </w:trPr>
        <w:tc>
          <w:tcPr>
            <w:tcW w:w="2100" w:type="dxa"/>
          </w:tcPr>
          <w:p w14:paraId="22DCE206" w14:textId="77777777" w:rsidR="0062290A" w:rsidRDefault="0062290A" w:rsidP="0062290A">
            <w:pPr>
              <w:pStyle w:val="KS2"/>
            </w:pPr>
            <w:r>
              <w:t>사용여부</w:t>
            </w:r>
          </w:p>
        </w:tc>
        <w:tc>
          <w:tcPr>
            <w:tcW w:w="3000" w:type="dxa"/>
          </w:tcPr>
          <w:p w14:paraId="0ED7B2E9" w14:textId="77777777" w:rsidR="0062290A" w:rsidRDefault="0062290A" w:rsidP="0062290A">
            <w:pPr>
              <w:pStyle w:val="KS2"/>
            </w:pPr>
            <w:r>
              <w:t>UseIndicator</w:t>
            </w:r>
          </w:p>
        </w:tc>
        <w:tc>
          <w:tcPr>
            <w:tcW w:w="1150" w:type="dxa"/>
          </w:tcPr>
          <w:p w14:paraId="03F74700" w14:textId="77777777" w:rsidR="0062290A" w:rsidRDefault="0062290A" w:rsidP="0062290A">
            <w:pPr>
              <w:pStyle w:val="KS2"/>
              <w:jc w:val="center"/>
            </w:pPr>
            <w:r>
              <w:t>boolean</w:t>
            </w:r>
          </w:p>
        </w:tc>
        <w:tc>
          <w:tcPr>
            <w:tcW w:w="1000" w:type="dxa"/>
          </w:tcPr>
          <w:p w14:paraId="406B80E0" w14:textId="77777777" w:rsidR="0062290A" w:rsidRDefault="0062290A" w:rsidP="0062290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73BDBDA" w14:textId="77777777" w:rsidR="0062290A" w:rsidRDefault="0062290A" w:rsidP="0062290A">
            <w:pPr>
              <w:pStyle w:val="KS2"/>
            </w:pPr>
            <w:r>
              <w:t xml:space="preserve">— </w:t>
            </w:r>
            <w:r>
              <w:t>공통코드의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여부</w:t>
            </w:r>
          </w:p>
        </w:tc>
      </w:tr>
    </w:tbl>
    <w:p w14:paraId="732E0A8B" w14:textId="77777777" w:rsidR="00B4288B" w:rsidRDefault="00B4288B">
      <w:pPr>
        <w:spacing w:after="0" w:line="144" w:lineRule="auto"/>
      </w:pPr>
    </w:p>
    <w:p w14:paraId="485771FA" w14:textId="77777777" w:rsidR="00B4288B" w:rsidRDefault="0010783A">
      <w:pPr>
        <w:pStyle w:val="46"/>
      </w:pPr>
      <w:r>
        <w:t xml:space="preserve">7.4.1.8  </w:t>
      </w:r>
      <w:r>
        <w:t>달력</w:t>
      </w:r>
      <w:r>
        <w:t>(WorkCalendar)</w:t>
      </w:r>
    </w:p>
    <w:p w14:paraId="5DBC6AD8" w14:textId="77777777" w:rsidR="00B4288B" w:rsidRDefault="0010783A">
      <w:pPr>
        <w:rPr>
          <w:lang w:eastAsia="ko-KR"/>
        </w:rPr>
      </w:pP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현장의</w:t>
      </w:r>
      <w:r>
        <w:rPr>
          <w:lang w:eastAsia="ko-KR"/>
        </w:rPr>
        <w:t xml:space="preserve"> </w:t>
      </w:r>
      <w:r>
        <w:rPr>
          <w:lang w:eastAsia="ko-KR"/>
        </w:rPr>
        <w:t>달력을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단</w:t>
      </w:r>
      <w:r>
        <w:rPr>
          <w:lang w:eastAsia="ko-KR"/>
        </w:rPr>
        <w:t xml:space="preserve">, </w:t>
      </w:r>
      <w:r>
        <w:rPr>
          <w:lang w:eastAsia="ko-KR"/>
        </w:rPr>
        <w:t>인사에서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달력과는</w:t>
      </w:r>
      <w:r>
        <w:rPr>
          <w:lang w:eastAsia="ko-KR"/>
        </w:rPr>
        <w:t xml:space="preserve"> </w:t>
      </w:r>
      <w:r>
        <w:rPr>
          <w:lang w:eastAsia="ko-KR"/>
        </w:rPr>
        <w:t>차이가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달력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19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205BD74F" w14:textId="77777777" w:rsidR="00B4288B" w:rsidRDefault="0010783A">
      <w:pPr>
        <w:pStyle w:val="KS"/>
      </w:pPr>
      <w:commentRangeStart w:id="209"/>
      <w:r>
        <w:t>표</w:t>
      </w:r>
      <w:r>
        <w:t xml:space="preserve"> 19 — </w:t>
      </w:r>
      <w:r>
        <w:t>달력</w:t>
      </w:r>
      <w:r>
        <w:t xml:space="preserve"> </w:t>
      </w:r>
      <w:r>
        <w:t>명사</w:t>
      </w:r>
      <w:r>
        <w:t xml:space="preserve"> </w:t>
      </w:r>
      <w:r>
        <w:t>정보</w:t>
      </w:r>
      <w:r>
        <w:t xml:space="preserve"> </w:t>
      </w:r>
      <w:r>
        <w:t>속성</w:t>
      </w:r>
      <w:commentRangeEnd w:id="209"/>
      <w:r>
        <w:rPr>
          <w:rStyle w:val="aff5"/>
          <w:sz w:val="20"/>
          <w:szCs w:val="22"/>
        </w:rPr>
        <w:commentReference w:id="209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2B91E5BD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7E5FA852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36C93B97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60FFD59D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51B2C5FF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526298EF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65E1112E" w14:textId="77777777">
        <w:trPr>
          <w:cantSplit/>
          <w:jc w:val="center"/>
        </w:trPr>
        <w:tc>
          <w:tcPr>
            <w:tcW w:w="2100" w:type="dxa"/>
          </w:tcPr>
          <w:p w14:paraId="17274021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57D3FBDE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7A72513B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0EA33F9E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27CC5B8E" w14:textId="77777777" w:rsidR="00B4288B" w:rsidRDefault="00B4288B">
            <w:pPr>
              <w:pStyle w:val="KS2"/>
            </w:pPr>
          </w:p>
        </w:tc>
      </w:tr>
      <w:tr w:rsidR="00B4288B" w14:paraId="1DFD527C" w14:textId="77777777">
        <w:trPr>
          <w:cantSplit/>
          <w:jc w:val="center"/>
        </w:trPr>
        <w:tc>
          <w:tcPr>
            <w:tcW w:w="2100" w:type="dxa"/>
          </w:tcPr>
          <w:p w14:paraId="065CED34" w14:textId="77777777" w:rsidR="00B4288B" w:rsidRDefault="0010783A">
            <w:pPr>
              <w:pStyle w:val="KS2"/>
            </w:pPr>
            <w:r>
              <w:t>달력식별자</w:t>
            </w:r>
          </w:p>
        </w:tc>
        <w:tc>
          <w:tcPr>
            <w:tcW w:w="3000" w:type="dxa"/>
          </w:tcPr>
          <w:p w14:paraId="36048F0D" w14:textId="77777777" w:rsidR="00B4288B" w:rsidRDefault="0010783A">
            <w:pPr>
              <w:pStyle w:val="KS2"/>
            </w:pPr>
            <w:r>
              <w:t>CalendarID</w:t>
            </w:r>
          </w:p>
        </w:tc>
        <w:tc>
          <w:tcPr>
            <w:tcW w:w="1150" w:type="dxa"/>
          </w:tcPr>
          <w:p w14:paraId="67F0B12C" w14:textId="77777777" w:rsidR="00B4288B" w:rsidRDefault="0010783A">
            <w:pPr>
              <w:pStyle w:val="KS2"/>
              <w:jc w:val="center"/>
            </w:pPr>
            <w:r>
              <w:t>ID</w:t>
            </w:r>
          </w:p>
        </w:tc>
        <w:tc>
          <w:tcPr>
            <w:tcW w:w="1000" w:type="dxa"/>
          </w:tcPr>
          <w:p w14:paraId="17C9E1D1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36E8D9EE" w14:textId="77777777" w:rsidR="00B4288B" w:rsidRDefault="0010783A">
            <w:pPr>
              <w:pStyle w:val="KS2"/>
            </w:pPr>
            <w:r>
              <w:t xml:space="preserve">— </w:t>
            </w:r>
            <w:r>
              <w:t>달력의</w:t>
            </w:r>
            <w:r>
              <w:t xml:space="preserve"> </w:t>
            </w:r>
            <w:r>
              <w:t>고유식별값</w:t>
            </w:r>
          </w:p>
        </w:tc>
      </w:tr>
      <w:tr w:rsidR="00B4288B" w14:paraId="72C002B5" w14:textId="77777777">
        <w:trPr>
          <w:cantSplit/>
          <w:jc w:val="center"/>
        </w:trPr>
        <w:tc>
          <w:tcPr>
            <w:tcW w:w="2100" w:type="dxa"/>
          </w:tcPr>
          <w:p w14:paraId="1A521C6A" w14:textId="77777777" w:rsidR="00B4288B" w:rsidRDefault="0010783A">
            <w:pPr>
              <w:pStyle w:val="KS2"/>
            </w:pPr>
            <w:r>
              <w:t>달력유형</w:t>
            </w:r>
          </w:p>
        </w:tc>
        <w:tc>
          <w:tcPr>
            <w:tcW w:w="3000" w:type="dxa"/>
          </w:tcPr>
          <w:p w14:paraId="5B18DF47" w14:textId="77777777" w:rsidR="00B4288B" w:rsidRDefault="0010783A">
            <w:pPr>
              <w:pStyle w:val="KS2"/>
            </w:pPr>
            <w:r>
              <w:t>CalendarType</w:t>
            </w:r>
          </w:p>
        </w:tc>
        <w:tc>
          <w:tcPr>
            <w:tcW w:w="1150" w:type="dxa"/>
          </w:tcPr>
          <w:p w14:paraId="643A9FA7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380BA2FC" w14:textId="0A8E808E" w:rsidR="00B4288B" w:rsidRDefault="0010783A">
            <w:pPr>
              <w:pStyle w:val="KS2"/>
              <w:jc w:val="center"/>
            </w:pPr>
            <w:del w:id="210" w:author="임픽스 검토" w:date="2026-10-12T04:00:00Z">
              <w:r>
                <w:delText>비대상</w:delText>
              </w:r>
            </w:del>
            <w:ins w:id="211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317864CE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달력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유형</w:t>
            </w:r>
          </w:p>
          <w:p w14:paraId="67575FC5" w14:textId="77777777" w:rsidR="00D74F2B" w:rsidRDefault="00000000">
            <w:pPr>
              <w:pStyle w:val="KS2"/>
              <w:rPr>
                <w:ins w:id="212" w:author="임픽스 검토" w:date="2026-10-12T04:00:00Z"/>
                <w:lang w:eastAsia="ko-KR"/>
              </w:rPr>
            </w:pPr>
            <w:ins w:id="213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달력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유형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공장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달력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라인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달력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교대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달력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  <w:r>
                <w:rPr>
                  <w:lang w:eastAsia="ko-KR"/>
                </w:rPr>
                <w:t>)</w:t>
              </w:r>
            </w:ins>
          </w:p>
          <w:p w14:paraId="1E01FC1C" w14:textId="77777777" w:rsidR="00D74F2B" w:rsidRDefault="00000000">
            <w:pPr>
              <w:pStyle w:val="KS2"/>
              <w:rPr>
                <w:ins w:id="214" w:author="임픽스 검토" w:date="2026-10-12T04:00:00Z"/>
                <w:lang w:eastAsia="ko-KR"/>
              </w:rPr>
            </w:pPr>
            <w:ins w:id="21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719DB7D6" w14:textId="77777777">
        <w:trPr>
          <w:cantSplit/>
          <w:jc w:val="center"/>
        </w:trPr>
        <w:tc>
          <w:tcPr>
            <w:tcW w:w="2100" w:type="dxa"/>
          </w:tcPr>
          <w:p w14:paraId="4B34CBB8" w14:textId="77777777" w:rsidR="00B4288B" w:rsidRDefault="0010783A">
            <w:pPr>
              <w:pStyle w:val="KS2"/>
            </w:pPr>
            <w:r>
              <w:t>달력일자</w:t>
            </w:r>
          </w:p>
        </w:tc>
        <w:tc>
          <w:tcPr>
            <w:tcW w:w="3000" w:type="dxa"/>
          </w:tcPr>
          <w:p w14:paraId="43783653" w14:textId="77777777" w:rsidR="00B4288B" w:rsidRDefault="0010783A">
            <w:pPr>
              <w:pStyle w:val="KS2"/>
            </w:pPr>
            <w:r>
              <w:t>CalendarDate</w:t>
            </w:r>
          </w:p>
        </w:tc>
        <w:tc>
          <w:tcPr>
            <w:tcW w:w="1150" w:type="dxa"/>
          </w:tcPr>
          <w:p w14:paraId="75C8D7E1" w14:textId="77777777" w:rsidR="00B4288B" w:rsidRDefault="0010783A">
            <w:pPr>
              <w:pStyle w:val="KS2"/>
              <w:jc w:val="center"/>
            </w:pPr>
            <w:r>
              <w:t>date</w:t>
            </w:r>
          </w:p>
        </w:tc>
        <w:tc>
          <w:tcPr>
            <w:tcW w:w="1000" w:type="dxa"/>
          </w:tcPr>
          <w:p w14:paraId="350EC8C0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13384AE4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달력의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일자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  <w:tr w:rsidR="00B4288B" w14:paraId="3378442A" w14:textId="77777777">
        <w:trPr>
          <w:cantSplit/>
          <w:jc w:val="center"/>
        </w:trPr>
        <w:tc>
          <w:tcPr>
            <w:tcW w:w="2100" w:type="dxa"/>
          </w:tcPr>
          <w:p w14:paraId="4AA2709F" w14:textId="77777777" w:rsidR="00B4288B" w:rsidRDefault="0010783A">
            <w:pPr>
              <w:pStyle w:val="KS2"/>
            </w:pPr>
            <w:r>
              <w:t>요일</w:t>
            </w:r>
          </w:p>
        </w:tc>
        <w:tc>
          <w:tcPr>
            <w:tcW w:w="3000" w:type="dxa"/>
          </w:tcPr>
          <w:p w14:paraId="54C7628C" w14:textId="77777777" w:rsidR="00B4288B" w:rsidRDefault="0010783A">
            <w:pPr>
              <w:pStyle w:val="KS2"/>
            </w:pPr>
            <w:r>
              <w:t>DayOfWeek</w:t>
            </w:r>
          </w:p>
        </w:tc>
        <w:tc>
          <w:tcPr>
            <w:tcW w:w="1150" w:type="dxa"/>
          </w:tcPr>
          <w:p w14:paraId="001C6616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5C850992" w14:textId="52E352F6" w:rsidR="00B4288B" w:rsidRDefault="0010783A">
            <w:pPr>
              <w:pStyle w:val="KS2"/>
              <w:jc w:val="center"/>
            </w:pPr>
            <w:del w:id="216" w:author="임픽스 검토" w:date="2026-10-12T04:00:00Z">
              <w:r>
                <w:delText>비대상</w:delText>
              </w:r>
            </w:del>
            <w:ins w:id="217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76CD0CFD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달력의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요일</w:t>
            </w:r>
          </w:p>
          <w:p w14:paraId="4D317518" w14:textId="77777777" w:rsidR="00D74F2B" w:rsidRDefault="00000000">
            <w:pPr>
              <w:pStyle w:val="KS2"/>
              <w:rPr>
                <w:ins w:id="218" w:author="임픽스 검토" w:date="2026-10-12T04:00:00Z"/>
                <w:lang w:eastAsia="ko-KR"/>
              </w:rPr>
            </w:pPr>
            <w:ins w:id="21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요일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코드는</w:t>
              </w:r>
              <w:r>
                <w:rPr>
                  <w:lang w:eastAsia="ko-KR"/>
                </w:rPr>
                <w:t xml:space="preserve"> KS X ISO 8601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요일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번호</w:t>
              </w:r>
              <w:r>
                <w:rPr>
                  <w:lang w:eastAsia="ko-KR"/>
                </w:rPr>
                <w:t xml:space="preserve">(1: </w:t>
              </w:r>
              <w:r>
                <w:rPr>
                  <w:lang w:eastAsia="ko-KR"/>
                </w:rPr>
                <w:t>월요일</w:t>
              </w:r>
              <w:r>
                <w:rPr>
                  <w:lang w:eastAsia="ko-KR"/>
                </w:rPr>
                <w:t xml:space="preserve"> ~ 7: </w:t>
              </w:r>
              <w:r>
                <w:rPr>
                  <w:lang w:eastAsia="ko-KR"/>
                </w:rPr>
                <w:t>일요일</w:t>
              </w:r>
              <w:r>
                <w:rPr>
                  <w:lang w:eastAsia="ko-KR"/>
                </w:rPr>
                <w:t xml:space="preserve">) </w:t>
              </w:r>
              <w:r>
                <w:rPr>
                  <w:lang w:eastAsia="ko-KR"/>
                </w:rPr>
                <w:t>사용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권고</w:t>
              </w:r>
            </w:ins>
          </w:p>
          <w:p w14:paraId="7D65F906" w14:textId="77777777" w:rsidR="00D74F2B" w:rsidRDefault="00000000">
            <w:pPr>
              <w:pStyle w:val="KS2"/>
              <w:rPr>
                <w:ins w:id="220" w:author="임픽스 검토" w:date="2026-10-12T04:00:00Z"/>
                <w:lang w:eastAsia="ko-KR"/>
              </w:rPr>
            </w:pPr>
            <w:ins w:id="22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3CE5300B" w14:textId="77777777">
        <w:trPr>
          <w:cantSplit/>
          <w:jc w:val="center"/>
        </w:trPr>
        <w:tc>
          <w:tcPr>
            <w:tcW w:w="2100" w:type="dxa"/>
          </w:tcPr>
          <w:p w14:paraId="27DBDBA5" w14:textId="77777777" w:rsidR="00B4288B" w:rsidRDefault="0010783A">
            <w:pPr>
              <w:pStyle w:val="KS2"/>
            </w:pPr>
            <w:r>
              <w:t>주수</w:t>
            </w:r>
          </w:p>
        </w:tc>
        <w:tc>
          <w:tcPr>
            <w:tcW w:w="3000" w:type="dxa"/>
          </w:tcPr>
          <w:p w14:paraId="3886215C" w14:textId="77777777" w:rsidR="00B4288B" w:rsidRDefault="0010783A">
            <w:pPr>
              <w:pStyle w:val="KS2"/>
            </w:pPr>
            <w:r>
              <w:t>WeekOfYear</w:t>
            </w:r>
          </w:p>
        </w:tc>
        <w:tc>
          <w:tcPr>
            <w:tcW w:w="1150" w:type="dxa"/>
          </w:tcPr>
          <w:p w14:paraId="0CBA86CA" w14:textId="77777777" w:rsidR="00B4288B" w:rsidRDefault="0010783A">
            <w:pPr>
              <w:pStyle w:val="KS2"/>
              <w:jc w:val="center"/>
            </w:pPr>
            <w:r>
              <w:t>int</w:t>
            </w:r>
          </w:p>
        </w:tc>
        <w:tc>
          <w:tcPr>
            <w:tcW w:w="1000" w:type="dxa"/>
          </w:tcPr>
          <w:p w14:paraId="6AD1A7FB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082635A8" w14:textId="77777777" w:rsidR="00B4288B" w:rsidRDefault="0010783A">
            <w:pPr>
              <w:pStyle w:val="KS2"/>
            </w:pPr>
            <w:r>
              <w:t xml:space="preserve">— </w:t>
            </w:r>
            <w:r>
              <w:t>해당</w:t>
            </w:r>
            <w:r>
              <w:t xml:space="preserve"> </w:t>
            </w:r>
            <w:r>
              <w:t>연도의</w:t>
            </w:r>
            <w:r>
              <w:t xml:space="preserve"> </w:t>
            </w:r>
            <w:r>
              <w:t>주</w:t>
            </w:r>
            <w:r>
              <w:t xml:space="preserve"> </w:t>
            </w:r>
            <w:r>
              <w:t>차</w:t>
            </w:r>
          </w:p>
        </w:tc>
      </w:tr>
      <w:tr w:rsidR="00B4288B" w14:paraId="6C3D5FAF" w14:textId="77777777">
        <w:trPr>
          <w:cantSplit/>
          <w:jc w:val="center"/>
        </w:trPr>
        <w:tc>
          <w:tcPr>
            <w:tcW w:w="2100" w:type="dxa"/>
          </w:tcPr>
          <w:p w14:paraId="3F70F0CF" w14:textId="77777777" w:rsidR="00B4288B" w:rsidRDefault="0010783A">
            <w:pPr>
              <w:pStyle w:val="KS2"/>
            </w:pPr>
            <w:r>
              <w:t>총누계일수</w:t>
            </w:r>
          </w:p>
        </w:tc>
        <w:tc>
          <w:tcPr>
            <w:tcW w:w="3000" w:type="dxa"/>
          </w:tcPr>
          <w:p w14:paraId="6AD314BB" w14:textId="77777777" w:rsidR="00B4288B" w:rsidRDefault="0010783A">
            <w:pPr>
              <w:pStyle w:val="KS2"/>
            </w:pPr>
            <w:r>
              <w:t>DayOfYear</w:t>
            </w:r>
          </w:p>
        </w:tc>
        <w:tc>
          <w:tcPr>
            <w:tcW w:w="1150" w:type="dxa"/>
          </w:tcPr>
          <w:p w14:paraId="3ECF3A7A" w14:textId="77777777" w:rsidR="00B4288B" w:rsidRDefault="0010783A">
            <w:pPr>
              <w:pStyle w:val="KS2"/>
              <w:jc w:val="center"/>
            </w:pPr>
            <w:r>
              <w:t>int</w:t>
            </w:r>
          </w:p>
        </w:tc>
        <w:tc>
          <w:tcPr>
            <w:tcW w:w="1000" w:type="dxa"/>
          </w:tcPr>
          <w:p w14:paraId="2F032D91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27F7E5F3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달력상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연도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일부터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일자까지의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누계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일수</w:t>
            </w:r>
          </w:p>
        </w:tc>
      </w:tr>
      <w:tr w:rsidR="00B4288B" w14:paraId="48EFFFC8" w14:textId="77777777">
        <w:trPr>
          <w:cantSplit/>
          <w:jc w:val="center"/>
        </w:trPr>
        <w:tc>
          <w:tcPr>
            <w:tcW w:w="2100" w:type="dxa"/>
          </w:tcPr>
          <w:p w14:paraId="098CB690" w14:textId="77777777" w:rsidR="00B4288B" w:rsidRDefault="0010783A">
            <w:pPr>
              <w:pStyle w:val="KS2"/>
            </w:pPr>
            <w:r>
              <w:t>근무일유형</w:t>
            </w:r>
          </w:p>
        </w:tc>
        <w:tc>
          <w:tcPr>
            <w:tcW w:w="3000" w:type="dxa"/>
          </w:tcPr>
          <w:p w14:paraId="76445AB2" w14:textId="77777777" w:rsidR="00B4288B" w:rsidRDefault="0010783A">
            <w:pPr>
              <w:pStyle w:val="KS2"/>
            </w:pPr>
            <w:r>
              <w:t>ScheduleType</w:t>
            </w:r>
          </w:p>
        </w:tc>
        <w:tc>
          <w:tcPr>
            <w:tcW w:w="1150" w:type="dxa"/>
          </w:tcPr>
          <w:p w14:paraId="37585B32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53AF62CE" w14:textId="4F296595" w:rsidR="00B4288B" w:rsidRDefault="0010783A">
            <w:pPr>
              <w:pStyle w:val="KS2"/>
              <w:jc w:val="center"/>
            </w:pPr>
            <w:del w:id="222" w:author="임픽스 검토" w:date="2026-10-12T04:00:00Z">
              <w:r>
                <w:delText>비대상</w:delText>
              </w:r>
            </w:del>
            <w:ins w:id="223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0A6E6A48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해당일의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근무유형</w:t>
            </w:r>
          </w:p>
          <w:p w14:paraId="4C0F5D2E" w14:textId="77777777" w:rsidR="00D74F2B" w:rsidRDefault="00000000">
            <w:pPr>
              <w:pStyle w:val="KS2"/>
              <w:rPr>
                <w:ins w:id="224" w:author="임픽스 검토" w:date="2026-10-12T04:00:00Z"/>
                <w:lang w:eastAsia="ko-KR"/>
              </w:rPr>
            </w:pPr>
            <w:ins w:id="22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근무유형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정상근무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휴일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특근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휴무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  <w:r>
                <w:rPr>
                  <w:lang w:eastAsia="ko-KR"/>
                </w:rPr>
                <w:t>)</w:t>
              </w:r>
            </w:ins>
          </w:p>
          <w:p w14:paraId="04768D40" w14:textId="77777777" w:rsidR="00D74F2B" w:rsidRDefault="00000000">
            <w:pPr>
              <w:pStyle w:val="KS2"/>
              <w:rPr>
                <w:ins w:id="226" w:author="임픽스 검토" w:date="2026-10-12T04:00:00Z"/>
                <w:lang w:eastAsia="ko-KR"/>
              </w:rPr>
            </w:pPr>
            <w:ins w:id="22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</w:tbl>
    <w:p w14:paraId="3A347B44" w14:textId="77777777" w:rsidR="00B4288B" w:rsidRDefault="00B4288B">
      <w:pPr>
        <w:spacing w:after="0" w:line="144" w:lineRule="auto"/>
        <w:rPr>
          <w:lang w:eastAsia="ko-KR"/>
        </w:rPr>
      </w:pPr>
    </w:p>
    <w:p w14:paraId="0A69B0DB" w14:textId="77777777" w:rsidR="00B4288B" w:rsidRDefault="0010783A">
      <w:pPr>
        <w:pStyle w:val="46"/>
        <w:rPr>
          <w:lang w:eastAsia="ko-KR"/>
        </w:rPr>
      </w:pPr>
      <w:r>
        <w:rPr>
          <w:lang w:eastAsia="ko-KR"/>
        </w:rPr>
        <w:t xml:space="preserve">7.4.1.9  </w:t>
      </w:r>
      <w:r>
        <w:rPr>
          <w:lang w:eastAsia="ko-KR"/>
        </w:rPr>
        <w:t>단위그룹</w:t>
      </w:r>
      <w:r>
        <w:rPr>
          <w:lang w:eastAsia="ko-KR"/>
        </w:rPr>
        <w:t>(UOMGroup)</w:t>
      </w:r>
    </w:p>
    <w:p w14:paraId="13B26A2C" w14:textId="77777777" w:rsidR="00B4288B" w:rsidRDefault="0010783A">
      <w:pPr>
        <w:rPr>
          <w:lang w:eastAsia="ko-KR"/>
        </w:rPr>
      </w:pP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단위의</w:t>
      </w:r>
      <w:r>
        <w:rPr>
          <w:lang w:eastAsia="ko-KR"/>
        </w:rPr>
        <w:t xml:space="preserve"> </w:t>
      </w:r>
      <w:r>
        <w:rPr>
          <w:lang w:eastAsia="ko-KR"/>
        </w:rPr>
        <w:t>집합을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일반적으로</w:t>
      </w:r>
      <w:r>
        <w:rPr>
          <w:lang w:eastAsia="ko-KR"/>
        </w:rPr>
        <w:t xml:space="preserve"> </w:t>
      </w:r>
      <w:r>
        <w:rPr>
          <w:lang w:eastAsia="ko-KR"/>
        </w:rPr>
        <w:t>재고관리</w:t>
      </w:r>
      <w:r>
        <w:rPr>
          <w:lang w:eastAsia="ko-KR"/>
        </w:rPr>
        <w:t xml:space="preserve"> </w:t>
      </w:r>
      <w:r>
        <w:rPr>
          <w:lang w:eastAsia="ko-KR"/>
        </w:rPr>
        <w:t>단위가</w:t>
      </w:r>
      <w:r>
        <w:rPr>
          <w:lang w:eastAsia="ko-KR"/>
        </w:rPr>
        <w:t xml:space="preserve"> </w:t>
      </w:r>
      <w:r>
        <w:rPr>
          <w:lang w:eastAsia="ko-KR"/>
        </w:rPr>
        <w:t>기본단위가</w:t>
      </w:r>
      <w:r>
        <w:rPr>
          <w:lang w:eastAsia="ko-KR"/>
        </w:rPr>
        <w:t xml:space="preserve"> </w:t>
      </w:r>
      <w:r>
        <w:rPr>
          <w:lang w:eastAsia="ko-KR"/>
        </w:rPr>
        <w:t>되며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프로세스에서</w:t>
      </w:r>
      <w:r>
        <w:rPr>
          <w:lang w:eastAsia="ko-KR"/>
        </w:rPr>
        <w:t xml:space="preserve"> </w:t>
      </w:r>
      <w:r>
        <w:rPr>
          <w:lang w:eastAsia="ko-KR"/>
        </w:rPr>
        <w:t>변경될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재고에</w:t>
      </w:r>
      <w:r>
        <w:rPr>
          <w:lang w:eastAsia="ko-KR"/>
        </w:rPr>
        <w:t xml:space="preserve"> </w:t>
      </w:r>
      <w:r>
        <w:rPr>
          <w:lang w:eastAsia="ko-KR"/>
        </w:rPr>
        <w:t>반영될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환산계수가</w:t>
      </w:r>
      <w:r>
        <w:rPr>
          <w:lang w:eastAsia="ko-KR"/>
        </w:rPr>
        <w:t xml:space="preserve"> </w:t>
      </w:r>
      <w:r>
        <w:rPr>
          <w:lang w:eastAsia="ko-KR"/>
        </w:rPr>
        <w:t>적용된다</w:t>
      </w:r>
      <w:r>
        <w:rPr>
          <w:lang w:eastAsia="ko-KR"/>
        </w:rPr>
        <w:t xml:space="preserve">. </w:t>
      </w:r>
      <w:r>
        <w:rPr>
          <w:lang w:eastAsia="ko-KR"/>
        </w:rPr>
        <w:t>단위그룹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20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3E9FDEB2" w14:textId="77777777" w:rsidR="00B4288B" w:rsidRDefault="0010783A">
      <w:pPr>
        <w:pStyle w:val="KS"/>
        <w:rPr>
          <w:lang w:eastAsia="ko-KR"/>
        </w:rPr>
      </w:pPr>
      <w:commentRangeStart w:id="228"/>
      <w:r>
        <w:rPr>
          <w:lang w:eastAsia="ko-KR"/>
        </w:rPr>
        <w:t>표</w:t>
      </w:r>
      <w:r>
        <w:rPr>
          <w:lang w:eastAsia="ko-KR"/>
        </w:rPr>
        <w:t xml:space="preserve"> 20 — </w:t>
      </w:r>
      <w:r>
        <w:rPr>
          <w:lang w:eastAsia="ko-KR"/>
        </w:rPr>
        <w:t>단위그룹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commentRangeEnd w:id="228"/>
      <w:r>
        <w:rPr>
          <w:rStyle w:val="aff5"/>
          <w:sz w:val="20"/>
          <w:szCs w:val="22"/>
          <w:lang w:eastAsia="ko-KR"/>
        </w:rPr>
        <w:commentReference w:id="228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7B509C4A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162F1BCC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284A1F60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3EA27D8B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7AB704E6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5A43EFBA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41C3DDFC" w14:textId="77777777">
        <w:trPr>
          <w:cantSplit/>
          <w:jc w:val="center"/>
        </w:trPr>
        <w:tc>
          <w:tcPr>
            <w:tcW w:w="2100" w:type="dxa"/>
          </w:tcPr>
          <w:p w14:paraId="5E88CE66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41630149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0E352C62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28F45D6E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41B116C8" w14:textId="77777777" w:rsidR="00B4288B" w:rsidRDefault="00B4288B">
            <w:pPr>
              <w:pStyle w:val="KS2"/>
            </w:pPr>
          </w:p>
        </w:tc>
      </w:tr>
      <w:tr w:rsidR="00B4288B" w14:paraId="229C0A0C" w14:textId="77777777">
        <w:trPr>
          <w:cantSplit/>
          <w:jc w:val="center"/>
          <w:ins w:id="229" w:author="임픽스 검토" w:date="2026-10-12T04:00:00Z"/>
        </w:trPr>
        <w:tc>
          <w:tcPr>
            <w:tcW w:w="2100" w:type="dxa"/>
            <w:shd w:val="clear" w:color="auto" w:fill="F2F2F2"/>
          </w:tcPr>
          <w:p w14:paraId="61756F86" w14:textId="77777777" w:rsidR="00B4288B" w:rsidRDefault="0010783A">
            <w:pPr>
              <w:pStyle w:val="KS2"/>
              <w:rPr>
                <w:ins w:id="230" w:author="임픽스 검토" w:date="2026-10-12T04:00:00Z"/>
              </w:rPr>
            </w:pPr>
            <w:ins w:id="231" w:author="임픽스 검토" w:date="2026-10-12T04:00:00Z">
              <w:r>
                <w:rPr>
                  <w:b/>
                </w:rPr>
                <w:t>단위그룹헤더</w:t>
              </w:r>
            </w:ins>
          </w:p>
        </w:tc>
        <w:tc>
          <w:tcPr>
            <w:tcW w:w="3000" w:type="dxa"/>
            <w:shd w:val="clear" w:color="auto" w:fill="F2F2F2"/>
          </w:tcPr>
          <w:p w14:paraId="71445692" w14:textId="77777777" w:rsidR="00B4288B" w:rsidRDefault="0010783A">
            <w:pPr>
              <w:pStyle w:val="KS2"/>
              <w:rPr>
                <w:ins w:id="232" w:author="임픽스 검토" w:date="2026-10-12T04:00:00Z"/>
              </w:rPr>
            </w:pPr>
            <w:ins w:id="233" w:author="임픽스 검토" w:date="2026-10-12T04:00:00Z">
              <w:r>
                <w:rPr>
                  <w:b/>
                </w:rPr>
                <w:t>UOMGroupHeader</w:t>
              </w:r>
            </w:ins>
          </w:p>
        </w:tc>
        <w:tc>
          <w:tcPr>
            <w:tcW w:w="1150" w:type="dxa"/>
            <w:shd w:val="clear" w:color="auto" w:fill="F2F2F2"/>
          </w:tcPr>
          <w:p w14:paraId="65BA18A5" w14:textId="77777777" w:rsidR="00B4288B" w:rsidRDefault="0010783A">
            <w:pPr>
              <w:pStyle w:val="KS2"/>
              <w:jc w:val="center"/>
              <w:rPr>
                <w:ins w:id="234" w:author="임픽스 검토" w:date="2026-10-12T04:00:00Z"/>
              </w:rPr>
            </w:pPr>
            <w:ins w:id="235" w:author="임픽스 검토" w:date="2026-10-12T04:00:00Z">
              <w:r>
                <w:rPr>
                  <w:b/>
                </w:rPr>
                <w:t>struct</w:t>
              </w:r>
            </w:ins>
          </w:p>
        </w:tc>
        <w:tc>
          <w:tcPr>
            <w:tcW w:w="1000" w:type="dxa"/>
            <w:shd w:val="clear" w:color="auto" w:fill="F2F2F2"/>
          </w:tcPr>
          <w:p w14:paraId="2F506AA7" w14:textId="77777777" w:rsidR="00B4288B" w:rsidRDefault="0010783A">
            <w:pPr>
              <w:pStyle w:val="KS2"/>
              <w:jc w:val="center"/>
              <w:rPr>
                <w:ins w:id="236" w:author="임픽스 검토" w:date="2026-10-12T04:00:00Z"/>
              </w:rPr>
            </w:pPr>
            <w:ins w:id="237" w:author="임픽스 검토" w:date="2026-10-12T04:00:00Z">
              <w:r>
                <w:rPr>
                  <w:b/>
                </w:rPr>
                <w:t>비대상</w:t>
              </w:r>
            </w:ins>
          </w:p>
        </w:tc>
        <w:tc>
          <w:tcPr>
            <w:tcW w:w="6970" w:type="dxa"/>
            <w:shd w:val="clear" w:color="auto" w:fill="F2F2F2"/>
          </w:tcPr>
          <w:p w14:paraId="3B18540C" w14:textId="77777777" w:rsidR="00B4288B" w:rsidRDefault="0010783A">
            <w:pPr>
              <w:pStyle w:val="KS2"/>
              <w:rPr>
                <w:ins w:id="238" w:author="임픽스 검토" w:date="2026-10-12T04:00:00Z"/>
                <w:lang w:eastAsia="ko-KR"/>
              </w:rPr>
            </w:pPr>
            <w:ins w:id="239" w:author="임픽스 검토" w:date="2026-10-12T04:00:00Z">
              <w:r>
                <w:rPr>
                  <w:b/>
                  <w:lang w:eastAsia="ko-KR"/>
                </w:rPr>
                <w:t xml:space="preserve">— </w:t>
              </w:r>
              <w:r>
                <w:rPr>
                  <w:b/>
                  <w:lang w:eastAsia="ko-KR"/>
                </w:rPr>
                <w:t>단위그룹</w:t>
              </w:r>
              <w:r>
                <w:rPr>
                  <w:b/>
                  <w:lang w:eastAsia="ko-KR"/>
                </w:rPr>
                <w:t xml:space="preserve"> 1</w:t>
              </w:r>
              <w:r>
                <w:rPr>
                  <w:b/>
                  <w:lang w:eastAsia="ko-KR"/>
                </w:rPr>
                <w:t>건의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공통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정보</w:t>
              </w:r>
              <w:r>
                <w:rPr>
                  <w:b/>
                  <w:lang w:eastAsia="ko-KR"/>
                </w:rPr>
                <w:t>(</w:t>
              </w:r>
              <w:r>
                <w:rPr>
                  <w:b/>
                  <w:lang w:eastAsia="ko-KR"/>
                </w:rPr>
                <w:t>중량</w:t>
              </w:r>
              <w:r>
                <w:rPr>
                  <w:b/>
                  <w:lang w:eastAsia="ko-KR"/>
                </w:rPr>
                <w:t xml:space="preserve">, </w:t>
              </w:r>
              <w:r>
                <w:rPr>
                  <w:b/>
                  <w:lang w:eastAsia="ko-KR"/>
                </w:rPr>
                <w:t>부피</w:t>
              </w:r>
              <w:r>
                <w:rPr>
                  <w:b/>
                  <w:lang w:eastAsia="ko-KR"/>
                </w:rPr>
                <w:t xml:space="preserve">, </w:t>
              </w:r>
              <w:r>
                <w:rPr>
                  <w:b/>
                  <w:lang w:eastAsia="ko-KR"/>
                </w:rPr>
                <w:t>길이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등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측정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단위의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그룹</w:t>
              </w:r>
              <w:r>
                <w:rPr>
                  <w:b/>
                  <w:lang w:eastAsia="ko-KR"/>
                </w:rPr>
                <w:t>)</w:t>
              </w:r>
            </w:ins>
          </w:p>
          <w:p w14:paraId="2F5D1FDC" w14:textId="77777777" w:rsidR="00B4288B" w:rsidRDefault="0010783A">
            <w:pPr>
              <w:pStyle w:val="KS2"/>
              <w:rPr>
                <w:ins w:id="240" w:author="임픽스 검토" w:date="2026-10-12T04:00:00Z"/>
                <w:lang w:eastAsia="ko-KR"/>
              </w:rPr>
            </w:pPr>
            <w:ins w:id="241" w:author="임픽스 검토" w:date="2026-10-12T04:00:00Z">
              <w:r>
                <w:rPr>
                  <w:b/>
                  <w:lang w:eastAsia="ko-KR"/>
                </w:rPr>
                <w:t xml:space="preserve">— </w:t>
              </w:r>
              <w:r>
                <w:rPr>
                  <w:b/>
                  <w:lang w:eastAsia="ko-KR"/>
                </w:rPr>
                <w:t>단위그룹마다</w:t>
              </w:r>
              <w:r>
                <w:rPr>
                  <w:b/>
                  <w:lang w:eastAsia="ko-KR"/>
                </w:rPr>
                <w:t xml:space="preserve"> 1</w:t>
              </w:r>
              <w:r>
                <w:rPr>
                  <w:b/>
                  <w:lang w:eastAsia="ko-KR"/>
                </w:rPr>
                <w:t>회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나타남</w:t>
              </w:r>
            </w:ins>
          </w:p>
        </w:tc>
      </w:tr>
      <w:tr w:rsidR="00B4288B" w14:paraId="41EBB09A" w14:textId="77777777">
        <w:trPr>
          <w:cantSplit/>
          <w:jc w:val="center"/>
        </w:trPr>
        <w:tc>
          <w:tcPr>
            <w:tcW w:w="2100" w:type="dxa"/>
          </w:tcPr>
          <w:p w14:paraId="1227D288" w14:textId="77777777" w:rsidR="00B4288B" w:rsidRDefault="0010783A">
            <w:pPr>
              <w:pStyle w:val="KS2"/>
            </w:pPr>
            <w:r>
              <w:t>단위그룹식별자</w:t>
            </w:r>
          </w:p>
        </w:tc>
        <w:tc>
          <w:tcPr>
            <w:tcW w:w="3000" w:type="dxa"/>
          </w:tcPr>
          <w:p w14:paraId="1CC477E9" w14:textId="77777777" w:rsidR="00B4288B" w:rsidRDefault="0010783A">
            <w:pPr>
              <w:pStyle w:val="KS2"/>
            </w:pPr>
            <w:r>
              <w:t>UOMGroupID</w:t>
            </w:r>
          </w:p>
        </w:tc>
        <w:tc>
          <w:tcPr>
            <w:tcW w:w="1150" w:type="dxa"/>
          </w:tcPr>
          <w:p w14:paraId="3838EA94" w14:textId="77777777" w:rsidR="00B4288B" w:rsidRDefault="0010783A">
            <w:pPr>
              <w:pStyle w:val="KS2"/>
              <w:jc w:val="center"/>
            </w:pPr>
            <w:r>
              <w:t>ID</w:t>
            </w:r>
          </w:p>
        </w:tc>
        <w:tc>
          <w:tcPr>
            <w:tcW w:w="1000" w:type="dxa"/>
          </w:tcPr>
          <w:p w14:paraId="7A8C0DCC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69FA49BC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중량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부피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길이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면적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시간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수량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측정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그룹을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</w:tc>
      </w:tr>
      <w:tr w:rsidR="00B4288B" w14:paraId="0E965BE5" w14:textId="77777777">
        <w:trPr>
          <w:cantSplit/>
          <w:jc w:val="center"/>
        </w:trPr>
        <w:tc>
          <w:tcPr>
            <w:tcW w:w="2100" w:type="dxa"/>
          </w:tcPr>
          <w:p w14:paraId="09E2CEBA" w14:textId="77777777" w:rsidR="00B4288B" w:rsidRDefault="0010783A">
            <w:pPr>
              <w:pStyle w:val="KS2"/>
            </w:pPr>
            <w:r>
              <w:t>단위그룹명</w:t>
            </w:r>
          </w:p>
        </w:tc>
        <w:tc>
          <w:tcPr>
            <w:tcW w:w="3000" w:type="dxa"/>
          </w:tcPr>
          <w:p w14:paraId="5D2173AF" w14:textId="77777777" w:rsidR="00B4288B" w:rsidRDefault="0010783A">
            <w:pPr>
              <w:pStyle w:val="KS2"/>
            </w:pPr>
            <w:r>
              <w:t>UOMGroupName</w:t>
            </w:r>
          </w:p>
        </w:tc>
        <w:tc>
          <w:tcPr>
            <w:tcW w:w="1150" w:type="dxa"/>
          </w:tcPr>
          <w:p w14:paraId="675FF0AA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66A09FC5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3B1E25A1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중량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부피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길이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면적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시간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수량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측정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그룹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명칭</w:t>
            </w:r>
          </w:p>
        </w:tc>
      </w:tr>
      <w:tr w:rsidR="00B4288B" w14:paraId="0D30C69B" w14:textId="77777777">
        <w:trPr>
          <w:cantSplit/>
          <w:jc w:val="center"/>
          <w:ins w:id="242" w:author="임픽스 검토" w:date="2026-10-12T04:00:00Z"/>
        </w:trPr>
        <w:tc>
          <w:tcPr>
            <w:tcW w:w="2100" w:type="dxa"/>
            <w:shd w:val="clear" w:color="auto" w:fill="F2F2F2"/>
          </w:tcPr>
          <w:p w14:paraId="573A4101" w14:textId="77777777" w:rsidR="00B4288B" w:rsidRDefault="0010783A">
            <w:pPr>
              <w:pStyle w:val="KS2"/>
              <w:rPr>
                <w:ins w:id="243" w:author="임픽스 검토" w:date="2026-10-12T04:00:00Z"/>
              </w:rPr>
            </w:pPr>
            <w:ins w:id="244" w:author="임픽스 검토" w:date="2026-10-12T04:00:00Z">
              <w:r>
                <w:rPr>
                  <w:b/>
                </w:rPr>
                <w:t>단위그룹라인</w:t>
              </w:r>
            </w:ins>
          </w:p>
        </w:tc>
        <w:tc>
          <w:tcPr>
            <w:tcW w:w="3000" w:type="dxa"/>
            <w:shd w:val="clear" w:color="auto" w:fill="F2F2F2"/>
          </w:tcPr>
          <w:p w14:paraId="70DCAA9D" w14:textId="77777777" w:rsidR="00B4288B" w:rsidRDefault="0010783A">
            <w:pPr>
              <w:pStyle w:val="KS2"/>
              <w:rPr>
                <w:ins w:id="245" w:author="임픽스 검토" w:date="2026-10-12T04:00:00Z"/>
              </w:rPr>
            </w:pPr>
            <w:ins w:id="246" w:author="임픽스 검토" w:date="2026-10-12T04:00:00Z">
              <w:r>
                <w:rPr>
                  <w:b/>
                </w:rPr>
                <w:t>UOMGroupLine</w:t>
              </w:r>
            </w:ins>
          </w:p>
        </w:tc>
        <w:tc>
          <w:tcPr>
            <w:tcW w:w="1150" w:type="dxa"/>
            <w:shd w:val="clear" w:color="auto" w:fill="F2F2F2"/>
          </w:tcPr>
          <w:p w14:paraId="5C8A2E69" w14:textId="77777777" w:rsidR="00B4288B" w:rsidRDefault="0010783A">
            <w:pPr>
              <w:pStyle w:val="KS2"/>
              <w:jc w:val="center"/>
              <w:rPr>
                <w:ins w:id="247" w:author="임픽스 검토" w:date="2026-10-12T04:00:00Z"/>
              </w:rPr>
            </w:pPr>
            <w:ins w:id="248" w:author="임픽스 검토" w:date="2026-10-12T04:00:00Z">
              <w:r>
                <w:rPr>
                  <w:b/>
                </w:rPr>
                <w:t>struct[1..N]</w:t>
              </w:r>
            </w:ins>
          </w:p>
        </w:tc>
        <w:tc>
          <w:tcPr>
            <w:tcW w:w="1000" w:type="dxa"/>
            <w:shd w:val="clear" w:color="auto" w:fill="F2F2F2"/>
          </w:tcPr>
          <w:p w14:paraId="3C236935" w14:textId="77777777" w:rsidR="00B4288B" w:rsidRDefault="0010783A">
            <w:pPr>
              <w:pStyle w:val="KS2"/>
              <w:jc w:val="center"/>
              <w:rPr>
                <w:ins w:id="249" w:author="임픽스 검토" w:date="2026-10-12T04:00:00Z"/>
              </w:rPr>
            </w:pPr>
            <w:ins w:id="250" w:author="임픽스 검토" w:date="2026-10-12T04:00:00Z">
              <w:r>
                <w:rPr>
                  <w:b/>
                </w:rPr>
                <w:t>비대상</w:t>
              </w:r>
            </w:ins>
          </w:p>
        </w:tc>
        <w:tc>
          <w:tcPr>
            <w:tcW w:w="6970" w:type="dxa"/>
            <w:shd w:val="clear" w:color="auto" w:fill="F2F2F2"/>
          </w:tcPr>
          <w:p w14:paraId="3587E1C8" w14:textId="77777777" w:rsidR="00B4288B" w:rsidRDefault="0010783A">
            <w:pPr>
              <w:pStyle w:val="KS2"/>
              <w:rPr>
                <w:ins w:id="251" w:author="임픽스 검토" w:date="2026-10-12T04:00:00Z"/>
                <w:lang w:eastAsia="ko-KR"/>
              </w:rPr>
            </w:pPr>
            <w:ins w:id="252" w:author="임픽스 검토" w:date="2026-10-12T04:00:00Z">
              <w:r>
                <w:rPr>
                  <w:b/>
                  <w:lang w:eastAsia="ko-KR"/>
                </w:rPr>
                <w:t xml:space="preserve">— </w:t>
              </w:r>
              <w:r>
                <w:rPr>
                  <w:b/>
                  <w:lang w:eastAsia="ko-KR"/>
                </w:rPr>
                <w:t>단위그룹에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속하는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단위코드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행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정보</w:t>
              </w:r>
            </w:ins>
          </w:p>
          <w:p w14:paraId="38ED9318" w14:textId="77777777" w:rsidR="00B4288B" w:rsidRDefault="0010783A">
            <w:pPr>
              <w:pStyle w:val="KS2"/>
              <w:rPr>
                <w:ins w:id="253" w:author="임픽스 검토" w:date="2026-10-12T04:00:00Z"/>
                <w:lang w:eastAsia="ko-KR"/>
              </w:rPr>
            </w:pPr>
            <w:ins w:id="254" w:author="임픽스 검토" w:date="2026-10-12T04:00:00Z">
              <w:r>
                <w:rPr>
                  <w:b/>
                  <w:lang w:eastAsia="ko-KR"/>
                </w:rPr>
                <w:t xml:space="preserve">— </w:t>
              </w:r>
              <w:r>
                <w:rPr>
                  <w:b/>
                  <w:lang w:eastAsia="ko-KR"/>
                </w:rPr>
                <w:t>단위그룹헤더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아래에</w:t>
              </w:r>
              <w:r>
                <w:rPr>
                  <w:b/>
                  <w:lang w:eastAsia="ko-KR"/>
                </w:rPr>
                <w:t xml:space="preserve"> 1</w:t>
              </w:r>
              <w:r>
                <w:rPr>
                  <w:b/>
                  <w:lang w:eastAsia="ko-KR"/>
                </w:rPr>
                <w:t>회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이상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반복하여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나타남</w:t>
              </w:r>
              <w:r>
                <w:rPr>
                  <w:b/>
                  <w:lang w:eastAsia="ko-KR"/>
                </w:rPr>
                <w:t>(1..N)</w:t>
              </w:r>
            </w:ins>
          </w:p>
        </w:tc>
      </w:tr>
      <w:tr w:rsidR="00B4288B" w14:paraId="77A923A1" w14:textId="77777777">
        <w:trPr>
          <w:cantSplit/>
          <w:jc w:val="center"/>
        </w:trPr>
        <w:tc>
          <w:tcPr>
            <w:tcW w:w="2100" w:type="dxa"/>
          </w:tcPr>
          <w:p w14:paraId="395021D4" w14:textId="77777777" w:rsidR="00B4288B" w:rsidRDefault="0010783A">
            <w:pPr>
              <w:pStyle w:val="KS2"/>
            </w:pPr>
            <w:r>
              <w:t>단위코드</w:t>
            </w:r>
          </w:p>
        </w:tc>
        <w:tc>
          <w:tcPr>
            <w:tcW w:w="3000" w:type="dxa"/>
          </w:tcPr>
          <w:p w14:paraId="522EA059" w14:textId="77777777" w:rsidR="00B4288B" w:rsidRDefault="0010783A">
            <w:pPr>
              <w:pStyle w:val="KS2"/>
            </w:pPr>
            <w:r>
              <w:t>UOMCode</w:t>
            </w:r>
          </w:p>
        </w:tc>
        <w:tc>
          <w:tcPr>
            <w:tcW w:w="1150" w:type="dxa"/>
          </w:tcPr>
          <w:p w14:paraId="61CA6A78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2D636C44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E231293" w14:textId="77777777" w:rsidR="009E5B16" w:rsidRDefault="00000000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측정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233FD558" w14:textId="77777777" w:rsidR="009E5B16" w:rsidRDefault="00000000">
            <w:pPr>
              <w:pStyle w:val="KS2"/>
              <w:rPr>
                <w:ins w:id="255" w:author="임픽스 검토" w:date="2026-10-12T04:00:00Z"/>
                <w:lang w:eastAsia="ko-KR"/>
              </w:rPr>
            </w:pPr>
            <w:ins w:id="25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단위코드는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대소문자를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구분한다</w:t>
              </w:r>
            </w:ins>
          </w:p>
          <w:p w14:paraId="62E84AD0" w14:textId="77777777" w:rsidR="009E5B16" w:rsidRDefault="00000000">
            <w:pPr>
              <w:pStyle w:val="KS2"/>
              <w:rPr>
                <w:ins w:id="257" w:author="임픽스 검토" w:date="2026-10-12T04:00:00Z"/>
                <w:lang w:eastAsia="ko-KR"/>
              </w:rPr>
            </w:pPr>
            <w:ins w:id="25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개수</w:t>
              </w:r>
              <w:r>
                <w:rPr>
                  <w:lang w:eastAsia="ko-KR"/>
                </w:rPr>
                <w:t>·</w:t>
              </w:r>
              <w:r>
                <w:rPr>
                  <w:lang w:eastAsia="ko-KR"/>
                </w:rPr>
                <w:t>포장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영문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대문자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약어로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표기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>: EA, DZ, HD, SET, BOX)</w:t>
              </w:r>
            </w:ins>
          </w:p>
          <w:p w14:paraId="048AF019" w14:textId="77777777" w:rsidR="009E5B16" w:rsidRDefault="00000000">
            <w:pPr>
              <w:pStyle w:val="KS2"/>
              <w:rPr>
                <w:ins w:id="259" w:author="임픽스 검토" w:date="2026-10-12T04:00:00Z"/>
                <w:lang w:eastAsia="ko-KR"/>
              </w:rPr>
            </w:pPr>
            <w:ins w:id="26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물리량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단위는</w:t>
              </w:r>
              <w:r>
                <w:rPr>
                  <w:lang w:eastAsia="ko-KR"/>
                </w:rPr>
                <w:t xml:space="preserve"> SI </w:t>
              </w:r>
              <w:r>
                <w:rPr>
                  <w:lang w:eastAsia="ko-KR"/>
                </w:rPr>
                <w:t>단위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기호로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표기하고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위첨자</w:t>
              </w:r>
              <w:r>
                <w:rPr>
                  <w:lang w:eastAsia="ko-KR"/>
                </w:rPr>
                <w:t>·</w:t>
              </w:r>
              <w:r>
                <w:rPr>
                  <w:lang w:eastAsia="ko-KR"/>
                </w:rPr>
                <w:t>특수기호는</w:t>
              </w:r>
              <w:r>
                <w:rPr>
                  <w:lang w:eastAsia="ko-KR"/>
                </w:rPr>
                <w:t xml:space="preserve"> UCUM </w:t>
              </w:r>
              <w:r>
                <w:rPr>
                  <w:lang w:eastAsia="ko-KR"/>
                </w:rPr>
                <w:t>표기에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따라</w:t>
              </w:r>
              <w:r>
                <w:rPr>
                  <w:lang w:eastAsia="ko-KR"/>
                </w:rPr>
                <w:t xml:space="preserve"> ASCII </w:t>
              </w:r>
              <w:r>
                <w:rPr>
                  <w:lang w:eastAsia="ko-KR"/>
                </w:rPr>
                <w:t>문자로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표기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>: mg, kg, mL, L, mm, cm3, m3, h, min, kPa, mV, Cel)</w:t>
              </w:r>
            </w:ins>
          </w:p>
          <w:p w14:paraId="61299D16" w14:textId="77777777" w:rsidR="009E5B16" w:rsidRDefault="00000000">
            <w:pPr>
              <w:pStyle w:val="KS2"/>
              <w:rPr>
                <w:ins w:id="261" w:author="임픽스 검토" w:date="2026-10-12T04:00:00Z"/>
                <w:lang w:eastAsia="ko-KR"/>
              </w:rPr>
            </w:pPr>
            <w:ins w:id="26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비율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영문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대문자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약어로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표기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>: PCT, RH, PPM)</w:t>
              </w:r>
            </w:ins>
          </w:p>
          <w:p w14:paraId="147C4311" w14:textId="77777777" w:rsidR="009E5B16" w:rsidRDefault="00000000">
            <w:pPr>
              <w:pStyle w:val="KS2"/>
              <w:rPr>
                <w:ins w:id="263" w:author="임픽스 검토" w:date="2026-10-12T04:00:00Z"/>
                <w:lang w:eastAsia="ko-KR"/>
              </w:rPr>
            </w:pPr>
            <w:ins w:id="26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외부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시스템과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교환할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때에는</w:t>
              </w:r>
              <w:r>
                <w:rPr>
                  <w:lang w:eastAsia="ko-KR"/>
                </w:rPr>
                <w:t xml:space="preserve"> UN/CEFACT </w:t>
              </w:r>
              <w:r>
                <w:rPr>
                  <w:lang w:eastAsia="ko-KR"/>
                </w:rPr>
                <w:t>권고</w:t>
              </w:r>
              <w:r>
                <w:rPr>
                  <w:lang w:eastAsia="ko-KR"/>
                </w:rPr>
                <w:t xml:space="preserve"> 20(Recommendation No. 20)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대응시켜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사용할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있음</w:t>
              </w:r>
            </w:ins>
          </w:p>
          <w:p w14:paraId="7E259021" w14:textId="77777777" w:rsidR="009E5B16" w:rsidRDefault="00000000">
            <w:pPr>
              <w:pStyle w:val="KS2"/>
              <w:rPr>
                <w:ins w:id="265" w:author="임픽스 검토" w:date="2026-10-12T04:00:00Z"/>
                <w:lang w:eastAsia="ko-KR"/>
              </w:rPr>
            </w:pPr>
            <w:ins w:id="26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단위그룹라인은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단위그룹식별자와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단위코드의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조합으로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구분함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라인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  <w:r>
                <w:rPr>
                  <w:lang w:eastAsia="ko-KR"/>
                </w:rPr>
                <w:t>)</w:t>
              </w:r>
            </w:ins>
          </w:p>
        </w:tc>
      </w:tr>
      <w:tr w:rsidR="00B4288B" w14:paraId="2404A3C5" w14:textId="77777777">
        <w:trPr>
          <w:cantSplit/>
          <w:jc w:val="center"/>
        </w:trPr>
        <w:tc>
          <w:tcPr>
            <w:tcW w:w="2100" w:type="dxa"/>
          </w:tcPr>
          <w:p w14:paraId="2EC8C123" w14:textId="77777777" w:rsidR="00B4288B" w:rsidRDefault="0010783A">
            <w:pPr>
              <w:pStyle w:val="KS2"/>
            </w:pPr>
            <w:r>
              <w:t>단위코드명</w:t>
            </w:r>
          </w:p>
        </w:tc>
        <w:tc>
          <w:tcPr>
            <w:tcW w:w="3000" w:type="dxa"/>
          </w:tcPr>
          <w:p w14:paraId="66A63A0C" w14:textId="77777777" w:rsidR="00B4288B" w:rsidRDefault="0010783A">
            <w:pPr>
              <w:pStyle w:val="KS2"/>
            </w:pPr>
            <w:r>
              <w:t>UOMCodeName</w:t>
            </w:r>
          </w:p>
        </w:tc>
        <w:tc>
          <w:tcPr>
            <w:tcW w:w="1150" w:type="dxa"/>
          </w:tcPr>
          <w:p w14:paraId="120DD280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375140CF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4330038A" w14:textId="77777777" w:rsidR="00B4288B" w:rsidRDefault="0010783A">
            <w:pPr>
              <w:pStyle w:val="KS2"/>
            </w:pPr>
            <w:r>
              <w:t xml:space="preserve">— </w:t>
            </w:r>
            <w:r>
              <w:t>단위의</w:t>
            </w:r>
            <w:r>
              <w:t xml:space="preserve"> </w:t>
            </w:r>
            <w:r>
              <w:t>명칭</w:t>
            </w:r>
          </w:p>
        </w:tc>
      </w:tr>
      <w:tr w:rsidR="00B4288B" w14:paraId="39FDE873" w14:textId="77777777">
        <w:trPr>
          <w:cantSplit/>
          <w:jc w:val="center"/>
        </w:trPr>
        <w:tc>
          <w:tcPr>
            <w:tcW w:w="2100" w:type="dxa"/>
          </w:tcPr>
          <w:p w14:paraId="610B7FDA" w14:textId="77777777" w:rsidR="00B4288B" w:rsidRDefault="0010783A">
            <w:pPr>
              <w:pStyle w:val="KS2"/>
            </w:pPr>
            <w:r>
              <w:t>사용여부</w:t>
            </w:r>
          </w:p>
        </w:tc>
        <w:tc>
          <w:tcPr>
            <w:tcW w:w="3000" w:type="dxa"/>
          </w:tcPr>
          <w:p w14:paraId="1134AC62" w14:textId="77777777" w:rsidR="00B4288B" w:rsidRDefault="0010783A">
            <w:pPr>
              <w:pStyle w:val="KS2"/>
            </w:pPr>
            <w:r>
              <w:t>UseIndicator</w:t>
            </w:r>
          </w:p>
        </w:tc>
        <w:tc>
          <w:tcPr>
            <w:tcW w:w="1150" w:type="dxa"/>
          </w:tcPr>
          <w:p w14:paraId="2CC5EB71" w14:textId="77777777" w:rsidR="00B4288B" w:rsidRDefault="0010783A">
            <w:pPr>
              <w:pStyle w:val="KS2"/>
              <w:jc w:val="center"/>
            </w:pPr>
            <w:r>
              <w:t>boolean</w:t>
            </w:r>
          </w:p>
        </w:tc>
        <w:tc>
          <w:tcPr>
            <w:tcW w:w="1000" w:type="dxa"/>
          </w:tcPr>
          <w:p w14:paraId="3FE61E99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A30B788" w14:textId="77777777" w:rsidR="00B4288B" w:rsidRDefault="0010783A">
            <w:pPr>
              <w:pStyle w:val="KS2"/>
            </w:pPr>
            <w:r>
              <w:t xml:space="preserve">— </w:t>
            </w:r>
            <w:r>
              <w:t>단위의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여부</w:t>
            </w:r>
          </w:p>
        </w:tc>
      </w:tr>
    </w:tbl>
    <w:p w14:paraId="5CCB49FC" w14:textId="77777777" w:rsidR="00B4288B" w:rsidRDefault="00B4288B">
      <w:pPr>
        <w:spacing w:after="0" w:line="144" w:lineRule="auto"/>
      </w:pPr>
    </w:p>
    <w:p w14:paraId="7DE229F3" w14:textId="77777777" w:rsidR="00B4288B" w:rsidRDefault="0010783A">
      <w:pPr>
        <w:pStyle w:val="46"/>
      </w:pPr>
      <w:r>
        <w:t xml:space="preserve">7.4.1.10  </w:t>
      </w:r>
      <w:r>
        <w:t>품목마스터</w:t>
      </w:r>
      <w:r>
        <w:t>(ItemMaster)</w:t>
      </w:r>
    </w:p>
    <w:p w14:paraId="68705493" w14:textId="77777777" w:rsidR="00B4288B" w:rsidRDefault="0010783A">
      <w:pPr>
        <w:rPr>
          <w:lang w:eastAsia="ko-KR"/>
        </w:rPr>
      </w:pPr>
      <w:r>
        <w:rPr>
          <w:lang w:eastAsia="ko-KR"/>
        </w:rPr>
        <w:t>품목코드</w:t>
      </w:r>
      <w:r>
        <w:rPr>
          <w:lang w:eastAsia="ko-KR"/>
        </w:rPr>
        <w:t xml:space="preserve">, </w:t>
      </w:r>
      <w:r>
        <w:rPr>
          <w:lang w:eastAsia="ko-KR"/>
        </w:rPr>
        <w:t>품목명</w:t>
      </w:r>
      <w:r>
        <w:rPr>
          <w:lang w:eastAsia="ko-KR"/>
        </w:rPr>
        <w:t xml:space="preserve">, </w:t>
      </w:r>
      <w:r>
        <w:rPr>
          <w:lang w:eastAsia="ko-KR"/>
        </w:rPr>
        <w:t>규격</w:t>
      </w:r>
      <w:r>
        <w:rPr>
          <w:lang w:eastAsia="ko-KR"/>
        </w:rPr>
        <w:t xml:space="preserve"> </w:t>
      </w:r>
      <w:r>
        <w:rPr>
          <w:lang w:eastAsia="ko-KR"/>
        </w:rPr>
        <w:t>등과</w:t>
      </w:r>
      <w:r>
        <w:rPr>
          <w:lang w:eastAsia="ko-KR"/>
        </w:rPr>
        <w:t xml:space="preserve"> </w:t>
      </w:r>
      <w:r>
        <w:rPr>
          <w:lang w:eastAsia="ko-KR"/>
        </w:rPr>
        <w:t>각종</w:t>
      </w:r>
      <w:r>
        <w:rPr>
          <w:lang w:eastAsia="ko-KR"/>
        </w:rPr>
        <w:t xml:space="preserve"> </w:t>
      </w:r>
      <w:r>
        <w:rPr>
          <w:lang w:eastAsia="ko-KR"/>
        </w:rPr>
        <w:t>속성값을</w:t>
      </w:r>
      <w:r>
        <w:rPr>
          <w:lang w:eastAsia="ko-KR"/>
        </w:rPr>
        <w:t xml:space="preserve"> </w:t>
      </w:r>
      <w:r>
        <w:rPr>
          <w:lang w:eastAsia="ko-KR"/>
        </w:rPr>
        <w:t>관리하는</w:t>
      </w:r>
      <w:r>
        <w:rPr>
          <w:lang w:eastAsia="ko-KR"/>
        </w:rPr>
        <w:t xml:space="preserve"> </w:t>
      </w:r>
      <w:r>
        <w:rPr>
          <w:lang w:eastAsia="ko-KR"/>
        </w:rPr>
        <w:t>품목마스터를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단</w:t>
      </w:r>
      <w:r>
        <w:rPr>
          <w:lang w:eastAsia="ko-KR"/>
        </w:rPr>
        <w:t xml:space="preserve">, </w:t>
      </w:r>
      <w:r>
        <w:rPr>
          <w:lang w:eastAsia="ko-KR"/>
        </w:rPr>
        <w:t>수량정보는</w:t>
      </w:r>
      <w:r>
        <w:rPr>
          <w:lang w:eastAsia="ko-KR"/>
        </w:rPr>
        <w:t xml:space="preserve"> </w:t>
      </w:r>
      <w:r>
        <w:rPr>
          <w:lang w:eastAsia="ko-KR"/>
        </w:rPr>
        <w:t>포함하지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품목마스터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21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38696AA3" w14:textId="6FA49434" w:rsidR="00B4288B" w:rsidRDefault="0010783A">
      <w:pPr>
        <w:pStyle w:val="KS"/>
        <w:rPr>
          <w:lang w:eastAsia="ko-KR"/>
        </w:rPr>
      </w:pPr>
      <w:commentRangeStart w:id="267"/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268" w:author="임픽스 검토" w:date="2026-10-12T04:00:00Z">
        <w:r>
          <w:rPr>
            <w:rFonts w:hint="eastAsia"/>
            <w:lang w:eastAsia="ko-KR"/>
          </w:rPr>
          <w:delText>181</w:delText>
        </w:r>
      </w:del>
      <w:ins w:id="269" w:author="임픽스 검토" w:date="2026-10-12T04:00:00Z">
        <w:r>
          <w:rPr>
            <w:rFonts w:hint="eastAsia"/>
            <w:lang w:eastAsia="ko-KR"/>
          </w:rPr>
          <w:t>21</w:t>
        </w:r>
      </w:ins>
      <w:r>
        <w:rPr>
          <w:lang w:eastAsia="ko-KR"/>
        </w:rPr>
        <w:t xml:space="preserve"> — </w:t>
      </w:r>
      <w:r>
        <w:rPr>
          <w:lang w:eastAsia="ko-KR"/>
        </w:rPr>
        <w:t>품목마스터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commentRangeEnd w:id="267"/>
      <w:r>
        <w:rPr>
          <w:rStyle w:val="aff5"/>
          <w:sz w:val="20"/>
          <w:szCs w:val="22"/>
          <w:lang w:eastAsia="ko-KR"/>
        </w:rPr>
        <w:commentReference w:id="267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6F6C566B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3F2CC3E2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336398AF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0EE5346A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0A187AE3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682F08AA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7F55C15A" w14:textId="77777777">
        <w:trPr>
          <w:cantSplit/>
          <w:jc w:val="center"/>
        </w:trPr>
        <w:tc>
          <w:tcPr>
            <w:tcW w:w="2100" w:type="dxa"/>
          </w:tcPr>
          <w:p w14:paraId="2A3C3FF5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646E61DC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79AD162D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0038B3B6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1A530E3C" w14:textId="77777777" w:rsidR="00B4288B" w:rsidRDefault="00B4288B">
            <w:pPr>
              <w:pStyle w:val="KS2"/>
            </w:pPr>
          </w:p>
        </w:tc>
      </w:tr>
      <w:tr w:rsidR="00B4288B" w14:paraId="64CCAB75" w14:textId="77777777">
        <w:trPr>
          <w:cantSplit/>
          <w:jc w:val="center"/>
        </w:trPr>
        <w:tc>
          <w:tcPr>
            <w:tcW w:w="2100" w:type="dxa"/>
          </w:tcPr>
          <w:p w14:paraId="17E792B0" w14:textId="77777777" w:rsidR="00B4288B" w:rsidRDefault="0010783A">
            <w:pPr>
              <w:pStyle w:val="KS2"/>
            </w:pPr>
            <w:r>
              <w:t>품목식별자</w:t>
            </w:r>
          </w:p>
        </w:tc>
        <w:tc>
          <w:tcPr>
            <w:tcW w:w="3000" w:type="dxa"/>
          </w:tcPr>
          <w:p w14:paraId="29F332B2" w14:textId="77777777" w:rsidR="00B4288B" w:rsidRDefault="0010783A">
            <w:pPr>
              <w:pStyle w:val="KS2"/>
            </w:pPr>
            <w:r>
              <w:t>ItemID</w:t>
            </w:r>
          </w:p>
        </w:tc>
        <w:tc>
          <w:tcPr>
            <w:tcW w:w="1150" w:type="dxa"/>
          </w:tcPr>
          <w:p w14:paraId="71EC9873" w14:textId="77777777" w:rsidR="00B4288B" w:rsidRDefault="0010783A">
            <w:pPr>
              <w:pStyle w:val="KS2"/>
              <w:jc w:val="center"/>
            </w:pPr>
            <w:r>
              <w:t>ID</w:t>
            </w:r>
          </w:p>
        </w:tc>
        <w:tc>
          <w:tcPr>
            <w:tcW w:w="1000" w:type="dxa"/>
          </w:tcPr>
          <w:p w14:paraId="1CA1600D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5EE9854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5D56C4E7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반제품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원자재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저장품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소모품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</w:p>
        </w:tc>
      </w:tr>
      <w:tr w:rsidR="00B4288B" w14:paraId="36D46D93" w14:textId="77777777">
        <w:trPr>
          <w:cantSplit/>
          <w:jc w:val="center"/>
        </w:trPr>
        <w:tc>
          <w:tcPr>
            <w:tcW w:w="2100" w:type="dxa"/>
          </w:tcPr>
          <w:p w14:paraId="1ADA83AB" w14:textId="77777777" w:rsidR="00B4288B" w:rsidRDefault="0010783A">
            <w:pPr>
              <w:pStyle w:val="KS2"/>
            </w:pPr>
            <w:r>
              <w:t>품목명</w:t>
            </w:r>
          </w:p>
        </w:tc>
        <w:tc>
          <w:tcPr>
            <w:tcW w:w="3000" w:type="dxa"/>
          </w:tcPr>
          <w:p w14:paraId="4BF9FAA2" w14:textId="77777777" w:rsidR="00B4288B" w:rsidRDefault="0010783A">
            <w:pPr>
              <w:pStyle w:val="KS2"/>
            </w:pPr>
            <w:r>
              <w:t>ItemName</w:t>
            </w:r>
          </w:p>
        </w:tc>
        <w:tc>
          <w:tcPr>
            <w:tcW w:w="1150" w:type="dxa"/>
          </w:tcPr>
          <w:p w14:paraId="5010E594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3344389B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B3C63FB" w14:textId="77777777" w:rsidR="00B4288B" w:rsidRDefault="0010783A">
            <w:pPr>
              <w:pStyle w:val="KS2"/>
            </w:pPr>
            <w:r>
              <w:t xml:space="preserve">— </w:t>
            </w:r>
            <w:r>
              <w:t>품목의</w:t>
            </w:r>
            <w:r>
              <w:t xml:space="preserve"> </w:t>
            </w:r>
            <w:r>
              <w:t>명칭</w:t>
            </w:r>
          </w:p>
        </w:tc>
      </w:tr>
      <w:tr w:rsidR="00B4288B" w14:paraId="2E9825E8" w14:textId="77777777">
        <w:trPr>
          <w:cantSplit/>
          <w:jc w:val="center"/>
        </w:trPr>
        <w:tc>
          <w:tcPr>
            <w:tcW w:w="2100" w:type="dxa"/>
          </w:tcPr>
          <w:p w14:paraId="0E7C6EA1" w14:textId="77777777" w:rsidR="00B4288B" w:rsidRDefault="0010783A">
            <w:pPr>
              <w:pStyle w:val="KS2"/>
            </w:pPr>
            <w:r>
              <w:t>품목유형</w:t>
            </w:r>
          </w:p>
        </w:tc>
        <w:tc>
          <w:tcPr>
            <w:tcW w:w="3000" w:type="dxa"/>
          </w:tcPr>
          <w:p w14:paraId="56ACE23D" w14:textId="77777777" w:rsidR="00B4288B" w:rsidRDefault="0010783A">
            <w:pPr>
              <w:pStyle w:val="KS2"/>
            </w:pPr>
            <w:r>
              <w:t>ItemType</w:t>
            </w:r>
          </w:p>
        </w:tc>
        <w:tc>
          <w:tcPr>
            <w:tcW w:w="1150" w:type="dxa"/>
          </w:tcPr>
          <w:p w14:paraId="41703080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08017F63" w14:textId="2F060AD6" w:rsidR="00B4288B" w:rsidRDefault="0010783A">
            <w:pPr>
              <w:pStyle w:val="KS2"/>
              <w:jc w:val="center"/>
            </w:pPr>
            <w:del w:id="270" w:author="임픽스 검토" w:date="2026-10-12T04:00:00Z">
              <w:r>
                <w:delText>비대상</w:delText>
              </w:r>
            </w:del>
            <w:ins w:id="271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6F463D4D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유형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상품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원자재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반제품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  <w:p w14:paraId="3C80A71F" w14:textId="7C7D75DF" w:rsidR="008904CC" w:rsidRDefault="008904CC">
            <w:pPr>
              <w:pStyle w:val="KS2"/>
              <w:rPr>
                <w:ins w:id="272" w:author="임픽스 검토" w:date="2026-10-12T04:00:00Z"/>
                <w:lang w:eastAsia="ko-KR"/>
              </w:rPr>
            </w:pPr>
            <w:ins w:id="273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05DC3C24" w14:textId="77777777">
        <w:trPr>
          <w:cantSplit/>
          <w:jc w:val="center"/>
        </w:trPr>
        <w:tc>
          <w:tcPr>
            <w:tcW w:w="2100" w:type="dxa"/>
          </w:tcPr>
          <w:p w14:paraId="1DF3005D" w14:textId="77777777" w:rsidR="00B4288B" w:rsidRDefault="0010783A">
            <w:pPr>
              <w:pStyle w:val="KS2"/>
            </w:pPr>
            <w:r>
              <w:t>가상품목여부</w:t>
            </w:r>
          </w:p>
        </w:tc>
        <w:tc>
          <w:tcPr>
            <w:tcW w:w="3000" w:type="dxa"/>
          </w:tcPr>
          <w:p w14:paraId="0E61A36A" w14:textId="77777777" w:rsidR="00B4288B" w:rsidRDefault="0010783A">
            <w:pPr>
              <w:pStyle w:val="KS2"/>
            </w:pPr>
            <w:r>
              <w:t>PhantomIndicator</w:t>
            </w:r>
          </w:p>
        </w:tc>
        <w:tc>
          <w:tcPr>
            <w:tcW w:w="1150" w:type="dxa"/>
          </w:tcPr>
          <w:p w14:paraId="52C6D2C1" w14:textId="77777777" w:rsidR="00B4288B" w:rsidRDefault="0010783A">
            <w:pPr>
              <w:pStyle w:val="KS2"/>
              <w:jc w:val="center"/>
            </w:pPr>
            <w:r>
              <w:t>boolean</w:t>
            </w:r>
          </w:p>
        </w:tc>
        <w:tc>
          <w:tcPr>
            <w:tcW w:w="1000" w:type="dxa"/>
          </w:tcPr>
          <w:p w14:paraId="30900743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20736451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가상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지정여부</w:t>
            </w:r>
          </w:p>
        </w:tc>
      </w:tr>
      <w:tr w:rsidR="00B4288B" w14:paraId="5F26C9FF" w14:textId="77777777">
        <w:trPr>
          <w:cantSplit/>
          <w:jc w:val="center"/>
        </w:trPr>
        <w:tc>
          <w:tcPr>
            <w:tcW w:w="2100" w:type="dxa"/>
          </w:tcPr>
          <w:p w14:paraId="6CFBD3D8" w14:textId="77777777" w:rsidR="00B4288B" w:rsidRDefault="0010783A">
            <w:pPr>
              <w:pStyle w:val="KS2"/>
            </w:pPr>
            <w:r>
              <w:t>품목대분류</w:t>
            </w:r>
          </w:p>
        </w:tc>
        <w:tc>
          <w:tcPr>
            <w:tcW w:w="3000" w:type="dxa"/>
          </w:tcPr>
          <w:p w14:paraId="13FAEA1A" w14:textId="77777777" w:rsidR="00B4288B" w:rsidRDefault="0010783A">
            <w:pPr>
              <w:pStyle w:val="KS2"/>
            </w:pPr>
            <w:r>
              <w:t>ItemLargeClass</w:t>
            </w:r>
          </w:p>
        </w:tc>
        <w:tc>
          <w:tcPr>
            <w:tcW w:w="1150" w:type="dxa"/>
          </w:tcPr>
          <w:p w14:paraId="1BF398D3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6B3AA506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43D9D73B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속한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품목대분류</w:t>
            </w:r>
          </w:p>
          <w:p w14:paraId="1722DC9C" w14:textId="421446E1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품목대분류는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공통코드에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관리하며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del w:id="274" w:author="임픽스 검토" w:date="2026-10-12T04:00:00Z">
              <w:r>
                <w:rPr>
                  <w:lang w:eastAsia="ko-KR"/>
                </w:rPr>
                <w:delText>분류체계에의해</w:delText>
              </w:r>
            </w:del>
            <w:ins w:id="275" w:author="임픽스 검토" w:date="2026-10-12T04:00:00Z">
              <w:r>
                <w:rPr>
                  <w:lang w:eastAsia="ko-KR"/>
                </w:rPr>
                <w:t>분류체계에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의해</w:t>
              </w:r>
            </w:ins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정해짐</w:t>
            </w:r>
          </w:p>
          <w:p w14:paraId="075D0579" w14:textId="77777777" w:rsidR="004F47B7" w:rsidRDefault="00000000">
            <w:pPr>
              <w:pStyle w:val="KS2"/>
              <w:rPr>
                <w:ins w:id="276" w:author="임픽스 검토" w:date="2026-10-12T04:00:00Z"/>
                <w:lang w:eastAsia="ko-KR"/>
              </w:rPr>
            </w:pPr>
            <w:ins w:id="27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금속소재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수지소재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전자부품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기계부품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포장자재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</w:ins>
          </w:p>
          <w:p w14:paraId="2F760EE9" w14:textId="77777777" w:rsidR="00B4288B" w:rsidRDefault="0010783A">
            <w:pPr>
              <w:pStyle w:val="KS2"/>
              <w:rPr>
                <w:ins w:id="278" w:author="임픽스 검토" w:date="2026-10-12T04:00:00Z"/>
                <w:lang w:eastAsia="ko-KR"/>
              </w:rPr>
            </w:pPr>
            <w:ins w:id="27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4DC5FDAF" w14:textId="77777777">
        <w:trPr>
          <w:cantSplit/>
          <w:jc w:val="center"/>
        </w:trPr>
        <w:tc>
          <w:tcPr>
            <w:tcW w:w="2100" w:type="dxa"/>
          </w:tcPr>
          <w:p w14:paraId="6E20352B" w14:textId="77777777" w:rsidR="00B4288B" w:rsidRDefault="0010783A">
            <w:pPr>
              <w:pStyle w:val="KS2"/>
            </w:pPr>
            <w:r>
              <w:t>품목중분류</w:t>
            </w:r>
          </w:p>
        </w:tc>
        <w:tc>
          <w:tcPr>
            <w:tcW w:w="3000" w:type="dxa"/>
          </w:tcPr>
          <w:p w14:paraId="64A4A449" w14:textId="77777777" w:rsidR="00B4288B" w:rsidRDefault="0010783A">
            <w:pPr>
              <w:pStyle w:val="KS2"/>
            </w:pPr>
            <w:r>
              <w:t>ItemMediumClass</w:t>
            </w:r>
          </w:p>
        </w:tc>
        <w:tc>
          <w:tcPr>
            <w:tcW w:w="1150" w:type="dxa"/>
          </w:tcPr>
          <w:p w14:paraId="1B3F737E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6C3E5C9F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2F743447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속한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품목중분류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품목대분류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속함</w:t>
            </w:r>
            <w:r>
              <w:rPr>
                <w:lang w:eastAsia="ko-KR"/>
              </w:rPr>
              <w:t>)</w:t>
            </w:r>
          </w:p>
          <w:p w14:paraId="18064CA8" w14:textId="4913A20B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품목중분류는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공통코드에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관리하며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del w:id="280" w:author="임픽스 검토" w:date="2026-10-12T04:00:00Z">
              <w:r>
                <w:rPr>
                  <w:lang w:eastAsia="ko-KR"/>
                </w:rPr>
                <w:delText>분류체계에의해</w:delText>
              </w:r>
            </w:del>
            <w:ins w:id="281" w:author="임픽스 검토" w:date="2026-10-12T04:00:00Z">
              <w:r>
                <w:rPr>
                  <w:lang w:eastAsia="ko-KR"/>
                </w:rPr>
                <w:t>분류체계에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의해</w:t>
              </w:r>
            </w:ins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정해짐</w:t>
            </w:r>
          </w:p>
          <w:p w14:paraId="16A7A503" w14:textId="77777777" w:rsidR="004F47B7" w:rsidRDefault="00000000">
            <w:pPr>
              <w:pStyle w:val="KS2"/>
              <w:rPr>
                <w:ins w:id="282" w:author="임픽스 검토" w:date="2026-10-12T04:00:00Z"/>
                <w:lang w:eastAsia="ko-KR"/>
              </w:rPr>
            </w:pPr>
            <w:ins w:id="283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품목대분류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금속소재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하위의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철강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알루미늄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동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</w:ins>
          </w:p>
          <w:p w14:paraId="44B779BC" w14:textId="77777777" w:rsidR="00B4288B" w:rsidRDefault="0010783A">
            <w:pPr>
              <w:pStyle w:val="KS2"/>
              <w:rPr>
                <w:ins w:id="284" w:author="임픽스 검토" w:date="2026-10-12T04:00:00Z"/>
                <w:lang w:eastAsia="ko-KR"/>
              </w:rPr>
            </w:pPr>
            <w:ins w:id="28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2BF7A26F" w14:textId="77777777">
        <w:trPr>
          <w:cantSplit/>
          <w:jc w:val="center"/>
        </w:trPr>
        <w:tc>
          <w:tcPr>
            <w:tcW w:w="2100" w:type="dxa"/>
          </w:tcPr>
          <w:p w14:paraId="3FA1FAFD" w14:textId="77777777" w:rsidR="00B4288B" w:rsidRDefault="0010783A">
            <w:pPr>
              <w:pStyle w:val="KS2"/>
            </w:pPr>
            <w:r>
              <w:t>품목소분류</w:t>
            </w:r>
          </w:p>
        </w:tc>
        <w:tc>
          <w:tcPr>
            <w:tcW w:w="3000" w:type="dxa"/>
          </w:tcPr>
          <w:p w14:paraId="4426A2A3" w14:textId="77777777" w:rsidR="00B4288B" w:rsidRDefault="0010783A">
            <w:pPr>
              <w:pStyle w:val="KS2"/>
            </w:pPr>
            <w:r>
              <w:t>ItemSmallClass</w:t>
            </w:r>
          </w:p>
        </w:tc>
        <w:tc>
          <w:tcPr>
            <w:tcW w:w="1150" w:type="dxa"/>
          </w:tcPr>
          <w:p w14:paraId="193A222E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663E05D1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74720B39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속한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품목소분류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품목중분류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속함</w:t>
            </w:r>
            <w:r>
              <w:rPr>
                <w:lang w:eastAsia="ko-KR"/>
              </w:rPr>
              <w:t>)</w:t>
            </w:r>
          </w:p>
          <w:p w14:paraId="562583EA" w14:textId="113C4D53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품목소분류는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공통코드에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관리하며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del w:id="286" w:author="임픽스 검토" w:date="2026-10-12T04:00:00Z">
              <w:r>
                <w:rPr>
                  <w:lang w:eastAsia="ko-KR"/>
                </w:rPr>
                <w:delText>분류체계에의해</w:delText>
              </w:r>
            </w:del>
            <w:ins w:id="287" w:author="임픽스 검토" w:date="2026-10-12T04:00:00Z">
              <w:r>
                <w:rPr>
                  <w:lang w:eastAsia="ko-KR"/>
                </w:rPr>
                <w:t>분류체계에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의해</w:t>
              </w:r>
            </w:ins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정해짐</w:t>
            </w:r>
          </w:p>
          <w:p w14:paraId="38722474" w14:textId="77777777" w:rsidR="004F47B7" w:rsidRDefault="00000000">
            <w:pPr>
              <w:pStyle w:val="KS2"/>
              <w:rPr>
                <w:ins w:id="288" w:author="임픽스 검토" w:date="2026-10-12T04:00:00Z"/>
                <w:lang w:eastAsia="ko-KR"/>
              </w:rPr>
            </w:pPr>
            <w:ins w:id="28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품목중분류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철강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하위의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강판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봉강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강관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</w:ins>
          </w:p>
          <w:p w14:paraId="78428BBC" w14:textId="77777777" w:rsidR="00B4288B" w:rsidRDefault="0010783A">
            <w:pPr>
              <w:pStyle w:val="KS2"/>
              <w:rPr>
                <w:ins w:id="290" w:author="임픽스 검토" w:date="2026-10-12T04:00:00Z"/>
                <w:lang w:eastAsia="ko-KR"/>
              </w:rPr>
            </w:pPr>
            <w:ins w:id="29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2FD87ADF" w14:textId="77777777">
        <w:trPr>
          <w:cantSplit/>
          <w:jc w:val="center"/>
        </w:trPr>
        <w:tc>
          <w:tcPr>
            <w:tcW w:w="2100" w:type="dxa"/>
          </w:tcPr>
          <w:p w14:paraId="561F4EF8" w14:textId="77777777" w:rsidR="00B4288B" w:rsidRDefault="0010783A">
            <w:pPr>
              <w:pStyle w:val="KS2"/>
            </w:pPr>
            <w:r>
              <w:t>모델명</w:t>
            </w:r>
          </w:p>
        </w:tc>
        <w:tc>
          <w:tcPr>
            <w:tcW w:w="3000" w:type="dxa"/>
          </w:tcPr>
          <w:p w14:paraId="0A256759" w14:textId="77777777" w:rsidR="00B4288B" w:rsidRDefault="0010783A">
            <w:pPr>
              <w:pStyle w:val="KS2"/>
            </w:pPr>
            <w:r>
              <w:t>ModelName</w:t>
            </w:r>
          </w:p>
        </w:tc>
        <w:tc>
          <w:tcPr>
            <w:tcW w:w="1150" w:type="dxa"/>
          </w:tcPr>
          <w:p w14:paraId="57FA8058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401AA6F5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983C990" w14:textId="77777777" w:rsidR="00B4288B" w:rsidRDefault="0010783A">
            <w:pPr>
              <w:pStyle w:val="KS2"/>
            </w:pPr>
            <w:r>
              <w:t xml:space="preserve">— </w:t>
            </w:r>
            <w:r>
              <w:t>제품의</w:t>
            </w:r>
            <w:r>
              <w:t xml:space="preserve"> </w:t>
            </w:r>
            <w:r>
              <w:t>모델명</w:t>
            </w:r>
          </w:p>
        </w:tc>
      </w:tr>
      <w:tr w:rsidR="00B4288B" w14:paraId="222806B5" w14:textId="77777777">
        <w:trPr>
          <w:cantSplit/>
          <w:jc w:val="center"/>
        </w:trPr>
        <w:tc>
          <w:tcPr>
            <w:tcW w:w="2100" w:type="dxa"/>
          </w:tcPr>
          <w:p w14:paraId="1EEE8386" w14:textId="77777777" w:rsidR="00B4288B" w:rsidRDefault="0010783A">
            <w:pPr>
              <w:pStyle w:val="KS2"/>
            </w:pPr>
            <w:r>
              <w:t>품목사양</w:t>
            </w:r>
          </w:p>
        </w:tc>
        <w:tc>
          <w:tcPr>
            <w:tcW w:w="3000" w:type="dxa"/>
          </w:tcPr>
          <w:p w14:paraId="3F385C3C" w14:textId="77777777" w:rsidR="00B4288B" w:rsidRDefault="0010783A">
            <w:pPr>
              <w:pStyle w:val="KS2"/>
            </w:pPr>
            <w:r>
              <w:t>ItemSpecification</w:t>
            </w:r>
          </w:p>
        </w:tc>
        <w:tc>
          <w:tcPr>
            <w:tcW w:w="1150" w:type="dxa"/>
          </w:tcPr>
          <w:p w14:paraId="7037383F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1175A98C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69F61F9F" w14:textId="77777777" w:rsidR="00B4288B" w:rsidRDefault="0010783A">
            <w:pPr>
              <w:pStyle w:val="KS2"/>
            </w:pPr>
            <w:r>
              <w:t xml:space="preserve">— </w:t>
            </w:r>
            <w:r>
              <w:t>품목의</w:t>
            </w:r>
            <w:r>
              <w:t xml:space="preserve"> </w:t>
            </w:r>
            <w:r>
              <w:t>사양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규격</w:t>
            </w:r>
          </w:p>
        </w:tc>
      </w:tr>
      <w:tr w:rsidR="00B4288B" w14:paraId="022214DB" w14:textId="77777777">
        <w:trPr>
          <w:cantSplit/>
          <w:jc w:val="center"/>
        </w:trPr>
        <w:tc>
          <w:tcPr>
            <w:tcW w:w="2100" w:type="dxa"/>
          </w:tcPr>
          <w:p w14:paraId="74960F77" w14:textId="77777777" w:rsidR="00B4288B" w:rsidRDefault="0010783A">
            <w:pPr>
              <w:pStyle w:val="KS2"/>
            </w:pPr>
            <w:r>
              <w:t>품목상세사양</w:t>
            </w:r>
          </w:p>
        </w:tc>
        <w:tc>
          <w:tcPr>
            <w:tcW w:w="3000" w:type="dxa"/>
          </w:tcPr>
          <w:p w14:paraId="3BDC2D89" w14:textId="77777777" w:rsidR="00B4288B" w:rsidRDefault="0010783A">
            <w:pPr>
              <w:pStyle w:val="KS2"/>
            </w:pPr>
            <w:r>
              <w:t>ItemDetailSpecification</w:t>
            </w:r>
          </w:p>
        </w:tc>
        <w:tc>
          <w:tcPr>
            <w:tcW w:w="1150" w:type="dxa"/>
          </w:tcPr>
          <w:p w14:paraId="08CBAA6E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0855E048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6189E4F9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상세사양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상세규격</w:t>
            </w:r>
          </w:p>
        </w:tc>
      </w:tr>
      <w:tr w:rsidR="00B4288B" w14:paraId="4ABE545F" w14:textId="77777777">
        <w:trPr>
          <w:cantSplit/>
          <w:jc w:val="center"/>
        </w:trPr>
        <w:tc>
          <w:tcPr>
            <w:tcW w:w="2100" w:type="dxa"/>
          </w:tcPr>
          <w:p w14:paraId="7086B45A" w14:textId="77777777" w:rsidR="00B4288B" w:rsidRDefault="0010783A">
            <w:pPr>
              <w:pStyle w:val="KS2"/>
            </w:pPr>
            <w:r>
              <w:t>사용여부</w:t>
            </w:r>
          </w:p>
        </w:tc>
        <w:tc>
          <w:tcPr>
            <w:tcW w:w="3000" w:type="dxa"/>
          </w:tcPr>
          <w:p w14:paraId="7AC1D3A2" w14:textId="77777777" w:rsidR="00B4288B" w:rsidRDefault="0010783A">
            <w:pPr>
              <w:pStyle w:val="KS2"/>
            </w:pPr>
            <w:r>
              <w:t>UseIndicator</w:t>
            </w:r>
          </w:p>
        </w:tc>
        <w:tc>
          <w:tcPr>
            <w:tcW w:w="1150" w:type="dxa"/>
          </w:tcPr>
          <w:p w14:paraId="78E0F731" w14:textId="77777777" w:rsidR="00B4288B" w:rsidRDefault="0010783A">
            <w:pPr>
              <w:pStyle w:val="KS2"/>
              <w:jc w:val="center"/>
            </w:pPr>
            <w:r>
              <w:t>boolean</w:t>
            </w:r>
          </w:p>
        </w:tc>
        <w:tc>
          <w:tcPr>
            <w:tcW w:w="1000" w:type="dxa"/>
          </w:tcPr>
          <w:p w14:paraId="6978110E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3E332279" w14:textId="77777777" w:rsidR="00B4288B" w:rsidRDefault="0010783A">
            <w:pPr>
              <w:pStyle w:val="KS2"/>
            </w:pPr>
            <w:r>
              <w:t xml:space="preserve">— </w:t>
            </w:r>
            <w:r>
              <w:t>품목의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여부</w:t>
            </w:r>
          </w:p>
        </w:tc>
      </w:tr>
      <w:tr w:rsidR="00B4288B" w14:paraId="5D01E2D1" w14:textId="77777777">
        <w:trPr>
          <w:cantSplit/>
          <w:jc w:val="center"/>
        </w:trPr>
        <w:tc>
          <w:tcPr>
            <w:tcW w:w="2100" w:type="dxa"/>
          </w:tcPr>
          <w:p w14:paraId="02B7A73E" w14:textId="77777777" w:rsidR="00B4288B" w:rsidRDefault="0010783A">
            <w:pPr>
              <w:pStyle w:val="KS2"/>
            </w:pPr>
            <w:r>
              <w:t>원산국가</w:t>
            </w:r>
          </w:p>
        </w:tc>
        <w:tc>
          <w:tcPr>
            <w:tcW w:w="3000" w:type="dxa"/>
          </w:tcPr>
          <w:p w14:paraId="5A97AA1F" w14:textId="77777777" w:rsidR="00B4288B" w:rsidRDefault="0010783A">
            <w:pPr>
              <w:pStyle w:val="KS2"/>
            </w:pPr>
            <w:r>
              <w:t>CountryOfOrigin</w:t>
            </w:r>
          </w:p>
        </w:tc>
        <w:tc>
          <w:tcPr>
            <w:tcW w:w="1150" w:type="dxa"/>
          </w:tcPr>
          <w:p w14:paraId="076654BD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7BCD893C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1716B3F1" w14:textId="77777777" w:rsidR="00B4288B" w:rsidRDefault="0010783A">
            <w:pPr>
              <w:pStyle w:val="KS2"/>
            </w:pPr>
            <w:r>
              <w:t xml:space="preserve">— </w:t>
            </w:r>
            <w:r>
              <w:t>품목의</w:t>
            </w:r>
            <w:r>
              <w:t xml:space="preserve"> </w:t>
            </w:r>
            <w:r>
              <w:t>원산</w:t>
            </w:r>
            <w:r>
              <w:t xml:space="preserve"> </w:t>
            </w:r>
            <w:r>
              <w:t>국가</w:t>
            </w:r>
          </w:p>
        </w:tc>
      </w:tr>
      <w:tr w:rsidR="00B4288B" w14:paraId="4BD5E72C" w14:textId="77777777">
        <w:trPr>
          <w:cantSplit/>
          <w:jc w:val="center"/>
        </w:trPr>
        <w:tc>
          <w:tcPr>
            <w:tcW w:w="2100" w:type="dxa"/>
          </w:tcPr>
          <w:p w14:paraId="2C674398" w14:textId="77777777" w:rsidR="00B4288B" w:rsidRDefault="0010783A">
            <w:pPr>
              <w:pStyle w:val="KS2"/>
            </w:pPr>
            <w:r>
              <w:t>원산지역</w:t>
            </w:r>
          </w:p>
        </w:tc>
        <w:tc>
          <w:tcPr>
            <w:tcW w:w="3000" w:type="dxa"/>
          </w:tcPr>
          <w:p w14:paraId="1098E5A1" w14:textId="77777777" w:rsidR="00B4288B" w:rsidRDefault="0010783A">
            <w:pPr>
              <w:pStyle w:val="KS2"/>
            </w:pPr>
            <w:r>
              <w:t>PlaceOfOrigin</w:t>
            </w:r>
          </w:p>
        </w:tc>
        <w:tc>
          <w:tcPr>
            <w:tcW w:w="1150" w:type="dxa"/>
          </w:tcPr>
          <w:p w14:paraId="54AE08EF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3399A28D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27FDBA04" w14:textId="77777777" w:rsidR="00B4288B" w:rsidRDefault="0010783A">
            <w:pPr>
              <w:pStyle w:val="KS2"/>
            </w:pPr>
            <w:r>
              <w:t xml:space="preserve">— </w:t>
            </w:r>
            <w:r>
              <w:t>품목의</w:t>
            </w:r>
            <w:r>
              <w:t xml:space="preserve"> </w:t>
            </w:r>
            <w:r>
              <w:t>원산</w:t>
            </w:r>
            <w:r>
              <w:t xml:space="preserve"> </w:t>
            </w:r>
            <w:r>
              <w:t>지역</w:t>
            </w:r>
          </w:p>
        </w:tc>
      </w:tr>
      <w:tr w:rsidR="00B4288B" w14:paraId="68033678" w14:textId="77777777">
        <w:trPr>
          <w:cantSplit/>
          <w:jc w:val="center"/>
        </w:trPr>
        <w:tc>
          <w:tcPr>
            <w:tcW w:w="2100" w:type="dxa"/>
          </w:tcPr>
          <w:p w14:paraId="681253E8" w14:textId="77777777" w:rsidR="00B4288B" w:rsidRDefault="0010783A">
            <w:pPr>
              <w:pStyle w:val="KS2"/>
            </w:pPr>
            <w:r>
              <w:t>기준단위코드</w:t>
            </w:r>
          </w:p>
        </w:tc>
        <w:tc>
          <w:tcPr>
            <w:tcW w:w="3000" w:type="dxa"/>
          </w:tcPr>
          <w:p w14:paraId="2229CBB7" w14:textId="77777777" w:rsidR="00B4288B" w:rsidRDefault="0010783A">
            <w:pPr>
              <w:pStyle w:val="KS2"/>
            </w:pPr>
            <w:r>
              <w:t>ItemUOMCode</w:t>
            </w:r>
          </w:p>
        </w:tc>
        <w:tc>
          <w:tcPr>
            <w:tcW w:w="1150" w:type="dxa"/>
          </w:tcPr>
          <w:p w14:paraId="3878FC8E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147D9B98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31C6DF0D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기준단위코드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 xml:space="preserve">: EA, DZ, HD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  <w:p w14:paraId="3567BE7B" w14:textId="77777777" w:rsidR="00B4288B" w:rsidRDefault="0010783A">
            <w:pPr>
              <w:pStyle w:val="KS2"/>
              <w:rPr>
                <w:ins w:id="292" w:author="임픽스 검토" w:date="2026-10-12T04:00:00Z"/>
                <w:lang w:eastAsia="ko-KR"/>
              </w:rPr>
            </w:pPr>
            <w:ins w:id="293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단위그룹</w:t>
              </w:r>
              <w:r>
                <w:rPr>
                  <w:lang w:eastAsia="ko-KR"/>
                </w:rPr>
                <w:t>(UOMGroup)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단위코드</w:t>
              </w:r>
            </w:ins>
          </w:p>
        </w:tc>
      </w:tr>
      <w:tr w:rsidR="00B4288B" w14:paraId="428BA1C0" w14:textId="77777777">
        <w:trPr>
          <w:cantSplit/>
          <w:jc w:val="center"/>
        </w:trPr>
        <w:tc>
          <w:tcPr>
            <w:tcW w:w="2100" w:type="dxa"/>
          </w:tcPr>
          <w:p w14:paraId="5E4D85DD" w14:textId="77777777" w:rsidR="00B4288B" w:rsidRDefault="0010783A">
            <w:pPr>
              <w:pStyle w:val="KS2"/>
            </w:pPr>
            <w:r>
              <w:t>중량</w:t>
            </w:r>
          </w:p>
        </w:tc>
        <w:tc>
          <w:tcPr>
            <w:tcW w:w="3000" w:type="dxa"/>
          </w:tcPr>
          <w:p w14:paraId="5F155B2E" w14:textId="77777777" w:rsidR="00B4288B" w:rsidRDefault="0010783A">
            <w:pPr>
              <w:pStyle w:val="KS2"/>
            </w:pPr>
            <w:r>
              <w:t>Weight</w:t>
            </w:r>
          </w:p>
        </w:tc>
        <w:tc>
          <w:tcPr>
            <w:tcW w:w="1150" w:type="dxa"/>
          </w:tcPr>
          <w:p w14:paraId="5157E321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33B146A6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32F02A18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포장까지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중량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중량의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중량단위코드로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B4288B" w14:paraId="018F7007" w14:textId="77777777">
        <w:trPr>
          <w:cantSplit/>
          <w:jc w:val="center"/>
        </w:trPr>
        <w:tc>
          <w:tcPr>
            <w:tcW w:w="2100" w:type="dxa"/>
          </w:tcPr>
          <w:p w14:paraId="01C92416" w14:textId="77777777" w:rsidR="00B4288B" w:rsidRDefault="0010783A">
            <w:pPr>
              <w:pStyle w:val="KS2"/>
            </w:pPr>
            <w:r>
              <w:t>순중량</w:t>
            </w:r>
          </w:p>
        </w:tc>
        <w:tc>
          <w:tcPr>
            <w:tcW w:w="3000" w:type="dxa"/>
          </w:tcPr>
          <w:p w14:paraId="1C7A1199" w14:textId="77777777" w:rsidR="00B4288B" w:rsidRDefault="0010783A">
            <w:pPr>
              <w:pStyle w:val="KS2"/>
            </w:pPr>
            <w:r>
              <w:t>NetWeight</w:t>
            </w:r>
          </w:p>
        </w:tc>
        <w:tc>
          <w:tcPr>
            <w:tcW w:w="1150" w:type="dxa"/>
          </w:tcPr>
          <w:p w14:paraId="1201D781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6BB52DD4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20AC002D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순중량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중량의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중량단위코드로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B4288B" w14:paraId="6D41B09F" w14:textId="77777777">
        <w:trPr>
          <w:cantSplit/>
          <w:jc w:val="center"/>
        </w:trPr>
        <w:tc>
          <w:tcPr>
            <w:tcW w:w="2100" w:type="dxa"/>
          </w:tcPr>
          <w:p w14:paraId="76C9806D" w14:textId="77777777" w:rsidR="00B4288B" w:rsidRDefault="0010783A">
            <w:pPr>
              <w:pStyle w:val="KS2"/>
            </w:pPr>
            <w:r>
              <w:t>중량단위코드</w:t>
            </w:r>
          </w:p>
        </w:tc>
        <w:tc>
          <w:tcPr>
            <w:tcW w:w="3000" w:type="dxa"/>
          </w:tcPr>
          <w:p w14:paraId="2B50C52B" w14:textId="77777777" w:rsidR="00B4288B" w:rsidRDefault="0010783A">
            <w:pPr>
              <w:pStyle w:val="KS2"/>
            </w:pPr>
            <w:r>
              <w:t>WeightUOMCode</w:t>
            </w:r>
          </w:p>
        </w:tc>
        <w:tc>
          <w:tcPr>
            <w:tcW w:w="1150" w:type="dxa"/>
          </w:tcPr>
          <w:p w14:paraId="54A8D378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6BC57C0E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123520A5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중량을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측정하는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 xml:space="preserve">: mg, g, kg, t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  <w:p w14:paraId="1B3221A6" w14:textId="77777777" w:rsidR="00B4288B" w:rsidRDefault="0010783A">
            <w:pPr>
              <w:pStyle w:val="KS2"/>
              <w:rPr>
                <w:ins w:id="294" w:author="임픽스 검토" w:date="2026-10-12T04:00:00Z"/>
                <w:lang w:eastAsia="ko-KR"/>
              </w:rPr>
            </w:pPr>
            <w:ins w:id="29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단위그룹</w:t>
              </w:r>
              <w:r>
                <w:rPr>
                  <w:lang w:eastAsia="ko-KR"/>
                </w:rPr>
                <w:t>(UOMGroup)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단위코드</w:t>
              </w:r>
            </w:ins>
          </w:p>
        </w:tc>
      </w:tr>
      <w:tr w:rsidR="00B4288B" w14:paraId="10D884CB" w14:textId="77777777">
        <w:trPr>
          <w:cantSplit/>
          <w:jc w:val="center"/>
        </w:trPr>
        <w:tc>
          <w:tcPr>
            <w:tcW w:w="2100" w:type="dxa"/>
          </w:tcPr>
          <w:p w14:paraId="0C21C35E" w14:textId="77777777" w:rsidR="00B4288B" w:rsidRDefault="0010783A">
            <w:pPr>
              <w:pStyle w:val="KS2"/>
            </w:pPr>
            <w:r>
              <w:t>부피</w:t>
            </w:r>
          </w:p>
        </w:tc>
        <w:tc>
          <w:tcPr>
            <w:tcW w:w="3000" w:type="dxa"/>
          </w:tcPr>
          <w:p w14:paraId="0650AD84" w14:textId="77777777" w:rsidR="00B4288B" w:rsidRDefault="0010783A">
            <w:pPr>
              <w:pStyle w:val="KS2"/>
            </w:pPr>
            <w:r>
              <w:t>Volume</w:t>
            </w:r>
          </w:p>
        </w:tc>
        <w:tc>
          <w:tcPr>
            <w:tcW w:w="1150" w:type="dxa"/>
          </w:tcPr>
          <w:p w14:paraId="601D558D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6067EFB1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0E63419B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부피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부피의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부피단위코드로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B4288B" w14:paraId="2F218D0C" w14:textId="77777777">
        <w:trPr>
          <w:cantSplit/>
          <w:jc w:val="center"/>
        </w:trPr>
        <w:tc>
          <w:tcPr>
            <w:tcW w:w="2100" w:type="dxa"/>
          </w:tcPr>
          <w:p w14:paraId="5D6B1D09" w14:textId="77777777" w:rsidR="00B4288B" w:rsidRDefault="0010783A">
            <w:pPr>
              <w:pStyle w:val="KS2"/>
            </w:pPr>
            <w:r>
              <w:t>부피단위코드</w:t>
            </w:r>
          </w:p>
        </w:tc>
        <w:tc>
          <w:tcPr>
            <w:tcW w:w="3000" w:type="dxa"/>
          </w:tcPr>
          <w:p w14:paraId="7145D26F" w14:textId="77777777" w:rsidR="00B4288B" w:rsidRDefault="0010783A">
            <w:pPr>
              <w:pStyle w:val="KS2"/>
            </w:pPr>
            <w:r>
              <w:t>VolumeUOMCode</w:t>
            </w:r>
          </w:p>
        </w:tc>
        <w:tc>
          <w:tcPr>
            <w:tcW w:w="1150" w:type="dxa"/>
          </w:tcPr>
          <w:p w14:paraId="1EA6E94F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04512E48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39692492" w14:textId="230EB4AD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부피를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측정하는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 xml:space="preserve">: </w:t>
            </w:r>
            <w:del w:id="296" w:author="임픽스 검토" w:date="2026-10-12T04:00:00Z">
              <w:r>
                <w:rPr>
                  <w:lang w:eastAsia="ko-KR"/>
                </w:rPr>
                <w:delText xml:space="preserve">mL, L, </w:delText>
              </w:r>
            </w:del>
            <w:r>
              <w:rPr>
                <w:lang w:eastAsia="ko-KR"/>
              </w:rPr>
              <w:t>cm</w:t>
            </w:r>
            <w:del w:id="297" w:author="임픽스 검토" w:date="2026-10-12T04:00:00Z">
              <w:r>
                <w:rPr>
                  <w:lang w:eastAsia="ko-KR"/>
                </w:rPr>
                <w:delText xml:space="preserve"> </w:delText>
              </w:r>
            </w:del>
            <w:ins w:id="298" w:author="임픽스 검토" w:date="2026-10-12T04:00:00Z">
              <w:r>
                <w:rPr>
                  <w:lang w:eastAsia="ko-KR"/>
                </w:rPr>
                <w:t>³</w:t>
              </w:r>
            </w:ins>
            <w:r>
              <w:rPr>
                <w:lang w:eastAsia="ko-KR"/>
              </w:rPr>
              <w:t>, m</w:t>
            </w:r>
            <w:ins w:id="299" w:author="임픽스 검토" w:date="2026-10-12T04:00:00Z">
              <w:r>
                <w:rPr>
                  <w:lang w:eastAsia="ko-KR"/>
                </w:rPr>
                <w:t>³</w:t>
              </w:r>
            </w:ins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  <w:p w14:paraId="11ACD985" w14:textId="77777777" w:rsidR="00B4288B" w:rsidRDefault="0010783A">
            <w:pPr>
              <w:pStyle w:val="KS2"/>
              <w:rPr>
                <w:ins w:id="300" w:author="임픽스 검토" w:date="2026-10-12T04:00:00Z"/>
                <w:lang w:eastAsia="ko-KR"/>
              </w:rPr>
            </w:pPr>
            <w:ins w:id="30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단위그룹</w:t>
              </w:r>
              <w:r>
                <w:rPr>
                  <w:lang w:eastAsia="ko-KR"/>
                </w:rPr>
                <w:t>(UOMGroup)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단위코드</w:t>
              </w:r>
            </w:ins>
          </w:p>
        </w:tc>
      </w:tr>
      <w:tr w:rsidR="00B4288B" w14:paraId="3D267FF2" w14:textId="77777777">
        <w:trPr>
          <w:cantSplit/>
          <w:jc w:val="center"/>
        </w:trPr>
        <w:tc>
          <w:tcPr>
            <w:tcW w:w="2100" w:type="dxa"/>
          </w:tcPr>
          <w:p w14:paraId="352CD502" w14:textId="77777777" w:rsidR="00B4288B" w:rsidRDefault="0010783A">
            <w:pPr>
              <w:pStyle w:val="KS2"/>
            </w:pPr>
            <w:r>
              <w:t>길이</w:t>
            </w:r>
          </w:p>
        </w:tc>
        <w:tc>
          <w:tcPr>
            <w:tcW w:w="3000" w:type="dxa"/>
          </w:tcPr>
          <w:p w14:paraId="13F48ACA" w14:textId="77777777" w:rsidR="00B4288B" w:rsidRDefault="0010783A">
            <w:pPr>
              <w:pStyle w:val="KS2"/>
            </w:pPr>
            <w:r>
              <w:t>Length</w:t>
            </w:r>
          </w:p>
        </w:tc>
        <w:tc>
          <w:tcPr>
            <w:tcW w:w="1150" w:type="dxa"/>
          </w:tcPr>
          <w:p w14:paraId="277D31CA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08EBD406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A31A226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길이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길이의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치수단위코드로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B4288B" w14:paraId="519BE577" w14:textId="77777777">
        <w:trPr>
          <w:cantSplit/>
          <w:jc w:val="center"/>
        </w:trPr>
        <w:tc>
          <w:tcPr>
            <w:tcW w:w="2100" w:type="dxa"/>
          </w:tcPr>
          <w:p w14:paraId="09072F39" w14:textId="77777777" w:rsidR="00B4288B" w:rsidRDefault="0010783A">
            <w:pPr>
              <w:pStyle w:val="KS2"/>
            </w:pPr>
            <w:r>
              <w:t>너비</w:t>
            </w:r>
          </w:p>
        </w:tc>
        <w:tc>
          <w:tcPr>
            <w:tcW w:w="3000" w:type="dxa"/>
          </w:tcPr>
          <w:p w14:paraId="73AB5C0B" w14:textId="77777777" w:rsidR="00B4288B" w:rsidRDefault="0010783A">
            <w:pPr>
              <w:pStyle w:val="KS2"/>
            </w:pPr>
            <w:r>
              <w:t>Width</w:t>
            </w:r>
          </w:p>
        </w:tc>
        <w:tc>
          <w:tcPr>
            <w:tcW w:w="1150" w:type="dxa"/>
          </w:tcPr>
          <w:p w14:paraId="0FF716FF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1539F800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6BEBD6CA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너비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너비의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치수단위코드로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B4288B" w14:paraId="4DB7C6C8" w14:textId="77777777">
        <w:trPr>
          <w:cantSplit/>
          <w:jc w:val="center"/>
        </w:trPr>
        <w:tc>
          <w:tcPr>
            <w:tcW w:w="2100" w:type="dxa"/>
          </w:tcPr>
          <w:p w14:paraId="64BED73A" w14:textId="77777777" w:rsidR="00B4288B" w:rsidRDefault="0010783A">
            <w:pPr>
              <w:pStyle w:val="KS2"/>
            </w:pPr>
            <w:r>
              <w:t>높이</w:t>
            </w:r>
          </w:p>
        </w:tc>
        <w:tc>
          <w:tcPr>
            <w:tcW w:w="3000" w:type="dxa"/>
          </w:tcPr>
          <w:p w14:paraId="0853B37A" w14:textId="77777777" w:rsidR="00B4288B" w:rsidRDefault="0010783A">
            <w:pPr>
              <w:pStyle w:val="KS2"/>
            </w:pPr>
            <w:r>
              <w:t>Height</w:t>
            </w:r>
          </w:p>
        </w:tc>
        <w:tc>
          <w:tcPr>
            <w:tcW w:w="1150" w:type="dxa"/>
          </w:tcPr>
          <w:p w14:paraId="0E18F5E9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6E9EB406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96D35DA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높이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높이의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치수단위코드로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B4288B" w14:paraId="543CF473" w14:textId="77777777">
        <w:trPr>
          <w:cantSplit/>
          <w:jc w:val="center"/>
        </w:trPr>
        <w:tc>
          <w:tcPr>
            <w:tcW w:w="2100" w:type="dxa"/>
          </w:tcPr>
          <w:p w14:paraId="1E51D7A7" w14:textId="77777777" w:rsidR="00B4288B" w:rsidRDefault="0010783A">
            <w:pPr>
              <w:pStyle w:val="KS2"/>
            </w:pPr>
            <w:r>
              <w:t>치수단위코드</w:t>
            </w:r>
          </w:p>
        </w:tc>
        <w:tc>
          <w:tcPr>
            <w:tcW w:w="3000" w:type="dxa"/>
          </w:tcPr>
          <w:p w14:paraId="44CAD1D9" w14:textId="77777777" w:rsidR="00B4288B" w:rsidRDefault="0010783A">
            <w:pPr>
              <w:pStyle w:val="KS2"/>
            </w:pPr>
            <w:r>
              <w:t>DimensionUOMCode</w:t>
            </w:r>
          </w:p>
        </w:tc>
        <w:tc>
          <w:tcPr>
            <w:tcW w:w="1150" w:type="dxa"/>
          </w:tcPr>
          <w:p w14:paraId="33E143CE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63F304BC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7D098466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길이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너비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높이를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측정하는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 xml:space="preserve">: mm, cm, m, km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  <w:p w14:paraId="712930AB" w14:textId="77777777" w:rsidR="00B4288B" w:rsidRDefault="0010783A">
            <w:pPr>
              <w:pStyle w:val="KS2"/>
              <w:rPr>
                <w:ins w:id="302" w:author="임픽스 검토" w:date="2026-10-12T04:00:00Z"/>
                <w:lang w:eastAsia="ko-KR"/>
              </w:rPr>
            </w:pPr>
            <w:ins w:id="303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단위그룹</w:t>
              </w:r>
              <w:r>
                <w:rPr>
                  <w:lang w:eastAsia="ko-KR"/>
                </w:rPr>
                <w:t>(UOMGroup)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단위코드</w:t>
              </w:r>
            </w:ins>
          </w:p>
        </w:tc>
      </w:tr>
      <w:tr w:rsidR="00B4288B" w14:paraId="106B19CD" w14:textId="77777777">
        <w:trPr>
          <w:cantSplit/>
          <w:jc w:val="center"/>
        </w:trPr>
        <w:tc>
          <w:tcPr>
            <w:tcW w:w="2100" w:type="dxa"/>
          </w:tcPr>
          <w:p w14:paraId="417AC202" w14:textId="77777777" w:rsidR="00B4288B" w:rsidRDefault="0010783A">
            <w:pPr>
              <w:pStyle w:val="KS2"/>
            </w:pPr>
            <w:r>
              <w:t>유효종료일</w:t>
            </w:r>
          </w:p>
        </w:tc>
        <w:tc>
          <w:tcPr>
            <w:tcW w:w="3000" w:type="dxa"/>
          </w:tcPr>
          <w:p w14:paraId="1D71A597" w14:textId="77777777" w:rsidR="00B4288B" w:rsidRDefault="0010783A">
            <w:pPr>
              <w:pStyle w:val="KS2"/>
            </w:pPr>
            <w:r>
              <w:t>ValidEndDate</w:t>
            </w:r>
          </w:p>
        </w:tc>
        <w:tc>
          <w:tcPr>
            <w:tcW w:w="1150" w:type="dxa"/>
          </w:tcPr>
          <w:p w14:paraId="2BEA43AF" w14:textId="77777777" w:rsidR="00B4288B" w:rsidRDefault="0010783A">
            <w:pPr>
              <w:pStyle w:val="KS2"/>
              <w:jc w:val="center"/>
            </w:pPr>
            <w:r>
              <w:t>date</w:t>
            </w:r>
          </w:p>
        </w:tc>
        <w:tc>
          <w:tcPr>
            <w:tcW w:w="1000" w:type="dxa"/>
          </w:tcPr>
          <w:p w14:paraId="55336265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2F52A405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품목사용이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유효한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기한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  <w:tr w:rsidR="00B4288B" w14:paraId="0B35D477" w14:textId="77777777">
        <w:trPr>
          <w:cantSplit/>
          <w:jc w:val="center"/>
        </w:trPr>
        <w:tc>
          <w:tcPr>
            <w:tcW w:w="2100" w:type="dxa"/>
          </w:tcPr>
          <w:p w14:paraId="77C999F9" w14:textId="77777777" w:rsidR="00B4288B" w:rsidRDefault="0010783A">
            <w:pPr>
              <w:pStyle w:val="KS2"/>
            </w:pPr>
            <w:r>
              <w:t>도면번호</w:t>
            </w:r>
          </w:p>
        </w:tc>
        <w:tc>
          <w:tcPr>
            <w:tcW w:w="3000" w:type="dxa"/>
          </w:tcPr>
          <w:p w14:paraId="0C24D0C2" w14:textId="77777777" w:rsidR="00B4288B" w:rsidRDefault="0010783A">
            <w:pPr>
              <w:pStyle w:val="KS2"/>
            </w:pPr>
            <w:r>
              <w:t>DrawingNumber</w:t>
            </w:r>
          </w:p>
        </w:tc>
        <w:tc>
          <w:tcPr>
            <w:tcW w:w="1150" w:type="dxa"/>
          </w:tcPr>
          <w:p w14:paraId="513C2495" w14:textId="77777777" w:rsidR="003168E1" w:rsidRDefault="00000000">
            <w:pPr>
              <w:pStyle w:val="KS2"/>
              <w:jc w:val="center"/>
              <w:rPr>
                <w:del w:id="304" w:author="임픽스 검토" w:date="2026-10-12T04:00:00Z"/>
              </w:rPr>
            </w:pPr>
            <w:del w:id="305" w:author="임픽스 검토" w:date="2026-10-12T04:00:00Z">
              <w:r>
                <w:delText>IDREF</w:delText>
              </w:r>
            </w:del>
          </w:p>
          <w:p w14:paraId="7B695A25" w14:textId="3AE114C6" w:rsidR="00B4288B" w:rsidRDefault="0010783A">
            <w:pPr>
              <w:pStyle w:val="KS2"/>
              <w:jc w:val="center"/>
              <w:rPr>
                <w:ins w:id="306" w:author="임픽스 검토" w:date="2026-10-12T04:00:00Z"/>
              </w:rPr>
            </w:pPr>
            <w:ins w:id="307" w:author="임픽스 검토" w:date="2026-10-12T04:00:00Z">
              <w:r>
                <w:t>string</w:t>
              </w:r>
            </w:ins>
          </w:p>
        </w:tc>
        <w:tc>
          <w:tcPr>
            <w:tcW w:w="1000" w:type="dxa"/>
          </w:tcPr>
          <w:p w14:paraId="13B43C13" w14:textId="50038B47" w:rsidR="00B4288B" w:rsidRDefault="0010783A">
            <w:pPr>
              <w:pStyle w:val="KS2"/>
              <w:jc w:val="center"/>
            </w:pPr>
            <w:del w:id="308" w:author="임픽스 검토" w:date="2026-10-12T04:00:00Z">
              <w:r>
                <w:delText>대상</w:delText>
              </w:r>
            </w:del>
            <w:ins w:id="309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0471577C" w14:textId="77777777" w:rsidR="00B4288B" w:rsidRDefault="0010783A">
            <w:pPr>
              <w:pStyle w:val="KS2"/>
            </w:pPr>
            <w:r>
              <w:t xml:space="preserve">— </w:t>
            </w:r>
            <w:r>
              <w:t>품목의</w:t>
            </w:r>
            <w:r>
              <w:t xml:space="preserve"> </w:t>
            </w:r>
            <w:r>
              <w:t>도면</w:t>
            </w:r>
            <w:r>
              <w:t xml:space="preserve"> </w:t>
            </w:r>
            <w:r>
              <w:t>식별번호</w:t>
            </w:r>
          </w:p>
        </w:tc>
      </w:tr>
      <w:tr w:rsidR="00B4288B" w14:paraId="66464149" w14:textId="77777777">
        <w:trPr>
          <w:cantSplit/>
          <w:jc w:val="center"/>
        </w:trPr>
        <w:tc>
          <w:tcPr>
            <w:tcW w:w="2100" w:type="dxa"/>
          </w:tcPr>
          <w:p w14:paraId="2B249759" w14:textId="77777777" w:rsidR="00B4288B" w:rsidRDefault="0010783A">
            <w:pPr>
              <w:pStyle w:val="KS2"/>
            </w:pPr>
            <w:r>
              <w:t>로트사용여부</w:t>
            </w:r>
          </w:p>
        </w:tc>
        <w:tc>
          <w:tcPr>
            <w:tcW w:w="3000" w:type="dxa"/>
          </w:tcPr>
          <w:p w14:paraId="35CEFB10" w14:textId="77777777" w:rsidR="00B4288B" w:rsidRDefault="0010783A">
            <w:pPr>
              <w:pStyle w:val="KS2"/>
            </w:pPr>
            <w:r>
              <w:t>LotControlIndicator</w:t>
            </w:r>
          </w:p>
        </w:tc>
        <w:tc>
          <w:tcPr>
            <w:tcW w:w="1150" w:type="dxa"/>
          </w:tcPr>
          <w:p w14:paraId="60826476" w14:textId="77777777" w:rsidR="00B4288B" w:rsidRDefault="0010783A">
            <w:pPr>
              <w:pStyle w:val="KS2"/>
              <w:jc w:val="center"/>
            </w:pPr>
            <w:r>
              <w:t>boolean</w:t>
            </w:r>
          </w:p>
        </w:tc>
        <w:tc>
          <w:tcPr>
            <w:tcW w:w="1000" w:type="dxa"/>
          </w:tcPr>
          <w:p w14:paraId="0554DFEF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241F77DE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</w:p>
        </w:tc>
      </w:tr>
      <w:tr w:rsidR="00B4288B" w14:paraId="2029E391" w14:textId="77777777">
        <w:trPr>
          <w:cantSplit/>
          <w:jc w:val="center"/>
        </w:trPr>
        <w:tc>
          <w:tcPr>
            <w:tcW w:w="2100" w:type="dxa"/>
          </w:tcPr>
          <w:p w14:paraId="30436BDB" w14:textId="77777777" w:rsidR="00B4288B" w:rsidRDefault="0010783A">
            <w:pPr>
              <w:pStyle w:val="KS2"/>
            </w:pPr>
            <w:r>
              <w:t>구매리드타임</w:t>
            </w:r>
          </w:p>
        </w:tc>
        <w:tc>
          <w:tcPr>
            <w:tcW w:w="3000" w:type="dxa"/>
          </w:tcPr>
          <w:p w14:paraId="258D7E56" w14:textId="77777777" w:rsidR="00B4288B" w:rsidRDefault="0010783A">
            <w:pPr>
              <w:pStyle w:val="KS2"/>
            </w:pPr>
            <w:r>
              <w:t>PurchaseLeadTime</w:t>
            </w:r>
          </w:p>
        </w:tc>
        <w:tc>
          <w:tcPr>
            <w:tcW w:w="1150" w:type="dxa"/>
          </w:tcPr>
          <w:p w14:paraId="4034718C" w14:textId="77777777" w:rsidR="00B4288B" w:rsidRDefault="0010783A">
            <w:pPr>
              <w:pStyle w:val="KS2"/>
              <w:jc w:val="center"/>
            </w:pPr>
            <w:r>
              <w:t>duration</w:t>
            </w:r>
          </w:p>
        </w:tc>
        <w:tc>
          <w:tcPr>
            <w:tcW w:w="1000" w:type="dxa"/>
          </w:tcPr>
          <w:p w14:paraId="36F4EC90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6D242EF2" w14:textId="08BB8758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구매에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소요되는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소요일수</w:t>
            </w:r>
            <w:ins w:id="310" w:author="임픽스 검토" w:date="2026-10-12T04:00:00Z">
              <w:r>
                <w:rPr>
                  <w:lang w:eastAsia="ko-KR"/>
                </w:rPr>
                <w:t>(KS X ISO 8601</w:t>
              </w:r>
              <w:r>
                <w:rPr>
                  <w:lang w:eastAsia="ko-KR"/>
                </w:rPr>
                <w:t>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따른다</w:t>
              </w:r>
              <w:r>
                <w:rPr>
                  <w:lang w:eastAsia="ko-KR"/>
                </w:rPr>
                <w:t>)</w:t>
              </w:r>
            </w:ins>
          </w:p>
        </w:tc>
      </w:tr>
      <w:tr w:rsidR="00B4288B" w14:paraId="5C9268EE" w14:textId="77777777">
        <w:trPr>
          <w:cantSplit/>
          <w:jc w:val="center"/>
        </w:trPr>
        <w:tc>
          <w:tcPr>
            <w:tcW w:w="2100" w:type="dxa"/>
          </w:tcPr>
          <w:p w14:paraId="020BE9A7" w14:textId="77777777" w:rsidR="00B4288B" w:rsidRDefault="0010783A">
            <w:pPr>
              <w:pStyle w:val="KS2"/>
            </w:pPr>
            <w:r>
              <w:t>생산리드타임</w:t>
            </w:r>
          </w:p>
        </w:tc>
        <w:tc>
          <w:tcPr>
            <w:tcW w:w="3000" w:type="dxa"/>
          </w:tcPr>
          <w:p w14:paraId="1E0F5315" w14:textId="77777777" w:rsidR="00B4288B" w:rsidRDefault="0010783A">
            <w:pPr>
              <w:pStyle w:val="KS2"/>
            </w:pPr>
            <w:r>
              <w:t>ProductionLeadTime</w:t>
            </w:r>
          </w:p>
        </w:tc>
        <w:tc>
          <w:tcPr>
            <w:tcW w:w="1150" w:type="dxa"/>
          </w:tcPr>
          <w:p w14:paraId="4CF314F0" w14:textId="77777777" w:rsidR="00B4288B" w:rsidRDefault="0010783A">
            <w:pPr>
              <w:pStyle w:val="KS2"/>
              <w:jc w:val="center"/>
            </w:pPr>
            <w:r>
              <w:t>duration</w:t>
            </w:r>
          </w:p>
        </w:tc>
        <w:tc>
          <w:tcPr>
            <w:tcW w:w="1000" w:type="dxa"/>
          </w:tcPr>
          <w:p w14:paraId="24771088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06C206FA" w14:textId="1D43FDBB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소요되는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소요일수</w:t>
            </w:r>
            <w:ins w:id="311" w:author="임픽스 검토" w:date="2026-10-12T04:00:00Z">
              <w:r>
                <w:rPr>
                  <w:lang w:eastAsia="ko-KR"/>
                </w:rPr>
                <w:t>(KS X ISO 8601</w:t>
              </w:r>
              <w:r>
                <w:rPr>
                  <w:lang w:eastAsia="ko-KR"/>
                </w:rPr>
                <w:t>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따른다</w:t>
              </w:r>
              <w:r>
                <w:rPr>
                  <w:lang w:eastAsia="ko-KR"/>
                </w:rPr>
                <w:t>)</w:t>
              </w:r>
            </w:ins>
          </w:p>
        </w:tc>
      </w:tr>
      <w:tr w:rsidR="00B4288B" w14:paraId="4CA25A29" w14:textId="77777777">
        <w:trPr>
          <w:cantSplit/>
          <w:jc w:val="center"/>
        </w:trPr>
        <w:tc>
          <w:tcPr>
            <w:tcW w:w="2100" w:type="dxa"/>
          </w:tcPr>
          <w:p w14:paraId="77D05091" w14:textId="77777777" w:rsidR="00B4288B" w:rsidRDefault="0010783A">
            <w:pPr>
              <w:pStyle w:val="KS2"/>
            </w:pPr>
            <w:r>
              <w:t>로트사이즈</w:t>
            </w:r>
          </w:p>
        </w:tc>
        <w:tc>
          <w:tcPr>
            <w:tcW w:w="3000" w:type="dxa"/>
          </w:tcPr>
          <w:p w14:paraId="0DAFD047" w14:textId="77777777" w:rsidR="00B4288B" w:rsidRDefault="0010783A">
            <w:pPr>
              <w:pStyle w:val="KS2"/>
            </w:pPr>
            <w:r>
              <w:t>LotSize</w:t>
            </w:r>
          </w:p>
        </w:tc>
        <w:tc>
          <w:tcPr>
            <w:tcW w:w="1150" w:type="dxa"/>
          </w:tcPr>
          <w:p w14:paraId="2CD5E22D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24529C89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104BF27D" w14:textId="77777777" w:rsidR="00B4288B" w:rsidRDefault="0010783A">
            <w:pPr>
              <w:pStyle w:val="KS2"/>
            </w:pPr>
            <w:r>
              <w:t xml:space="preserve">— </w:t>
            </w:r>
            <w:r>
              <w:t>품목의</w:t>
            </w:r>
            <w:r>
              <w:t xml:space="preserve"> </w:t>
            </w:r>
            <w:r>
              <w:t>물류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단위</w:t>
            </w:r>
          </w:p>
        </w:tc>
      </w:tr>
      <w:tr w:rsidR="00B4288B" w14:paraId="088650ED" w14:textId="77777777">
        <w:trPr>
          <w:cantSplit/>
          <w:jc w:val="center"/>
        </w:trPr>
        <w:tc>
          <w:tcPr>
            <w:tcW w:w="2100" w:type="dxa"/>
          </w:tcPr>
          <w:p w14:paraId="0B69ABF1" w14:textId="77777777" w:rsidR="00B4288B" w:rsidRDefault="0010783A">
            <w:pPr>
              <w:pStyle w:val="KS2"/>
            </w:pPr>
            <w:r>
              <w:t>주요</w:t>
            </w:r>
            <w:r>
              <w:t xml:space="preserve"> </w:t>
            </w:r>
            <w:r>
              <w:t>고객사식별자</w:t>
            </w:r>
          </w:p>
        </w:tc>
        <w:tc>
          <w:tcPr>
            <w:tcW w:w="3000" w:type="dxa"/>
          </w:tcPr>
          <w:p w14:paraId="6FF5F63E" w14:textId="77777777" w:rsidR="00B4288B" w:rsidRDefault="0010783A">
            <w:pPr>
              <w:pStyle w:val="KS2"/>
            </w:pPr>
            <w:r>
              <w:t>MainCustomerID</w:t>
            </w:r>
          </w:p>
        </w:tc>
        <w:tc>
          <w:tcPr>
            <w:tcW w:w="1150" w:type="dxa"/>
          </w:tcPr>
          <w:p w14:paraId="49F4A37B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4930825F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6506446F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연관된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매출처</w:t>
            </w:r>
          </w:p>
          <w:p w14:paraId="3C7C52EE" w14:textId="77777777" w:rsidR="00B4288B" w:rsidRDefault="0010783A">
            <w:pPr>
              <w:pStyle w:val="KS2"/>
              <w:rPr>
                <w:ins w:id="312" w:author="임픽스 검토" w:date="2026-10-12T04:00:00Z"/>
              </w:rPr>
            </w:pPr>
            <w:ins w:id="313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고객사</w:t>
              </w:r>
              <w:r>
                <w:t>(CustomerPartyMaster)</w:t>
              </w:r>
            </w:ins>
          </w:p>
        </w:tc>
      </w:tr>
      <w:tr w:rsidR="00B4288B" w14:paraId="3DC30108" w14:textId="77777777">
        <w:trPr>
          <w:cantSplit/>
          <w:jc w:val="center"/>
        </w:trPr>
        <w:tc>
          <w:tcPr>
            <w:tcW w:w="2100" w:type="dxa"/>
          </w:tcPr>
          <w:p w14:paraId="23DB4D1F" w14:textId="77777777" w:rsidR="00B4288B" w:rsidRDefault="0010783A">
            <w:pPr>
              <w:pStyle w:val="KS2"/>
            </w:pPr>
            <w:r>
              <w:t>주요</w:t>
            </w:r>
            <w:r>
              <w:t xml:space="preserve"> </w:t>
            </w:r>
            <w:r>
              <w:t>공급사식별자</w:t>
            </w:r>
          </w:p>
        </w:tc>
        <w:tc>
          <w:tcPr>
            <w:tcW w:w="3000" w:type="dxa"/>
          </w:tcPr>
          <w:p w14:paraId="2F2A5A81" w14:textId="77777777" w:rsidR="00B4288B" w:rsidRDefault="0010783A">
            <w:pPr>
              <w:pStyle w:val="KS2"/>
            </w:pPr>
            <w:r>
              <w:t>MainVendorID</w:t>
            </w:r>
          </w:p>
        </w:tc>
        <w:tc>
          <w:tcPr>
            <w:tcW w:w="1150" w:type="dxa"/>
          </w:tcPr>
          <w:p w14:paraId="06DEE234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2F98A87A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0E842405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연관된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매입처</w:t>
            </w:r>
          </w:p>
          <w:p w14:paraId="7E66832B" w14:textId="77777777" w:rsidR="00B4288B" w:rsidRDefault="0010783A">
            <w:pPr>
              <w:pStyle w:val="KS2"/>
              <w:rPr>
                <w:ins w:id="314" w:author="임픽스 검토" w:date="2026-10-12T04:00:00Z"/>
              </w:rPr>
            </w:pPr>
            <w:ins w:id="315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공급사</w:t>
              </w:r>
              <w:r>
                <w:t>(VendorPartyMaster)</w:t>
              </w:r>
            </w:ins>
          </w:p>
        </w:tc>
      </w:tr>
      <w:tr w:rsidR="00B4288B" w14:paraId="5921329A" w14:textId="77777777">
        <w:trPr>
          <w:cantSplit/>
          <w:jc w:val="center"/>
        </w:trPr>
        <w:tc>
          <w:tcPr>
            <w:tcW w:w="2100" w:type="dxa"/>
          </w:tcPr>
          <w:p w14:paraId="7D0B65D8" w14:textId="77777777" w:rsidR="00B4288B" w:rsidRDefault="0010783A">
            <w:pPr>
              <w:pStyle w:val="KS2"/>
            </w:pPr>
            <w:r>
              <w:t>안전재고</w:t>
            </w:r>
          </w:p>
        </w:tc>
        <w:tc>
          <w:tcPr>
            <w:tcW w:w="3000" w:type="dxa"/>
          </w:tcPr>
          <w:p w14:paraId="394F1CC9" w14:textId="77777777" w:rsidR="00B4288B" w:rsidRDefault="0010783A">
            <w:pPr>
              <w:pStyle w:val="KS2"/>
            </w:pPr>
            <w:r>
              <w:t>SafetyStock</w:t>
            </w:r>
          </w:p>
        </w:tc>
        <w:tc>
          <w:tcPr>
            <w:tcW w:w="1150" w:type="dxa"/>
          </w:tcPr>
          <w:p w14:paraId="2B1014AD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22F5F988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1729139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예측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잘못이나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잦은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비롯된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문제점을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방지하기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위한안전재고</w:t>
            </w:r>
          </w:p>
          <w:p w14:paraId="333A281A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통상적으로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생산계획에서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재고수량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하한치를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의미</w:t>
            </w:r>
          </w:p>
        </w:tc>
      </w:tr>
      <w:tr w:rsidR="00B4288B" w14:paraId="6C8C23BE" w14:textId="77777777">
        <w:trPr>
          <w:cantSplit/>
          <w:jc w:val="center"/>
        </w:trPr>
        <w:tc>
          <w:tcPr>
            <w:tcW w:w="2100" w:type="dxa"/>
          </w:tcPr>
          <w:p w14:paraId="699F30E2" w14:textId="77777777" w:rsidR="00B4288B" w:rsidRDefault="0010783A">
            <w:pPr>
              <w:pStyle w:val="KS2"/>
            </w:pPr>
            <w:r>
              <w:t>최대재고수준</w:t>
            </w:r>
          </w:p>
        </w:tc>
        <w:tc>
          <w:tcPr>
            <w:tcW w:w="3000" w:type="dxa"/>
          </w:tcPr>
          <w:p w14:paraId="1B23405F" w14:textId="77777777" w:rsidR="00B4288B" w:rsidRDefault="0010783A">
            <w:pPr>
              <w:pStyle w:val="KS2"/>
            </w:pPr>
            <w:r>
              <w:t>MaximumStockLevel</w:t>
            </w:r>
          </w:p>
        </w:tc>
        <w:tc>
          <w:tcPr>
            <w:tcW w:w="1150" w:type="dxa"/>
          </w:tcPr>
          <w:p w14:paraId="32693010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0865AE75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3FE26D69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재고수량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상한치</w:t>
            </w:r>
          </w:p>
        </w:tc>
      </w:tr>
      <w:tr w:rsidR="00B4288B" w14:paraId="69591A04" w14:textId="77777777">
        <w:trPr>
          <w:cantSplit/>
          <w:jc w:val="center"/>
        </w:trPr>
        <w:tc>
          <w:tcPr>
            <w:tcW w:w="2100" w:type="dxa"/>
          </w:tcPr>
          <w:p w14:paraId="57441E9E" w14:textId="77777777" w:rsidR="00B4288B" w:rsidRDefault="0010783A">
            <w:pPr>
              <w:pStyle w:val="KS2"/>
            </w:pPr>
            <w:r>
              <w:t>입고창고식별자</w:t>
            </w:r>
          </w:p>
        </w:tc>
        <w:tc>
          <w:tcPr>
            <w:tcW w:w="3000" w:type="dxa"/>
          </w:tcPr>
          <w:p w14:paraId="6B577122" w14:textId="77777777" w:rsidR="00B4288B" w:rsidRDefault="0010783A">
            <w:pPr>
              <w:pStyle w:val="KS2"/>
            </w:pPr>
            <w:r>
              <w:t>ReceiptWarehouseID</w:t>
            </w:r>
          </w:p>
        </w:tc>
        <w:tc>
          <w:tcPr>
            <w:tcW w:w="1150" w:type="dxa"/>
          </w:tcPr>
          <w:p w14:paraId="149C081C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40EFDD3C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4D071014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창고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저장위치</w:t>
            </w:r>
            <w:r>
              <w:rPr>
                <w:lang w:eastAsia="ko-KR"/>
              </w:rPr>
              <w:t>)</w:t>
            </w:r>
          </w:p>
          <w:p w14:paraId="23009B78" w14:textId="77777777" w:rsidR="00B4288B" w:rsidRDefault="0010783A">
            <w:pPr>
              <w:pStyle w:val="KS2"/>
              <w:rPr>
                <w:ins w:id="316" w:author="임픽스 검토" w:date="2026-10-12T04:00:00Z"/>
              </w:rPr>
            </w:pPr>
            <w:ins w:id="317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창고</w:t>
              </w:r>
              <w:r>
                <w:t>(WarehouseLocation)</w:t>
              </w:r>
            </w:ins>
          </w:p>
        </w:tc>
      </w:tr>
      <w:tr w:rsidR="00B4288B" w14:paraId="3D7B875A" w14:textId="77777777">
        <w:trPr>
          <w:cantSplit/>
          <w:jc w:val="center"/>
        </w:trPr>
        <w:tc>
          <w:tcPr>
            <w:tcW w:w="2100" w:type="dxa"/>
          </w:tcPr>
          <w:p w14:paraId="1A47F9FA" w14:textId="77777777" w:rsidR="00B4288B" w:rsidRDefault="0010783A">
            <w:pPr>
              <w:pStyle w:val="KS2"/>
            </w:pPr>
            <w:r>
              <w:t>출고창고식별자</w:t>
            </w:r>
          </w:p>
        </w:tc>
        <w:tc>
          <w:tcPr>
            <w:tcW w:w="3000" w:type="dxa"/>
          </w:tcPr>
          <w:p w14:paraId="564D9C39" w14:textId="77777777" w:rsidR="00B4288B" w:rsidRDefault="0010783A">
            <w:pPr>
              <w:pStyle w:val="KS2"/>
            </w:pPr>
            <w:r>
              <w:t>IssueWarehouseID</w:t>
            </w:r>
          </w:p>
        </w:tc>
        <w:tc>
          <w:tcPr>
            <w:tcW w:w="1150" w:type="dxa"/>
          </w:tcPr>
          <w:p w14:paraId="7A6F1D95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13CEC608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7E8FDFC5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출고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창고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저장위치</w:t>
            </w:r>
            <w:r>
              <w:rPr>
                <w:lang w:eastAsia="ko-KR"/>
              </w:rPr>
              <w:t>)</w:t>
            </w:r>
          </w:p>
          <w:p w14:paraId="7088719D" w14:textId="77777777" w:rsidR="00B4288B" w:rsidRDefault="0010783A">
            <w:pPr>
              <w:pStyle w:val="KS2"/>
              <w:rPr>
                <w:ins w:id="318" w:author="임픽스 검토" w:date="2026-10-12T04:00:00Z"/>
              </w:rPr>
            </w:pPr>
            <w:ins w:id="319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창고</w:t>
              </w:r>
              <w:r>
                <w:t>(WarehouseLocation)</w:t>
              </w:r>
            </w:ins>
          </w:p>
        </w:tc>
      </w:tr>
      <w:tr w:rsidR="00B4288B" w14:paraId="77E19AA8" w14:textId="77777777">
        <w:trPr>
          <w:cantSplit/>
          <w:jc w:val="center"/>
        </w:trPr>
        <w:tc>
          <w:tcPr>
            <w:tcW w:w="2100" w:type="dxa"/>
          </w:tcPr>
          <w:p w14:paraId="47045027" w14:textId="77777777" w:rsidR="00B4288B" w:rsidRDefault="0010783A">
            <w:pPr>
              <w:pStyle w:val="KS2"/>
            </w:pPr>
            <w:r>
              <w:t>에이비씨분류</w:t>
            </w:r>
          </w:p>
        </w:tc>
        <w:tc>
          <w:tcPr>
            <w:tcW w:w="3000" w:type="dxa"/>
          </w:tcPr>
          <w:p w14:paraId="0B83B473" w14:textId="77777777" w:rsidR="00B4288B" w:rsidRDefault="0010783A">
            <w:pPr>
              <w:pStyle w:val="KS2"/>
            </w:pPr>
            <w:r>
              <w:t>ABCClass</w:t>
            </w:r>
          </w:p>
        </w:tc>
        <w:tc>
          <w:tcPr>
            <w:tcW w:w="1150" w:type="dxa"/>
          </w:tcPr>
          <w:p w14:paraId="56AE4FCE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78387C3B" w14:textId="10CF1556" w:rsidR="00B4288B" w:rsidRDefault="0010783A">
            <w:pPr>
              <w:pStyle w:val="KS2"/>
              <w:jc w:val="center"/>
            </w:pPr>
            <w:del w:id="320" w:author="임픽스 검토" w:date="2026-10-12T04:00:00Z">
              <w:r>
                <w:delText>비대상</w:delText>
              </w:r>
            </w:del>
            <w:ins w:id="321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2A02E0F1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재고관리를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위해</w:t>
            </w:r>
            <w:r>
              <w:rPr>
                <w:lang w:eastAsia="ko-KR"/>
              </w:rPr>
              <w:t xml:space="preserve"> A, B, C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종류로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분류</w:t>
            </w:r>
          </w:p>
          <w:p w14:paraId="4B7C3A9E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ABC </w:t>
            </w:r>
            <w:r>
              <w:rPr>
                <w:lang w:eastAsia="ko-KR"/>
              </w:rPr>
              <w:t>분류는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회사에서</w:t>
            </w:r>
            <w:r>
              <w:rPr>
                <w:lang w:eastAsia="ko-KR"/>
              </w:rPr>
              <w:t xml:space="preserve"> A, B, C </w:t>
            </w:r>
            <w:r>
              <w:rPr>
                <w:lang w:eastAsia="ko-KR"/>
              </w:rPr>
              <w:t>기준을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이용하여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방식</w:t>
            </w:r>
          </w:p>
          <w:p w14:paraId="212E7757" w14:textId="77777777" w:rsidR="00D74F2B" w:rsidRDefault="00000000">
            <w:pPr>
              <w:pStyle w:val="KS2"/>
              <w:rPr>
                <w:ins w:id="322" w:author="임픽스 검토" w:date="2026-10-12T04:00:00Z"/>
                <w:lang w:eastAsia="ko-KR"/>
              </w:rPr>
            </w:pPr>
            <w:ins w:id="323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0BCBAADC" w14:textId="77777777">
        <w:trPr>
          <w:cantSplit/>
          <w:jc w:val="center"/>
        </w:trPr>
        <w:tc>
          <w:tcPr>
            <w:tcW w:w="2100" w:type="dxa"/>
          </w:tcPr>
          <w:p w14:paraId="24F72860" w14:textId="77777777" w:rsidR="00B4288B" w:rsidRDefault="0010783A">
            <w:pPr>
              <w:pStyle w:val="KS2"/>
            </w:pPr>
            <w:r>
              <w:t>대체품목식별자</w:t>
            </w:r>
          </w:p>
        </w:tc>
        <w:tc>
          <w:tcPr>
            <w:tcW w:w="3000" w:type="dxa"/>
          </w:tcPr>
          <w:p w14:paraId="38D4C2C4" w14:textId="77777777" w:rsidR="00B4288B" w:rsidRDefault="0010783A">
            <w:pPr>
              <w:pStyle w:val="KS2"/>
            </w:pPr>
            <w:r>
              <w:t>ReplacementItemID</w:t>
            </w:r>
          </w:p>
        </w:tc>
        <w:tc>
          <w:tcPr>
            <w:tcW w:w="1150" w:type="dxa"/>
          </w:tcPr>
          <w:p w14:paraId="5540B584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2E805A67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0D18E5E8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대체품목의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고유식별값</w:t>
            </w:r>
          </w:p>
          <w:p w14:paraId="0F38A982" w14:textId="77777777" w:rsidR="00B4288B" w:rsidRDefault="0010783A">
            <w:pPr>
              <w:pStyle w:val="KS2"/>
              <w:rPr>
                <w:ins w:id="324" w:author="임픽스 검토" w:date="2026-10-12T04:00:00Z"/>
                <w:lang w:eastAsia="ko-KR"/>
              </w:rPr>
            </w:pPr>
            <w:ins w:id="32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품목마스터</w:t>
              </w:r>
              <w:r>
                <w:rPr>
                  <w:lang w:eastAsia="ko-KR"/>
                </w:rPr>
                <w:t>(ItemMaster)</w:t>
              </w:r>
            </w:ins>
          </w:p>
        </w:tc>
      </w:tr>
      <w:tr w:rsidR="00B4288B" w14:paraId="7746A48C" w14:textId="77777777">
        <w:trPr>
          <w:cantSplit/>
          <w:jc w:val="center"/>
        </w:trPr>
        <w:tc>
          <w:tcPr>
            <w:tcW w:w="2100" w:type="dxa"/>
          </w:tcPr>
          <w:p w14:paraId="1F666A1A" w14:textId="77777777" w:rsidR="00B4288B" w:rsidRDefault="0010783A">
            <w:pPr>
              <w:pStyle w:val="KS2"/>
            </w:pPr>
            <w:r>
              <w:t>수입검사여부</w:t>
            </w:r>
          </w:p>
        </w:tc>
        <w:tc>
          <w:tcPr>
            <w:tcW w:w="3000" w:type="dxa"/>
          </w:tcPr>
          <w:p w14:paraId="3701396B" w14:textId="77777777" w:rsidR="00B4288B" w:rsidRDefault="0010783A">
            <w:pPr>
              <w:pStyle w:val="KS2"/>
            </w:pPr>
            <w:r>
              <w:t>IncomingInspectionIndicator</w:t>
            </w:r>
          </w:p>
        </w:tc>
        <w:tc>
          <w:tcPr>
            <w:tcW w:w="1150" w:type="dxa"/>
          </w:tcPr>
          <w:p w14:paraId="45048CC5" w14:textId="77777777" w:rsidR="00B4288B" w:rsidRDefault="0010783A">
            <w:pPr>
              <w:pStyle w:val="KS2"/>
              <w:jc w:val="center"/>
            </w:pPr>
            <w:r>
              <w:t>boolean</w:t>
            </w:r>
          </w:p>
        </w:tc>
        <w:tc>
          <w:tcPr>
            <w:tcW w:w="1000" w:type="dxa"/>
          </w:tcPr>
          <w:p w14:paraId="5A9945AB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4512A4BC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구매품목을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입고하기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</w:p>
        </w:tc>
      </w:tr>
      <w:tr w:rsidR="00B4288B" w14:paraId="055502B5" w14:textId="77777777">
        <w:trPr>
          <w:cantSplit/>
          <w:jc w:val="center"/>
        </w:trPr>
        <w:tc>
          <w:tcPr>
            <w:tcW w:w="2100" w:type="dxa"/>
          </w:tcPr>
          <w:p w14:paraId="6C239068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>생산입고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최종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검사여부</w:t>
            </w:r>
          </w:p>
        </w:tc>
        <w:tc>
          <w:tcPr>
            <w:tcW w:w="3000" w:type="dxa"/>
          </w:tcPr>
          <w:p w14:paraId="2B67E83C" w14:textId="77777777" w:rsidR="00B4288B" w:rsidRDefault="0010783A">
            <w:pPr>
              <w:pStyle w:val="KS2"/>
            </w:pPr>
            <w:r>
              <w:t>FinalInspectionIndicator</w:t>
            </w:r>
          </w:p>
        </w:tc>
        <w:tc>
          <w:tcPr>
            <w:tcW w:w="1150" w:type="dxa"/>
          </w:tcPr>
          <w:p w14:paraId="4C45026A" w14:textId="77777777" w:rsidR="00B4288B" w:rsidRDefault="0010783A">
            <w:pPr>
              <w:pStyle w:val="KS2"/>
              <w:jc w:val="center"/>
            </w:pPr>
            <w:r>
              <w:t>boolean</w:t>
            </w:r>
          </w:p>
        </w:tc>
        <w:tc>
          <w:tcPr>
            <w:tcW w:w="1000" w:type="dxa"/>
          </w:tcPr>
          <w:p w14:paraId="0E7A7454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0ACD6980" w14:textId="2CF3B711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생산품목의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제조과정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마지막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공정까지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상태에서</w:t>
            </w:r>
            <w:r>
              <w:rPr>
                <w:lang w:eastAsia="ko-KR"/>
              </w:rPr>
              <w:t xml:space="preserve"> </w:t>
            </w:r>
            <w:del w:id="326" w:author="임픽스 검토" w:date="2026-10-12T04:00:00Z">
              <w:r>
                <w:rPr>
                  <w:lang w:eastAsia="ko-KR"/>
                </w:rPr>
                <w:delText>창고에입고</w:delText>
              </w:r>
            </w:del>
            <w:ins w:id="327" w:author="임픽스 검토" w:date="2026-10-12T04:00:00Z">
              <w:r>
                <w:rPr>
                  <w:lang w:eastAsia="ko-KR"/>
                </w:rPr>
                <w:t>창고에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입고</w:t>
              </w:r>
            </w:ins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</w:p>
        </w:tc>
      </w:tr>
      <w:tr w:rsidR="00B4288B" w14:paraId="370F0DDC" w14:textId="77777777">
        <w:trPr>
          <w:cantSplit/>
          <w:jc w:val="center"/>
        </w:trPr>
        <w:tc>
          <w:tcPr>
            <w:tcW w:w="2100" w:type="dxa"/>
          </w:tcPr>
          <w:p w14:paraId="29559DDE" w14:textId="77777777" w:rsidR="00B4288B" w:rsidRDefault="0010783A">
            <w:pPr>
              <w:pStyle w:val="KS2"/>
            </w:pPr>
            <w:r>
              <w:t>출하검사여부</w:t>
            </w:r>
          </w:p>
        </w:tc>
        <w:tc>
          <w:tcPr>
            <w:tcW w:w="3000" w:type="dxa"/>
          </w:tcPr>
          <w:p w14:paraId="54960565" w14:textId="77777777" w:rsidR="00B4288B" w:rsidRDefault="0010783A">
            <w:pPr>
              <w:pStyle w:val="KS2"/>
            </w:pPr>
            <w:r>
              <w:t>OutgoingInspectionIndicator</w:t>
            </w:r>
          </w:p>
        </w:tc>
        <w:tc>
          <w:tcPr>
            <w:tcW w:w="1150" w:type="dxa"/>
          </w:tcPr>
          <w:p w14:paraId="1A59D2EE" w14:textId="77777777" w:rsidR="00B4288B" w:rsidRDefault="0010783A">
            <w:pPr>
              <w:pStyle w:val="KS2"/>
              <w:jc w:val="center"/>
            </w:pPr>
            <w:r>
              <w:t>boolean</w:t>
            </w:r>
          </w:p>
        </w:tc>
        <w:tc>
          <w:tcPr>
            <w:tcW w:w="1000" w:type="dxa"/>
          </w:tcPr>
          <w:p w14:paraId="02FDA2C5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75A1CC8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고객에게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상품이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출하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출고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</w:p>
        </w:tc>
      </w:tr>
    </w:tbl>
    <w:p w14:paraId="57937C4C" w14:textId="77777777" w:rsidR="00B4288B" w:rsidRDefault="00B4288B">
      <w:pPr>
        <w:spacing w:after="0" w:line="144" w:lineRule="auto"/>
        <w:rPr>
          <w:lang w:eastAsia="ko-KR"/>
        </w:rPr>
      </w:pPr>
    </w:p>
    <w:p w14:paraId="50146579" w14:textId="77777777" w:rsidR="00B4288B" w:rsidRDefault="0010783A">
      <w:pPr>
        <w:pStyle w:val="46"/>
        <w:rPr>
          <w:lang w:eastAsia="ko-KR"/>
        </w:rPr>
      </w:pPr>
      <w:r>
        <w:rPr>
          <w:lang w:eastAsia="ko-KR"/>
        </w:rPr>
        <w:t xml:space="preserve">7.4.1.11  </w:t>
      </w:r>
      <w:r>
        <w:rPr>
          <w:lang w:eastAsia="ko-KR"/>
        </w:rPr>
        <w:t>자재명세서</w:t>
      </w:r>
      <w:r>
        <w:rPr>
          <w:lang w:eastAsia="ko-KR"/>
        </w:rPr>
        <w:t>(BOM)</w:t>
      </w:r>
    </w:p>
    <w:p w14:paraId="3985A215" w14:textId="77777777" w:rsidR="00B4288B" w:rsidRDefault="0010783A">
      <w:pPr>
        <w:rPr>
          <w:lang w:eastAsia="ko-KR"/>
        </w:rPr>
      </w:pPr>
      <w:r>
        <w:rPr>
          <w:lang w:eastAsia="ko-KR"/>
        </w:rPr>
        <w:t>품목을</w:t>
      </w:r>
      <w:r>
        <w:rPr>
          <w:lang w:eastAsia="ko-KR"/>
        </w:rPr>
        <w:t xml:space="preserve"> </w:t>
      </w:r>
      <w:r>
        <w:rPr>
          <w:lang w:eastAsia="ko-KR"/>
        </w:rPr>
        <w:t>구성하거나</w:t>
      </w:r>
      <w:r>
        <w:rPr>
          <w:lang w:eastAsia="ko-KR"/>
        </w:rPr>
        <w:t xml:space="preserve"> </w:t>
      </w:r>
      <w:r>
        <w:rPr>
          <w:lang w:eastAsia="ko-KR"/>
        </w:rPr>
        <w:t>품목을</w:t>
      </w:r>
      <w:r>
        <w:rPr>
          <w:lang w:eastAsia="ko-KR"/>
        </w:rPr>
        <w:t xml:space="preserve"> </w:t>
      </w:r>
      <w:r>
        <w:rPr>
          <w:lang w:eastAsia="ko-KR"/>
        </w:rPr>
        <w:t>생산하기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투입되는</w:t>
      </w:r>
      <w:r>
        <w:rPr>
          <w:lang w:eastAsia="ko-KR"/>
        </w:rPr>
        <w:t xml:space="preserve"> </w:t>
      </w:r>
      <w:r>
        <w:rPr>
          <w:lang w:eastAsia="ko-KR"/>
        </w:rPr>
        <w:t>자재명세서를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자재명세서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22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6A7D246" w14:textId="77777777" w:rsidR="00B4288B" w:rsidRDefault="0010783A">
      <w:pPr>
        <w:pStyle w:val="KS"/>
        <w:rPr>
          <w:lang w:eastAsia="ko-KR"/>
        </w:rPr>
      </w:pPr>
      <w:commentRangeStart w:id="328"/>
      <w:r>
        <w:rPr>
          <w:lang w:eastAsia="ko-KR"/>
        </w:rPr>
        <w:t>표</w:t>
      </w:r>
      <w:r>
        <w:rPr>
          <w:lang w:eastAsia="ko-KR"/>
        </w:rPr>
        <w:t xml:space="preserve"> 22 — </w:t>
      </w:r>
      <w:r>
        <w:rPr>
          <w:lang w:eastAsia="ko-KR"/>
        </w:rPr>
        <w:t>자재명세서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commentRangeEnd w:id="328"/>
      <w:r>
        <w:rPr>
          <w:rStyle w:val="aff5"/>
          <w:sz w:val="20"/>
          <w:szCs w:val="22"/>
          <w:lang w:eastAsia="ko-KR"/>
        </w:rPr>
        <w:commentReference w:id="328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79C50656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7F3AAEAD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094C2E98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4AA4278E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168E3E1E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69F1BBF8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4C3B30F5" w14:textId="77777777">
        <w:trPr>
          <w:cantSplit/>
          <w:jc w:val="center"/>
        </w:trPr>
        <w:tc>
          <w:tcPr>
            <w:tcW w:w="2100" w:type="dxa"/>
          </w:tcPr>
          <w:p w14:paraId="16910B01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555FDF48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5A05B6A7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283D1B48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4B4C613D" w14:textId="77777777" w:rsidR="00B4288B" w:rsidRDefault="00B4288B">
            <w:pPr>
              <w:pStyle w:val="KS2"/>
            </w:pPr>
          </w:p>
        </w:tc>
      </w:tr>
      <w:tr w:rsidR="00B4288B" w14:paraId="029B506D" w14:textId="77777777">
        <w:trPr>
          <w:cantSplit/>
          <w:jc w:val="center"/>
          <w:ins w:id="329" w:author="임픽스 검토" w:date="2026-10-12T04:00:00Z"/>
        </w:trPr>
        <w:tc>
          <w:tcPr>
            <w:tcW w:w="2100" w:type="dxa"/>
            <w:shd w:val="clear" w:color="auto" w:fill="F2F2F2"/>
          </w:tcPr>
          <w:p w14:paraId="3A9ECDD4" w14:textId="77777777" w:rsidR="00B4288B" w:rsidRDefault="0010783A">
            <w:pPr>
              <w:pStyle w:val="KS2"/>
              <w:rPr>
                <w:ins w:id="330" w:author="임픽스 검토" w:date="2026-10-12T04:00:00Z"/>
              </w:rPr>
            </w:pPr>
            <w:ins w:id="331" w:author="임픽스 검토" w:date="2026-10-12T04:00:00Z">
              <w:r>
                <w:rPr>
                  <w:b/>
                </w:rPr>
                <w:t>자재명세서헤더</w:t>
              </w:r>
            </w:ins>
          </w:p>
        </w:tc>
        <w:tc>
          <w:tcPr>
            <w:tcW w:w="3000" w:type="dxa"/>
            <w:shd w:val="clear" w:color="auto" w:fill="F2F2F2"/>
          </w:tcPr>
          <w:p w14:paraId="794B1D3F" w14:textId="77777777" w:rsidR="00B4288B" w:rsidRDefault="0010783A">
            <w:pPr>
              <w:pStyle w:val="KS2"/>
              <w:rPr>
                <w:ins w:id="332" w:author="임픽스 검토" w:date="2026-10-12T04:00:00Z"/>
              </w:rPr>
            </w:pPr>
            <w:ins w:id="333" w:author="임픽스 검토" w:date="2026-10-12T04:00:00Z">
              <w:r>
                <w:rPr>
                  <w:b/>
                </w:rPr>
                <w:t>BOMHeader</w:t>
              </w:r>
            </w:ins>
          </w:p>
        </w:tc>
        <w:tc>
          <w:tcPr>
            <w:tcW w:w="1150" w:type="dxa"/>
            <w:shd w:val="clear" w:color="auto" w:fill="F2F2F2"/>
          </w:tcPr>
          <w:p w14:paraId="51ADF4EB" w14:textId="77777777" w:rsidR="00B4288B" w:rsidRDefault="0010783A">
            <w:pPr>
              <w:pStyle w:val="KS2"/>
              <w:jc w:val="center"/>
              <w:rPr>
                <w:ins w:id="334" w:author="임픽스 검토" w:date="2026-10-12T04:00:00Z"/>
              </w:rPr>
            </w:pPr>
            <w:ins w:id="335" w:author="임픽스 검토" w:date="2026-10-12T04:00:00Z">
              <w:r>
                <w:rPr>
                  <w:b/>
                </w:rPr>
                <w:t>struct</w:t>
              </w:r>
            </w:ins>
          </w:p>
        </w:tc>
        <w:tc>
          <w:tcPr>
            <w:tcW w:w="1000" w:type="dxa"/>
            <w:shd w:val="clear" w:color="auto" w:fill="F2F2F2"/>
          </w:tcPr>
          <w:p w14:paraId="1999BF1A" w14:textId="77777777" w:rsidR="00B4288B" w:rsidRDefault="0010783A">
            <w:pPr>
              <w:pStyle w:val="KS2"/>
              <w:jc w:val="center"/>
              <w:rPr>
                <w:ins w:id="336" w:author="임픽스 검토" w:date="2026-10-12T04:00:00Z"/>
              </w:rPr>
            </w:pPr>
            <w:ins w:id="337" w:author="임픽스 검토" w:date="2026-10-12T04:00:00Z">
              <w:r>
                <w:rPr>
                  <w:b/>
                </w:rPr>
                <w:t>비대상</w:t>
              </w:r>
            </w:ins>
          </w:p>
        </w:tc>
        <w:tc>
          <w:tcPr>
            <w:tcW w:w="6970" w:type="dxa"/>
            <w:shd w:val="clear" w:color="auto" w:fill="F2F2F2"/>
          </w:tcPr>
          <w:p w14:paraId="3A451938" w14:textId="77777777" w:rsidR="00B4288B" w:rsidRDefault="0010783A">
            <w:pPr>
              <w:pStyle w:val="KS2"/>
              <w:rPr>
                <w:ins w:id="338" w:author="임픽스 검토" w:date="2026-10-12T04:00:00Z"/>
                <w:lang w:eastAsia="ko-KR"/>
              </w:rPr>
            </w:pPr>
            <w:ins w:id="339" w:author="임픽스 검토" w:date="2026-10-12T04:00:00Z">
              <w:r>
                <w:rPr>
                  <w:b/>
                  <w:lang w:eastAsia="ko-KR"/>
                </w:rPr>
                <w:t xml:space="preserve">— </w:t>
              </w:r>
              <w:r>
                <w:rPr>
                  <w:b/>
                  <w:lang w:eastAsia="ko-KR"/>
                </w:rPr>
                <w:t>자재명세서</w:t>
              </w:r>
              <w:r>
                <w:rPr>
                  <w:b/>
                  <w:lang w:eastAsia="ko-KR"/>
                </w:rPr>
                <w:t xml:space="preserve"> 1</w:t>
              </w:r>
              <w:r>
                <w:rPr>
                  <w:b/>
                  <w:lang w:eastAsia="ko-KR"/>
                </w:rPr>
                <w:t>건의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공통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정보</w:t>
              </w:r>
              <w:r>
                <w:rPr>
                  <w:b/>
                  <w:lang w:eastAsia="ko-KR"/>
                </w:rPr>
                <w:t>(</w:t>
              </w:r>
              <w:r>
                <w:rPr>
                  <w:b/>
                  <w:lang w:eastAsia="ko-KR"/>
                </w:rPr>
                <w:t>모품목</w:t>
              </w:r>
              <w:r>
                <w:rPr>
                  <w:b/>
                  <w:lang w:eastAsia="ko-KR"/>
                </w:rPr>
                <w:t xml:space="preserve">, </w:t>
              </w:r>
              <w:r>
                <w:rPr>
                  <w:b/>
                  <w:lang w:eastAsia="ko-KR"/>
                </w:rPr>
                <w:t>버전</w:t>
              </w:r>
              <w:r>
                <w:rPr>
                  <w:b/>
                  <w:lang w:eastAsia="ko-KR"/>
                </w:rPr>
                <w:t xml:space="preserve">, </w:t>
              </w:r>
              <w:r>
                <w:rPr>
                  <w:b/>
                  <w:lang w:eastAsia="ko-KR"/>
                </w:rPr>
                <w:t>유형</w:t>
              </w:r>
              <w:r>
                <w:rPr>
                  <w:b/>
                  <w:lang w:eastAsia="ko-KR"/>
                </w:rPr>
                <w:t xml:space="preserve">, </w:t>
              </w:r>
              <w:r>
                <w:rPr>
                  <w:b/>
                  <w:lang w:eastAsia="ko-KR"/>
                </w:rPr>
                <w:t>공정경로</w:t>
              </w:r>
              <w:r>
                <w:rPr>
                  <w:b/>
                  <w:lang w:eastAsia="ko-KR"/>
                </w:rPr>
                <w:t>)</w:t>
              </w:r>
            </w:ins>
          </w:p>
          <w:p w14:paraId="07E54BD8" w14:textId="77777777" w:rsidR="00B4288B" w:rsidRDefault="0010783A">
            <w:pPr>
              <w:pStyle w:val="KS2"/>
              <w:rPr>
                <w:ins w:id="340" w:author="임픽스 검토" w:date="2026-10-12T04:00:00Z"/>
                <w:lang w:eastAsia="ko-KR"/>
              </w:rPr>
            </w:pPr>
            <w:ins w:id="341" w:author="임픽스 검토" w:date="2026-10-12T04:00:00Z">
              <w:r>
                <w:rPr>
                  <w:b/>
                  <w:lang w:eastAsia="ko-KR"/>
                </w:rPr>
                <w:t xml:space="preserve">— </w:t>
              </w:r>
              <w:r>
                <w:rPr>
                  <w:b/>
                  <w:lang w:eastAsia="ko-KR"/>
                </w:rPr>
                <w:t>자재명세서마다</w:t>
              </w:r>
              <w:r>
                <w:rPr>
                  <w:b/>
                  <w:lang w:eastAsia="ko-KR"/>
                </w:rPr>
                <w:t xml:space="preserve"> 1</w:t>
              </w:r>
              <w:r>
                <w:rPr>
                  <w:b/>
                  <w:lang w:eastAsia="ko-KR"/>
                </w:rPr>
                <w:t>회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나타남</w:t>
              </w:r>
            </w:ins>
          </w:p>
        </w:tc>
      </w:tr>
      <w:tr w:rsidR="00B4288B" w14:paraId="77AF420C" w14:textId="77777777">
        <w:trPr>
          <w:cantSplit/>
          <w:jc w:val="center"/>
        </w:trPr>
        <w:tc>
          <w:tcPr>
            <w:tcW w:w="2100" w:type="dxa"/>
          </w:tcPr>
          <w:p w14:paraId="15D21201" w14:textId="77777777" w:rsidR="00B4288B" w:rsidRDefault="0010783A">
            <w:pPr>
              <w:pStyle w:val="KS2"/>
            </w:pPr>
            <w:r>
              <w:t>자재명세서식별자</w:t>
            </w:r>
          </w:p>
        </w:tc>
        <w:tc>
          <w:tcPr>
            <w:tcW w:w="3000" w:type="dxa"/>
          </w:tcPr>
          <w:p w14:paraId="37097287" w14:textId="77777777" w:rsidR="00B4288B" w:rsidRDefault="0010783A">
            <w:pPr>
              <w:pStyle w:val="KS2"/>
            </w:pPr>
            <w:r>
              <w:t>BOMID</w:t>
            </w:r>
          </w:p>
        </w:tc>
        <w:tc>
          <w:tcPr>
            <w:tcW w:w="1150" w:type="dxa"/>
          </w:tcPr>
          <w:p w14:paraId="007B676F" w14:textId="77777777" w:rsidR="00B4288B" w:rsidRDefault="0010783A">
            <w:pPr>
              <w:pStyle w:val="KS2"/>
              <w:jc w:val="center"/>
            </w:pPr>
            <w:r>
              <w:t>ID</w:t>
            </w:r>
          </w:p>
        </w:tc>
        <w:tc>
          <w:tcPr>
            <w:tcW w:w="1000" w:type="dxa"/>
          </w:tcPr>
          <w:p w14:paraId="193BBE41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23FE8E8B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자재명세서를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67FAD242" w14:textId="77777777" w:rsidR="00C065BE" w:rsidRDefault="00000000">
            <w:pPr>
              <w:pStyle w:val="KS2"/>
              <w:rPr>
                <w:ins w:id="342" w:author="임픽스 검토" w:date="2026-10-12T04:00:00Z"/>
                <w:lang w:eastAsia="ko-KR"/>
              </w:rPr>
            </w:pPr>
            <w:ins w:id="343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모품목의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자재명세서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부여하며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자재명세서헤더에</w:t>
              </w:r>
              <w:r>
                <w:rPr>
                  <w:lang w:eastAsia="ko-KR"/>
                </w:rPr>
                <w:t xml:space="preserve"> 1</w:t>
              </w:r>
              <w:r>
                <w:rPr>
                  <w:lang w:eastAsia="ko-KR"/>
                </w:rPr>
                <w:t>회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기재함</w:t>
              </w:r>
            </w:ins>
          </w:p>
        </w:tc>
      </w:tr>
      <w:tr w:rsidR="00B4288B" w14:paraId="46D64FA8" w14:textId="77777777">
        <w:trPr>
          <w:cantSplit/>
          <w:jc w:val="center"/>
          <w:ins w:id="344" w:author="임픽스 검토" w:date="2026-10-12T04:00:00Z"/>
        </w:trPr>
        <w:tc>
          <w:tcPr>
            <w:tcW w:w="2100" w:type="dxa"/>
          </w:tcPr>
          <w:p w14:paraId="142CCE4F" w14:textId="77777777" w:rsidR="00B4288B" w:rsidRDefault="0010783A">
            <w:pPr>
              <w:pStyle w:val="KS2"/>
              <w:rPr>
                <w:ins w:id="345" w:author="임픽스 검토" w:date="2026-10-12T04:00:00Z"/>
              </w:rPr>
            </w:pPr>
            <w:ins w:id="346" w:author="임픽스 검토" w:date="2026-10-12T04:00:00Z">
              <w:r>
                <w:t>자재명세서버전</w:t>
              </w:r>
            </w:ins>
          </w:p>
        </w:tc>
        <w:tc>
          <w:tcPr>
            <w:tcW w:w="3000" w:type="dxa"/>
          </w:tcPr>
          <w:p w14:paraId="15F35A55" w14:textId="77777777" w:rsidR="00B4288B" w:rsidRDefault="0010783A">
            <w:pPr>
              <w:pStyle w:val="KS2"/>
              <w:rPr>
                <w:ins w:id="347" w:author="임픽스 검토" w:date="2026-10-12T04:00:00Z"/>
              </w:rPr>
            </w:pPr>
            <w:ins w:id="348" w:author="임픽스 검토" w:date="2026-10-12T04:00:00Z">
              <w:r>
                <w:t>BOMRevisionNumber</w:t>
              </w:r>
            </w:ins>
          </w:p>
        </w:tc>
        <w:tc>
          <w:tcPr>
            <w:tcW w:w="1150" w:type="dxa"/>
          </w:tcPr>
          <w:p w14:paraId="33DD3A1C" w14:textId="77777777" w:rsidR="00B4288B" w:rsidRDefault="0010783A">
            <w:pPr>
              <w:pStyle w:val="KS2"/>
              <w:jc w:val="center"/>
              <w:rPr>
                <w:ins w:id="349" w:author="임픽스 검토" w:date="2026-10-12T04:00:00Z"/>
              </w:rPr>
            </w:pPr>
            <w:ins w:id="350" w:author="임픽스 검토" w:date="2026-10-12T04:00:00Z">
              <w:r>
                <w:t>int</w:t>
              </w:r>
            </w:ins>
          </w:p>
        </w:tc>
        <w:tc>
          <w:tcPr>
            <w:tcW w:w="1000" w:type="dxa"/>
          </w:tcPr>
          <w:p w14:paraId="490B05BC" w14:textId="77777777" w:rsidR="00B4288B" w:rsidRDefault="0010783A">
            <w:pPr>
              <w:pStyle w:val="KS2"/>
              <w:jc w:val="center"/>
              <w:rPr>
                <w:ins w:id="351" w:author="임픽스 검토" w:date="2026-10-12T04:00:00Z"/>
              </w:rPr>
            </w:pPr>
            <w:ins w:id="352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46E7D4AA" w14:textId="77777777" w:rsidR="00B4288B" w:rsidRDefault="0010783A">
            <w:pPr>
              <w:pStyle w:val="KS2"/>
              <w:rPr>
                <w:ins w:id="353" w:author="임픽스 검토" w:date="2026-10-12T04:00:00Z"/>
                <w:lang w:eastAsia="ko-KR"/>
              </w:rPr>
            </w:pPr>
            <w:ins w:id="35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자재명세서의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버전</w:t>
              </w:r>
            </w:ins>
          </w:p>
          <w:p w14:paraId="561AAA20" w14:textId="77777777" w:rsidR="00EB53D9" w:rsidRDefault="00000000">
            <w:pPr>
              <w:pStyle w:val="KS2"/>
              <w:rPr>
                <w:ins w:id="355" w:author="임픽스 검토" w:date="2026-10-12T04:00:00Z"/>
                <w:lang w:eastAsia="ko-KR"/>
              </w:rPr>
            </w:pPr>
            <w:ins w:id="35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자재명세서는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자재명세서식별자와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자재명세서버전의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조합으로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식별함</w:t>
              </w:r>
            </w:ins>
          </w:p>
        </w:tc>
      </w:tr>
      <w:tr w:rsidR="00B4288B" w14:paraId="253C59C3" w14:textId="77777777">
        <w:trPr>
          <w:cantSplit/>
          <w:jc w:val="center"/>
        </w:trPr>
        <w:tc>
          <w:tcPr>
            <w:tcW w:w="2100" w:type="dxa"/>
          </w:tcPr>
          <w:p w14:paraId="1985BCDC" w14:textId="77777777" w:rsidR="00B4288B" w:rsidRDefault="0010783A">
            <w:pPr>
              <w:pStyle w:val="KS2"/>
            </w:pPr>
            <w:r>
              <w:t>자재명세서유형</w:t>
            </w:r>
          </w:p>
        </w:tc>
        <w:tc>
          <w:tcPr>
            <w:tcW w:w="3000" w:type="dxa"/>
          </w:tcPr>
          <w:p w14:paraId="3AAB14C5" w14:textId="77777777" w:rsidR="00B4288B" w:rsidRDefault="0010783A">
            <w:pPr>
              <w:pStyle w:val="KS2"/>
            </w:pPr>
            <w:r>
              <w:t>BOMType</w:t>
            </w:r>
          </w:p>
        </w:tc>
        <w:tc>
          <w:tcPr>
            <w:tcW w:w="1150" w:type="dxa"/>
          </w:tcPr>
          <w:p w14:paraId="5048A308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0DA33F1A" w14:textId="53D8509C" w:rsidR="00B4288B" w:rsidRDefault="0010783A">
            <w:pPr>
              <w:pStyle w:val="KS2"/>
              <w:jc w:val="center"/>
            </w:pPr>
            <w:del w:id="357" w:author="임픽스 검토" w:date="2026-10-12T04:00:00Z">
              <w:r>
                <w:delText>비대상</w:delText>
              </w:r>
            </w:del>
            <w:ins w:id="358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4AB89014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자재명세서의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유형</w:t>
            </w:r>
          </w:p>
          <w:p w14:paraId="1E04449B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제조</w:t>
            </w:r>
            <w:r>
              <w:rPr>
                <w:lang w:eastAsia="ko-KR"/>
              </w:rPr>
              <w:t xml:space="preserve">BOM, </w:t>
            </w:r>
            <w:r>
              <w:rPr>
                <w:lang w:eastAsia="ko-KR"/>
              </w:rPr>
              <w:t>원가</w:t>
            </w:r>
            <w:r>
              <w:rPr>
                <w:lang w:eastAsia="ko-KR"/>
              </w:rPr>
              <w:t xml:space="preserve">BOM </w:t>
            </w:r>
            <w:r>
              <w:rPr>
                <w:lang w:eastAsia="ko-KR"/>
              </w:rPr>
              <w:t>등</w:t>
            </w:r>
          </w:p>
          <w:p w14:paraId="257C1B9F" w14:textId="24C8A30F" w:rsidR="00C53DB3" w:rsidRDefault="00C53DB3">
            <w:pPr>
              <w:pStyle w:val="KS2"/>
              <w:rPr>
                <w:ins w:id="359" w:author="임픽스 검토" w:date="2026-10-12T04:00:00Z"/>
                <w:lang w:eastAsia="ko-KR"/>
              </w:rPr>
            </w:pPr>
            <w:ins w:id="36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1903A94A" w14:textId="77777777">
        <w:trPr>
          <w:cantSplit/>
          <w:jc w:val="center"/>
        </w:trPr>
        <w:tc>
          <w:tcPr>
            <w:tcW w:w="2100" w:type="dxa"/>
          </w:tcPr>
          <w:p w14:paraId="174C4DC2" w14:textId="77777777" w:rsidR="00B4288B" w:rsidRDefault="0010783A">
            <w:pPr>
              <w:pStyle w:val="KS2"/>
            </w:pPr>
            <w:r>
              <w:t>품목식별자</w:t>
            </w:r>
          </w:p>
        </w:tc>
        <w:tc>
          <w:tcPr>
            <w:tcW w:w="3000" w:type="dxa"/>
          </w:tcPr>
          <w:p w14:paraId="654FBCA1" w14:textId="77777777" w:rsidR="00B4288B" w:rsidRDefault="0010783A">
            <w:pPr>
              <w:pStyle w:val="KS2"/>
            </w:pPr>
            <w:r>
              <w:t>ItemID</w:t>
            </w:r>
          </w:p>
        </w:tc>
        <w:tc>
          <w:tcPr>
            <w:tcW w:w="1150" w:type="dxa"/>
          </w:tcPr>
          <w:p w14:paraId="3F044C52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22F0CBD8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0AC8E015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57494B76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반제품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원자재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저장품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소모품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내시스템으로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</w:p>
          <w:p w14:paraId="31E0D2CC" w14:textId="77777777" w:rsidR="00B4288B" w:rsidRDefault="0010783A">
            <w:pPr>
              <w:pStyle w:val="KS2"/>
              <w:rPr>
                <w:ins w:id="361" w:author="임픽스 검토" w:date="2026-10-12T04:00:00Z"/>
                <w:lang w:eastAsia="ko-KR"/>
              </w:rPr>
            </w:pPr>
            <w:ins w:id="36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품목마스터</w:t>
              </w:r>
              <w:r>
                <w:rPr>
                  <w:lang w:eastAsia="ko-KR"/>
                </w:rPr>
                <w:t>(ItemMaster)</w:t>
              </w:r>
            </w:ins>
          </w:p>
        </w:tc>
      </w:tr>
      <w:tr w:rsidR="00B4288B" w14:paraId="638AEF55" w14:textId="77777777">
        <w:trPr>
          <w:cantSplit/>
          <w:jc w:val="center"/>
        </w:trPr>
        <w:tc>
          <w:tcPr>
            <w:tcW w:w="2100" w:type="dxa"/>
          </w:tcPr>
          <w:p w14:paraId="3C8232CE" w14:textId="77777777" w:rsidR="00B4288B" w:rsidRDefault="0010783A">
            <w:pPr>
              <w:pStyle w:val="KS2"/>
            </w:pPr>
            <w:r>
              <w:t>품목기준수량</w:t>
            </w:r>
          </w:p>
        </w:tc>
        <w:tc>
          <w:tcPr>
            <w:tcW w:w="3000" w:type="dxa"/>
          </w:tcPr>
          <w:p w14:paraId="69E3E824" w14:textId="77777777" w:rsidR="00B4288B" w:rsidRDefault="0010783A">
            <w:pPr>
              <w:pStyle w:val="KS2"/>
            </w:pPr>
            <w:r>
              <w:t>BOMQuantity</w:t>
            </w:r>
          </w:p>
        </w:tc>
        <w:tc>
          <w:tcPr>
            <w:tcW w:w="1150" w:type="dxa"/>
          </w:tcPr>
          <w:p w14:paraId="674DAF14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2A4271BA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211AFC8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자재명세서를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구성하는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기준수량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수량의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기준단위코드로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  <w:p w14:paraId="0B9162E0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모품목기준수량이</w:t>
            </w:r>
            <w:r>
              <w:rPr>
                <w:lang w:eastAsia="ko-KR"/>
              </w:rPr>
              <w:t xml:space="preserve"> 1 EA</w:t>
            </w:r>
            <w:r>
              <w:rPr>
                <w:lang w:eastAsia="ko-KR"/>
              </w:rPr>
              <w:t>이면</w:t>
            </w:r>
            <w:r>
              <w:rPr>
                <w:lang w:eastAsia="ko-KR"/>
              </w:rPr>
              <w:t xml:space="preserve"> 1 EA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필요한</w:t>
            </w:r>
            <w:r>
              <w:rPr>
                <w:lang w:eastAsia="ko-KR"/>
              </w:rPr>
              <w:t xml:space="preserve"> BOM</w:t>
            </w:r>
            <w:r>
              <w:rPr>
                <w:lang w:eastAsia="ko-KR"/>
              </w:rPr>
              <w:t>이고</w:t>
            </w:r>
            <w:r>
              <w:rPr>
                <w:lang w:eastAsia="ko-KR"/>
              </w:rPr>
              <w:t xml:space="preserve"> 100 EA</w:t>
            </w:r>
            <w:r>
              <w:rPr>
                <w:lang w:eastAsia="ko-KR"/>
              </w:rPr>
              <w:t>이면</w:t>
            </w:r>
            <w:r>
              <w:rPr>
                <w:lang w:eastAsia="ko-KR"/>
              </w:rPr>
              <w:t xml:space="preserve"> 100 EA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필요한</w:t>
            </w:r>
            <w:r>
              <w:rPr>
                <w:lang w:eastAsia="ko-KR"/>
              </w:rPr>
              <w:t xml:space="preserve"> BOM</w:t>
            </w:r>
            <w:r>
              <w:rPr>
                <w:lang w:eastAsia="ko-KR"/>
              </w:rPr>
              <w:t>을의미</w:t>
            </w:r>
          </w:p>
        </w:tc>
      </w:tr>
      <w:tr w:rsidR="00B4288B" w14:paraId="394B9285" w14:textId="77777777">
        <w:trPr>
          <w:cantSplit/>
          <w:jc w:val="center"/>
        </w:trPr>
        <w:tc>
          <w:tcPr>
            <w:tcW w:w="2100" w:type="dxa"/>
          </w:tcPr>
          <w:p w14:paraId="640C866A" w14:textId="77777777" w:rsidR="00B4288B" w:rsidRDefault="0010783A">
            <w:pPr>
              <w:pStyle w:val="KS2"/>
            </w:pPr>
            <w:r>
              <w:t>기준단위코드</w:t>
            </w:r>
          </w:p>
        </w:tc>
        <w:tc>
          <w:tcPr>
            <w:tcW w:w="3000" w:type="dxa"/>
          </w:tcPr>
          <w:p w14:paraId="4F8D77FC" w14:textId="77777777" w:rsidR="00B4288B" w:rsidRDefault="0010783A">
            <w:pPr>
              <w:pStyle w:val="KS2"/>
            </w:pPr>
            <w:r>
              <w:t>ItemUOMCode</w:t>
            </w:r>
          </w:p>
        </w:tc>
        <w:tc>
          <w:tcPr>
            <w:tcW w:w="1150" w:type="dxa"/>
          </w:tcPr>
          <w:p w14:paraId="0140D279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2ED709DB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0AA1DC3F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기준단위코드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 xml:space="preserve">: EA, DZ, HD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  <w:p w14:paraId="7E8B1903" w14:textId="77777777" w:rsidR="00B4288B" w:rsidRDefault="0010783A">
            <w:pPr>
              <w:pStyle w:val="KS2"/>
              <w:rPr>
                <w:ins w:id="363" w:author="임픽스 검토" w:date="2026-10-12T04:00:00Z"/>
                <w:lang w:eastAsia="ko-KR"/>
              </w:rPr>
            </w:pPr>
            <w:ins w:id="36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단위그룹</w:t>
              </w:r>
              <w:r>
                <w:rPr>
                  <w:lang w:eastAsia="ko-KR"/>
                </w:rPr>
                <w:t>(UOMGroup)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단위코드</w:t>
              </w:r>
            </w:ins>
          </w:p>
        </w:tc>
      </w:tr>
      <w:tr w:rsidR="00B4288B" w14:paraId="252D6093" w14:textId="77777777">
        <w:trPr>
          <w:cantSplit/>
          <w:jc w:val="center"/>
          <w:ins w:id="365" w:author="임픽스 검토" w:date="2026-10-12T04:00:00Z"/>
        </w:trPr>
        <w:tc>
          <w:tcPr>
            <w:tcW w:w="2100" w:type="dxa"/>
          </w:tcPr>
          <w:p w14:paraId="0DE8A0EE" w14:textId="77777777" w:rsidR="00B4288B" w:rsidRPr="00C4417A" w:rsidRDefault="0010783A">
            <w:pPr>
              <w:pStyle w:val="KS2"/>
              <w:rPr>
                <w:ins w:id="366" w:author="임픽스 검토" w:date="2026-10-12T04:00:00Z"/>
                <w:color w:val="000000" w:themeColor="text1"/>
              </w:rPr>
            </w:pPr>
            <w:ins w:id="367" w:author="임픽스 검토" w:date="2026-10-12T04:00:00Z">
              <w:r w:rsidRPr="00C4417A">
                <w:rPr>
                  <w:color w:val="000000" w:themeColor="text1"/>
                </w:rPr>
                <w:t>공정경로식별자</w:t>
              </w:r>
            </w:ins>
          </w:p>
        </w:tc>
        <w:tc>
          <w:tcPr>
            <w:tcW w:w="3000" w:type="dxa"/>
          </w:tcPr>
          <w:p w14:paraId="307283A2" w14:textId="77777777" w:rsidR="00B4288B" w:rsidRPr="00C4417A" w:rsidRDefault="0010783A">
            <w:pPr>
              <w:pStyle w:val="KS2"/>
              <w:rPr>
                <w:ins w:id="368" w:author="임픽스 검토" w:date="2026-10-12T04:00:00Z"/>
                <w:color w:val="000000" w:themeColor="text1"/>
              </w:rPr>
            </w:pPr>
            <w:ins w:id="369" w:author="임픽스 검토" w:date="2026-10-12T04:00:00Z">
              <w:r w:rsidRPr="00C4417A">
                <w:rPr>
                  <w:color w:val="000000" w:themeColor="text1"/>
                </w:rPr>
                <w:t>RoutingID</w:t>
              </w:r>
            </w:ins>
          </w:p>
        </w:tc>
        <w:tc>
          <w:tcPr>
            <w:tcW w:w="1150" w:type="dxa"/>
          </w:tcPr>
          <w:p w14:paraId="3430A808" w14:textId="77777777" w:rsidR="00B4288B" w:rsidRPr="00C4417A" w:rsidRDefault="0010783A">
            <w:pPr>
              <w:pStyle w:val="KS2"/>
              <w:jc w:val="center"/>
              <w:rPr>
                <w:ins w:id="370" w:author="임픽스 검토" w:date="2026-10-12T04:00:00Z"/>
                <w:color w:val="000000" w:themeColor="text1"/>
              </w:rPr>
            </w:pPr>
            <w:ins w:id="371" w:author="임픽스 검토" w:date="2026-10-12T04:00:00Z">
              <w:r w:rsidRPr="00C4417A">
                <w:rPr>
                  <w:color w:val="000000" w:themeColor="text1"/>
                </w:rPr>
                <w:t>IDREF</w:t>
              </w:r>
            </w:ins>
          </w:p>
        </w:tc>
        <w:tc>
          <w:tcPr>
            <w:tcW w:w="1000" w:type="dxa"/>
          </w:tcPr>
          <w:p w14:paraId="49AB0E00" w14:textId="77777777" w:rsidR="00B4288B" w:rsidRPr="00C4417A" w:rsidRDefault="0010783A">
            <w:pPr>
              <w:pStyle w:val="KS2"/>
              <w:jc w:val="center"/>
              <w:rPr>
                <w:ins w:id="372" w:author="임픽스 검토" w:date="2026-10-12T04:00:00Z"/>
                <w:color w:val="000000" w:themeColor="text1"/>
              </w:rPr>
            </w:pPr>
            <w:ins w:id="373" w:author="임픽스 검토" w:date="2026-10-12T04:00:00Z">
              <w:r w:rsidRPr="00C4417A">
                <w:rPr>
                  <w:color w:val="000000" w:themeColor="text1"/>
                </w:rPr>
                <w:t>대상</w:t>
              </w:r>
            </w:ins>
          </w:p>
        </w:tc>
        <w:tc>
          <w:tcPr>
            <w:tcW w:w="6970" w:type="dxa"/>
          </w:tcPr>
          <w:p w14:paraId="424500B3" w14:textId="77777777" w:rsidR="00B4288B" w:rsidRPr="00C4417A" w:rsidRDefault="0010783A">
            <w:pPr>
              <w:pStyle w:val="KS2"/>
              <w:rPr>
                <w:ins w:id="374" w:author="임픽스 검토" w:date="2026-10-12T04:00:00Z"/>
                <w:color w:val="000000" w:themeColor="text1"/>
                <w:lang w:eastAsia="ko-KR"/>
              </w:rPr>
            </w:pPr>
            <w:ins w:id="375" w:author="임픽스 검토" w:date="2026-10-12T04:00:00Z">
              <w:r w:rsidRPr="00C4417A">
                <w:rPr>
                  <w:color w:val="000000" w:themeColor="text1"/>
                  <w:lang w:eastAsia="ko-KR"/>
                </w:rPr>
                <w:t xml:space="preserve">— </w:t>
              </w:r>
              <w:r w:rsidRPr="00C4417A">
                <w:rPr>
                  <w:color w:val="000000" w:themeColor="text1"/>
                  <w:lang w:eastAsia="ko-KR"/>
                </w:rPr>
                <w:t>공정경로의</w:t>
              </w:r>
              <w:r w:rsidRPr="00C4417A">
                <w:rPr>
                  <w:color w:val="000000" w:themeColor="text1"/>
                  <w:lang w:eastAsia="ko-KR"/>
                </w:rPr>
                <w:t xml:space="preserve"> </w:t>
              </w:r>
              <w:r w:rsidRPr="00C4417A">
                <w:rPr>
                  <w:color w:val="000000" w:themeColor="text1"/>
                  <w:lang w:eastAsia="ko-KR"/>
                </w:rPr>
                <w:t>고유식별값</w:t>
              </w:r>
            </w:ins>
          </w:p>
          <w:p w14:paraId="6C389FAD" w14:textId="77777777" w:rsidR="00B4288B" w:rsidRPr="00C4417A" w:rsidRDefault="0010783A">
            <w:pPr>
              <w:pStyle w:val="KS2"/>
              <w:rPr>
                <w:ins w:id="376" w:author="임픽스 검토" w:date="2026-10-12T04:00:00Z"/>
                <w:color w:val="000000" w:themeColor="text1"/>
                <w:lang w:eastAsia="ko-KR"/>
              </w:rPr>
            </w:pPr>
            <w:ins w:id="377" w:author="임픽스 검토" w:date="2026-10-12T04:00:00Z">
              <w:r w:rsidRPr="00C4417A">
                <w:rPr>
                  <w:color w:val="000000" w:themeColor="text1"/>
                  <w:lang w:eastAsia="ko-KR"/>
                </w:rPr>
                <w:t>— BOM</w:t>
              </w:r>
              <w:r w:rsidRPr="00C4417A">
                <w:rPr>
                  <w:color w:val="000000" w:themeColor="text1"/>
                  <w:lang w:eastAsia="ko-KR"/>
                </w:rPr>
                <w:t>유형이</w:t>
              </w:r>
              <w:r w:rsidRPr="00C4417A">
                <w:rPr>
                  <w:color w:val="000000" w:themeColor="text1"/>
                  <w:lang w:eastAsia="ko-KR"/>
                </w:rPr>
                <w:t xml:space="preserve"> </w:t>
              </w:r>
              <w:r w:rsidRPr="00C4417A">
                <w:rPr>
                  <w:color w:val="000000" w:themeColor="text1"/>
                  <w:lang w:eastAsia="ko-KR"/>
                </w:rPr>
                <w:t>제조</w:t>
              </w:r>
              <w:r w:rsidRPr="00C4417A">
                <w:rPr>
                  <w:color w:val="000000" w:themeColor="text1"/>
                  <w:lang w:eastAsia="ko-KR"/>
                </w:rPr>
                <w:t xml:space="preserve">BOM </w:t>
              </w:r>
              <w:r w:rsidRPr="00C4417A">
                <w:rPr>
                  <w:color w:val="000000" w:themeColor="text1"/>
                  <w:lang w:eastAsia="ko-KR"/>
                </w:rPr>
                <w:t>또는</w:t>
              </w:r>
              <w:r w:rsidRPr="00C4417A">
                <w:rPr>
                  <w:color w:val="000000" w:themeColor="text1"/>
                  <w:lang w:eastAsia="ko-KR"/>
                </w:rPr>
                <w:t xml:space="preserve"> </w:t>
              </w:r>
              <w:r w:rsidRPr="00C4417A">
                <w:rPr>
                  <w:color w:val="000000" w:themeColor="text1"/>
                  <w:lang w:eastAsia="ko-KR"/>
                </w:rPr>
                <w:t>생산</w:t>
              </w:r>
              <w:r w:rsidRPr="00C4417A">
                <w:rPr>
                  <w:color w:val="000000" w:themeColor="text1"/>
                  <w:lang w:eastAsia="ko-KR"/>
                </w:rPr>
                <w:t>BOM</w:t>
              </w:r>
              <w:r w:rsidRPr="00C4417A">
                <w:rPr>
                  <w:color w:val="000000" w:themeColor="text1"/>
                  <w:lang w:eastAsia="ko-KR"/>
                </w:rPr>
                <w:t>일</w:t>
              </w:r>
              <w:r w:rsidRPr="00C4417A">
                <w:rPr>
                  <w:color w:val="000000" w:themeColor="text1"/>
                  <w:lang w:eastAsia="ko-KR"/>
                </w:rPr>
                <w:t xml:space="preserve"> </w:t>
              </w:r>
              <w:r w:rsidRPr="00C4417A">
                <w:rPr>
                  <w:color w:val="000000" w:themeColor="text1"/>
                  <w:lang w:eastAsia="ko-KR"/>
                </w:rPr>
                <w:t>때</w:t>
              </w:r>
              <w:r w:rsidRPr="00C4417A">
                <w:rPr>
                  <w:color w:val="000000" w:themeColor="text1"/>
                  <w:lang w:eastAsia="ko-KR"/>
                </w:rPr>
                <w:t xml:space="preserve"> </w:t>
              </w:r>
              <w:r w:rsidRPr="00C4417A">
                <w:rPr>
                  <w:color w:val="000000" w:themeColor="text1"/>
                  <w:lang w:eastAsia="ko-KR"/>
                </w:rPr>
                <w:t>사용</w:t>
              </w:r>
            </w:ins>
          </w:p>
          <w:p w14:paraId="5352A915" w14:textId="77777777" w:rsidR="00B4288B" w:rsidRPr="00C4417A" w:rsidRDefault="0010783A">
            <w:pPr>
              <w:pStyle w:val="KS2"/>
              <w:rPr>
                <w:ins w:id="378" w:author="임픽스 검토" w:date="2026-10-12T04:00:00Z"/>
                <w:color w:val="000000" w:themeColor="text1"/>
                <w:lang w:eastAsia="ko-KR"/>
              </w:rPr>
            </w:pPr>
            <w:ins w:id="379" w:author="임픽스 검토" w:date="2026-10-12T04:00:00Z">
              <w:r w:rsidRPr="00C4417A">
                <w:rPr>
                  <w:color w:val="000000" w:themeColor="text1"/>
                  <w:lang w:eastAsia="ko-KR"/>
                </w:rPr>
                <w:t xml:space="preserve">— </w:t>
              </w:r>
              <w:r w:rsidRPr="00C4417A">
                <w:rPr>
                  <w:color w:val="000000" w:themeColor="text1"/>
                  <w:lang w:eastAsia="ko-KR"/>
                </w:rPr>
                <w:t>참조</w:t>
              </w:r>
              <w:r w:rsidRPr="00C4417A">
                <w:rPr>
                  <w:color w:val="000000" w:themeColor="text1"/>
                  <w:lang w:eastAsia="ko-KR"/>
                </w:rPr>
                <w:t xml:space="preserve"> </w:t>
              </w:r>
              <w:r w:rsidRPr="00C4417A">
                <w:rPr>
                  <w:color w:val="000000" w:themeColor="text1"/>
                  <w:lang w:eastAsia="ko-KR"/>
                </w:rPr>
                <w:t>대상</w:t>
              </w:r>
              <w:r w:rsidRPr="00C4417A">
                <w:rPr>
                  <w:color w:val="000000" w:themeColor="text1"/>
                  <w:lang w:eastAsia="ko-KR"/>
                </w:rPr>
                <w:t xml:space="preserve">: </w:t>
              </w:r>
              <w:r w:rsidRPr="00C4417A">
                <w:rPr>
                  <w:color w:val="000000" w:themeColor="text1"/>
                  <w:lang w:eastAsia="ko-KR"/>
                </w:rPr>
                <w:t>공정경로</w:t>
              </w:r>
              <w:r w:rsidRPr="00C4417A">
                <w:rPr>
                  <w:color w:val="000000" w:themeColor="text1"/>
                  <w:lang w:eastAsia="ko-KR"/>
                </w:rPr>
                <w:t>(Routing)</w:t>
              </w:r>
            </w:ins>
          </w:p>
        </w:tc>
      </w:tr>
      <w:tr w:rsidR="00B4288B" w14:paraId="1F1D0B14" w14:textId="77777777">
        <w:trPr>
          <w:cantSplit/>
          <w:jc w:val="center"/>
          <w:ins w:id="380" w:author="임픽스 검토" w:date="2026-10-12T04:00:00Z"/>
        </w:trPr>
        <w:tc>
          <w:tcPr>
            <w:tcW w:w="2100" w:type="dxa"/>
            <w:shd w:val="clear" w:color="auto" w:fill="F2F2F2"/>
          </w:tcPr>
          <w:p w14:paraId="1B69067E" w14:textId="77777777" w:rsidR="00B4288B" w:rsidRDefault="0010783A">
            <w:pPr>
              <w:pStyle w:val="KS2"/>
              <w:rPr>
                <w:ins w:id="381" w:author="임픽스 검토" w:date="2026-10-12T04:00:00Z"/>
              </w:rPr>
            </w:pPr>
            <w:ins w:id="382" w:author="임픽스 검토" w:date="2026-10-12T04:00:00Z">
              <w:r>
                <w:rPr>
                  <w:b/>
                </w:rPr>
                <w:t>자재명세서라인</w:t>
              </w:r>
            </w:ins>
          </w:p>
        </w:tc>
        <w:tc>
          <w:tcPr>
            <w:tcW w:w="3000" w:type="dxa"/>
            <w:shd w:val="clear" w:color="auto" w:fill="F2F2F2"/>
          </w:tcPr>
          <w:p w14:paraId="272ADFA7" w14:textId="77777777" w:rsidR="00B4288B" w:rsidRDefault="0010783A">
            <w:pPr>
              <w:pStyle w:val="KS2"/>
              <w:rPr>
                <w:ins w:id="383" w:author="임픽스 검토" w:date="2026-10-12T04:00:00Z"/>
              </w:rPr>
            </w:pPr>
            <w:ins w:id="384" w:author="임픽스 검토" w:date="2026-10-12T04:00:00Z">
              <w:r>
                <w:rPr>
                  <w:b/>
                </w:rPr>
                <w:t>BOMLine</w:t>
              </w:r>
            </w:ins>
          </w:p>
        </w:tc>
        <w:tc>
          <w:tcPr>
            <w:tcW w:w="1150" w:type="dxa"/>
            <w:shd w:val="clear" w:color="auto" w:fill="F2F2F2"/>
          </w:tcPr>
          <w:p w14:paraId="32D2C5E9" w14:textId="77777777" w:rsidR="00B4288B" w:rsidRDefault="0010783A">
            <w:pPr>
              <w:pStyle w:val="KS2"/>
              <w:jc w:val="center"/>
              <w:rPr>
                <w:ins w:id="385" w:author="임픽스 검토" w:date="2026-10-12T04:00:00Z"/>
              </w:rPr>
            </w:pPr>
            <w:ins w:id="386" w:author="임픽스 검토" w:date="2026-10-12T04:00:00Z">
              <w:r>
                <w:rPr>
                  <w:b/>
                </w:rPr>
                <w:t>struct[1..N]</w:t>
              </w:r>
            </w:ins>
          </w:p>
        </w:tc>
        <w:tc>
          <w:tcPr>
            <w:tcW w:w="1000" w:type="dxa"/>
            <w:shd w:val="clear" w:color="auto" w:fill="F2F2F2"/>
          </w:tcPr>
          <w:p w14:paraId="5AFF56FB" w14:textId="77777777" w:rsidR="00B4288B" w:rsidRDefault="0010783A">
            <w:pPr>
              <w:pStyle w:val="KS2"/>
              <w:jc w:val="center"/>
              <w:rPr>
                <w:ins w:id="387" w:author="임픽스 검토" w:date="2026-10-12T04:00:00Z"/>
              </w:rPr>
            </w:pPr>
            <w:ins w:id="388" w:author="임픽스 검토" w:date="2026-10-12T04:00:00Z">
              <w:r>
                <w:rPr>
                  <w:b/>
                </w:rPr>
                <w:t>비대상</w:t>
              </w:r>
            </w:ins>
          </w:p>
        </w:tc>
        <w:tc>
          <w:tcPr>
            <w:tcW w:w="6970" w:type="dxa"/>
            <w:shd w:val="clear" w:color="auto" w:fill="F2F2F2"/>
          </w:tcPr>
          <w:p w14:paraId="10B8C523" w14:textId="77777777" w:rsidR="00B4288B" w:rsidRDefault="0010783A">
            <w:pPr>
              <w:pStyle w:val="KS2"/>
              <w:rPr>
                <w:ins w:id="389" w:author="임픽스 검토" w:date="2026-10-12T04:00:00Z"/>
                <w:lang w:eastAsia="ko-KR"/>
              </w:rPr>
            </w:pPr>
            <w:ins w:id="390" w:author="임픽스 검토" w:date="2026-10-12T04:00:00Z">
              <w:r>
                <w:rPr>
                  <w:b/>
                  <w:lang w:eastAsia="ko-KR"/>
                </w:rPr>
                <w:t xml:space="preserve">— </w:t>
              </w:r>
              <w:r>
                <w:rPr>
                  <w:b/>
                  <w:lang w:eastAsia="ko-KR"/>
                </w:rPr>
                <w:t>자재명세서를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구성하는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자품목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행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정보</w:t>
              </w:r>
            </w:ins>
          </w:p>
          <w:p w14:paraId="1B6F7D0D" w14:textId="77777777" w:rsidR="00B4288B" w:rsidRDefault="0010783A">
            <w:pPr>
              <w:pStyle w:val="KS2"/>
              <w:rPr>
                <w:ins w:id="391" w:author="임픽스 검토" w:date="2026-10-12T04:00:00Z"/>
                <w:lang w:eastAsia="ko-KR"/>
              </w:rPr>
            </w:pPr>
            <w:ins w:id="392" w:author="임픽스 검토" w:date="2026-10-12T04:00:00Z">
              <w:r>
                <w:rPr>
                  <w:b/>
                  <w:lang w:eastAsia="ko-KR"/>
                </w:rPr>
                <w:t xml:space="preserve">— </w:t>
              </w:r>
              <w:r>
                <w:rPr>
                  <w:b/>
                  <w:lang w:eastAsia="ko-KR"/>
                </w:rPr>
                <w:t>자재명세서헤더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아래에</w:t>
              </w:r>
              <w:r>
                <w:rPr>
                  <w:b/>
                  <w:lang w:eastAsia="ko-KR"/>
                </w:rPr>
                <w:t xml:space="preserve"> 1</w:t>
              </w:r>
              <w:r>
                <w:rPr>
                  <w:b/>
                  <w:lang w:eastAsia="ko-KR"/>
                </w:rPr>
                <w:t>회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이상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반복하여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나타남</w:t>
              </w:r>
              <w:r>
                <w:rPr>
                  <w:b/>
                  <w:lang w:eastAsia="ko-KR"/>
                </w:rPr>
                <w:t>(1..N)</w:t>
              </w:r>
            </w:ins>
          </w:p>
        </w:tc>
      </w:tr>
      <w:tr w:rsidR="00B4288B" w14:paraId="032502D3" w14:textId="77777777">
        <w:trPr>
          <w:cantSplit/>
          <w:jc w:val="center"/>
          <w:ins w:id="393" w:author="임픽스 검토" w:date="2026-10-12T04:00:00Z"/>
        </w:trPr>
        <w:tc>
          <w:tcPr>
            <w:tcW w:w="2100" w:type="dxa"/>
          </w:tcPr>
          <w:p w14:paraId="383ED050" w14:textId="77777777" w:rsidR="00B4288B" w:rsidRDefault="0010783A">
            <w:pPr>
              <w:pStyle w:val="KS2"/>
              <w:rPr>
                <w:ins w:id="394" w:author="임픽스 검토" w:date="2026-10-12T04:00:00Z"/>
              </w:rPr>
            </w:pPr>
            <w:ins w:id="395" w:author="임픽스 검토" w:date="2026-10-12T04:00:00Z">
              <w:r>
                <w:t>자재명세서라인순번</w:t>
              </w:r>
            </w:ins>
          </w:p>
        </w:tc>
        <w:tc>
          <w:tcPr>
            <w:tcW w:w="3000" w:type="dxa"/>
          </w:tcPr>
          <w:p w14:paraId="5CCA62EE" w14:textId="77777777" w:rsidR="00B4288B" w:rsidRDefault="0010783A">
            <w:pPr>
              <w:pStyle w:val="KS2"/>
              <w:rPr>
                <w:ins w:id="396" w:author="임픽스 검토" w:date="2026-10-12T04:00:00Z"/>
              </w:rPr>
            </w:pPr>
            <w:ins w:id="397" w:author="임픽스 검토" w:date="2026-10-12T04:00:00Z">
              <w:r>
                <w:t>BOMLineSequence</w:t>
              </w:r>
            </w:ins>
          </w:p>
        </w:tc>
        <w:tc>
          <w:tcPr>
            <w:tcW w:w="1150" w:type="dxa"/>
          </w:tcPr>
          <w:p w14:paraId="5B422471" w14:textId="77777777" w:rsidR="00B4288B" w:rsidRDefault="0010783A">
            <w:pPr>
              <w:pStyle w:val="KS2"/>
              <w:jc w:val="center"/>
              <w:rPr>
                <w:ins w:id="398" w:author="임픽스 검토" w:date="2026-10-12T04:00:00Z"/>
              </w:rPr>
            </w:pPr>
            <w:ins w:id="399" w:author="임픽스 검토" w:date="2026-10-12T04:00:00Z">
              <w:r>
                <w:t>int</w:t>
              </w:r>
            </w:ins>
          </w:p>
        </w:tc>
        <w:tc>
          <w:tcPr>
            <w:tcW w:w="1000" w:type="dxa"/>
          </w:tcPr>
          <w:p w14:paraId="137CF70B" w14:textId="77777777" w:rsidR="00B4288B" w:rsidRDefault="0010783A">
            <w:pPr>
              <w:pStyle w:val="KS2"/>
              <w:jc w:val="center"/>
              <w:rPr>
                <w:ins w:id="400" w:author="임픽스 검토" w:date="2026-10-12T04:00:00Z"/>
              </w:rPr>
            </w:pPr>
            <w:ins w:id="401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3C1E1B5E" w14:textId="77777777" w:rsidR="00B4288B" w:rsidRDefault="0010783A">
            <w:pPr>
              <w:pStyle w:val="KS2"/>
              <w:rPr>
                <w:ins w:id="402" w:author="임픽스 검토" w:date="2026-10-12T04:00:00Z"/>
                <w:lang w:eastAsia="ko-KR"/>
              </w:rPr>
            </w:pPr>
            <w:ins w:id="403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자재명세서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자품목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행의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순서</w:t>
              </w:r>
            </w:ins>
          </w:p>
          <w:p w14:paraId="6A0CABBB" w14:textId="77777777" w:rsidR="00B4288B" w:rsidRDefault="0010783A">
            <w:pPr>
              <w:pStyle w:val="KS2"/>
              <w:rPr>
                <w:ins w:id="404" w:author="임픽스 검토" w:date="2026-10-12T04:00:00Z"/>
                <w:lang w:eastAsia="ko-KR"/>
              </w:rPr>
            </w:pPr>
            <w:ins w:id="40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자재명세서라인은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자재명세서식별자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자재명세서버전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자재명세서라인순번의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조합으로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구분하며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같은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자품목을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여러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공정에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나누어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투입하는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경우에도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행을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구분함</w:t>
              </w:r>
            </w:ins>
          </w:p>
        </w:tc>
      </w:tr>
      <w:tr w:rsidR="00B4288B" w14:paraId="081794A5" w14:textId="77777777">
        <w:trPr>
          <w:cantSplit/>
          <w:jc w:val="center"/>
        </w:trPr>
        <w:tc>
          <w:tcPr>
            <w:tcW w:w="2100" w:type="dxa"/>
          </w:tcPr>
          <w:p w14:paraId="2340D54E" w14:textId="77777777" w:rsidR="00B4288B" w:rsidRDefault="0010783A">
            <w:pPr>
              <w:pStyle w:val="KS2"/>
            </w:pPr>
            <w:r>
              <w:t>자품목식별자</w:t>
            </w:r>
          </w:p>
        </w:tc>
        <w:tc>
          <w:tcPr>
            <w:tcW w:w="3000" w:type="dxa"/>
          </w:tcPr>
          <w:p w14:paraId="0943D4C6" w14:textId="77777777" w:rsidR="00B4288B" w:rsidRDefault="0010783A">
            <w:pPr>
              <w:pStyle w:val="KS2"/>
            </w:pPr>
            <w:r>
              <w:t>ChildItemID</w:t>
            </w:r>
          </w:p>
        </w:tc>
        <w:tc>
          <w:tcPr>
            <w:tcW w:w="1150" w:type="dxa"/>
          </w:tcPr>
          <w:p w14:paraId="0A4675B1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4C1DBEE6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2C314EDA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대상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투입되는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</w:t>
            </w:r>
          </w:p>
          <w:p w14:paraId="7AAADE1A" w14:textId="77777777" w:rsidR="00B4288B" w:rsidRDefault="0010783A">
            <w:pPr>
              <w:pStyle w:val="KS2"/>
              <w:rPr>
                <w:ins w:id="406" w:author="임픽스 검토" w:date="2026-10-12T04:00:00Z"/>
                <w:lang w:eastAsia="ko-KR"/>
              </w:rPr>
            </w:pPr>
            <w:ins w:id="40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품목마스터</w:t>
              </w:r>
              <w:r>
                <w:rPr>
                  <w:lang w:eastAsia="ko-KR"/>
                </w:rPr>
                <w:t>(ItemMaster)</w:t>
              </w:r>
            </w:ins>
          </w:p>
        </w:tc>
      </w:tr>
      <w:tr w:rsidR="00B4288B" w14:paraId="5B64AAF3" w14:textId="77777777">
        <w:trPr>
          <w:cantSplit/>
          <w:jc w:val="center"/>
        </w:trPr>
        <w:tc>
          <w:tcPr>
            <w:tcW w:w="2100" w:type="dxa"/>
          </w:tcPr>
          <w:p w14:paraId="0BAE2189" w14:textId="77777777" w:rsidR="00B4288B" w:rsidRDefault="0010783A">
            <w:pPr>
              <w:pStyle w:val="KS2"/>
            </w:pPr>
            <w:r>
              <w:t>자품목기준단위코드</w:t>
            </w:r>
          </w:p>
        </w:tc>
        <w:tc>
          <w:tcPr>
            <w:tcW w:w="3000" w:type="dxa"/>
          </w:tcPr>
          <w:p w14:paraId="324942F6" w14:textId="77777777" w:rsidR="00B4288B" w:rsidRDefault="0010783A">
            <w:pPr>
              <w:pStyle w:val="KS2"/>
            </w:pPr>
            <w:r>
              <w:t>ChildItemUOMCode</w:t>
            </w:r>
          </w:p>
        </w:tc>
        <w:tc>
          <w:tcPr>
            <w:tcW w:w="1150" w:type="dxa"/>
          </w:tcPr>
          <w:p w14:paraId="3F9AA811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2B2E5FB5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2D1A59D4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대상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투입되는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기준단위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 xml:space="preserve">: EA, DZ, HD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  <w:p w14:paraId="66F4E0E5" w14:textId="77777777" w:rsidR="00B4288B" w:rsidRDefault="0010783A">
            <w:pPr>
              <w:pStyle w:val="KS2"/>
              <w:rPr>
                <w:ins w:id="408" w:author="임픽스 검토" w:date="2026-10-12T04:00:00Z"/>
                <w:lang w:eastAsia="ko-KR"/>
              </w:rPr>
            </w:pPr>
            <w:ins w:id="40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단위그룹</w:t>
              </w:r>
              <w:r>
                <w:rPr>
                  <w:lang w:eastAsia="ko-KR"/>
                </w:rPr>
                <w:t>(UOMGroup)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단위코드</w:t>
              </w:r>
            </w:ins>
          </w:p>
        </w:tc>
      </w:tr>
      <w:tr w:rsidR="00B4288B" w14:paraId="354ADDD4" w14:textId="77777777">
        <w:trPr>
          <w:cantSplit/>
          <w:jc w:val="center"/>
        </w:trPr>
        <w:tc>
          <w:tcPr>
            <w:tcW w:w="2100" w:type="dxa"/>
          </w:tcPr>
          <w:p w14:paraId="3FFF0C7C" w14:textId="77777777" w:rsidR="00B4288B" w:rsidRDefault="0010783A">
            <w:pPr>
              <w:pStyle w:val="KS2"/>
            </w:pPr>
            <w:r>
              <w:t>실소요수량</w:t>
            </w:r>
          </w:p>
        </w:tc>
        <w:tc>
          <w:tcPr>
            <w:tcW w:w="3000" w:type="dxa"/>
          </w:tcPr>
          <w:p w14:paraId="368ED394" w14:textId="77777777" w:rsidR="00B4288B" w:rsidRDefault="0010783A">
            <w:pPr>
              <w:pStyle w:val="KS2"/>
            </w:pPr>
            <w:r>
              <w:t>ActualRequirementQuantity</w:t>
            </w:r>
          </w:p>
        </w:tc>
        <w:tc>
          <w:tcPr>
            <w:tcW w:w="1150" w:type="dxa"/>
          </w:tcPr>
          <w:p w14:paraId="2057A923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5E006B6B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125E18E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대상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투입되는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소요량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 xml:space="preserve">: EA, DZ, HD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</w:tc>
      </w:tr>
      <w:tr w:rsidR="003168E1" w14:paraId="1933802D" w14:textId="77777777">
        <w:trPr>
          <w:cantSplit/>
          <w:jc w:val="center"/>
          <w:del w:id="410" w:author="임픽스 검토" w:date="2026-10-12T04:00:00Z"/>
        </w:trPr>
        <w:tc>
          <w:tcPr>
            <w:tcW w:w="2100" w:type="dxa"/>
          </w:tcPr>
          <w:p w14:paraId="3DE9FC9E" w14:textId="77777777" w:rsidR="003168E1" w:rsidRDefault="00000000">
            <w:pPr>
              <w:pStyle w:val="KS2"/>
            </w:pPr>
            <w:del w:id="411" w:author="임픽스 검토" w:date="2026-10-12T04:00:00Z">
              <w:r>
                <w:delText>자재명세서버전</w:delText>
              </w:r>
            </w:del>
          </w:p>
        </w:tc>
        <w:tc>
          <w:tcPr>
            <w:tcW w:w="3000" w:type="dxa"/>
          </w:tcPr>
          <w:p w14:paraId="548D1A6F" w14:textId="77777777" w:rsidR="003168E1" w:rsidRDefault="00000000">
            <w:pPr>
              <w:pStyle w:val="KS2"/>
            </w:pPr>
            <w:del w:id="412" w:author="임픽스 검토" w:date="2026-10-12T04:00:00Z">
              <w:r>
                <w:delText>BOMRevisionNumber</w:delText>
              </w:r>
            </w:del>
          </w:p>
        </w:tc>
        <w:tc>
          <w:tcPr>
            <w:tcW w:w="1150" w:type="dxa"/>
          </w:tcPr>
          <w:p w14:paraId="443BE76B" w14:textId="77777777" w:rsidR="003168E1" w:rsidRDefault="00000000">
            <w:pPr>
              <w:pStyle w:val="KS2"/>
              <w:jc w:val="center"/>
            </w:pPr>
            <w:del w:id="413" w:author="임픽스 검토" w:date="2026-10-12T04:00:00Z">
              <w:r>
                <w:delText>int</w:delText>
              </w:r>
            </w:del>
          </w:p>
        </w:tc>
        <w:tc>
          <w:tcPr>
            <w:tcW w:w="1000" w:type="dxa"/>
          </w:tcPr>
          <w:p w14:paraId="4929DE92" w14:textId="77777777" w:rsidR="003168E1" w:rsidRDefault="00000000">
            <w:pPr>
              <w:pStyle w:val="KS2"/>
              <w:jc w:val="center"/>
            </w:pPr>
            <w:del w:id="414" w:author="임픽스 검토" w:date="2026-10-12T04:00:00Z">
              <w:r>
                <w:delText>비대상</w:delText>
              </w:r>
            </w:del>
          </w:p>
        </w:tc>
        <w:tc>
          <w:tcPr>
            <w:tcW w:w="6970" w:type="dxa"/>
          </w:tcPr>
          <w:p w14:paraId="664C53B0" w14:textId="77777777" w:rsidR="003168E1" w:rsidRDefault="00000000">
            <w:pPr>
              <w:pStyle w:val="KS2"/>
              <w:rPr>
                <w:lang w:eastAsia="ko-KR"/>
              </w:rPr>
            </w:pPr>
            <w:del w:id="415" w:author="임픽스 검토" w:date="2026-10-12T04:00:00Z">
              <w:r>
                <w:rPr>
                  <w:lang w:eastAsia="ko-KR"/>
                </w:rPr>
                <w:delText xml:space="preserve">— </w:delText>
              </w:r>
              <w:r>
                <w:rPr>
                  <w:lang w:eastAsia="ko-KR"/>
                </w:rPr>
                <w:delText>자재명세서의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버전</w:delText>
              </w:r>
            </w:del>
          </w:p>
        </w:tc>
      </w:tr>
      <w:tr w:rsidR="00B4288B" w14:paraId="01045016" w14:textId="77777777">
        <w:trPr>
          <w:cantSplit/>
          <w:jc w:val="center"/>
          <w:ins w:id="416" w:author="임픽스 검토" w:date="2026-10-12T04:00:00Z"/>
        </w:trPr>
        <w:tc>
          <w:tcPr>
            <w:tcW w:w="2100" w:type="dxa"/>
          </w:tcPr>
          <w:p w14:paraId="58DEA7FD" w14:textId="77777777" w:rsidR="00B4288B" w:rsidRDefault="0010783A">
            <w:pPr>
              <w:pStyle w:val="KS2"/>
              <w:rPr>
                <w:ins w:id="417" w:author="임픽스 검토" w:date="2026-10-12T04:00:00Z"/>
              </w:rPr>
            </w:pPr>
            <w:ins w:id="418" w:author="임픽스 검토" w:date="2026-10-12T04:00:00Z">
              <w:r>
                <w:t>공정순번</w:t>
              </w:r>
            </w:ins>
          </w:p>
        </w:tc>
        <w:tc>
          <w:tcPr>
            <w:tcW w:w="3000" w:type="dxa"/>
          </w:tcPr>
          <w:p w14:paraId="70DF84C7" w14:textId="77777777" w:rsidR="00B4288B" w:rsidRDefault="0010783A">
            <w:pPr>
              <w:pStyle w:val="KS2"/>
              <w:rPr>
                <w:ins w:id="419" w:author="임픽스 검토" w:date="2026-10-12T04:00:00Z"/>
              </w:rPr>
            </w:pPr>
            <w:ins w:id="420" w:author="임픽스 검토" w:date="2026-10-12T04:00:00Z">
              <w:r>
                <w:t>OperationSequence</w:t>
              </w:r>
            </w:ins>
          </w:p>
        </w:tc>
        <w:tc>
          <w:tcPr>
            <w:tcW w:w="1150" w:type="dxa"/>
          </w:tcPr>
          <w:p w14:paraId="49F5A766" w14:textId="77777777" w:rsidR="00B4288B" w:rsidRDefault="0010783A">
            <w:pPr>
              <w:pStyle w:val="KS2"/>
              <w:jc w:val="center"/>
              <w:rPr>
                <w:ins w:id="421" w:author="임픽스 검토" w:date="2026-10-12T04:00:00Z"/>
              </w:rPr>
            </w:pPr>
            <w:ins w:id="422" w:author="임픽스 검토" w:date="2026-10-12T04:00:00Z">
              <w:r>
                <w:t>int</w:t>
              </w:r>
            </w:ins>
          </w:p>
        </w:tc>
        <w:tc>
          <w:tcPr>
            <w:tcW w:w="1000" w:type="dxa"/>
          </w:tcPr>
          <w:p w14:paraId="7023DD7A" w14:textId="77777777" w:rsidR="00B4288B" w:rsidRDefault="0010783A">
            <w:pPr>
              <w:pStyle w:val="KS2"/>
              <w:jc w:val="center"/>
              <w:rPr>
                <w:ins w:id="423" w:author="임픽스 검토" w:date="2026-10-12T04:00:00Z"/>
              </w:rPr>
            </w:pPr>
            <w:ins w:id="424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2AF480F7" w14:textId="77777777" w:rsidR="00B4288B" w:rsidRDefault="0010783A">
            <w:pPr>
              <w:pStyle w:val="KS2"/>
              <w:rPr>
                <w:ins w:id="425" w:author="임픽스 검토" w:date="2026-10-12T04:00:00Z"/>
                <w:lang w:eastAsia="ko-KR"/>
              </w:rPr>
            </w:pPr>
            <w:ins w:id="42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공정경로를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구성하는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공정의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순서</w:t>
              </w:r>
            </w:ins>
          </w:p>
          <w:p w14:paraId="67C8EDC6" w14:textId="77777777" w:rsidR="00B4288B" w:rsidRDefault="0010783A">
            <w:pPr>
              <w:pStyle w:val="KS2"/>
              <w:rPr>
                <w:ins w:id="427" w:author="임픽스 검토" w:date="2026-10-12T04:00:00Z"/>
                <w:lang w:eastAsia="ko-KR"/>
              </w:rPr>
            </w:pPr>
            <w:ins w:id="42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공정경로식별자</w:t>
              </w:r>
              <w:r>
                <w:rPr>
                  <w:lang w:eastAsia="ko-KR"/>
                </w:rPr>
                <w:t>(RoutingID)</w:t>
              </w:r>
              <w:r>
                <w:rPr>
                  <w:lang w:eastAsia="ko-KR"/>
                </w:rPr>
                <w:t>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함께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공정경로</w:t>
              </w:r>
              <w:r>
                <w:rPr>
                  <w:lang w:eastAsia="ko-KR"/>
                </w:rPr>
                <w:t>(Routing)</w:t>
              </w:r>
              <w:r>
                <w:rPr>
                  <w:lang w:eastAsia="ko-KR"/>
                </w:rPr>
                <w:t>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참조한다</w:t>
              </w:r>
            </w:ins>
          </w:p>
        </w:tc>
      </w:tr>
      <w:tr w:rsidR="00B4288B" w14:paraId="2CEEFBC6" w14:textId="77777777">
        <w:trPr>
          <w:cantSplit/>
          <w:jc w:val="center"/>
          <w:ins w:id="429" w:author="임픽스 검토" w:date="2026-10-12T04:00:00Z"/>
        </w:trPr>
        <w:tc>
          <w:tcPr>
            <w:tcW w:w="2100" w:type="dxa"/>
          </w:tcPr>
          <w:p w14:paraId="1D8112FE" w14:textId="77777777" w:rsidR="00B4288B" w:rsidRDefault="0010783A">
            <w:pPr>
              <w:pStyle w:val="KS2"/>
              <w:rPr>
                <w:ins w:id="430" w:author="임픽스 검토" w:date="2026-10-12T04:00:00Z"/>
              </w:rPr>
            </w:pPr>
            <w:ins w:id="431" w:author="임픽스 검토" w:date="2026-10-12T04:00:00Z">
              <w:r>
                <w:t>백플러시여부</w:t>
              </w:r>
            </w:ins>
          </w:p>
        </w:tc>
        <w:tc>
          <w:tcPr>
            <w:tcW w:w="3000" w:type="dxa"/>
          </w:tcPr>
          <w:p w14:paraId="7BC25A2F" w14:textId="77777777" w:rsidR="00B4288B" w:rsidRDefault="0010783A">
            <w:pPr>
              <w:pStyle w:val="KS2"/>
              <w:rPr>
                <w:ins w:id="432" w:author="임픽스 검토" w:date="2026-10-12T04:00:00Z"/>
              </w:rPr>
            </w:pPr>
            <w:ins w:id="433" w:author="임픽스 검토" w:date="2026-10-12T04:00:00Z">
              <w:r>
                <w:t>BackFlushedIndicator</w:t>
              </w:r>
            </w:ins>
          </w:p>
        </w:tc>
        <w:tc>
          <w:tcPr>
            <w:tcW w:w="1150" w:type="dxa"/>
          </w:tcPr>
          <w:p w14:paraId="6A0AC674" w14:textId="77777777" w:rsidR="00B4288B" w:rsidRDefault="0010783A">
            <w:pPr>
              <w:pStyle w:val="KS2"/>
              <w:jc w:val="center"/>
              <w:rPr>
                <w:ins w:id="434" w:author="임픽스 검토" w:date="2026-10-12T04:00:00Z"/>
              </w:rPr>
            </w:pPr>
            <w:ins w:id="435" w:author="임픽스 검토" w:date="2026-10-12T04:00:00Z">
              <w:r>
                <w:t>boolean</w:t>
              </w:r>
            </w:ins>
          </w:p>
        </w:tc>
        <w:tc>
          <w:tcPr>
            <w:tcW w:w="1000" w:type="dxa"/>
          </w:tcPr>
          <w:p w14:paraId="3A6C3EA9" w14:textId="77777777" w:rsidR="00B4288B" w:rsidRDefault="0010783A">
            <w:pPr>
              <w:pStyle w:val="KS2"/>
              <w:jc w:val="center"/>
              <w:rPr>
                <w:ins w:id="436" w:author="임픽스 검토" w:date="2026-10-12T04:00:00Z"/>
              </w:rPr>
            </w:pPr>
            <w:ins w:id="437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65ACB029" w14:textId="77777777" w:rsidR="00B4288B" w:rsidRDefault="0010783A">
            <w:pPr>
              <w:pStyle w:val="KS2"/>
              <w:rPr>
                <w:ins w:id="438" w:author="임픽스 검토" w:date="2026-10-12T04:00:00Z"/>
                <w:lang w:eastAsia="ko-KR"/>
              </w:rPr>
            </w:pPr>
            <w:ins w:id="43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생산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완료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시점에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모품목을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만들기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위해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소요되는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자품목의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생산투입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수량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일괄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처리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여부</w:t>
              </w:r>
            </w:ins>
          </w:p>
        </w:tc>
      </w:tr>
      <w:tr w:rsidR="00B4288B" w14:paraId="35D355D1" w14:textId="77777777">
        <w:trPr>
          <w:cantSplit/>
          <w:jc w:val="center"/>
        </w:trPr>
        <w:tc>
          <w:tcPr>
            <w:tcW w:w="2100" w:type="dxa"/>
          </w:tcPr>
          <w:p w14:paraId="26BAA7F7" w14:textId="77777777" w:rsidR="00B4288B" w:rsidRDefault="0010783A">
            <w:pPr>
              <w:pStyle w:val="KS2"/>
            </w:pPr>
            <w:r>
              <w:t>유효시작일시</w:t>
            </w:r>
          </w:p>
        </w:tc>
        <w:tc>
          <w:tcPr>
            <w:tcW w:w="3000" w:type="dxa"/>
          </w:tcPr>
          <w:p w14:paraId="61CA7097" w14:textId="77777777" w:rsidR="00B4288B" w:rsidRDefault="0010783A">
            <w:pPr>
              <w:pStyle w:val="KS2"/>
            </w:pPr>
            <w:r>
              <w:t>ValidStartDateTime</w:t>
            </w:r>
          </w:p>
        </w:tc>
        <w:tc>
          <w:tcPr>
            <w:tcW w:w="1150" w:type="dxa"/>
          </w:tcPr>
          <w:p w14:paraId="2E4E4419" w14:textId="77777777" w:rsidR="00B4288B" w:rsidRDefault="0010783A">
            <w:pPr>
              <w:pStyle w:val="KS2"/>
              <w:jc w:val="center"/>
            </w:pPr>
            <w:r>
              <w:t>dateTime</w:t>
            </w:r>
          </w:p>
        </w:tc>
        <w:tc>
          <w:tcPr>
            <w:tcW w:w="1000" w:type="dxa"/>
          </w:tcPr>
          <w:p w14:paraId="0B97347F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42C5B591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del w:id="440" w:author="임픽스 검토" w:date="2026-10-12T04:00:00Z">
              <w:r>
                <w:rPr>
                  <w:lang w:eastAsia="ko-KR"/>
                </w:rPr>
                <w:delText>자재명세서</w:delText>
              </w:r>
            </w:del>
            <w:ins w:id="441" w:author="임픽스 검토" w:date="2026-10-12T04:00:00Z">
              <w:r>
                <w:rPr>
                  <w:lang w:eastAsia="ko-KR"/>
                </w:rPr>
                <w:t>자품목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행의</w:t>
              </w:r>
            </w:ins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시작되는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일시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  <w:tr w:rsidR="00B4288B" w14:paraId="2CD8A2C1" w14:textId="77777777">
        <w:trPr>
          <w:cantSplit/>
          <w:jc w:val="center"/>
        </w:trPr>
        <w:tc>
          <w:tcPr>
            <w:tcW w:w="2100" w:type="dxa"/>
          </w:tcPr>
          <w:p w14:paraId="078FFA1D" w14:textId="77777777" w:rsidR="00B4288B" w:rsidRDefault="0010783A">
            <w:pPr>
              <w:pStyle w:val="KS2"/>
            </w:pPr>
            <w:r>
              <w:t>유효종료일시</w:t>
            </w:r>
          </w:p>
        </w:tc>
        <w:tc>
          <w:tcPr>
            <w:tcW w:w="3000" w:type="dxa"/>
          </w:tcPr>
          <w:p w14:paraId="397ACD14" w14:textId="77777777" w:rsidR="00B4288B" w:rsidRDefault="0010783A">
            <w:pPr>
              <w:pStyle w:val="KS2"/>
            </w:pPr>
            <w:r>
              <w:t>ValidEndDateTime</w:t>
            </w:r>
          </w:p>
        </w:tc>
        <w:tc>
          <w:tcPr>
            <w:tcW w:w="1150" w:type="dxa"/>
          </w:tcPr>
          <w:p w14:paraId="371A47FD" w14:textId="77777777" w:rsidR="00B4288B" w:rsidRDefault="0010783A">
            <w:pPr>
              <w:pStyle w:val="KS2"/>
              <w:jc w:val="center"/>
            </w:pPr>
            <w:r>
              <w:t>dateTime</w:t>
            </w:r>
          </w:p>
        </w:tc>
        <w:tc>
          <w:tcPr>
            <w:tcW w:w="1000" w:type="dxa"/>
          </w:tcPr>
          <w:p w14:paraId="064898F1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2A201BD6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del w:id="442" w:author="임픽스 검토" w:date="2026-10-12T04:00:00Z">
              <w:r>
                <w:rPr>
                  <w:lang w:eastAsia="ko-KR"/>
                </w:rPr>
                <w:delText>자재명세서</w:delText>
              </w:r>
            </w:del>
            <w:ins w:id="443" w:author="임픽스 검토" w:date="2026-10-12T04:00:00Z">
              <w:r>
                <w:rPr>
                  <w:lang w:eastAsia="ko-KR"/>
                </w:rPr>
                <w:t>자품목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행의</w:t>
              </w:r>
            </w:ins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종료되는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일시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  <w:tr w:rsidR="003168E1" w14:paraId="45D64746" w14:textId="77777777">
        <w:trPr>
          <w:cantSplit/>
          <w:jc w:val="center"/>
          <w:del w:id="444" w:author="임픽스 검토" w:date="2026-10-12T04:00:00Z"/>
        </w:trPr>
        <w:tc>
          <w:tcPr>
            <w:tcW w:w="2100" w:type="dxa"/>
          </w:tcPr>
          <w:p w14:paraId="2256C44F" w14:textId="77777777" w:rsidR="003168E1" w:rsidRDefault="00000000">
            <w:pPr>
              <w:pStyle w:val="KS2"/>
            </w:pPr>
            <w:del w:id="445" w:author="임픽스 검토" w:date="2026-10-12T04:00:00Z">
              <w:r>
                <w:delText>공정경로식별자</w:delText>
              </w:r>
            </w:del>
          </w:p>
        </w:tc>
        <w:tc>
          <w:tcPr>
            <w:tcW w:w="3000" w:type="dxa"/>
          </w:tcPr>
          <w:p w14:paraId="75B5DC71" w14:textId="77777777" w:rsidR="003168E1" w:rsidRDefault="00000000">
            <w:pPr>
              <w:pStyle w:val="KS2"/>
            </w:pPr>
            <w:del w:id="446" w:author="임픽스 검토" w:date="2026-10-12T04:00:00Z">
              <w:r>
                <w:delText>RoutingID</w:delText>
              </w:r>
            </w:del>
          </w:p>
        </w:tc>
        <w:tc>
          <w:tcPr>
            <w:tcW w:w="1150" w:type="dxa"/>
          </w:tcPr>
          <w:p w14:paraId="5CD6E1C5" w14:textId="77777777" w:rsidR="003168E1" w:rsidRDefault="00000000">
            <w:pPr>
              <w:pStyle w:val="KS2"/>
              <w:jc w:val="center"/>
            </w:pPr>
            <w:del w:id="447" w:author="임픽스 검토" w:date="2026-10-12T04:00:00Z">
              <w:r>
                <w:delText>IDREF</w:delText>
              </w:r>
            </w:del>
          </w:p>
        </w:tc>
        <w:tc>
          <w:tcPr>
            <w:tcW w:w="1000" w:type="dxa"/>
          </w:tcPr>
          <w:p w14:paraId="3AA0332F" w14:textId="77777777" w:rsidR="003168E1" w:rsidRDefault="00000000">
            <w:pPr>
              <w:pStyle w:val="KS2"/>
              <w:jc w:val="center"/>
            </w:pPr>
            <w:del w:id="448" w:author="임픽스 검토" w:date="2026-10-12T04:00:00Z">
              <w:r>
                <w:delText>대상</w:delText>
              </w:r>
            </w:del>
          </w:p>
        </w:tc>
        <w:tc>
          <w:tcPr>
            <w:tcW w:w="6970" w:type="dxa"/>
          </w:tcPr>
          <w:p w14:paraId="2ED86C24" w14:textId="77777777" w:rsidR="003168E1" w:rsidRDefault="00000000">
            <w:pPr>
              <w:pStyle w:val="KS2"/>
              <w:rPr>
                <w:lang w:eastAsia="ko-KR"/>
              </w:rPr>
            </w:pPr>
            <w:del w:id="449" w:author="임픽스 검토" w:date="2026-10-12T04:00:00Z">
              <w:r>
                <w:rPr>
                  <w:lang w:eastAsia="ko-KR"/>
                </w:rPr>
                <w:delText xml:space="preserve">— </w:delText>
              </w:r>
              <w:r>
                <w:rPr>
                  <w:lang w:eastAsia="ko-KR"/>
                </w:rPr>
                <w:delText>공정경로의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고유식별값</w:delText>
              </w:r>
            </w:del>
          </w:p>
          <w:p w14:paraId="3FB9614B" w14:textId="77777777" w:rsidR="003168E1" w:rsidRDefault="00000000">
            <w:pPr>
              <w:pStyle w:val="KS2"/>
              <w:rPr>
                <w:lang w:eastAsia="ko-KR"/>
              </w:rPr>
            </w:pPr>
            <w:del w:id="450" w:author="임픽스 검토" w:date="2026-10-12T04:00:00Z">
              <w:r>
                <w:rPr>
                  <w:lang w:eastAsia="ko-KR"/>
                </w:rPr>
                <w:delText>— BOM</w:delText>
              </w:r>
              <w:r>
                <w:rPr>
                  <w:lang w:eastAsia="ko-KR"/>
                </w:rPr>
                <w:delText>유형이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제조</w:delText>
              </w:r>
              <w:r>
                <w:rPr>
                  <w:lang w:eastAsia="ko-KR"/>
                </w:rPr>
                <w:delText xml:space="preserve">BOM </w:delText>
              </w:r>
              <w:r>
                <w:rPr>
                  <w:lang w:eastAsia="ko-KR"/>
                </w:rPr>
                <w:delText>또는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생산</w:delText>
              </w:r>
              <w:r>
                <w:rPr>
                  <w:lang w:eastAsia="ko-KR"/>
                </w:rPr>
                <w:delText>BOM</w:delText>
              </w:r>
              <w:r>
                <w:rPr>
                  <w:lang w:eastAsia="ko-KR"/>
                </w:rPr>
                <w:delText>일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때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사용</w:delText>
              </w:r>
            </w:del>
          </w:p>
        </w:tc>
      </w:tr>
      <w:tr w:rsidR="003168E1" w14:paraId="22A4C3FC" w14:textId="77777777">
        <w:trPr>
          <w:cantSplit/>
          <w:jc w:val="center"/>
          <w:del w:id="451" w:author="임픽스 검토" w:date="2026-10-12T04:00:00Z"/>
        </w:trPr>
        <w:tc>
          <w:tcPr>
            <w:tcW w:w="2100" w:type="dxa"/>
          </w:tcPr>
          <w:p w14:paraId="487917C7" w14:textId="77777777" w:rsidR="003168E1" w:rsidRDefault="00000000">
            <w:pPr>
              <w:pStyle w:val="KS2"/>
            </w:pPr>
            <w:del w:id="452" w:author="임픽스 검토" w:date="2026-10-12T04:00:00Z">
              <w:r>
                <w:delText>공정순번</w:delText>
              </w:r>
            </w:del>
          </w:p>
        </w:tc>
        <w:tc>
          <w:tcPr>
            <w:tcW w:w="3000" w:type="dxa"/>
          </w:tcPr>
          <w:p w14:paraId="689214D7" w14:textId="77777777" w:rsidR="003168E1" w:rsidRDefault="00000000">
            <w:pPr>
              <w:pStyle w:val="KS2"/>
            </w:pPr>
            <w:del w:id="453" w:author="임픽스 검토" w:date="2026-10-12T04:00:00Z">
              <w:r>
                <w:delText>OperationSequence</w:delText>
              </w:r>
            </w:del>
          </w:p>
        </w:tc>
        <w:tc>
          <w:tcPr>
            <w:tcW w:w="1150" w:type="dxa"/>
          </w:tcPr>
          <w:p w14:paraId="47367D5B" w14:textId="77777777" w:rsidR="003168E1" w:rsidRDefault="00000000">
            <w:pPr>
              <w:pStyle w:val="KS2"/>
              <w:jc w:val="center"/>
            </w:pPr>
            <w:del w:id="454" w:author="임픽스 검토" w:date="2026-10-12T04:00:00Z">
              <w:r>
                <w:delText>int</w:delText>
              </w:r>
            </w:del>
          </w:p>
        </w:tc>
        <w:tc>
          <w:tcPr>
            <w:tcW w:w="1000" w:type="dxa"/>
          </w:tcPr>
          <w:p w14:paraId="1073F290" w14:textId="77777777" w:rsidR="003168E1" w:rsidRDefault="00000000">
            <w:pPr>
              <w:pStyle w:val="KS2"/>
              <w:jc w:val="center"/>
            </w:pPr>
            <w:del w:id="455" w:author="임픽스 검토" w:date="2026-10-12T04:00:00Z">
              <w:r>
                <w:delText>비대상</w:delText>
              </w:r>
            </w:del>
          </w:p>
        </w:tc>
        <w:tc>
          <w:tcPr>
            <w:tcW w:w="6970" w:type="dxa"/>
          </w:tcPr>
          <w:p w14:paraId="4B2D445F" w14:textId="77777777" w:rsidR="003168E1" w:rsidRDefault="00000000">
            <w:pPr>
              <w:pStyle w:val="KS2"/>
              <w:rPr>
                <w:lang w:eastAsia="ko-KR"/>
              </w:rPr>
            </w:pPr>
            <w:del w:id="456" w:author="임픽스 검토" w:date="2026-10-12T04:00:00Z">
              <w:r>
                <w:rPr>
                  <w:lang w:eastAsia="ko-KR"/>
                </w:rPr>
                <w:delText xml:space="preserve">— </w:delText>
              </w:r>
              <w:r>
                <w:rPr>
                  <w:lang w:eastAsia="ko-KR"/>
                </w:rPr>
                <w:delText>공정경로를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구성하는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공정의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순서</w:delText>
              </w:r>
            </w:del>
          </w:p>
        </w:tc>
      </w:tr>
      <w:tr w:rsidR="003168E1" w14:paraId="6D321DFA" w14:textId="77777777">
        <w:trPr>
          <w:cantSplit/>
          <w:jc w:val="center"/>
          <w:del w:id="457" w:author="임픽스 검토" w:date="2026-10-12T04:00:00Z"/>
        </w:trPr>
        <w:tc>
          <w:tcPr>
            <w:tcW w:w="2100" w:type="dxa"/>
          </w:tcPr>
          <w:p w14:paraId="25FF5B5D" w14:textId="77777777" w:rsidR="003168E1" w:rsidRDefault="00000000">
            <w:pPr>
              <w:pStyle w:val="KS2"/>
            </w:pPr>
            <w:del w:id="458" w:author="임픽스 검토" w:date="2026-10-12T04:00:00Z">
              <w:r>
                <w:delText>백플러시여부</w:delText>
              </w:r>
            </w:del>
          </w:p>
        </w:tc>
        <w:tc>
          <w:tcPr>
            <w:tcW w:w="3000" w:type="dxa"/>
          </w:tcPr>
          <w:p w14:paraId="5060B6D5" w14:textId="77777777" w:rsidR="003168E1" w:rsidRDefault="00000000">
            <w:pPr>
              <w:pStyle w:val="KS2"/>
            </w:pPr>
            <w:del w:id="459" w:author="임픽스 검토" w:date="2026-10-12T04:00:00Z">
              <w:r>
                <w:delText>BackFlushedIndicator</w:delText>
              </w:r>
            </w:del>
          </w:p>
        </w:tc>
        <w:tc>
          <w:tcPr>
            <w:tcW w:w="1150" w:type="dxa"/>
          </w:tcPr>
          <w:p w14:paraId="2952DE20" w14:textId="77777777" w:rsidR="003168E1" w:rsidRDefault="00000000">
            <w:pPr>
              <w:pStyle w:val="KS2"/>
              <w:jc w:val="center"/>
            </w:pPr>
            <w:del w:id="460" w:author="임픽스 검토" w:date="2026-10-12T04:00:00Z">
              <w:r>
                <w:delText>boolean</w:delText>
              </w:r>
            </w:del>
          </w:p>
        </w:tc>
        <w:tc>
          <w:tcPr>
            <w:tcW w:w="1000" w:type="dxa"/>
          </w:tcPr>
          <w:p w14:paraId="6B2035CF" w14:textId="77777777" w:rsidR="003168E1" w:rsidRDefault="00000000">
            <w:pPr>
              <w:pStyle w:val="KS2"/>
              <w:jc w:val="center"/>
            </w:pPr>
            <w:del w:id="461" w:author="임픽스 검토" w:date="2026-10-12T04:00:00Z">
              <w:r>
                <w:delText>비대상</w:delText>
              </w:r>
            </w:del>
          </w:p>
        </w:tc>
        <w:tc>
          <w:tcPr>
            <w:tcW w:w="6970" w:type="dxa"/>
          </w:tcPr>
          <w:p w14:paraId="4DBD2B47" w14:textId="77777777" w:rsidR="003168E1" w:rsidRDefault="00000000">
            <w:pPr>
              <w:pStyle w:val="KS2"/>
              <w:rPr>
                <w:lang w:eastAsia="ko-KR"/>
              </w:rPr>
            </w:pPr>
            <w:del w:id="462" w:author="임픽스 검토" w:date="2026-10-12T04:00:00Z">
              <w:r>
                <w:rPr>
                  <w:lang w:eastAsia="ko-KR"/>
                </w:rPr>
                <w:delText xml:space="preserve">— </w:delText>
              </w:r>
              <w:r>
                <w:rPr>
                  <w:lang w:eastAsia="ko-KR"/>
                </w:rPr>
                <w:delText>생산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완료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시점에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모품목을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만들기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위해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소요되는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자품목의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생산투입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수량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일괄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처리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여부</w:delText>
              </w:r>
            </w:del>
          </w:p>
        </w:tc>
      </w:tr>
    </w:tbl>
    <w:p w14:paraId="673D9D77" w14:textId="77777777" w:rsidR="00B4288B" w:rsidRDefault="00B4288B">
      <w:pPr>
        <w:spacing w:after="0" w:line="144" w:lineRule="auto"/>
        <w:rPr>
          <w:lang w:eastAsia="ko-KR"/>
        </w:rPr>
      </w:pPr>
    </w:p>
    <w:p w14:paraId="41CEC375" w14:textId="77777777" w:rsidR="00B4288B" w:rsidRDefault="0010783A">
      <w:pPr>
        <w:pStyle w:val="46"/>
        <w:rPr>
          <w:lang w:eastAsia="ko-KR"/>
        </w:rPr>
      </w:pPr>
      <w:r>
        <w:rPr>
          <w:lang w:eastAsia="ko-KR"/>
        </w:rPr>
        <w:t xml:space="preserve">7.4.1.12  </w:t>
      </w:r>
      <w:r>
        <w:rPr>
          <w:lang w:eastAsia="ko-KR"/>
        </w:rPr>
        <w:t>로트</w:t>
      </w:r>
      <w:r>
        <w:rPr>
          <w:lang w:eastAsia="ko-KR"/>
        </w:rPr>
        <w:t>(Lot)</w:t>
      </w:r>
    </w:p>
    <w:p w14:paraId="342D488E" w14:textId="77777777" w:rsidR="00B4288B" w:rsidRDefault="0010783A">
      <w:pPr>
        <w:rPr>
          <w:lang w:eastAsia="ko-KR"/>
        </w:rPr>
      </w:pPr>
      <w:r>
        <w:rPr>
          <w:lang w:eastAsia="ko-KR"/>
        </w:rPr>
        <w:t>묶음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단위의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로트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23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48453C63" w14:textId="77777777" w:rsidR="00B4288B" w:rsidRDefault="0010783A">
      <w:pPr>
        <w:pStyle w:val="KS"/>
      </w:pPr>
      <w:commentRangeStart w:id="463"/>
      <w:r>
        <w:t>표</w:t>
      </w:r>
      <w:r>
        <w:t xml:space="preserve"> 23 — </w:t>
      </w:r>
      <w:r>
        <w:t>로트</w:t>
      </w:r>
      <w:r>
        <w:t xml:space="preserve"> </w:t>
      </w:r>
      <w:r>
        <w:t>명사</w:t>
      </w:r>
      <w:r>
        <w:t xml:space="preserve"> </w:t>
      </w:r>
      <w:r>
        <w:t>정보</w:t>
      </w:r>
      <w:r>
        <w:t xml:space="preserve"> </w:t>
      </w:r>
      <w:r>
        <w:t>속성</w:t>
      </w:r>
      <w:commentRangeEnd w:id="463"/>
      <w:r>
        <w:rPr>
          <w:rStyle w:val="aff5"/>
          <w:sz w:val="20"/>
          <w:szCs w:val="22"/>
        </w:rPr>
        <w:commentReference w:id="463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5FC62903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232A82C6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30E7B37B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43DD4F73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1C3DB97C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07018133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7D3E64EC" w14:textId="77777777">
        <w:trPr>
          <w:cantSplit/>
          <w:jc w:val="center"/>
        </w:trPr>
        <w:tc>
          <w:tcPr>
            <w:tcW w:w="2100" w:type="dxa"/>
          </w:tcPr>
          <w:p w14:paraId="50204DBA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0252B928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3A95EC2D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2492607B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1E8C08E8" w14:textId="77777777" w:rsidR="00B4288B" w:rsidRDefault="00B4288B">
            <w:pPr>
              <w:pStyle w:val="KS2"/>
            </w:pPr>
          </w:p>
        </w:tc>
      </w:tr>
      <w:tr w:rsidR="00B4288B" w14:paraId="1FBD8417" w14:textId="77777777">
        <w:trPr>
          <w:cantSplit/>
          <w:jc w:val="center"/>
        </w:trPr>
        <w:tc>
          <w:tcPr>
            <w:tcW w:w="2100" w:type="dxa"/>
          </w:tcPr>
          <w:p w14:paraId="5DB2BE39" w14:textId="77777777" w:rsidR="00B4288B" w:rsidRDefault="0010783A">
            <w:pPr>
              <w:pStyle w:val="KS2"/>
            </w:pPr>
            <w:r>
              <w:t>로트식별자</w:t>
            </w:r>
          </w:p>
        </w:tc>
        <w:tc>
          <w:tcPr>
            <w:tcW w:w="3000" w:type="dxa"/>
          </w:tcPr>
          <w:p w14:paraId="2D3880BA" w14:textId="77777777" w:rsidR="00B4288B" w:rsidRDefault="0010783A">
            <w:pPr>
              <w:pStyle w:val="KS2"/>
            </w:pPr>
            <w:r>
              <w:t>LotID</w:t>
            </w:r>
          </w:p>
        </w:tc>
        <w:tc>
          <w:tcPr>
            <w:tcW w:w="1150" w:type="dxa"/>
          </w:tcPr>
          <w:p w14:paraId="6BAF2840" w14:textId="77777777" w:rsidR="00B4288B" w:rsidRDefault="0010783A">
            <w:pPr>
              <w:pStyle w:val="KS2"/>
              <w:jc w:val="center"/>
            </w:pPr>
            <w:r>
              <w:t>ID</w:t>
            </w:r>
          </w:p>
        </w:tc>
        <w:tc>
          <w:tcPr>
            <w:tcW w:w="1000" w:type="dxa"/>
          </w:tcPr>
          <w:p w14:paraId="39A8006F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D256C6D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로트를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</w:tc>
      </w:tr>
      <w:tr w:rsidR="00B4288B" w14:paraId="6B787912" w14:textId="77777777">
        <w:trPr>
          <w:cantSplit/>
          <w:jc w:val="center"/>
        </w:trPr>
        <w:tc>
          <w:tcPr>
            <w:tcW w:w="2100" w:type="dxa"/>
          </w:tcPr>
          <w:p w14:paraId="44812ED0" w14:textId="77777777" w:rsidR="00B4288B" w:rsidRDefault="0010783A">
            <w:pPr>
              <w:pStyle w:val="KS2"/>
            </w:pPr>
            <w:r>
              <w:t>로트명</w:t>
            </w:r>
          </w:p>
        </w:tc>
        <w:tc>
          <w:tcPr>
            <w:tcW w:w="3000" w:type="dxa"/>
          </w:tcPr>
          <w:p w14:paraId="2AEDADD7" w14:textId="77777777" w:rsidR="00B4288B" w:rsidRDefault="0010783A">
            <w:pPr>
              <w:pStyle w:val="KS2"/>
            </w:pPr>
            <w:r>
              <w:t>LotName</w:t>
            </w:r>
          </w:p>
        </w:tc>
        <w:tc>
          <w:tcPr>
            <w:tcW w:w="1150" w:type="dxa"/>
          </w:tcPr>
          <w:p w14:paraId="7B32E77F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6AE7DD88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C2AA7E9" w14:textId="77777777" w:rsidR="00B4288B" w:rsidRDefault="0010783A">
            <w:pPr>
              <w:pStyle w:val="KS2"/>
            </w:pPr>
            <w:r>
              <w:t xml:space="preserve">— </w:t>
            </w:r>
            <w:r>
              <w:t>로트의</w:t>
            </w:r>
            <w:r>
              <w:t xml:space="preserve"> </w:t>
            </w:r>
            <w:r>
              <w:t>명칭</w:t>
            </w:r>
          </w:p>
        </w:tc>
      </w:tr>
      <w:tr w:rsidR="00B4288B" w14:paraId="58386DDD" w14:textId="77777777">
        <w:trPr>
          <w:cantSplit/>
          <w:jc w:val="center"/>
        </w:trPr>
        <w:tc>
          <w:tcPr>
            <w:tcW w:w="2100" w:type="dxa"/>
          </w:tcPr>
          <w:p w14:paraId="07C9A92B" w14:textId="77777777" w:rsidR="00B4288B" w:rsidRDefault="0010783A">
            <w:pPr>
              <w:pStyle w:val="KS2"/>
            </w:pPr>
            <w:r>
              <w:t>로트설명</w:t>
            </w:r>
          </w:p>
        </w:tc>
        <w:tc>
          <w:tcPr>
            <w:tcW w:w="3000" w:type="dxa"/>
          </w:tcPr>
          <w:p w14:paraId="5E6B9363" w14:textId="77777777" w:rsidR="00B4288B" w:rsidRDefault="0010783A">
            <w:pPr>
              <w:pStyle w:val="KS2"/>
            </w:pPr>
            <w:r>
              <w:t>LotDescription</w:t>
            </w:r>
          </w:p>
        </w:tc>
        <w:tc>
          <w:tcPr>
            <w:tcW w:w="1150" w:type="dxa"/>
          </w:tcPr>
          <w:p w14:paraId="600222B7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4CFAB9F2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49BC4F3B" w14:textId="77777777" w:rsidR="00B4288B" w:rsidRDefault="0010783A">
            <w:pPr>
              <w:pStyle w:val="KS2"/>
            </w:pPr>
            <w:r>
              <w:t xml:space="preserve">— </w:t>
            </w:r>
            <w:r>
              <w:t>로트</w:t>
            </w:r>
            <w:r>
              <w:t xml:space="preserve"> </w:t>
            </w:r>
            <w:r>
              <w:t>설명</w:t>
            </w:r>
            <w:r>
              <w:t xml:space="preserve"> </w:t>
            </w:r>
            <w:r>
              <w:t>정보</w:t>
            </w:r>
          </w:p>
        </w:tc>
      </w:tr>
      <w:tr w:rsidR="003168E1" w14:paraId="4FFCAD63" w14:textId="77777777">
        <w:trPr>
          <w:cantSplit/>
          <w:jc w:val="center"/>
          <w:del w:id="464" w:author="임픽스 검토" w:date="2026-10-12T04:00:00Z"/>
        </w:trPr>
        <w:tc>
          <w:tcPr>
            <w:tcW w:w="2100" w:type="dxa"/>
          </w:tcPr>
          <w:p w14:paraId="5922141A" w14:textId="77777777" w:rsidR="003168E1" w:rsidRDefault="00000000">
            <w:pPr>
              <w:pStyle w:val="KS2"/>
            </w:pPr>
            <w:del w:id="465" w:author="임픽스 검토" w:date="2026-10-12T04:00:00Z">
              <w:r>
                <w:delText>공장식별자</w:delText>
              </w:r>
            </w:del>
          </w:p>
        </w:tc>
        <w:tc>
          <w:tcPr>
            <w:tcW w:w="3000" w:type="dxa"/>
          </w:tcPr>
          <w:p w14:paraId="0B69FE6B" w14:textId="77777777" w:rsidR="003168E1" w:rsidRDefault="00000000">
            <w:pPr>
              <w:pStyle w:val="KS2"/>
            </w:pPr>
            <w:del w:id="466" w:author="임픽스 검토" w:date="2026-10-12T04:00:00Z">
              <w:r>
                <w:delText>PlantID</w:delText>
              </w:r>
            </w:del>
          </w:p>
        </w:tc>
        <w:tc>
          <w:tcPr>
            <w:tcW w:w="1150" w:type="dxa"/>
          </w:tcPr>
          <w:p w14:paraId="7C520198" w14:textId="77777777" w:rsidR="003168E1" w:rsidRDefault="00000000">
            <w:pPr>
              <w:pStyle w:val="KS2"/>
              <w:jc w:val="center"/>
            </w:pPr>
            <w:del w:id="467" w:author="임픽스 검토" w:date="2026-10-12T04:00:00Z">
              <w:r>
                <w:delText>IDREF</w:delText>
              </w:r>
            </w:del>
          </w:p>
        </w:tc>
        <w:tc>
          <w:tcPr>
            <w:tcW w:w="1000" w:type="dxa"/>
          </w:tcPr>
          <w:p w14:paraId="7114234B" w14:textId="77777777" w:rsidR="003168E1" w:rsidRDefault="00000000">
            <w:pPr>
              <w:pStyle w:val="KS2"/>
              <w:jc w:val="center"/>
            </w:pPr>
            <w:del w:id="468" w:author="임픽스 검토" w:date="2026-10-12T04:00:00Z">
              <w:r>
                <w:delText>대상</w:delText>
              </w:r>
            </w:del>
          </w:p>
        </w:tc>
        <w:tc>
          <w:tcPr>
            <w:tcW w:w="6970" w:type="dxa"/>
          </w:tcPr>
          <w:p w14:paraId="2C9AF6D9" w14:textId="77777777" w:rsidR="003168E1" w:rsidRDefault="00000000">
            <w:pPr>
              <w:pStyle w:val="KS2"/>
              <w:rPr>
                <w:lang w:eastAsia="ko-KR"/>
              </w:rPr>
            </w:pPr>
            <w:del w:id="469" w:author="임픽스 검토" w:date="2026-10-12T04:00:00Z">
              <w:r>
                <w:rPr>
                  <w:lang w:eastAsia="ko-KR"/>
                </w:rPr>
                <w:delText xml:space="preserve">— </w:delText>
              </w:r>
              <w:r>
                <w:rPr>
                  <w:lang w:eastAsia="ko-KR"/>
                </w:rPr>
                <w:delText>공장의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고유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식별값</w:delText>
              </w:r>
            </w:del>
          </w:p>
        </w:tc>
      </w:tr>
      <w:tr w:rsidR="00B4288B" w14:paraId="55AA5983" w14:textId="77777777">
        <w:trPr>
          <w:cantSplit/>
          <w:jc w:val="center"/>
        </w:trPr>
        <w:tc>
          <w:tcPr>
            <w:tcW w:w="2100" w:type="dxa"/>
          </w:tcPr>
          <w:p w14:paraId="5E58774E" w14:textId="77777777" w:rsidR="00B4288B" w:rsidRDefault="0010783A">
            <w:pPr>
              <w:pStyle w:val="KS2"/>
            </w:pPr>
            <w:r>
              <w:t>모로트식별자</w:t>
            </w:r>
          </w:p>
        </w:tc>
        <w:tc>
          <w:tcPr>
            <w:tcW w:w="3000" w:type="dxa"/>
          </w:tcPr>
          <w:p w14:paraId="02E5CA93" w14:textId="77777777" w:rsidR="00B4288B" w:rsidRDefault="0010783A">
            <w:pPr>
              <w:pStyle w:val="KS2"/>
            </w:pPr>
            <w:r>
              <w:t>ParentLotID</w:t>
            </w:r>
          </w:p>
        </w:tc>
        <w:tc>
          <w:tcPr>
            <w:tcW w:w="1150" w:type="dxa"/>
          </w:tcPr>
          <w:p w14:paraId="449917B5" w14:textId="606AA6CC" w:rsidR="00B4288B" w:rsidRDefault="0010783A">
            <w:pPr>
              <w:pStyle w:val="KS2"/>
              <w:jc w:val="center"/>
            </w:pPr>
            <w:del w:id="470" w:author="임픽스 검토" w:date="2026-10-12T04:00:00Z">
              <w:r>
                <w:delText>ID</w:delText>
              </w:r>
            </w:del>
            <w:ins w:id="471" w:author="임픽스 검토" w:date="2026-10-12T04:00:00Z">
              <w:r>
                <w:t>IDREF</w:t>
              </w:r>
            </w:ins>
          </w:p>
        </w:tc>
        <w:tc>
          <w:tcPr>
            <w:tcW w:w="1000" w:type="dxa"/>
          </w:tcPr>
          <w:p w14:paraId="402F5E56" w14:textId="3A4A7B4F" w:rsidR="00B4288B" w:rsidRDefault="0010783A">
            <w:pPr>
              <w:pStyle w:val="KS2"/>
              <w:jc w:val="center"/>
            </w:pPr>
            <w:del w:id="472" w:author="임픽스 검토" w:date="2026-10-12T04:00:00Z">
              <w:r>
                <w:delText>비대상</w:delText>
              </w:r>
            </w:del>
            <w:ins w:id="473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7442E314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Split, Merge, Transfer </w:t>
            </w:r>
            <w:r>
              <w:rPr>
                <w:lang w:eastAsia="ko-KR"/>
              </w:rPr>
              <w:t>등을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파생된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</w:t>
            </w:r>
            <w:r>
              <w:rPr>
                <w:lang w:eastAsia="ko-KR"/>
              </w:rPr>
              <w:t xml:space="preserve"> ID</w:t>
            </w:r>
            <w:r>
              <w:rPr>
                <w:lang w:eastAsia="ko-KR"/>
              </w:rPr>
              <w:t>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식별자</w:t>
            </w:r>
          </w:p>
          <w:p w14:paraId="450E6E4D" w14:textId="77777777" w:rsidR="00B4288B" w:rsidRDefault="0010783A">
            <w:pPr>
              <w:pStyle w:val="KS2"/>
              <w:rPr>
                <w:ins w:id="474" w:author="임픽스 검토" w:date="2026-10-12T04:00:00Z"/>
              </w:rPr>
            </w:pPr>
            <w:ins w:id="475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로트</w:t>
              </w:r>
              <w:r>
                <w:t>(Lot)</w:t>
              </w:r>
            </w:ins>
          </w:p>
        </w:tc>
      </w:tr>
      <w:tr w:rsidR="00B4288B" w14:paraId="72E63606" w14:textId="77777777">
        <w:trPr>
          <w:cantSplit/>
          <w:jc w:val="center"/>
        </w:trPr>
        <w:tc>
          <w:tcPr>
            <w:tcW w:w="2100" w:type="dxa"/>
          </w:tcPr>
          <w:p w14:paraId="0338D2C1" w14:textId="77777777" w:rsidR="00B4288B" w:rsidRDefault="0010783A">
            <w:pPr>
              <w:pStyle w:val="KS2"/>
            </w:pPr>
            <w:r>
              <w:t>자로트식별자</w:t>
            </w:r>
          </w:p>
        </w:tc>
        <w:tc>
          <w:tcPr>
            <w:tcW w:w="3000" w:type="dxa"/>
          </w:tcPr>
          <w:p w14:paraId="35F9F9A0" w14:textId="77777777" w:rsidR="00B4288B" w:rsidRDefault="0010783A">
            <w:pPr>
              <w:pStyle w:val="KS2"/>
            </w:pPr>
            <w:r>
              <w:t>ChildLotID</w:t>
            </w:r>
          </w:p>
        </w:tc>
        <w:tc>
          <w:tcPr>
            <w:tcW w:w="1150" w:type="dxa"/>
          </w:tcPr>
          <w:p w14:paraId="51EA3BDA" w14:textId="3AFF2C30" w:rsidR="00B4288B" w:rsidRDefault="0010783A">
            <w:pPr>
              <w:pStyle w:val="KS2"/>
              <w:jc w:val="center"/>
            </w:pPr>
            <w:del w:id="476" w:author="임픽스 검토" w:date="2026-10-12T04:00:00Z">
              <w:r>
                <w:delText>ID</w:delText>
              </w:r>
            </w:del>
            <w:ins w:id="477" w:author="임픽스 검토" w:date="2026-10-12T04:00:00Z">
              <w:r>
                <w:t>IDREF</w:t>
              </w:r>
            </w:ins>
          </w:p>
        </w:tc>
        <w:tc>
          <w:tcPr>
            <w:tcW w:w="1000" w:type="dxa"/>
          </w:tcPr>
          <w:p w14:paraId="22070B0A" w14:textId="4639AB61" w:rsidR="00B4288B" w:rsidRDefault="0010783A">
            <w:pPr>
              <w:pStyle w:val="KS2"/>
              <w:jc w:val="center"/>
            </w:pPr>
            <w:del w:id="478" w:author="임픽스 검토" w:date="2026-10-12T04:00:00Z">
              <w:r>
                <w:delText>비대상</w:delText>
              </w:r>
            </w:del>
            <w:ins w:id="479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033F473E" w14:textId="77777777" w:rsidR="00B4288B" w:rsidRDefault="0010783A">
            <w:pPr>
              <w:pStyle w:val="KS2"/>
            </w:pPr>
            <w:r>
              <w:t xml:space="preserve">— Split, Merge, Transfer </w:t>
            </w:r>
            <w:r>
              <w:t>등을</w:t>
            </w:r>
            <w:r>
              <w:t xml:space="preserve"> </w:t>
            </w:r>
            <w:r>
              <w:t>통하여</w:t>
            </w:r>
            <w:r>
              <w:t xml:space="preserve"> </w:t>
            </w:r>
            <w:r>
              <w:t>파생한</w:t>
            </w:r>
            <w:r>
              <w:t xml:space="preserve"> </w:t>
            </w:r>
            <w:r>
              <w:t>자</w:t>
            </w:r>
            <w:r>
              <w:t xml:space="preserve"> </w:t>
            </w:r>
            <w:r>
              <w:t>로트</w:t>
            </w:r>
            <w:r>
              <w:t xml:space="preserve"> </w:t>
            </w:r>
            <w:r>
              <w:t>식별자</w:t>
            </w:r>
          </w:p>
          <w:p w14:paraId="2D9CC960" w14:textId="77777777" w:rsidR="00B4288B" w:rsidRDefault="0010783A">
            <w:pPr>
              <w:pStyle w:val="KS2"/>
              <w:rPr>
                <w:ins w:id="480" w:author="임픽스 검토" w:date="2026-10-12T04:00:00Z"/>
              </w:rPr>
            </w:pPr>
            <w:ins w:id="481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로트</w:t>
              </w:r>
              <w:r>
                <w:t>(Lot)</w:t>
              </w:r>
            </w:ins>
          </w:p>
        </w:tc>
      </w:tr>
      <w:tr w:rsidR="00B4288B" w14:paraId="4A67FE8A" w14:textId="77777777">
        <w:trPr>
          <w:cantSplit/>
          <w:jc w:val="center"/>
        </w:trPr>
        <w:tc>
          <w:tcPr>
            <w:tcW w:w="2100" w:type="dxa"/>
          </w:tcPr>
          <w:p w14:paraId="04B38656" w14:textId="77777777" w:rsidR="00B4288B" w:rsidRDefault="0010783A">
            <w:pPr>
              <w:pStyle w:val="KS2"/>
            </w:pPr>
            <w:r>
              <w:t>로트유형</w:t>
            </w:r>
          </w:p>
        </w:tc>
        <w:tc>
          <w:tcPr>
            <w:tcW w:w="3000" w:type="dxa"/>
          </w:tcPr>
          <w:p w14:paraId="763531FC" w14:textId="77777777" w:rsidR="00B4288B" w:rsidRDefault="0010783A">
            <w:pPr>
              <w:pStyle w:val="KS2"/>
            </w:pPr>
            <w:r>
              <w:t>LotType</w:t>
            </w:r>
          </w:p>
        </w:tc>
        <w:tc>
          <w:tcPr>
            <w:tcW w:w="1150" w:type="dxa"/>
          </w:tcPr>
          <w:p w14:paraId="71CB78D8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25E7F0AE" w14:textId="7B018930" w:rsidR="00B4288B" w:rsidRDefault="0010783A">
            <w:pPr>
              <w:pStyle w:val="KS2"/>
              <w:jc w:val="center"/>
            </w:pPr>
            <w:del w:id="482" w:author="임픽스 검토" w:date="2026-10-12T04:00:00Z">
              <w:r>
                <w:delText>비대상</w:delText>
              </w:r>
            </w:del>
            <w:ins w:id="483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6729A992" w14:textId="77777777" w:rsidR="00B4288B" w:rsidRDefault="0010783A">
            <w:pPr>
              <w:pStyle w:val="KS2"/>
            </w:pPr>
            <w:r>
              <w:t xml:space="preserve">— </w:t>
            </w:r>
            <w:r>
              <w:t>로트</w:t>
            </w:r>
            <w:r>
              <w:t xml:space="preserve"> </w:t>
            </w:r>
            <w:r>
              <w:t>유형</w:t>
            </w:r>
            <w:r>
              <w:t>(</w:t>
            </w:r>
            <w:r>
              <w:t>예</w:t>
            </w:r>
            <w:r>
              <w:t xml:space="preserve">: Production, Development, Engineering </w:t>
            </w:r>
            <w:r>
              <w:t>등</w:t>
            </w:r>
            <w:r>
              <w:t>)</w:t>
            </w:r>
          </w:p>
          <w:p w14:paraId="4E090094" w14:textId="445B2F8A" w:rsidR="00D957CF" w:rsidRDefault="00D957CF">
            <w:pPr>
              <w:pStyle w:val="KS2"/>
              <w:rPr>
                <w:ins w:id="484" w:author="임픽스 검토" w:date="2026-10-12T04:00:00Z"/>
                <w:lang w:eastAsia="ko-KR"/>
              </w:rPr>
            </w:pPr>
            <w:ins w:id="48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65DCB75E" w14:textId="77777777">
        <w:trPr>
          <w:cantSplit/>
          <w:jc w:val="center"/>
        </w:trPr>
        <w:tc>
          <w:tcPr>
            <w:tcW w:w="2100" w:type="dxa"/>
          </w:tcPr>
          <w:p w14:paraId="129CC6A2" w14:textId="77777777" w:rsidR="00B4288B" w:rsidRDefault="0010783A">
            <w:pPr>
              <w:pStyle w:val="KS2"/>
            </w:pPr>
            <w:r>
              <w:t>품목식별자</w:t>
            </w:r>
          </w:p>
        </w:tc>
        <w:tc>
          <w:tcPr>
            <w:tcW w:w="3000" w:type="dxa"/>
          </w:tcPr>
          <w:p w14:paraId="237CE7CE" w14:textId="77777777" w:rsidR="00B4288B" w:rsidRDefault="0010783A">
            <w:pPr>
              <w:pStyle w:val="KS2"/>
            </w:pPr>
            <w:r>
              <w:t>ItemID</w:t>
            </w:r>
          </w:p>
        </w:tc>
        <w:tc>
          <w:tcPr>
            <w:tcW w:w="1150" w:type="dxa"/>
          </w:tcPr>
          <w:p w14:paraId="09D59119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612C1597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734533D2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40E1E3B1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반제품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원자재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저장품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소모품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내시스템으로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</w:p>
          <w:p w14:paraId="34E8E66D" w14:textId="77777777" w:rsidR="00B4288B" w:rsidRDefault="0010783A">
            <w:pPr>
              <w:pStyle w:val="KS2"/>
              <w:rPr>
                <w:ins w:id="486" w:author="임픽스 검토" w:date="2026-10-12T04:00:00Z"/>
                <w:lang w:eastAsia="ko-KR"/>
              </w:rPr>
            </w:pPr>
            <w:ins w:id="48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품목마스터</w:t>
              </w:r>
              <w:r>
                <w:rPr>
                  <w:lang w:eastAsia="ko-KR"/>
                </w:rPr>
                <w:t>(ItemMaster)</w:t>
              </w:r>
            </w:ins>
          </w:p>
        </w:tc>
      </w:tr>
      <w:tr w:rsidR="00B4288B" w14:paraId="3B8B90D3" w14:textId="77777777">
        <w:trPr>
          <w:cantSplit/>
          <w:jc w:val="center"/>
        </w:trPr>
        <w:tc>
          <w:tcPr>
            <w:tcW w:w="2100" w:type="dxa"/>
          </w:tcPr>
          <w:p w14:paraId="5F736DD5" w14:textId="77777777" w:rsidR="00B4288B" w:rsidRDefault="0010783A">
            <w:pPr>
              <w:pStyle w:val="KS2"/>
            </w:pPr>
            <w:r>
              <w:t>캐리어식별자</w:t>
            </w:r>
          </w:p>
        </w:tc>
        <w:tc>
          <w:tcPr>
            <w:tcW w:w="3000" w:type="dxa"/>
          </w:tcPr>
          <w:p w14:paraId="6A4978AA" w14:textId="77777777" w:rsidR="00B4288B" w:rsidRDefault="0010783A">
            <w:pPr>
              <w:pStyle w:val="KS2"/>
            </w:pPr>
            <w:r>
              <w:t>CarrierID</w:t>
            </w:r>
          </w:p>
        </w:tc>
        <w:tc>
          <w:tcPr>
            <w:tcW w:w="1150" w:type="dxa"/>
          </w:tcPr>
          <w:p w14:paraId="1FA70E5E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66DEE23F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0F9A6A46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캐리어를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31EBBBAC" w14:textId="77777777" w:rsidR="00B4288B" w:rsidRDefault="0010783A">
            <w:pPr>
              <w:pStyle w:val="KS2"/>
              <w:rPr>
                <w:ins w:id="488" w:author="임픽스 검토" w:date="2026-10-12T04:00:00Z"/>
                <w:lang w:eastAsia="ko-KR"/>
              </w:rPr>
            </w:pPr>
            <w:ins w:id="48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캐리어</w:t>
              </w:r>
              <w:r>
                <w:rPr>
                  <w:lang w:eastAsia="ko-KR"/>
                </w:rPr>
                <w:t>(Carrier)</w:t>
              </w:r>
            </w:ins>
          </w:p>
        </w:tc>
      </w:tr>
      <w:tr w:rsidR="00B4288B" w14:paraId="25F7E60C" w14:textId="77777777">
        <w:trPr>
          <w:cantSplit/>
          <w:jc w:val="center"/>
        </w:trPr>
        <w:tc>
          <w:tcPr>
            <w:tcW w:w="2100" w:type="dxa"/>
          </w:tcPr>
          <w:p w14:paraId="743FB23C" w14:textId="77777777" w:rsidR="00B4288B" w:rsidRDefault="0010783A">
            <w:pPr>
              <w:pStyle w:val="KS2"/>
            </w:pPr>
            <w:r>
              <w:t>생산지시식별자</w:t>
            </w:r>
          </w:p>
        </w:tc>
        <w:tc>
          <w:tcPr>
            <w:tcW w:w="3000" w:type="dxa"/>
          </w:tcPr>
          <w:p w14:paraId="4AA5A1DB" w14:textId="77777777" w:rsidR="00B4288B" w:rsidRDefault="0010783A">
            <w:pPr>
              <w:pStyle w:val="KS2"/>
            </w:pPr>
            <w:r>
              <w:t>ProductionOrderID</w:t>
            </w:r>
          </w:p>
        </w:tc>
        <w:tc>
          <w:tcPr>
            <w:tcW w:w="1150" w:type="dxa"/>
          </w:tcPr>
          <w:p w14:paraId="4F3F245A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446269B6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0E7E3CDE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생산지시를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1BF1CAA5" w14:textId="77777777" w:rsidR="00B4288B" w:rsidRDefault="0010783A">
            <w:pPr>
              <w:pStyle w:val="KS2"/>
              <w:rPr>
                <w:ins w:id="490" w:author="임픽스 검토" w:date="2026-10-12T04:00:00Z"/>
              </w:rPr>
            </w:pPr>
            <w:ins w:id="491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생산지시</w:t>
              </w:r>
              <w:r>
                <w:t>(ProductionOrder)</w:t>
              </w:r>
            </w:ins>
          </w:p>
        </w:tc>
      </w:tr>
      <w:tr w:rsidR="00B4288B" w14:paraId="580A940C" w14:textId="77777777">
        <w:trPr>
          <w:cantSplit/>
          <w:jc w:val="center"/>
          <w:ins w:id="492" w:author="임픽스 검토" w:date="2026-10-12T04:00:00Z"/>
        </w:trPr>
        <w:tc>
          <w:tcPr>
            <w:tcW w:w="2100" w:type="dxa"/>
          </w:tcPr>
          <w:p w14:paraId="37FED57B" w14:textId="77777777" w:rsidR="00C065BE" w:rsidRDefault="00000000">
            <w:pPr>
              <w:pStyle w:val="KS2"/>
              <w:rPr>
                <w:ins w:id="493" w:author="임픽스 검토" w:date="2026-10-12T04:00:00Z"/>
              </w:rPr>
            </w:pPr>
            <w:ins w:id="494" w:author="임픽스 검토" w:date="2026-10-12T04:00:00Z">
              <w:r>
                <w:t>생산지시순번</w:t>
              </w:r>
            </w:ins>
          </w:p>
        </w:tc>
        <w:tc>
          <w:tcPr>
            <w:tcW w:w="3000" w:type="dxa"/>
          </w:tcPr>
          <w:p w14:paraId="4650A4BA" w14:textId="77777777" w:rsidR="00C065BE" w:rsidRDefault="00000000">
            <w:pPr>
              <w:pStyle w:val="KS2"/>
              <w:rPr>
                <w:ins w:id="495" w:author="임픽스 검토" w:date="2026-10-12T04:00:00Z"/>
              </w:rPr>
            </w:pPr>
            <w:ins w:id="496" w:author="임픽스 검토" w:date="2026-10-12T04:00:00Z">
              <w:r>
                <w:t>ProductionOrderSequence</w:t>
              </w:r>
            </w:ins>
          </w:p>
        </w:tc>
        <w:tc>
          <w:tcPr>
            <w:tcW w:w="1150" w:type="dxa"/>
          </w:tcPr>
          <w:p w14:paraId="1ECC53A1" w14:textId="77777777" w:rsidR="00C065BE" w:rsidRDefault="00000000">
            <w:pPr>
              <w:pStyle w:val="KS2"/>
              <w:jc w:val="center"/>
              <w:rPr>
                <w:ins w:id="497" w:author="임픽스 검토" w:date="2026-10-12T04:00:00Z"/>
              </w:rPr>
            </w:pPr>
            <w:ins w:id="498" w:author="임픽스 검토" w:date="2026-10-12T04:00:00Z">
              <w:r>
                <w:t>int</w:t>
              </w:r>
            </w:ins>
          </w:p>
        </w:tc>
        <w:tc>
          <w:tcPr>
            <w:tcW w:w="1000" w:type="dxa"/>
          </w:tcPr>
          <w:p w14:paraId="1FB11C16" w14:textId="77777777" w:rsidR="00C065BE" w:rsidRDefault="00000000">
            <w:pPr>
              <w:pStyle w:val="KS2"/>
              <w:jc w:val="center"/>
              <w:rPr>
                <w:ins w:id="499" w:author="임픽스 검토" w:date="2026-10-12T04:00:00Z"/>
              </w:rPr>
            </w:pPr>
            <w:ins w:id="500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688F2E3D" w14:textId="77777777" w:rsidR="00C065BE" w:rsidRDefault="00000000">
            <w:pPr>
              <w:pStyle w:val="KS2"/>
              <w:rPr>
                <w:ins w:id="501" w:author="임픽스 검토" w:date="2026-10-12T04:00:00Z"/>
                <w:lang w:eastAsia="ko-KR"/>
              </w:rPr>
            </w:pPr>
            <w:ins w:id="50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생산지시식별자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순서</w:t>
              </w:r>
            </w:ins>
          </w:p>
          <w:p w14:paraId="57EDC77B" w14:textId="77777777" w:rsidR="00C065BE" w:rsidRDefault="00000000">
            <w:pPr>
              <w:pStyle w:val="KS2"/>
              <w:rPr>
                <w:ins w:id="503" w:author="임픽스 검토" w:date="2026-10-12T04:00:00Z"/>
                <w:lang w:eastAsia="ko-KR"/>
              </w:rPr>
            </w:pPr>
            <w:ins w:id="50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생산지시식별자</w:t>
              </w:r>
              <w:r>
                <w:rPr>
                  <w:lang w:eastAsia="ko-KR"/>
                </w:rPr>
                <w:t>(ProductionOrderID)</w:t>
              </w:r>
              <w:r>
                <w:rPr>
                  <w:lang w:eastAsia="ko-KR"/>
                </w:rPr>
                <w:t>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함께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생산지시</w:t>
              </w:r>
              <w:r>
                <w:rPr>
                  <w:lang w:eastAsia="ko-KR"/>
                </w:rPr>
                <w:t>(ProductionOrder)</w:t>
              </w:r>
              <w:r>
                <w:rPr>
                  <w:lang w:eastAsia="ko-KR"/>
                </w:rPr>
                <w:t>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참조한다</w:t>
              </w:r>
            </w:ins>
          </w:p>
        </w:tc>
      </w:tr>
      <w:tr w:rsidR="00B4288B" w14:paraId="729EE857" w14:textId="77777777">
        <w:trPr>
          <w:cantSplit/>
          <w:jc w:val="center"/>
        </w:trPr>
        <w:tc>
          <w:tcPr>
            <w:tcW w:w="2100" w:type="dxa"/>
          </w:tcPr>
          <w:p w14:paraId="3241267D" w14:textId="77777777" w:rsidR="00B4288B" w:rsidRDefault="0010783A">
            <w:pPr>
              <w:pStyle w:val="KS2"/>
            </w:pPr>
            <w:r>
              <w:t>생산마감기한</w:t>
            </w:r>
          </w:p>
        </w:tc>
        <w:tc>
          <w:tcPr>
            <w:tcW w:w="3000" w:type="dxa"/>
          </w:tcPr>
          <w:p w14:paraId="086E51DF" w14:textId="77777777" w:rsidR="00B4288B" w:rsidRDefault="0010783A">
            <w:pPr>
              <w:pStyle w:val="KS2"/>
            </w:pPr>
            <w:r>
              <w:t>ScheduledDueDate</w:t>
            </w:r>
          </w:p>
        </w:tc>
        <w:tc>
          <w:tcPr>
            <w:tcW w:w="1150" w:type="dxa"/>
          </w:tcPr>
          <w:p w14:paraId="0B477DEE" w14:textId="77777777" w:rsidR="00B4288B" w:rsidRDefault="0010783A">
            <w:pPr>
              <w:pStyle w:val="KS2"/>
              <w:jc w:val="center"/>
            </w:pPr>
            <w:r>
              <w:t>date</w:t>
            </w:r>
          </w:p>
        </w:tc>
        <w:tc>
          <w:tcPr>
            <w:tcW w:w="1000" w:type="dxa"/>
          </w:tcPr>
          <w:p w14:paraId="50B6C37D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0E767CD0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로트의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마감일</w:t>
            </w:r>
          </w:p>
        </w:tc>
      </w:tr>
      <w:tr w:rsidR="00B4288B" w14:paraId="4EDBA545" w14:textId="77777777">
        <w:trPr>
          <w:cantSplit/>
          <w:jc w:val="center"/>
        </w:trPr>
        <w:tc>
          <w:tcPr>
            <w:tcW w:w="2100" w:type="dxa"/>
          </w:tcPr>
          <w:p w14:paraId="554434F6" w14:textId="77777777" w:rsidR="00B4288B" w:rsidRDefault="0010783A">
            <w:pPr>
              <w:pStyle w:val="KS2"/>
            </w:pPr>
            <w:r>
              <w:t>로트우선순위</w:t>
            </w:r>
          </w:p>
        </w:tc>
        <w:tc>
          <w:tcPr>
            <w:tcW w:w="3000" w:type="dxa"/>
          </w:tcPr>
          <w:p w14:paraId="34B095D0" w14:textId="77777777" w:rsidR="00B4288B" w:rsidRDefault="0010783A">
            <w:pPr>
              <w:pStyle w:val="KS2"/>
            </w:pPr>
            <w:r>
              <w:t>LotPriority</w:t>
            </w:r>
          </w:p>
        </w:tc>
        <w:tc>
          <w:tcPr>
            <w:tcW w:w="1150" w:type="dxa"/>
          </w:tcPr>
          <w:p w14:paraId="75701B3C" w14:textId="77777777" w:rsidR="00B4288B" w:rsidRDefault="0010783A">
            <w:pPr>
              <w:pStyle w:val="KS2"/>
              <w:jc w:val="center"/>
            </w:pPr>
            <w:r>
              <w:t>int</w:t>
            </w:r>
          </w:p>
        </w:tc>
        <w:tc>
          <w:tcPr>
            <w:tcW w:w="1000" w:type="dxa"/>
          </w:tcPr>
          <w:p w14:paraId="68D1C25B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21A1D1C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로트의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공정을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순위</w:t>
            </w:r>
          </w:p>
        </w:tc>
      </w:tr>
      <w:tr w:rsidR="00B4288B" w14:paraId="31B8E7F7" w14:textId="77777777">
        <w:trPr>
          <w:cantSplit/>
          <w:jc w:val="center"/>
        </w:trPr>
        <w:tc>
          <w:tcPr>
            <w:tcW w:w="2100" w:type="dxa"/>
          </w:tcPr>
          <w:p w14:paraId="5B6029B2" w14:textId="77777777" w:rsidR="00B4288B" w:rsidRDefault="0010783A">
            <w:pPr>
              <w:pStyle w:val="KS2"/>
            </w:pPr>
            <w:r>
              <w:t>현재공정식별자</w:t>
            </w:r>
          </w:p>
        </w:tc>
        <w:tc>
          <w:tcPr>
            <w:tcW w:w="3000" w:type="dxa"/>
          </w:tcPr>
          <w:p w14:paraId="132C8582" w14:textId="77777777" w:rsidR="00B4288B" w:rsidRDefault="0010783A">
            <w:pPr>
              <w:pStyle w:val="KS2"/>
            </w:pPr>
            <w:r>
              <w:t>CurrentOperationID</w:t>
            </w:r>
          </w:p>
        </w:tc>
        <w:tc>
          <w:tcPr>
            <w:tcW w:w="1150" w:type="dxa"/>
          </w:tcPr>
          <w:p w14:paraId="2E0A78A9" w14:textId="1501D5EA" w:rsidR="00B4288B" w:rsidRPr="00DA569C" w:rsidRDefault="0010783A">
            <w:pPr>
              <w:pStyle w:val="KS2"/>
              <w:jc w:val="center"/>
              <w:rPr>
                <w:shd w:val="pct15" w:color="auto" w:fill="FFFFFF"/>
              </w:rPr>
            </w:pPr>
            <w:del w:id="505" w:author="임픽스 검토" w:date="2026-10-12T04:00:00Z">
              <w:r>
                <w:rPr>
                  <w:shd w:val="pct15" w:color="auto" w:fill="FFFFFF"/>
                </w:rPr>
                <w:delText>ID</w:delText>
              </w:r>
            </w:del>
            <w:ins w:id="506" w:author="임픽스 검토" w:date="2026-10-12T04:00:00Z">
              <w:r>
                <w:rPr>
                  <w:shd w:val="pct15" w:color="auto" w:fill="FFFFFF"/>
                </w:rPr>
                <w:t>IDREF</w:t>
              </w:r>
            </w:ins>
          </w:p>
        </w:tc>
        <w:tc>
          <w:tcPr>
            <w:tcW w:w="1000" w:type="dxa"/>
          </w:tcPr>
          <w:p w14:paraId="62C3BA38" w14:textId="7A993F92" w:rsidR="00B4288B" w:rsidRPr="00DA569C" w:rsidRDefault="0010783A">
            <w:pPr>
              <w:pStyle w:val="KS2"/>
              <w:jc w:val="center"/>
            </w:pPr>
            <w:del w:id="507" w:author="임픽스 검토" w:date="2026-10-12T04:00:00Z">
              <w:r>
                <w:delText>비대상</w:delText>
              </w:r>
            </w:del>
            <w:ins w:id="508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09CBD37C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진행중인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공정을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6B7CE70E" w14:textId="77777777" w:rsidR="00B4288B" w:rsidRDefault="0010783A">
            <w:pPr>
              <w:pStyle w:val="KS2"/>
              <w:rPr>
                <w:ins w:id="509" w:author="임픽스 검토" w:date="2026-10-12T04:00:00Z"/>
              </w:rPr>
            </w:pPr>
            <w:ins w:id="510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공정</w:t>
              </w:r>
              <w:r>
                <w:t>(Operation)</w:t>
              </w:r>
            </w:ins>
          </w:p>
        </w:tc>
      </w:tr>
      <w:tr w:rsidR="00B4288B" w14:paraId="2B5FD433" w14:textId="77777777">
        <w:trPr>
          <w:cantSplit/>
          <w:jc w:val="center"/>
        </w:trPr>
        <w:tc>
          <w:tcPr>
            <w:tcW w:w="2100" w:type="dxa"/>
          </w:tcPr>
          <w:p w14:paraId="1DA7CD84" w14:textId="77777777" w:rsidR="00B4288B" w:rsidRDefault="0010783A">
            <w:pPr>
              <w:pStyle w:val="KS2"/>
            </w:pPr>
            <w:r>
              <w:t>다음공정식별자</w:t>
            </w:r>
          </w:p>
        </w:tc>
        <w:tc>
          <w:tcPr>
            <w:tcW w:w="3000" w:type="dxa"/>
          </w:tcPr>
          <w:p w14:paraId="4984122D" w14:textId="77777777" w:rsidR="00B4288B" w:rsidRDefault="0010783A">
            <w:pPr>
              <w:pStyle w:val="KS2"/>
            </w:pPr>
            <w:r>
              <w:t>NextOperationID</w:t>
            </w:r>
          </w:p>
        </w:tc>
        <w:tc>
          <w:tcPr>
            <w:tcW w:w="1150" w:type="dxa"/>
          </w:tcPr>
          <w:p w14:paraId="6ABA1E4A" w14:textId="64F3DA22" w:rsidR="00B4288B" w:rsidRPr="00DA569C" w:rsidRDefault="0010783A">
            <w:pPr>
              <w:pStyle w:val="KS2"/>
              <w:jc w:val="center"/>
              <w:rPr>
                <w:shd w:val="pct15" w:color="auto" w:fill="FFFFFF"/>
              </w:rPr>
            </w:pPr>
            <w:del w:id="511" w:author="임픽스 검토" w:date="2026-10-12T04:00:00Z">
              <w:r>
                <w:rPr>
                  <w:shd w:val="pct15" w:color="auto" w:fill="FFFFFF"/>
                </w:rPr>
                <w:delText>ID</w:delText>
              </w:r>
            </w:del>
            <w:ins w:id="512" w:author="임픽스 검토" w:date="2026-10-12T04:00:00Z">
              <w:r>
                <w:rPr>
                  <w:shd w:val="pct15" w:color="auto" w:fill="FFFFFF"/>
                </w:rPr>
                <w:t>IDREF</w:t>
              </w:r>
            </w:ins>
          </w:p>
        </w:tc>
        <w:tc>
          <w:tcPr>
            <w:tcW w:w="1000" w:type="dxa"/>
          </w:tcPr>
          <w:p w14:paraId="0128E3D7" w14:textId="4A9328C2" w:rsidR="00B4288B" w:rsidRPr="00DA569C" w:rsidRDefault="0010783A">
            <w:pPr>
              <w:pStyle w:val="KS2"/>
              <w:jc w:val="center"/>
            </w:pPr>
            <w:del w:id="513" w:author="임픽스 검토" w:date="2026-10-12T04:00:00Z">
              <w:r>
                <w:delText>비대상</w:delText>
              </w:r>
            </w:del>
            <w:ins w:id="514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18B95240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다음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번째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공정을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18951BFF" w14:textId="77777777" w:rsidR="00B4288B" w:rsidRDefault="0010783A">
            <w:pPr>
              <w:pStyle w:val="KS2"/>
              <w:rPr>
                <w:ins w:id="515" w:author="임픽스 검토" w:date="2026-10-12T04:00:00Z"/>
              </w:rPr>
            </w:pPr>
            <w:ins w:id="516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공정</w:t>
              </w:r>
              <w:r>
                <w:t>(Operation)</w:t>
              </w:r>
            </w:ins>
          </w:p>
        </w:tc>
      </w:tr>
      <w:tr w:rsidR="00D957CF" w14:paraId="7B9538DB" w14:textId="77777777">
        <w:trPr>
          <w:cantSplit/>
          <w:jc w:val="center"/>
        </w:trPr>
        <w:tc>
          <w:tcPr>
            <w:tcW w:w="2100" w:type="dxa"/>
          </w:tcPr>
          <w:p w14:paraId="165C8075" w14:textId="77777777" w:rsidR="00D957CF" w:rsidRDefault="00D957CF" w:rsidP="00D957CF">
            <w:pPr>
              <w:pStyle w:val="KS2"/>
            </w:pPr>
            <w:r>
              <w:t>로트상태</w:t>
            </w:r>
          </w:p>
        </w:tc>
        <w:tc>
          <w:tcPr>
            <w:tcW w:w="3000" w:type="dxa"/>
          </w:tcPr>
          <w:p w14:paraId="75B8D51D" w14:textId="77777777" w:rsidR="00D957CF" w:rsidRDefault="00D957CF" w:rsidP="00D957CF">
            <w:pPr>
              <w:pStyle w:val="KS2"/>
            </w:pPr>
            <w:r>
              <w:t>LotState</w:t>
            </w:r>
          </w:p>
        </w:tc>
        <w:tc>
          <w:tcPr>
            <w:tcW w:w="1150" w:type="dxa"/>
          </w:tcPr>
          <w:p w14:paraId="4ED4C277" w14:textId="77777777" w:rsidR="00D957CF" w:rsidRDefault="00D957CF" w:rsidP="00D957CF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53353A4D" w14:textId="640D1CA4" w:rsidR="00D957CF" w:rsidRDefault="00D957CF" w:rsidP="00D957CF">
            <w:pPr>
              <w:pStyle w:val="KS2"/>
              <w:jc w:val="center"/>
            </w:pPr>
            <w:del w:id="517" w:author="임픽스 검토" w:date="2026-10-12T04:00:00Z">
              <w:r>
                <w:delText>비대상</w:delText>
              </w:r>
            </w:del>
            <w:ins w:id="518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16513A83" w14:textId="39DD8A4E" w:rsidR="00D957CF" w:rsidRDefault="00641F93" w:rsidP="00641F93">
            <w:pPr>
              <w:pStyle w:val="KS2"/>
            </w:pPr>
            <w:r>
              <w:t xml:space="preserve">— </w:t>
            </w:r>
            <w:r>
              <w:rPr>
                <w:rFonts w:hint="eastAsia"/>
                <w:color w:val="000000" w:themeColor="text1"/>
              </w:rPr>
              <w:t>로트의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상태</w:t>
            </w:r>
            <w:r>
              <w:rPr>
                <w:rFonts w:hint="eastAsia"/>
                <w:color w:val="000000" w:themeColor="text1"/>
              </w:rPr>
              <w:t>(</w:t>
            </w:r>
            <w:r>
              <w:rPr>
                <w:rFonts w:hint="eastAsia"/>
                <w:color w:val="000000" w:themeColor="text1"/>
              </w:rPr>
              <w:t>예</w:t>
            </w:r>
            <w:r>
              <w:rPr>
                <w:rFonts w:hint="eastAsia"/>
                <w:color w:val="000000" w:themeColor="text1"/>
              </w:rPr>
              <w:t xml:space="preserve">: </w:t>
            </w:r>
            <w:r>
              <w:rPr>
                <w:color w:val="000000" w:themeColor="text1"/>
              </w:rPr>
              <w:t>Open(</w:t>
            </w:r>
            <w:r>
              <w:rPr>
                <w:color w:val="000000" w:themeColor="text1"/>
              </w:rPr>
              <w:t>등록</w:t>
            </w:r>
            <w:r>
              <w:rPr>
                <w:color w:val="000000" w:themeColor="text1"/>
              </w:rPr>
              <w:t>), Release(</w:t>
            </w:r>
            <w:r>
              <w:rPr>
                <w:color w:val="000000" w:themeColor="text1"/>
              </w:rPr>
              <w:t>발행</w:t>
            </w:r>
            <w:r>
              <w:rPr>
                <w:color w:val="000000" w:themeColor="text1"/>
              </w:rPr>
              <w:t>), Start(</w:t>
            </w:r>
            <w:r>
              <w:rPr>
                <w:color w:val="000000" w:themeColor="text1"/>
              </w:rPr>
              <w:t>시작</w:t>
            </w:r>
            <w:r>
              <w:rPr>
                <w:color w:val="000000" w:themeColor="text1"/>
              </w:rPr>
              <w:t>), Closing(</w:t>
            </w:r>
            <w:r>
              <w:rPr>
                <w:color w:val="000000" w:themeColor="text1"/>
              </w:rPr>
              <w:t>마감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또는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종료</w:t>
            </w:r>
            <w:r>
              <w:rPr>
                <w:color w:val="000000" w:themeColor="text1"/>
              </w:rPr>
              <w:t>)</w:t>
            </w:r>
            <w:r>
              <w:rPr>
                <w:rFonts w:hint="eastAsia"/>
                <w:color w:val="000000" w:themeColor="text1"/>
              </w:rPr>
              <w:t>)</w:t>
            </w:r>
          </w:p>
          <w:p w14:paraId="3C0A8B77" w14:textId="453E73BA" w:rsidR="00D957CF" w:rsidRDefault="00D957CF" w:rsidP="00D957CF">
            <w:pPr>
              <w:pStyle w:val="KS2"/>
              <w:rPr>
                <w:ins w:id="519" w:author="임픽스 검토" w:date="2026-10-12T04:00:00Z"/>
                <w:lang w:eastAsia="ko-KR"/>
              </w:rPr>
            </w:pPr>
            <w:ins w:id="52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D957CF" w14:paraId="031DCCDC" w14:textId="77777777">
        <w:trPr>
          <w:cantSplit/>
          <w:jc w:val="center"/>
        </w:trPr>
        <w:tc>
          <w:tcPr>
            <w:tcW w:w="2100" w:type="dxa"/>
          </w:tcPr>
          <w:p w14:paraId="26B32797" w14:textId="77777777" w:rsidR="00D957CF" w:rsidRDefault="00D957CF" w:rsidP="00D957CF">
            <w:pPr>
              <w:pStyle w:val="KS2"/>
            </w:pPr>
            <w:r>
              <w:t>보류여부</w:t>
            </w:r>
          </w:p>
        </w:tc>
        <w:tc>
          <w:tcPr>
            <w:tcW w:w="3000" w:type="dxa"/>
          </w:tcPr>
          <w:p w14:paraId="4202936A" w14:textId="77777777" w:rsidR="00D957CF" w:rsidRDefault="00D957CF" w:rsidP="00D957CF">
            <w:pPr>
              <w:pStyle w:val="KS2"/>
            </w:pPr>
            <w:r>
              <w:t>HoldIndicator</w:t>
            </w:r>
          </w:p>
        </w:tc>
        <w:tc>
          <w:tcPr>
            <w:tcW w:w="1150" w:type="dxa"/>
          </w:tcPr>
          <w:p w14:paraId="77DE0EE3" w14:textId="77777777" w:rsidR="00D957CF" w:rsidRDefault="00D957CF" w:rsidP="00D957CF">
            <w:pPr>
              <w:pStyle w:val="KS2"/>
              <w:jc w:val="center"/>
            </w:pPr>
            <w:r>
              <w:t>boolean</w:t>
            </w:r>
          </w:p>
        </w:tc>
        <w:tc>
          <w:tcPr>
            <w:tcW w:w="1000" w:type="dxa"/>
          </w:tcPr>
          <w:p w14:paraId="1CEE2250" w14:textId="77777777" w:rsidR="00D957CF" w:rsidRDefault="00D957CF" w:rsidP="00D957CF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6A716AC" w14:textId="77777777" w:rsidR="00D957CF" w:rsidRDefault="00D957CF" w:rsidP="00D957CF">
            <w:pPr>
              <w:pStyle w:val="KS2"/>
            </w:pPr>
            <w:r>
              <w:t xml:space="preserve">— </w:t>
            </w:r>
            <w:r>
              <w:t>공정</w:t>
            </w:r>
            <w:r>
              <w:t xml:space="preserve"> </w:t>
            </w:r>
            <w:r>
              <w:t>작업</w:t>
            </w:r>
            <w:r>
              <w:t xml:space="preserve"> </w:t>
            </w:r>
            <w:r>
              <w:t>보류</w:t>
            </w:r>
            <w:r>
              <w:t xml:space="preserve"> </w:t>
            </w:r>
            <w:r>
              <w:t>여부</w:t>
            </w:r>
          </w:p>
        </w:tc>
      </w:tr>
      <w:tr w:rsidR="00D957CF" w14:paraId="75571C63" w14:textId="77777777">
        <w:trPr>
          <w:cantSplit/>
          <w:jc w:val="center"/>
        </w:trPr>
        <w:tc>
          <w:tcPr>
            <w:tcW w:w="2100" w:type="dxa"/>
          </w:tcPr>
          <w:p w14:paraId="2948B784" w14:textId="77777777" w:rsidR="00D957CF" w:rsidRDefault="00D957CF" w:rsidP="00D957CF">
            <w:pPr>
              <w:pStyle w:val="KS2"/>
            </w:pPr>
            <w:r>
              <w:t>긴급여부</w:t>
            </w:r>
          </w:p>
        </w:tc>
        <w:tc>
          <w:tcPr>
            <w:tcW w:w="3000" w:type="dxa"/>
          </w:tcPr>
          <w:p w14:paraId="65B50125" w14:textId="77777777" w:rsidR="00D957CF" w:rsidRDefault="00D957CF" w:rsidP="00D957CF">
            <w:pPr>
              <w:pStyle w:val="KS2"/>
            </w:pPr>
            <w:r>
              <w:t>HotIndicator</w:t>
            </w:r>
          </w:p>
        </w:tc>
        <w:tc>
          <w:tcPr>
            <w:tcW w:w="1150" w:type="dxa"/>
          </w:tcPr>
          <w:p w14:paraId="6BF9D024" w14:textId="77777777" w:rsidR="00D957CF" w:rsidRDefault="00D957CF" w:rsidP="00D957CF">
            <w:pPr>
              <w:pStyle w:val="KS2"/>
              <w:jc w:val="center"/>
            </w:pPr>
            <w:r>
              <w:t>boolean</w:t>
            </w:r>
          </w:p>
        </w:tc>
        <w:tc>
          <w:tcPr>
            <w:tcW w:w="1000" w:type="dxa"/>
          </w:tcPr>
          <w:p w14:paraId="69B2DDE7" w14:textId="77777777" w:rsidR="00D957CF" w:rsidRDefault="00D957CF" w:rsidP="00D957CF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0DF7C542" w14:textId="77777777" w:rsidR="00D957CF" w:rsidRDefault="00D957CF" w:rsidP="00D957CF">
            <w:pPr>
              <w:pStyle w:val="KS2"/>
            </w:pPr>
            <w:r>
              <w:t xml:space="preserve">— </w:t>
            </w:r>
            <w:r>
              <w:t>긴급</w:t>
            </w:r>
            <w:r>
              <w:t xml:space="preserve"> </w:t>
            </w:r>
            <w:r>
              <w:t>작업</w:t>
            </w:r>
            <w:r>
              <w:t xml:space="preserve"> </w:t>
            </w:r>
            <w:r>
              <w:t>여부</w:t>
            </w:r>
          </w:p>
        </w:tc>
      </w:tr>
      <w:tr w:rsidR="00D957CF" w14:paraId="050F19F3" w14:textId="77777777">
        <w:trPr>
          <w:cantSplit/>
          <w:jc w:val="center"/>
        </w:trPr>
        <w:tc>
          <w:tcPr>
            <w:tcW w:w="2100" w:type="dxa"/>
          </w:tcPr>
          <w:p w14:paraId="29E8F0A3" w14:textId="77777777" w:rsidR="00D957CF" w:rsidRDefault="00D957CF" w:rsidP="00D957CF">
            <w:pPr>
              <w:pStyle w:val="KS2"/>
            </w:pPr>
            <w:r>
              <w:t>재작업여부</w:t>
            </w:r>
          </w:p>
        </w:tc>
        <w:tc>
          <w:tcPr>
            <w:tcW w:w="3000" w:type="dxa"/>
          </w:tcPr>
          <w:p w14:paraId="68645BA1" w14:textId="77777777" w:rsidR="00D957CF" w:rsidRDefault="00D957CF" w:rsidP="00D957CF">
            <w:pPr>
              <w:pStyle w:val="KS2"/>
            </w:pPr>
            <w:r>
              <w:t>ReworkIndicator</w:t>
            </w:r>
          </w:p>
        </w:tc>
        <w:tc>
          <w:tcPr>
            <w:tcW w:w="1150" w:type="dxa"/>
          </w:tcPr>
          <w:p w14:paraId="6D1C1517" w14:textId="77777777" w:rsidR="00D957CF" w:rsidRDefault="00D957CF" w:rsidP="00D957CF">
            <w:pPr>
              <w:pStyle w:val="KS2"/>
              <w:jc w:val="center"/>
            </w:pPr>
            <w:r>
              <w:t>boolean</w:t>
            </w:r>
          </w:p>
        </w:tc>
        <w:tc>
          <w:tcPr>
            <w:tcW w:w="1000" w:type="dxa"/>
          </w:tcPr>
          <w:p w14:paraId="6961F8E2" w14:textId="77777777" w:rsidR="00D957CF" w:rsidRDefault="00D957CF" w:rsidP="00D957CF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6E95D4BC" w14:textId="77777777" w:rsidR="00D957CF" w:rsidRDefault="00D957CF" w:rsidP="00D957CF">
            <w:pPr>
              <w:pStyle w:val="KS2"/>
            </w:pPr>
            <w:r>
              <w:t xml:space="preserve">— </w:t>
            </w:r>
            <w:r>
              <w:t>재작업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여부</w:t>
            </w:r>
          </w:p>
        </w:tc>
      </w:tr>
      <w:tr w:rsidR="00D957CF" w14:paraId="0D9D5C12" w14:textId="77777777">
        <w:trPr>
          <w:cantSplit/>
          <w:jc w:val="center"/>
        </w:trPr>
        <w:tc>
          <w:tcPr>
            <w:tcW w:w="2100" w:type="dxa"/>
          </w:tcPr>
          <w:p w14:paraId="2F633740" w14:textId="77777777" w:rsidR="00D957CF" w:rsidRDefault="00D957CF" w:rsidP="00D957CF">
            <w:pPr>
              <w:pStyle w:val="KS2"/>
            </w:pPr>
            <w:r>
              <w:t>로트수량</w:t>
            </w:r>
          </w:p>
        </w:tc>
        <w:tc>
          <w:tcPr>
            <w:tcW w:w="3000" w:type="dxa"/>
          </w:tcPr>
          <w:p w14:paraId="0C4B6007" w14:textId="77777777" w:rsidR="00D957CF" w:rsidRDefault="00D957CF" w:rsidP="00D957CF">
            <w:pPr>
              <w:pStyle w:val="KS2"/>
            </w:pPr>
            <w:r>
              <w:t>LotCreatedQuantity</w:t>
            </w:r>
          </w:p>
        </w:tc>
        <w:tc>
          <w:tcPr>
            <w:tcW w:w="1150" w:type="dxa"/>
          </w:tcPr>
          <w:p w14:paraId="42AFB4D9" w14:textId="77777777" w:rsidR="00D957CF" w:rsidRDefault="00D957CF" w:rsidP="00D957CF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69B9CD89" w14:textId="77777777" w:rsidR="00D957CF" w:rsidRDefault="00D957CF" w:rsidP="00D957CF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180EDF68" w14:textId="77777777" w:rsidR="00D957CF" w:rsidRDefault="00D957CF" w:rsidP="00D957CF">
            <w:pPr>
              <w:pStyle w:val="KS2"/>
            </w:pPr>
            <w:r>
              <w:t xml:space="preserve">— </w:t>
            </w:r>
            <w:r>
              <w:t>처음</w:t>
            </w:r>
            <w:r>
              <w:t xml:space="preserve"> </w:t>
            </w:r>
            <w:r>
              <w:t>생성시</w:t>
            </w:r>
            <w:r>
              <w:t xml:space="preserve"> </w:t>
            </w:r>
            <w:r>
              <w:t>로트</w:t>
            </w:r>
            <w:r>
              <w:t xml:space="preserve"> </w:t>
            </w:r>
            <w:r>
              <w:t>수량</w:t>
            </w:r>
          </w:p>
        </w:tc>
      </w:tr>
      <w:tr w:rsidR="00D957CF" w14:paraId="76897B47" w14:textId="77777777">
        <w:trPr>
          <w:cantSplit/>
          <w:jc w:val="center"/>
        </w:trPr>
        <w:tc>
          <w:tcPr>
            <w:tcW w:w="2100" w:type="dxa"/>
          </w:tcPr>
          <w:p w14:paraId="68E1D65C" w14:textId="77777777" w:rsidR="00D957CF" w:rsidRDefault="00D957CF" w:rsidP="00D957CF">
            <w:pPr>
              <w:pStyle w:val="KS2"/>
            </w:pPr>
            <w:r>
              <w:t>생산수량</w:t>
            </w:r>
          </w:p>
        </w:tc>
        <w:tc>
          <w:tcPr>
            <w:tcW w:w="3000" w:type="dxa"/>
          </w:tcPr>
          <w:p w14:paraId="3AE96DA0" w14:textId="77777777" w:rsidR="00D957CF" w:rsidRDefault="00D957CF" w:rsidP="00D957CF">
            <w:pPr>
              <w:pStyle w:val="KS2"/>
            </w:pPr>
            <w:r>
              <w:t>ProducedQuantity</w:t>
            </w:r>
          </w:p>
        </w:tc>
        <w:tc>
          <w:tcPr>
            <w:tcW w:w="1150" w:type="dxa"/>
          </w:tcPr>
          <w:p w14:paraId="281F63AD" w14:textId="77777777" w:rsidR="00D957CF" w:rsidRDefault="00D957CF" w:rsidP="00D957CF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573FA170" w14:textId="77777777" w:rsidR="00D957CF" w:rsidRDefault="00D957CF" w:rsidP="00D957CF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3F212B5E" w14:textId="77777777" w:rsidR="00D957CF" w:rsidRDefault="00D957CF" w:rsidP="00D957CF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공정에서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로트의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수량</w:t>
            </w:r>
          </w:p>
        </w:tc>
      </w:tr>
      <w:tr w:rsidR="00D957CF" w14:paraId="7D32DDA4" w14:textId="77777777">
        <w:trPr>
          <w:cantSplit/>
          <w:jc w:val="center"/>
        </w:trPr>
        <w:tc>
          <w:tcPr>
            <w:tcW w:w="2100" w:type="dxa"/>
          </w:tcPr>
          <w:p w14:paraId="134B5399" w14:textId="77777777" w:rsidR="00D957CF" w:rsidRDefault="00D957CF" w:rsidP="00D957CF">
            <w:pPr>
              <w:pStyle w:val="KS2"/>
            </w:pPr>
            <w:r>
              <w:t>불량수량</w:t>
            </w:r>
          </w:p>
        </w:tc>
        <w:tc>
          <w:tcPr>
            <w:tcW w:w="3000" w:type="dxa"/>
          </w:tcPr>
          <w:p w14:paraId="4BD2D159" w14:textId="77777777" w:rsidR="00D957CF" w:rsidRDefault="00D957CF" w:rsidP="00D957CF">
            <w:pPr>
              <w:pStyle w:val="KS2"/>
            </w:pPr>
            <w:r>
              <w:t>DefectQuantity</w:t>
            </w:r>
          </w:p>
        </w:tc>
        <w:tc>
          <w:tcPr>
            <w:tcW w:w="1150" w:type="dxa"/>
          </w:tcPr>
          <w:p w14:paraId="71B62915" w14:textId="77777777" w:rsidR="00D957CF" w:rsidRDefault="00D957CF" w:rsidP="00D957CF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7452FE17" w14:textId="77777777" w:rsidR="00D957CF" w:rsidRDefault="00D957CF" w:rsidP="00D957CF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2EEAB51D" w14:textId="77777777" w:rsidR="00D957CF" w:rsidRDefault="00D957CF" w:rsidP="00D957CF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공정에서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로트의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불량수량</w:t>
            </w:r>
          </w:p>
        </w:tc>
      </w:tr>
      <w:tr w:rsidR="00D957CF" w14:paraId="4EEBFFC6" w14:textId="77777777">
        <w:trPr>
          <w:cantSplit/>
          <w:jc w:val="center"/>
        </w:trPr>
        <w:tc>
          <w:tcPr>
            <w:tcW w:w="2100" w:type="dxa"/>
          </w:tcPr>
          <w:p w14:paraId="236DE10E" w14:textId="77777777" w:rsidR="00D957CF" w:rsidRDefault="00D957CF" w:rsidP="00D957CF">
            <w:pPr>
              <w:pStyle w:val="KS2"/>
            </w:pPr>
            <w:r>
              <w:t>재작업수량</w:t>
            </w:r>
          </w:p>
        </w:tc>
        <w:tc>
          <w:tcPr>
            <w:tcW w:w="3000" w:type="dxa"/>
          </w:tcPr>
          <w:p w14:paraId="495F8EF5" w14:textId="77777777" w:rsidR="00D957CF" w:rsidRDefault="00D957CF" w:rsidP="00D957CF">
            <w:pPr>
              <w:pStyle w:val="KS2"/>
            </w:pPr>
            <w:r>
              <w:t>ReworkQuantity</w:t>
            </w:r>
          </w:p>
        </w:tc>
        <w:tc>
          <w:tcPr>
            <w:tcW w:w="1150" w:type="dxa"/>
          </w:tcPr>
          <w:p w14:paraId="71FC21AC" w14:textId="77777777" w:rsidR="00D957CF" w:rsidRDefault="00D957CF" w:rsidP="00D957CF">
            <w:pPr>
              <w:pStyle w:val="KS2"/>
              <w:jc w:val="center"/>
            </w:pPr>
            <w:r>
              <w:t>int</w:t>
            </w:r>
          </w:p>
        </w:tc>
        <w:tc>
          <w:tcPr>
            <w:tcW w:w="1000" w:type="dxa"/>
          </w:tcPr>
          <w:p w14:paraId="70A4A710" w14:textId="77777777" w:rsidR="00D957CF" w:rsidRDefault="00D957CF" w:rsidP="00D957CF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7A9FA15" w14:textId="77777777" w:rsidR="00D957CF" w:rsidRDefault="00D957CF" w:rsidP="00D957CF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공정의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불량수량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재작업을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수행한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수량</w:t>
            </w:r>
          </w:p>
        </w:tc>
      </w:tr>
      <w:tr w:rsidR="00D957CF" w14:paraId="56E21F53" w14:textId="77777777">
        <w:trPr>
          <w:cantSplit/>
          <w:jc w:val="center"/>
        </w:trPr>
        <w:tc>
          <w:tcPr>
            <w:tcW w:w="2100" w:type="dxa"/>
          </w:tcPr>
          <w:p w14:paraId="4EC02A6B" w14:textId="77777777" w:rsidR="00D957CF" w:rsidRDefault="00D957CF" w:rsidP="00D957CF">
            <w:pPr>
              <w:pStyle w:val="KS2"/>
            </w:pPr>
            <w:r>
              <w:t>재작업횟수</w:t>
            </w:r>
          </w:p>
        </w:tc>
        <w:tc>
          <w:tcPr>
            <w:tcW w:w="3000" w:type="dxa"/>
          </w:tcPr>
          <w:p w14:paraId="3D281C65" w14:textId="77777777" w:rsidR="00D957CF" w:rsidRDefault="00D957CF" w:rsidP="00D957CF">
            <w:pPr>
              <w:pStyle w:val="KS2"/>
            </w:pPr>
            <w:r>
              <w:t>ReworkCount</w:t>
            </w:r>
          </w:p>
        </w:tc>
        <w:tc>
          <w:tcPr>
            <w:tcW w:w="1150" w:type="dxa"/>
          </w:tcPr>
          <w:p w14:paraId="46D61A25" w14:textId="77777777" w:rsidR="00D957CF" w:rsidRDefault="00D957CF" w:rsidP="00D957CF">
            <w:pPr>
              <w:pStyle w:val="KS2"/>
              <w:jc w:val="center"/>
            </w:pPr>
            <w:r>
              <w:t>int</w:t>
            </w:r>
          </w:p>
        </w:tc>
        <w:tc>
          <w:tcPr>
            <w:tcW w:w="1000" w:type="dxa"/>
          </w:tcPr>
          <w:p w14:paraId="1EB5D3E9" w14:textId="77777777" w:rsidR="00D957CF" w:rsidRDefault="00D957CF" w:rsidP="00D957CF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408F5CA6" w14:textId="77777777" w:rsidR="00D957CF" w:rsidRDefault="00D957CF" w:rsidP="00D957CF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공정의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재작업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횟수</w:t>
            </w:r>
          </w:p>
        </w:tc>
      </w:tr>
      <w:tr w:rsidR="00D957CF" w14:paraId="6205EDB2" w14:textId="77777777">
        <w:trPr>
          <w:cantSplit/>
          <w:jc w:val="center"/>
        </w:trPr>
        <w:tc>
          <w:tcPr>
            <w:tcW w:w="2100" w:type="dxa"/>
          </w:tcPr>
          <w:p w14:paraId="3BD896E2" w14:textId="77777777" w:rsidR="00D957CF" w:rsidRDefault="00D957CF" w:rsidP="00D957CF">
            <w:pPr>
              <w:pStyle w:val="KS2"/>
            </w:pPr>
            <w:r>
              <w:t>총재작업횟수</w:t>
            </w:r>
          </w:p>
        </w:tc>
        <w:tc>
          <w:tcPr>
            <w:tcW w:w="3000" w:type="dxa"/>
          </w:tcPr>
          <w:p w14:paraId="7F212CDF" w14:textId="77777777" w:rsidR="00D957CF" w:rsidRDefault="00D957CF" w:rsidP="00D957CF">
            <w:pPr>
              <w:pStyle w:val="KS2"/>
            </w:pPr>
            <w:r>
              <w:t>TotalReworkCount</w:t>
            </w:r>
          </w:p>
        </w:tc>
        <w:tc>
          <w:tcPr>
            <w:tcW w:w="1150" w:type="dxa"/>
          </w:tcPr>
          <w:p w14:paraId="36C35FDF" w14:textId="77777777" w:rsidR="00D957CF" w:rsidRDefault="00D957CF" w:rsidP="00D957CF">
            <w:pPr>
              <w:pStyle w:val="KS2"/>
              <w:jc w:val="center"/>
            </w:pPr>
            <w:r>
              <w:t>int</w:t>
            </w:r>
          </w:p>
        </w:tc>
        <w:tc>
          <w:tcPr>
            <w:tcW w:w="1000" w:type="dxa"/>
          </w:tcPr>
          <w:p w14:paraId="0041C768" w14:textId="77777777" w:rsidR="00D957CF" w:rsidRDefault="00D957CF" w:rsidP="00D957CF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68B88A4" w14:textId="77777777" w:rsidR="00D957CF" w:rsidRDefault="00D957CF" w:rsidP="00D957CF">
            <w:pPr>
              <w:pStyle w:val="KS2"/>
            </w:pPr>
            <w:r>
              <w:t xml:space="preserve">— </w:t>
            </w:r>
            <w:r>
              <w:t>총</w:t>
            </w:r>
            <w:r>
              <w:t xml:space="preserve"> </w:t>
            </w:r>
            <w:r>
              <w:t>재작업</w:t>
            </w:r>
            <w:r>
              <w:t xml:space="preserve"> </w:t>
            </w:r>
            <w:r>
              <w:t>횟수</w:t>
            </w:r>
          </w:p>
        </w:tc>
      </w:tr>
      <w:tr w:rsidR="00D957CF" w14:paraId="7DCA5317" w14:textId="77777777">
        <w:trPr>
          <w:cantSplit/>
          <w:jc w:val="center"/>
        </w:trPr>
        <w:tc>
          <w:tcPr>
            <w:tcW w:w="2100" w:type="dxa"/>
          </w:tcPr>
          <w:p w14:paraId="187CA01B" w14:textId="77777777" w:rsidR="00D957CF" w:rsidRDefault="00D957CF" w:rsidP="00D957CF">
            <w:pPr>
              <w:pStyle w:val="KS2"/>
            </w:pPr>
            <w:r>
              <w:t>공정투입일시</w:t>
            </w:r>
          </w:p>
        </w:tc>
        <w:tc>
          <w:tcPr>
            <w:tcW w:w="3000" w:type="dxa"/>
          </w:tcPr>
          <w:p w14:paraId="0016E881" w14:textId="77777777" w:rsidR="00D957CF" w:rsidRDefault="00D957CF" w:rsidP="00D957CF">
            <w:pPr>
              <w:pStyle w:val="KS2"/>
            </w:pPr>
            <w:r>
              <w:t>LotStartedDateTime</w:t>
            </w:r>
          </w:p>
        </w:tc>
        <w:tc>
          <w:tcPr>
            <w:tcW w:w="1150" w:type="dxa"/>
          </w:tcPr>
          <w:p w14:paraId="09E2554A" w14:textId="77777777" w:rsidR="00D957CF" w:rsidRDefault="00D957CF" w:rsidP="00D957CF">
            <w:pPr>
              <w:pStyle w:val="KS2"/>
              <w:jc w:val="center"/>
            </w:pPr>
            <w:r>
              <w:t>dateTime</w:t>
            </w:r>
          </w:p>
        </w:tc>
        <w:tc>
          <w:tcPr>
            <w:tcW w:w="1000" w:type="dxa"/>
          </w:tcPr>
          <w:p w14:paraId="4AEEA2BE" w14:textId="77777777" w:rsidR="00D957CF" w:rsidRDefault="00D957CF" w:rsidP="00D957CF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3FE6369F" w14:textId="77777777" w:rsidR="00D957CF" w:rsidRDefault="00D957CF" w:rsidP="00D957CF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로트를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공정에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투입한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일시</w:t>
            </w:r>
          </w:p>
        </w:tc>
      </w:tr>
      <w:tr w:rsidR="00D957CF" w14:paraId="304D331B" w14:textId="77777777">
        <w:trPr>
          <w:cantSplit/>
          <w:jc w:val="center"/>
        </w:trPr>
        <w:tc>
          <w:tcPr>
            <w:tcW w:w="2100" w:type="dxa"/>
          </w:tcPr>
          <w:p w14:paraId="55E297AF" w14:textId="77777777" w:rsidR="00D957CF" w:rsidRDefault="00D957CF" w:rsidP="00D957CF">
            <w:pPr>
              <w:pStyle w:val="KS2"/>
            </w:pPr>
            <w:r>
              <w:t>사원식별자</w:t>
            </w:r>
          </w:p>
        </w:tc>
        <w:tc>
          <w:tcPr>
            <w:tcW w:w="3000" w:type="dxa"/>
          </w:tcPr>
          <w:p w14:paraId="70E1F800" w14:textId="77777777" w:rsidR="00D957CF" w:rsidRDefault="00D957CF" w:rsidP="00D957CF">
            <w:pPr>
              <w:pStyle w:val="KS2"/>
            </w:pPr>
            <w:r>
              <w:t>PersonnelID</w:t>
            </w:r>
          </w:p>
        </w:tc>
        <w:tc>
          <w:tcPr>
            <w:tcW w:w="1150" w:type="dxa"/>
          </w:tcPr>
          <w:p w14:paraId="27F419A1" w14:textId="77777777" w:rsidR="00D957CF" w:rsidRDefault="00D957CF" w:rsidP="00D957CF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5A87F241" w14:textId="77777777" w:rsidR="00D957CF" w:rsidRDefault="00D957CF" w:rsidP="00D957CF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2C658D5E" w14:textId="77777777" w:rsidR="00D957CF" w:rsidRDefault="00D957CF" w:rsidP="00D957CF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인사조직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사원을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4EED1C40" w14:textId="77777777" w:rsidR="00D957CF" w:rsidRDefault="00D957CF" w:rsidP="00D957CF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로트를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공정에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투입한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작업자의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식별정보</w:t>
            </w:r>
          </w:p>
          <w:p w14:paraId="79619990" w14:textId="77777777" w:rsidR="00D957CF" w:rsidRDefault="00D957CF" w:rsidP="00D957CF">
            <w:pPr>
              <w:pStyle w:val="KS2"/>
              <w:rPr>
                <w:ins w:id="521" w:author="임픽스 검토" w:date="2026-10-12T04:00:00Z"/>
              </w:rPr>
            </w:pPr>
            <w:ins w:id="522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사원</w:t>
              </w:r>
              <w:r>
                <w:t>(Personnel)</w:t>
              </w:r>
            </w:ins>
          </w:p>
        </w:tc>
      </w:tr>
    </w:tbl>
    <w:p w14:paraId="1CAE6E26" w14:textId="77777777" w:rsidR="00B4288B" w:rsidRDefault="00B4288B">
      <w:pPr>
        <w:spacing w:after="0" w:line="144" w:lineRule="auto"/>
      </w:pPr>
    </w:p>
    <w:p w14:paraId="6AC46B63" w14:textId="77777777" w:rsidR="00B4288B" w:rsidRDefault="0010783A">
      <w:pPr>
        <w:pStyle w:val="46"/>
      </w:pPr>
      <w:r>
        <w:t xml:space="preserve">7.4.1.13  </w:t>
      </w:r>
      <w:r>
        <w:t>공정경로</w:t>
      </w:r>
      <w:r>
        <w:t>(Routing)</w:t>
      </w:r>
    </w:p>
    <w:p w14:paraId="0C58AF07" w14:textId="77777777" w:rsidR="00B4288B" w:rsidRDefault="0010783A">
      <w:pPr>
        <w:rPr>
          <w:lang w:eastAsia="ko-KR"/>
        </w:rPr>
      </w:pP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공정의</w:t>
      </w:r>
      <w:r>
        <w:rPr>
          <w:lang w:eastAsia="ko-KR"/>
        </w:rPr>
        <w:t xml:space="preserve"> </w:t>
      </w:r>
      <w:r>
        <w:rPr>
          <w:lang w:eastAsia="ko-KR"/>
        </w:rPr>
        <w:t>순서를</w:t>
      </w:r>
      <w:r>
        <w:rPr>
          <w:lang w:eastAsia="ko-KR"/>
        </w:rPr>
        <w:t xml:space="preserve"> </w:t>
      </w:r>
      <w:r>
        <w:rPr>
          <w:lang w:eastAsia="ko-KR"/>
        </w:rPr>
        <w:t>의미하며</w:t>
      </w:r>
      <w:r>
        <w:rPr>
          <w:lang w:eastAsia="ko-KR"/>
        </w:rPr>
        <w:t xml:space="preserve">, </w:t>
      </w:r>
      <w:r>
        <w:rPr>
          <w:lang w:eastAsia="ko-KR"/>
        </w:rPr>
        <w:t>작업자</w:t>
      </w:r>
      <w:r>
        <w:rPr>
          <w:lang w:eastAsia="ko-KR"/>
        </w:rPr>
        <w:t xml:space="preserve">, </w:t>
      </w:r>
      <w:r>
        <w:rPr>
          <w:lang w:eastAsia="ko-KR"/>
        </w:rPr>
        <w:t>기계를</w:t>
      </w:r>
      <w:r>
        <w:rPr>
          <w:lang w:eastAsia="ko-KR"/>
        </w:rPr>
        <w:t xml:space="preserve"> </w:t>
      </w:r>
      <w:r>
        <w:rPr>
          <w:lang w:eastAsia="ko-KR"/>
        </w:rPr>
        <w:t>포함한</w:t>
      </w:r>
      <w:r>
        <w:rPr>
          <w:lang w:eastAsia="ko-KR"/>
        </w:rPr>
        <w:t xml:space="preserve"> </w:t>
      </w:r>
      <w:r>
        <w:rPr>
          <w:lang w:eastAsia="ko-KR"/>
        </w:rPr>
        <w:t>경로와</w:t>
      </w:r>
      <w:r>
        <w:rPr>
          <w:lang w:eastAsia="ko-KR"/>
        </w:rPr>
        <w:t xml:space="preserve"> </w:t>
      </w:r>
      <w:r>
        <w:rPr>
          <w:lang w:eastAsia="ko-KR"/>
        </w:rPr>
        <w:t>관련된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리소스</w:t>
      </w:r>
      <w:r>
        <w:rPr>
          <w:lang w:eastAsia="ko-KR"/>
        </w:rPr>
        <w:t xml:space="preserve">, </w:t>
      </w:r>
      <w:r>
        <w:rPr>
          <w:lang w:eastAsia="ko-KR"/>
        </w:rPr>
        <w:t>활동에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공정경로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24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413F4EF9" w14:textId="71A2F4E7" w:rsidR="00B4288B" w:rsidRDefault="0010783A">
      <w:pPr>
        <w:pStyle w:val="KS"/>
        <w:rPr>
          <w:lang w:eastAsia="ko-KR"/>
        </w:rPr>
      </w:pPr>
      <w:commentRangeStart w:id="523"/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524" w:author="임픽스 검토" w:date="2026-10-12T04:00:00Z">
        <w:r>
          <w:rPr>
            <w:lang w:eastAsia="ko-KR"/>
          </w:rPr>
          <w:delText>19</w:delText>
        </w:r>
      </w:del>
      <w:ins w:id="525" w:author="임픽스 검토" w:date="2026-10-12T04:00:00Z">
        <w:r>
          <w:rPr>
            <w:lang w:eastAsia="ko-KR"/>
          </w:rPr>
          <w:t>24</w:t>
        </w:r>
      </w:ins>
      <w:r>
        <w:rPr>
          <w:lang w:eastAsia="ko-KR"/>
        </w:rPr>
        <w:t xml:space="preserve"> — </w:t>
      </w:r>
      <w:r>
        <w:rPr>
          <w:lang w:eastAsia="ko-KR"/>
        </w:rPr>
        <w:t>공정경로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commentRangeEnd w:id="523"/>
      <w:r>
        <w:rPr>
          <w:rStyle w:val="aff5"/>
          <w:sz w:val="20"/>
          <w:szCs w:val="22"/>
          <w:lang w:eastAsia="ko-KR"/>
        </w:rPr>
        <w:commentReference w:id="523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25AEAB65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34C57F79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17B816B5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0C4BD7C0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54A0AADA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32C75FB0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6FDA03D8" w14:textId="77777777">
        <w:trPr>
          <w:cantSplit/>
          <w:jc w:val="center"/>
        </w:trPr>
        <w:tc>
          <w:tcPr>
            <w:tcW w:w="2100" w:type="dxa"/>
          </w:tcPr>
          <w:p w14:paraId="38F20DF8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390EB97D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04EEB473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548D508E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4C583AF1" w14:textId="77777777" w:rsidR="00B4288B" w:rsidRDefault="00B4288B">
            <w:pPr>
              <w:pStyle w:val="KS2"/>
            </w:pPr>
          </w:p>
        </w:tc>
      </w:tr>
      <w:tr w:rsidR="00B4288B" w14:paraId="7CF36DD6" w14:textId="77777777">
        <w:trPr>
          <w:cantSplit/>
          <w:jc w:val="center"/>
          <w:ins w:id="526" w:author="임픽스 검토" w:date="2026-10-12T04:00:00Z"/>
        </w:trPr>
        <w:tc>
          <w:tcPr>
            <w:tcW w:w="2100" w:type="dxa"/>
            <w:shd w:val="clear" w:color="auto" w:fill="F2F2F2"/>
          </w:tcPr>
          <w:p w14:paraId="7AC74A39" w14:textId="77777777" w:rsidR="00B4288B" w:rsidRDefault="0010783A">
            <w:pPr>
              <w:pStyle w:val="KS2"/>
              <w:rPr>
                <w:ins w:id="527" w:author="임픽스 검토" w:date="2026-10-12T04:00:00Z"/>
              </w:rPr>
            </w:pPr>
            <w:ins w:id="528" w:author="임픽스 검토" w:date="2026-10-12T04:00:00Z">
              <w:r>
                <w:rPr>
                  <w:b/>
                </w:rPr>
                <w:t>공정경로헤더</w:t>
              </w:r>
            </w:ins>
          </w:p>
        </w:tc>
        <w:tc>
          <w:tcPr>
            <w:tcW w:w="3000" w:type="dxa"/>
            <w:shd w:val="clear" w:color="auto" w:fill="F2F2F2"/>
          </w:tcPr>
          <w:p w14:paraId="4A776198" w14:textId="77777777" w:rsidR="00B4288B" w:rsidRDefault="0010783A">
            <w:pPr>
              <w:pStyle w:val="KS2"/>
              <w:rPr>
                <w:ins w:id="529" w:author="임픽스 검토" w:date="2026-10-12T04:00:00Z"/>
              </w:rPr>
            </w:pPr>
            <w:ins w:id="530" w:author="임픽스 검토" w:date="2026-10-12T04:00:00Z">
              <w:r>
                <w:rPr>
                  <w:b/>
                </w:rPr>
                <w:t>RoutingHeader</w:t>
              </w:r>
            </w:ins>
          </w:p>
        </w:tc>
        <w:tc>
          <w:tcPr>
            <w:tcW w:w="1150" w:type="dxa"/>
            <w:shd w:val="clear" w:color="auto" w:fill="F2F2F2"/>
          </w:tcPr>
          <w:p w14:paraId="60E7EBD8" w14:textId="77777777" w:rsidR="00B4288B" w:rsidRDefault="0010783A">
            <w:pPr>
              <w:pStyle w:val="KS2"/>
              <w:jc w:val="center"/>
              <w:rPr>
                <w:ins w:id="531" w:author="임픽스 검토" w:date="2026-10-12T04:00:00Z"/>
              </w:rPr>
            </w:pPr>
            <w:ins w:id="532" w:author="임픽스 검토" w:date="2026-10-12T04:00:00Z">
              <w:r>
                <w:rPr>
                  <w:b/>
                </w:rPr>
                <w:t>struct</w:t>
              </w:r>
            </w:ins>
          </w:p>
        </w:tc>
        <w:tc>
          <w:tcPr>
            <w:tcW w:w="1000" w:type="dxa"/>
            <w:shd w:val="clear" w:color="auto" w:fill="F2F2F2"/>
          </w:tcPr>
          <w:p w14:paraId="3C4F9F53" w14:textId="77777777" w:rsidR="00B4288B" w:rsidRDefault="0010783A">
            <w:pPr>
              <w:pStyle w:val="KS2"/>
              <w:jc w:val="center"/>
              <w:rPr>
                <w:ins w:id="533" w:author="임픽스 검토" w:date="2026-10-12T04:00:00Z"/>
              </w:rPr>
            </w:pPr>
            <w:ins w:id="534" w:author="임픽스 검토" w:date="2026-10-12T04:00:00Z">
              <w:r>
                <w:rPr>
                  <w:b/>
                </w:rPr>
                <w:t>비대상</w:t>
              </w:r>
            </w:ins>
          </w:p>
        </w:tc>
        <w:tc>
          <w:tcPr>
            <w:tcW w:w="6970" w:type="dxa"/>
            <w:shd w:val="clear" w:color="auto" w:fill="F2F2F2"/>
          </w:tcPr>
          <w:p w14:paraId="55A01588" w14:textId="77777777" w:rsidR="00B4288B" w:rsidRDefault="0010783A">
            <w:pPr>
              <w:pStyle w:val="KS2"/>
              <w:rPr>
                <w:ins w:id="535" w:author="임픽스 검토" w:date="2026-10-12T04:00:00Z"/>
                <w:lang w:eastAsia="ko-KR"/>
              </w:rPr>
            </w:pPr>
            <w:ins w:id="536" w:author="임픽스 검토" w:date="2026-10-12T04:00:00Z">
              <w:r>
                <w:rPr>
                  <w:b/>
                  <w:lang w:eastAsia="ko-KR"/>
                </w:rPr>
                <w:t xml:space="preserve">— </w:t>
              </w:r>
              <w:r>
                <w:rPr>
                  <w:b/>
                  <w:lang w:eastAsia="ko-KR"/>
                </w:rPr>
                <w:t>공정경로</w:t>
              </w:r>
              <w:r>
                <w:rPr>
                  <w:b/>
                  <w:lang w:eastAsia="ko-KR"/>
                </w:rPr>
                <w:t xml:space="preserve"> 1</w:t>
              </w:r>
              <w:r>
                <w:rPr>
                  <w:b/>
                  <w:lang w:eastAsia="ko-KR"/>
                </w:rPr>
                <w:t>건의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공통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정보</w:t>
              </w:r>
              <w:r>
                <w:rPr>
                  <w:b/>
                  <w:lang w:eastAsia="ko-KR"/>
                </w:rPr>
                <w:t>(</w:t>
              </w:r>
              <w:r>
                <w:rPr>
                  <w:b/>
                  <w:lang w:eastAsia="ko-KR"/>
                </w:rPr>
                <w:t>공정경로명</w:t>
              </w:r>
              <w:r>
                <w:rPr>
                  <w:b/>
                  <w:lang w:eastAsia="ko-KR"/>
                </w:rPr>
                <w:t xml:space="preserve">, </w:t>
              </w:r>
              <w:r>
                <w:rPr>
                  <w:b/>
                  <w:lang w:eastAsia="ko-KR"/>
                </w:rPr>
                <w:t>대상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품목</w:t>
              </w:r>
              <w:r>
                <w:rPr>
                  <w:b/>
                  <w:lang w:eastAsia="ko-KR"/>
                </w:rPr>
                <w:t xml:space="preserve">, </w:t>
              </w:r>
              <w:r>
                <w:rPr>
                  <w:b/>
                  <w:lang w:eastAsia="ko-KR"/>
                </w:rPr>
                <w:t>사용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여부</w:t>
              </w:r>
              <w:r>
                <w:rPr>
                  <w:b/>
                  <w:lang w:eastAsia="ko-KR"/>
                </w:rPr>
                <w:t>)</w:t>
              </w:r>
            </w:ins>
          </w:p>
          <w:p w14:paraId="7966EF33" w14:textId="77777777" w:rsidR="00B4288B" w:rsidRDefault="0010783A">
            <w:pPr>
              <w:pStyle w:val="KS2"/>
              <w:rPr>
                <w:ins w:id="537" w:author="임픽스 검토" w:date="2026-10-12T04:00:00Z"/>
                <w:lang w:eastAsia="ko-KR"/>
              </w:rPr>
            </w:pPr>
            <w:ins w:id="538" w:author="임픽스 검토" w:date="2026-10-12T04:00:00Z">
              <w:r>
                <w:rPr>
                  <w:b/>
                  <w:lang w:eastAsia="ko-KR"/>
                </w:rPr>
                <w:t xml:space="preserve">— </w:t>
              </w:r>
              <w:r>
                <w:rPr>
                  <w:b/>
                  <w:lang w:eastAsia="ko-KR"/>
                </w:rPr>
                <w:t>공정경로마다</w:t>
              </w:r>
              <w:r>
                <w:rPr>
                  <w:b/>
                  <w:lang w:eastAsia="ko-KR"/>
                </w:rPr>
                <w:t xml:space="preserve"> 1</w:t>
              </w:r>
              <w:r>
                <w:rPr>
                  <w:b/>
                  <w:lang w:eastAsia="ko-KR"/>
                </w:rPr>
                <w:t>회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나타남</w:t>
              </w:r>
            </w:ins>
          </w:p>
        </w:tc>
      </w:tr>
      <w:tr w:rsidR="00B4288B" w14:paraId="3CB3A795" w14:textId="77777777">
        <w:trPr>
          <w:cantSplit/>
          <w:jc w:val="center"/>
        </w:trPr>
        <w:tc>
          <w:tcPr>
            <w:tcW w:w="2100" w:type="dxa"/>
          </w:tcPr>
          <w:p w14:paraId="19D25C93" w14:textId="77777777" w:rsidR="00B4288B" w:rsidRDefault="0010783A">
            <w:pPr>
              <w:pStyle w:val="KS2"/>
            </w:pPr>
            <w:r>
              <w:t>공정경로식별자</w:t>
            </w:r>
          </w:p>
        </w:tc>
        <w:tc>
          <w:tcPr>
            <w:tcW w:w="3000" w:type="dxa"/>
          </w:tcPr>
          <w:p w14:paraId="3636247B" w14:textId="77777777" w:rsidR="00B4288B" w:rsidRDefault="0010783A">
            <w:pPr>
              <w:pStyle w:val="KS2"/>
            </w:pPr>
            <w:r>
              <w:t>RoutingID</w:t>
            </w:r>
          </w:p>
        </w:tc>
        <w:tc>
          <w:tcPr>
            <w:tcW w:w="1150" w:type="dxa"/>
          </w:tcPr>
          <w:p w14:paraId="56225B8C" w14:textId="77777777" w:rsidR="00B4288B" w:rsidRDefault="0010783A">
            <w:pPr>
              <w:pStyle w:val="KS2"/>
              <w:jc w:val="center"/>
            </w:pPr>
            <w:r>
              <w:t>ID</w:t>
            </w:r>
          </w:p>
        </w:tc>
        <w:tc>
          <w:tcPr>
            <w:tcW w:w="1000" w:type="dxa"/>
          </w:tcPr>
          <w:p w14:paraId="7F1EF407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6184BF81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공정경로를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77F33451" w14:textId="77777777" w:rsidR="00C065BE" w:rsidRDefault="00000000">
            <w:pPr>
              <w:pStyle w:val="KS2"/>
              <w:rPr>
                <w:ins w:id="539" w:author="임픽스 검토" w:date="2026-10-12T04:00:00Z"/>
                <w:lang w:eastAsia="ko-KR"/>
              </w:rPr>
            </w:pPr>
            <w:ins w:id="54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품목의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공정경로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부여하며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공정경로헤더에</w:t>
              </w:r>
              <w:r>
                <w:rPr>
                  <w:lang w:eastAsia="ko-KR"/>
                </w:rPr>
                <w:t xml:space="preserve"> 1</w:t>
              </w:r>
              <w:r>
                <w:rPr>
                  <w:lang w:eastAsia="ko-KR"/>
                </w:rPr>
                <w:t>회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기재함</w:t>
              </w:r>
            </w:ins>
          </w:p>
        </w:tc>
      </w:tr>
      <w:tr w:rsidR="00B4288B" w14:paraId="05EDB014" w14:textId="77777777">
        <w:trPr>
          <w:cantSplit/>
          <w:jc w:val="center"/>
        </w:trPr>
        <w:tc>
          <w:tcPr>
            <w:tcW w:w="2100" w:type="dxa"/>
          </w:tcPr>
          <w:p w14:paraId="5330D24C" w14:textId="77777777" w:rsidR="00B4288B" w:rsidRDefault="0010783A">
            <w:pPr>
              <w:pStyle w:val="KS2"/>
            </w:pPr>
            <w:r>
              <w:t>공정경로명</w:t>
            </w:r>
          </w:p>
        </w:tc>
        <w:tc>
          <w:tcPr>
            <w:tcW w:w="3000" w:type="dxa"/>
          </w:tcPr>
          <w:p w14:paraId="13009F47" w14:textId="77777777" w:rsidR="00B4288B" w:rsidRDefault="0010783A">
            <w:pPr>
              <w:pStyle w:val="KS2"/>
            </w:pPr>
            <w:r>
              <w:t>RoutingName</w:t>
            </w:r>
          </w:p>
        </w:tc>
        <w:tc>
          <w:tcPr>
            <w:tcW w:w="1150" w:type="dxa"/>
          </w:tcPr>
          <w:p w14:paraId="19EB2F54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6E835665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3F965954" w14:textId="77777777" w:rsidR="00B4288B" w:rsidRDefault="0010783A">
            <w:pPr>
              <w:pStyle w:val="KS2"/>
            </w:pPr>
            <w:r>
              <w:t xml:space="preserve">— </w:t>
            </w:r>
            <w:r>
              <w:t>공정경로의</w:t>
            </w:r>
            <w:r>
              <w:t xml:space="preserve"> </w:t>
            </w:r>
            <w:r>
              <w:t>명칭</w:t>
            </w:r>
          </w:p>
        </w:tc>
      </w:tr>
      <w:tr w:rsidR="00B4288B" w14:paraId="64F90C59" w14:textId="77777777">
        <w:trPr>
          <w:cantSplit/>
          <w:jc w:val="center"/>
        </w:trPr>
        <w:tc>
          <w:tcPr>
            <w:tcW w:w="2100" w:type="dxa"/>
          </w:tcPr>
          <w:p w14:paraId="0A88AA76" w14:textId="77777777" w:rsidR="00B4288B" w:rsidRDefault="0010783A">
            <w:pPr>
              <w:pStyle w:val="KS2"/>
            </w:pPr>
            <w:r>
              <w:t>품목식별자</w:t>
            </w:r>
          </w:p>
        </w:tc>
        <w:tc>
          <w:tcPr>
            <w:tcW w:w="3000" w:type="dxa"/>
          </w:tcPr>
          <w:p w14:paraId="38003760" w14:textId="77777777" w:rsidR="00B4288B" w:rsidRDefault="0010783A">
            <w:pPr>
              <w:pStyle w:val="KS2"/>
            </w:pPr>
            <w:r>
              <w:t>ItemID</w:t>
            </w:r>
          </w:p>
        </w:tc>
        <w:tc>
          <w:tcPr>
            <w:tcW w:w="1150" w:type="dxa"/>
          </w:tcPr>
          <w:p w14:paraId="7B5934CA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284B1E33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64D244E5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71A9F222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반제품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원자재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저장품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소모품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내시스템으로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</w:p>
          <w:p w14:paraId="1FBB069A" w14:textId="77777777" w:rsidR="00B4288B" w:rsidRDefault="0010783A">
            <w:pPr>
              <w:pStyle w:val="KS2"/>
              <w:rPr>
                <w:ins w:id="541" w:author="임픽스 검토" w:date="2026-10-12T04:00:00Z"/>
                <w:lang w:eastAsia="ko-KR"/>
              </w:rPr>
            </w:pPr>
            <w:ins w:id="54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품목마스터</w:t>
              </w:r>
              <w:r>
                <w:rPr>
                  <w:lang w:eastAsia="ko-KR"/>
                </w:rPr>
                <w:t>(ItemMaster)</w:t>
              </w:r>
            </w:ins>
          </w:p>
        </w:tc>
      </w:tr>
      <w:tr w:rsidR="00B4288B" w14:paraId="5E929AFA" w14:textId="77777777">
        <w:trPr>
          <w:cantSplit/>
          <w:jc w:val="center"/>
          <w:ins w:id="543" w:author="임픽스 검토" w:date="2026-10-12T04:00:00Z"/>
        </w:trPr>
        <w:tc>
          <w:tcPr>
            <w:tcW w:w="2100" w:type="dxa"/>
          </w:tcPr>
          <w:p w14:paraId="1863906E" w14:textId="77777777" w:rsidR="00B4288B" w:rsidRDefault="0010783A">
            <w:pPr>
              <w:pStyle w:val="KS2"/>
              <w:rPr>
                <w:ins w:id="544" w:author="임픽스 검토" w:date="2026-10-12T04:00:00Z"/>
              </w:rPr>
            </w:pPr>
            <w:ins w:id="545" w:author="임픽스 검토" w:date="2026-10-12T04:00:00Z">
              <w:r>
                <w:t>사용여부</w:t>
              </w:r>
            </w:ins>
          </w:p>
        </w:tc>
        <w:tc>
          <w:tcPr>
            <w:tcW w:w="3000" w:type="dxa"/>
          </w:tcPr>
          <w:p w14:paraId="3EA8941E" w14:textId="77777777" w:rsidR="00B4288B" w:rsidRDefault="0010783A">
            <w:pPr>
              <w:pStyle w:val="KS2"/>
              <w:rPr>
                <w:ins w:id="546" w:author="임픽스 검토" w:date="2026-10-12T04:00:00Z"/>
              </w:rPr>
            </w:pPr>
            <w:ins w:id="547" w:author="임픽스 검토" w:date="2026-10-12T04:00:00Z">
              <w:r>
                <w:t>UseIndicator</w:t>
              </w:r>
            </w:ins>
          </w:p>
        </w:tc>
        <w:tc>
          <w:tcPr>
            <w:tcW w:w="1150" w:type="dxa"/>
          </w:tcPr>
          <w:p w14:paraId="644719AA" w14:textId="77777777" w:rsidR="00B4288B" w:rsidRDefault="0010783A">
            <w:pPr>
              <w:pStyle w:val="KS2"/>
              <w:jc w:val="center"/>
              <w:rPr>
                <w:ins w:id="548" w:author="임픽스 검토" w:date="2026-10-12T04:00:00Z"/>
              </w:rPr>
            </w:pPr>
            <w:ins w:id="549" w:author="임픽스 검토" w:date="2026-10-12T04:00:00Z">
              <w:r>
                <w:t>boolean</w:t>
              </w:r>
            </w:ins>
          </w:p>
        </w:tc>
        <w:tc>
          <w:tcPr>
            <w:tcW w:w="1000" w:type="dxa"/>
          </w:tcPr>
          <w:p w14:paraId="16B075A3" w14:textId="77777777" w:rsidR="00B4288B" w:rsidRDefault="0010783A">
            <w:pPr>
              <w:pStyle w:val="KS2"/>
              <w:jc w:val="center"/>
              <w:rPr>
                <w:ins w:id="550" w:author="임픽스 검토" w:date="2026-10-12T04:00:00Z"/>
              </w:rPr>
            </w:pPr>
            <w:ins w:id="551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0A9DB0C1" w14:textId="77777777" w:rsidR="00B4288B" w:rsidRDefault="0010783A">
            <w:pPr>
              <w:pStyle w:val="KS2"/>
              <w:rPr>
                <w:ins w:id="552" w:author="임픽스 검토" w:date="2026-10-12T04:00:00Z"/>
              </w:rPr>
            </w:pPr>
            <w:ins w:id="553" w:author="임픽스 검토" w:date="2026-10-12T04:00:00Z">
              <w:r>
                <w:t xml:space="preserve">— </w:t>
              </w:r>
              <w:r>
                <w:t>공정경로의</w:t>
              </w:r>
              <w:r>
                <w:t xml:space="preserve"> </w:t>
              </w:r>
              <w:r>
                <w:t>사용</w:t>
              </w:r>
              <w:r>
                <w:t xml:space="preserve"> </w:t>
              </w:r>
              <w:r>
                <w:t>여부</w:t>
              </w:r>
            </w:ins>
          </w:p>
        </w:tc>
      </w:tr>
      <w:tr w:rsidR="00B4288B" w14:paraId="1BC18DF6" w14:textId="77777777">
        <w:trPr>
          <w:cantSplit/>
          <w:jc w:val="center"/>
          <w:ins w:id="554" w:author="임픽스 검토" w:date="2026-10-12T04:00:00Z"/>
        </w:trPr>
        <w:tc>
          <w:tcPr>
            <w:tcW w:w="2100" w:type="dxa"/>
            <w:shd w:val="clear" w:color="auto" w:fill="F2F2F2"/>
          </w:tcPr>
          <w:p w14:paraId="21C9A3C1" w14:textId="77777777" w:rsidR="00B4288B" w:rsidRDefault="0010783A">
            <w:pPr>
              <w:pStyle w:val="KS2"/>
              <w:rPr>
                <w:ins w:id="555" w:author="임픽스 검토" w:date="2026-10-12T04:00:00Z"/>
              </w:rPr>
            </w:pPr>
            <w:ins w:id="556" w:author="임픽스 검토" w:date="2026-10-12T04:00:00Z">
              <w:r>
                <w:rPr>
                  <w:b/>
                </w:rPr>
                <w:t>공정경로라인</w:t>
              </w:r>
            </w:ins>
          </w:p>
        </w:tc>
        <w:tc>
          <w:tcPr>
            <w:tcW w:w="3000" w:type="dxa"/>
            <w:shd w:val="clear" w:color="auto" w:fill="F2F2F2"/>
          </w:tcPr>
          <w:p w14:paraId="4F9BE413" w14:textId="77777777" w:rsidR="00B4288B" w:rsidRDefault="0010783A">
            <w:pPr>
              <w:pStyle w:val="KS2"/>
              <w:rPr>
                <w:ins w:id="557" w:author="임픽스 검토" w:date="2026-10-12T04:00:00Z"/>
              </w:rPr>
            </w:pPr>
            <w:ins w:id="558" w:author="임픽스 검토" w:date="2026-10-12T04:00:00Z">
              <w:r>
                <w:rPr>
                  <w:b/>
                </w:rPr>
                <w:t>RoutingLine</w:t>
              </w:r>
            </w:ins>
          </w:p>
        </w:tc>
        <w:tc>
          <w:tcPr>
            <w:tcW w:w="1150" w:type="dxa"/>
            <w:shd w:val="clear" w:color="auto" w:fill="F2F2F2"/>
          </w:tcPr>
          <w:p w14:paraId="2A899940" w14:textId="77777777" w:rsidR="00B4288B" w:rsidRDefault="0010783A">
            <w:pPr>
              <w:pStyle w:val="KS2"/>
              <w:jc w:val="center"/>
              <w:rPr>
                <w:ins w:id="559" w:author="임픽스 검토" w:date="2026-10-12T04:00:00Z"/>
              </w:rPr>
            </w:pPr>
            <w:ins w:id="560" w:author="임픽스 검토" w:date="2026-10-12T04:00:00Z">
              <w:r>
                <w:rPr>
                  <w:b/>
                </w:rPr>
                <w:t>struct[1..N]</w:t>
              </w:r>
            </w:ins>
          </w:p>
        </w:tc>
        <w:tc>
          <w:tcPr>
            <w:tcW w:w="1000" w:type="dxa"/>
            <w:shd w:val="clear" w:color="auto" w:fill="F2F2F2"/>
          </w:tcPr>
          <w:p w14:paraId="7BC8F8C0" w14:textId="77777777" w:rsidR="00B4288B" w:rsidRDefault="0010783A">
            <w:pPr>
              <w:pStyle w:val="KS2"/>
              <w:jc w:val="center"/>
              <w:rPr>
                <w:ins w:id="561" w:author="임픽스 검토" w:date="2026-10-12T04:00:00Z"/>
              </w:rPr>
            </w:pPr>
            <w:ins w:id="562" w:author="임픽스 검토" w:date="2026-10-12T04:00:00Z">
              <w:r>
                <w:rPr>
                  <w:b/>
                </w:rPr>
                <w:t>비대상</w:t>
              </w:r>
            </w:ins>
          </w:p>
        </w:tc>
        <w:tc>
          <w:tcPr>
            <w:tcW w:w="6970" w:type="dxa"/>
            <w:shd w:val="clear" w:color="auto" w:fill="F2F2F2"/>
          </w:tcPr>
          <w:p w14:paraId="67FBC90C" w14:textId="77777777" w:rsidR="00B4288B" w:rsidRDefault="0010783A">
            <w:pPr>
              <w:pStyle w:val="KS2"/>
              <w:rPr>
                <w:ins w:id="563" w:author="임픽스 검토" w:date="2026-10-12T04:00:00Z"/>
                <w:lang w:eastAsia="ko-KR"/>
              </w:rPr>
            </w:pPr>
            <w:ins w:id="564" w:author="임픽스 검토" w:date="2026-10-12T04:00:00Z">
              <w:r>
                <w:rPr>
                  <w:b/>
                  <w:lang w:eastAsia="ko-KR"/>
                </w:rPr>
                <w:t xml:space="preserve">— </w:t>
              </w:r>
              <w:r>
                <w:rPr>
                  <w:b/>
                  <w:lang w:eastAsia="ko-KR"/>
                </w:rPr>
                <w:t>공정경로를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구성하는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공정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행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정보</w:t>
              </w:r>
            </w:ins>
          </w:p>
          <w:p w14:paraId="415CAF65" w14:textId="77777777" w:rsidR="00B4288B" w:rsidRDefault="0010783A">
            <w:pPr>
              <w:pStyle w:val="KS2"/>
              <w:rPr>
                <w:ins w:id="565" w:author="임픽스 검토" w:date="2026-10-12T04:00:00Z"/>
                <w:lang w:eastAsia="ko-KR"/>
              </w:rPr>
            </w:pPr>
            <w:ins w:id="566" w:author="임픽스 검토" w:date="2026-10-12T04:00:00Z">
              <w:r>
                <w:rPr>
                  <w:b/>
                  <w:lang w:eastAsia="ko-KR"/>
                </w:rPr>
                <w:t xml:space="preserve">— </w:t>
              </w:r>
              <w:r>
                <w:rPr>
                  <w:b/>
                  <w:lang w:eastAsia="ko-KR"/>
                </w:rPr>
                <w:t>공정경로헤더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아래에</w:t>
              </w:r>
              <w:r>
                <w:rPr>
                  <w:b/>
                  <w:lang w:eastAsia="ko-KR"/>
                </w:rPr>
                <w:t xml:space="preserve"> 1</w:t>
              </w:r>
              <w:r>
                <w:rPr>
                  <w:b/>
                  <w:lang w:eastAsia="ko-KR"/>
                </w:rPr>
                <w:t>회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이상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반복하여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나타남</w:t>
              </w:r>
              <w:r>
                <w:rPr>
                  <w:b/>
                  <w:lang w:eastAsia="ko-KR"/>
                </w:rPr>
                <w:t>(1..N)</w:t>
              </w:r>
            </w:ins>
          </w:p>
        </w:tc>
      </w:tr>
      <w:tr w:rsidR="00B4288B" w14:paraId="1E7F2617" w14:textId="77777777">
        <w:trPr>
          <w:cantSplit/>
          <w:jc w:val="center"/>
          <w:ins w:id="567" w:author="임픽스 검토" w:date="2026-10-12T04:00:00Z"/>
        </w:trPr>
        <w:tc>
          <w:tcPr>
            <w:tcW w:w="2100" w:type="dxa"/>
          </w:tcPr>
          <w:p w14:paraId="108B7A18" w14:textId="77777777" w:rsidR="00B4288B" w:rsidRDefault="0010783A">
            <w:pPr>
              <w:pStyle w:val="KS2"/>
              <w:rPr>
                <w:ins w:id="568" w:author="임픽스 검토" w:date="2026-10-12T04:00:00Z"/>
              </w:rPr>
            </w:pPr>
            <w:ins w:id="569" w:author="임픽스 검토" w:date="2026-10-12T04:00:00Z">
              <w:r>
                <w:t>공정순번</w:t>
              </w:r>
            </w:ins>
          </w:p>
        </w:tc>
        <w:tc>
          <w:tcPr>
            <w:tcW w:w="3000" w:type="dxa"/>
          </w:tcPr>
          <w:p w14:paraId="51D7A397" w14:textId="77777777" w:rsidR="00B4288B" w:rsidRDefault="0010783A">
            <w:pPr>
              <w:pStyle w:val="KS2"/>
              <w:rPr>
                <w:ins w:id="570" w:author="임픽스 검토" w:date="2026-10-12T04:00:00Z"/>
              </w:rPr>
            </w:pPr>
            <w:ins w:id="571" w:author="임픽스 검토" w:date="2026-10-12T04:00:00Z">
              <w:r>
                <w:t>OperationSequence</w:t>
              </w:r>
            </w:ins>
          </w:p>
        </w:tc>
        <w:tc>
          <w:tcPr>
            <w:tcW w:w="1150" w:type="dxa"/>
          </w:tcPr>
          <w:p w14:paraId="58ABAC86" w14:textId="77777777" w:rsidR="00B4288B" w:rsidRDefault="0010783A">
            <w:pPr>
              <w:pStyle w:val="KS2"/>
              <w:jc w:val="center"/>
              <w:rPr>
                <w:ins w:id="572" w:author="임픽스 검토" w:date="2026-10-12T04:00:00Z"/>
              </w:rPr>
            </w:pPr>
            <w:ins w:id="573" w:author="임픽스 검토" w:date="2026-10-12T04:00:00Z">
              <w:r>
                <w:t>int</w:t>
              </w:r>
            </w:ins>
          </w:p>
        </w:tc>
        <w:tc>
          <w:tcPr>
            <w:tcW w:w="1000" w:type="dxa"/>
          </w:tcPr>
          <w:p w14:paraId="4D067442" w14:textId="77777777" w:rsidR="00B4288B" w:rsidRDefault="0010783A">
            <w:pPr>
              <w:pStyle w:val="KS2"/>
              <w:jc w:val="center"/>
              <w:rPr>
                <w:ins w:id="574" w:author="임픽스 검토" w:date="2026-10-12T04:00:00Z"/>
              </w:rPr>
            </w:pPr>
            <w:ins w:id="575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0BA6F12E" w14:textId="77777777" w:rsidR="00B4288B" w:rsidRDefault="0010783A">
            <w:pPr>
              <w:pStyle w:val="KS2"/>
              <w:rPr>
                <w:ins w:id="576" w:author="임픽스 검토" w:date="2026-10-12T04:00:00Z"/>
                <w:lang w:eastAsia="ko-KR"/>
              </w:rPr>
            </w:pPr>
            <w:ins w:id="57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공정경로를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구성하는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공정의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순서</w:t>
              </w:r>
            </w:ins>
          </w:p>
          <w:p w14:paraId="482AFEA3" w14:textId="77777777" w:rsidR="00C065BE" w:rsidRDefault="00000000">
            <w:pPr>
              <w:pStyle w:val="KS2"/>
              <w:rPr>
                <w:ins w:id="578" w:author="임픽스 검토" w:date="2026-10-12T04:00:00Z"/>
                <w:lang w:eastAsia="ko-KR"/>
              </w:rPr>
            </w:pPr>
            <w:ins w:id="57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공정경로라인의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행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순번으로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공정경로라인은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공정경로식별자와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공정순번의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조합으로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구분하며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같은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공정이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공정경로에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번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이상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나오는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경우에도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공정순번으로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구분함</w:t>
              </w:r>
            </w:ins>
          </w:p>
        </w:tc>
      </w:tr>
      <w:tr w:rsidR="00B4288B" w14:paraId="376DF637" w14:textId="77777777">
        <w:trPr>
          <w:cantSplit/>
          <w:jc w:val="center"/>
        </w:trPr>
        <w:tc>
          <w:tcPr>
            <w:tcW w:w="2100" w:type="dxa"/>
          </w:tcPr>
          <w:p w14:paraId="415B9A55" w14:textId="77777777" w:rsidR="00B4288B" w:rsidRDefault="0010783A">
            <w:pPr>
              <w:pStyle w:val="KS2"/>
            </w:pPr>
            <w:r>
              <w:t>공정식별자</w:t>
            </w:r>
          </w:p>
        </w:tc>
        <w:tc>
          <w:tcPr>
            <w:tcW w:w="3000" w:type="dxa"/>
          </w:tcPr>
          <w:p w14:paraId="723C8D36" w14:textId="77777777" w:rsidR="00B4288B" w:rsidRDefault="0010783A">
            <w:pPr>
              <w:pStyle w:val="KS2"/>
            </w:pPr>
            <w:r>
              <w:t>OperationID</w:t>
            </w:r>
          </w:p>
        </w:tc>
        <w:tc>
          <w:tcPr>
            <w:tcW w:w="1150" w:type="dxa"/>
          </w:tcPr>
          <w:p w14:paraId="180244C2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2A148EEF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71BC3319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공정을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5C0142D6" w14:textId="77777777" w:rsidR="00B4288B" w:rsidRDefault="0010783A">
            <w:pPr>
              <w:pStyle w:val="KS2"/>
              <w:rPr>
                <w:ins w:id="580" w:author="임픽스 검토" w:date="2026-10-12T04:00:00Z"/>
              </w:rPr>
            </w:pPr>
            <w:ins w:id="581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공정</w:t>
              </w:r>
              <w:r>
                <w:t>(Operation)</w:t>
              </w:r>
            </w:ins>
          </w:p>
        </w:tc>
      </w:tr>
      <w:tr w:rsidR="003168E1" w14:paraId="7F4CD4C8" w14:textId="77777777">
        <w:trPr>
          <w:cantSplit/>
          <w:jc w:val="center"/>
          <w:del w:id="582" w:author="임픽스 검토" w:date="2026-10-12T04:00:00Z"/>
        </w:trPr>
        <w:tc>
          <w:tcPr>
            <w:tcW w:w="2100" w:type="dxa"/>
          </w:tcPr>
          <w:p w14:paraId="6B6FC8CB" w14:textId="77777777" w:rsidR="003168E1" w:rsidRDefault="00000000">
            <w:pPr>
              <w:pStyle w:val="KS2"/>
            </w:pPr>
            <w:del w:id="583" w:author="임픽스 검토" w:date="2026-10-12T04:00:00Z">
              <w:r>
                <w:delText>공정순번</w:delText>
              </w:r>
            </w:del>
          </w:p>
        </w:tc>
        <w:tc>
          <w:tcPr>
            <w:tcW w:w="3000" w:type="dxa"/>
          </w:tcPr>
          <w:p w14:paraId="3A76F6F4" w14:textId="77777777" w:rsidR="003168E1" w:rsidRDefault="00000000">
            <w:pPr>
              <w:pStyle w:val="KS2"/>
            </w:pPr>
            <w:del w:id="584" w:author="임픽스 검토" w:date="2026-10-12T04:00:00Z">
              <w:r>
                <w:delText>OperationSequence</w:delText>
              </w:r>
            </w:del>
          </w:p>
        </w:tc>
        <w:tc>
          <w:tcPr>
            <w:tcW w:w="1150" w:type="dxa"/>
          </w:tcPr>
          <w:p w14:paraId="00ECB501" w14:textId="77777777" w:rsidR="003168E1" w:rsidRDefault="00000000">
            <w:pPr>
              <w:pStyle w:val="KS2"/>
              <w:jc w:val="center"/>
            </w:pPr>
            <w:del w:id="585" w:author="임픽스 검토" w:date="2026-10-12T04:00:00Z">
              <w:r>
                <w:delText>int</w:delText>
              </w:r>
            </w:del>
          </w:p>
        </w:tc>
        <w:tc>
          <w:tcPr>
            <w:tcW w:w="1000" w:type="dxa"/>
          </w:tcPr>
          <w:p w14:paraId="13E889FC" w14:textId="77777777" w:rsidR="003168E1" w:rsidRDefault="00000000">
            <w:pPr>
              <w:pStyle w:val="KS2"/>
              <w:jc w:val="center"/>
            </w:pPr>
            <w:del w:id="586" w:author="임픽스 검토" w:date="2026-10-12T04:00:00Z">
              <w:r>
                <w:delText>비대상</w:delText>
              </w:r>
            </w:del>
          </w:p>
        </w:tc>
        <w:tc>
          <w:tcPr>
            <w:tcW w:w="6970" w:type="dxa"/>
          </w:tcPr>
          <w:p w14:paraId="5B0238E0" w14:textId="77777777" w:rsidR="003168E1" w:rsidRDefault="00000000">
            <w:pPr>
              <w:pStyle w:val="KS2"/>
              <w:rPr>
                <w:lang w:eastAsia="ko-KR"/>
              </w:rPr>
            </w:pPr>
            <w:del w:id="587" w:author="임픽스 검토" w:date="2026-10-12T04:00:00Z">
              <w:r>
                <w:rPr>
                  <w:lang w:eastAsia="ko-KR"/>
                </w:rPr>
                <w:delText xml:space="preserve">— </w:delText>
              </w:r>
              <w:r>
                <w:rPr>
                  <w:lang w:eastAsia="ko-KR"/>
                </w:rPr>
                <w:delText>공정경로를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구성하는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공정의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순서</w:delText>
              </w:r>
            </w:del>
          </w:p>
        </w:tc>
      </w:tr>
      <w:tr w:rsidR="00B4288B" w14:paraId="4D8592F5" w14:textId="77777777">
        <w:trPr>
          <w:cantSplit/>
          <w:jc w:val="center"/>
        </w:trPr>
        <w:tc>
          <w:tcPr>
            <w:tcW w:w="2100" w:type="dxa"/>
          </w:tcPr>
          <w:p w14:paraId="0EE4F290" w14:textId="77777777" w:rsidR="00B4288B" w:rsidRDefault="0010783A">
            <w:pPr>
              <w:pStyle w:val="KS2"/>
            </w:pPr>
            <w:r>
              <w:t>최종공정여부</w:t>
            </w:r>
          </w:p>
        </w:tc>
        <w:tc>
          <w:tcPr>
            <w:tcW w:w="3000" w:type="dxa"/>
          </w:tcPr>
          <w:p w14:paraId="003A2641" w14:textId="77777777" w:rsidR="00B4288B" w:rsidRDefault="0010783A">
            <w:pPr>
              <w:pStyle w:val="KS2"/>
            </w:pPr>
            <w:r>
              <w:t>LastOperationIndicator</w:t>
            </w:r>
          </w:p>
        </w:tc>
        <w:tc>
          <w:tcPr>
            <w:tcW w:w="1150" w:type="dxa"/>
          </w:tcPr>
          <w:p w14:paraId="51DA37F8" w14:textId="77777777" w:rsidR="00B4288B" w:rsidRDefault="0010783A">
            <w:pPr>
              <w:pStyle w:val="KS2"/>
              <w:jc w:val="center"/>
            </w:pPr>
            <w:r>
              <w:t>boolean</w:t>
            </w:r>
          </w:p>
        </w:tc>
        <w:tc>
          <w:tcPr>
            <w:tcW w:w="1000" w:type="dxa"/>
          </w:tcPr>
          <w:p w14:paraId="3BA21351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3CBD3B4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공정경로상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마지막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공정</w:t>
            </w:r>
          </w:p>
        </w:tc>
      </w:tr>
      <w:tr w:rsidR="003168E1" w14:paraId="60125A1F" w14:textId="77777777">
        <w:trPr>
          <w:cantSplit/>
          <w:jc w:val="center"/>
          <w:del w:id="588" w:author="임픽스 검토" w:date="2026-10-12T04:00:00Z"/>
        </w:trPr>
        <w:tc>
          <w:tcPr>
            <w:tcW w:w="2100" w:type="dxa"/>
          </w:tcPr>
          <w:p w14:paraId="418BF84A" w14:textId="77777777" w:rsidR="003168E1" w:rsidRDefault="00000000">
            <w:pPr>
              <w:pStyle w:val="KS2"/>
            </w:pPr>
            <w:del w:id="589" w:author="임픽스 검토" w:date="2026-10-12T04:00:00Z">
              <w:r>
                <w:delText>사용여부</w:delText>
              </w:r>
            </w:del>
          </w:p>
        </w:tc>
        <w:tc>
          <w:tcPr>
            <w:tcW w:w="3000" w:type="dxa"/>
          </w:tcPr>
          <w:p w14:paraId="31C0FDA2" w14:textId="77777777" w:rsidR="003168E1" w:rsidRDefault="00000000">
            <w:pPr>
              <w:pStyle w:val="KS2"/>
            </w:pPr>
            <w:del w:id="590" w:author="임픽스 검토" w:date="2026-10-12T04:00:00Z">
              <w:r>
                <w:delText>UseIndicator</w:delText>
              </w:r>
            </w:del>
          </w:p>
        </w:tc>
        <w:tc>
          <w:tcPr>
            <w:tcW w:w="1150" w:type="dxa"/>
          </w:tcPr>
          <w:p w14:paraId="53CF0605" w14:textId="77777777" w:rsidR="003168E1" w:rsidRDefault="00000000">
            <w:pPr>
              <w:pStyle w:val="KS2"/>
              <w:jc w:val="center"/>
            </w:pPr>
            <w:del w:id="591" w:author="임픽스 검토" w:date="2026-10-12T04:00:00Z">
              <w:r>
                <w:delText>boolean</w:delText>
              </w:r>
            </w:del>
          </w:p>
        </w:tc>
        <w:tc>
          <w:tcPr>
            <w:tcW w:w="1000" w:type="dxa"/>
          </w:tcPr>
          <w:p w14:paraId="4826C34F" w14:textId="77777777" w:rsidR="003168E1" w:rsidRDefault="00000000">
            <w:pPr>
              <w:pStyle w:val="KS2"/>
              <w:jc w:val="center"/>
            </w:pPr>
            <w:del w:id="592" w:author="임픽스 검토" w:date="2026-10-12T04:00:00Z">
              <w:r>
                <w:delText>비대상</w:delText>
              </w:r>
            </w:del>
          </w:p>
        </w:tc>
        <w:tc>
          <w:tcPr>
            <w:tcW w:w="6970" w:type="dxa"/>
          </w:tcPr>
          <w:p w14:paraId="121F9135" w14:textId="77777777" w:rsidR="003168E1" w:rsidRDefault="00000000">
            <w:pPr>
              <w:pStyle w:val="KS2"/>
              <w:rPr>
                <w:lang w:eastAsia="ko-KR"/>
              </w:rPr>
            </w:pPr>
            <w:del w:id="593" w:author="임픽스 검토" w:date="2026-10-12T04:00:00Z">
              <w:r>
                <w:rPr>
                  <w:lang w:eastAsia="ko-KR"/>
                </w:rPr>
                <w:delText xml:space="preserve">— </w:delText>
              </w:r>
              <w:r>
                <w:rPr>
                  <w:lang w:eastAsia="ko-KR"/>
                </w:rPr>
                <w:delText>공정경로의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사용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여부</w:delText>
              </w:r>
            </w:del>
          </w:p>
        </w:tc>
      </w:tr>
      <w:tr w:rsidR="00B4288B" w14:paraId="7E92D577" w14:textId="77777777">
        <w:trPr>
          <w:cantSplit/>
          <w:jc w:val="center"/>
        </w:trPr>
        <w:tc>
          <w:tcPr>
            <w:tcW w:w="2100" w:type="dxa"/>
          </w:tcPr>
          <w:p w14:paraId="395051DF" w14:textId="77777777" w:rsidR="00B4288B" w:rsidRDefault="0010783A">
            <w:pPr>
              <w:pStyle w:val="KS2"/>
            </w:pPr>
            <w:r>
              <w:t>준비시간</w:t>
            </w:r>
          </w:p>
        </w:tc>
        <w:tc>
          <w:tcPr>
            <w:tcW w:w="3000" w:type="dxa"/>
          </w:tcPr>
          <w:p w14:paraId="5961A4D0" w14:textId="77777777" w:rsidR="00B4288B" w:rsidRDefault="0010783A">
            <w:pPr>
              <w:pStyle w:val="KS2"/>
            </w:pPr>
            <w:r>
              <w:t>SetupTime</w:t>
            </w:r>
          </w:p>
        </w:tc>
        <w:tc>
          <w:tcPr>
            <w:tcW w:w="1150" w:type="dxa"/>
          </w:tcPr>
          <w:p w14:paraId="11FCA05F" w14:textId="77777777" w:rsidR="00B4288B" w:rsidRDefault="0010783A">
            <w:pPr>
              <w:pStyle w:val="KS2"/>
              <w:jc w:val="center"/>
            </w:pPr>
            <w:r>
              <w:t>duration</w:t>
            </w:r>
          </w:p>
        </w:tc>
        <w:tc>
          <w:tcPr>
            <w:tcW w:w="1000" w:type="dxa"/>
          </w:tcPr>
          <w:p w14:paraId="23A12A11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8D78193" w14:textId="5469C2B4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공정의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준비시간</w:t>
            </w:r>
            <w:ins w:id="594" w:author="임픽스 검토" w:date="2026-10-12T04:00:00Z">
              <w:r>
                <w:rPr>
                  <w:lang w:eastAsia="ko-KR"/>
                </w:rPr>
                <w:t>(KS X ISO 8601</w:t>
              </w:r>
              <w:r>
                <w:rPr>
                  <w:lang w:eastAsia="ko-KR"/>
                </w:rPr>
                <w:t>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따른다</w:t>
              </w:r>
              <w:r>
                <w:rPr>
                  <w:lang w:eastAsia="ko-KR"/>
                </w:rPr>
                <w:t>)</w:t>
              </w:r>
            </w:ins>
          </w:p>
        </w:tc>
      </w:tr>
      <w:tr w:rsidR="00B4288B" w14:paraId="5B17C675" w14:textId="77777777">
        <w:trPr>
          <w:cantSplit/>
          <w:jc w:val="center"/>
        </w:trPr>
        <w:tc>
          <w:tcPr>
            <w:tcW w:w="2100" w:type="dxa"/>
          </w:tcPr>
          <w:p w14:paraId="62143A2D" w14:textId="77777777" w:rsidR="00B4288B" w:rsidRDefault="0010783A">
            <w:pPr>
              <w:pStyle w:val="KS2"/>
            </w:pPr>
            <w:r>
              <w:t>작업시간</w:t>
            </w:r>
          </w:p>
        </w:tc>
        <w:tc>
          <w:tcPr>
            <w:tcW w:w="3000" w:type="dxa"/>
          </w:tcPr>
          <w:p w14:paraId="3D08CB9B" w14:textId="77777777" w:rsidR="00B4288B" w:rsidRDefault="0010783A">
            <w:pPr>
              <w:pStyle w:val="KS2"/>
            </w:pPr>
            <w:r>
              <w:t>RunTime</w:t>
            </w:r>
          </w:p>
        </w:tc>
        <w:tc>
          <w:tcPr>
            <w:tcW w:w="1150" w:type="dxa"/>
          </w:tcPr>
          <w:p w14:paraId="1577CB6F" w14:textId="77777777" w:rsidR="00B4288B" w:rsidRDefault="0010783A">
            <w:pPr>
              <w:pStyle w:val="KS2"/>
              <w:jc w:val="center"/>
            </w:pPr>
            <w:r>
              <w:t>duration</w:t>
            </w:r>
          </w:p>
        </w:tc>
        <w:tc>
          <w:tcPr>
            <w:tcW w:w="1000" w:type="dxa"/>
          </w:tcPr>
          <w:p w14:paraId="2FC417CC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10D1C8FA" w14:textId="785F5013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공정의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실행시간</w:t>
            </w:r>
            <w:ins w:id="595" w:author="임픽스 검토" w:date="2026-10-12T04:00:00Z">
              <w:r>
                <w:rPr>
                  <w:lang w:eastAsia="ko-KR"/>
                </w:rPr>
                <w:t>(KS X ISO 8601</w:t>
              </w:r>
              <w:r>
                <w:rPr>
                  <w:lang w:eastAsia="ko-KR"/>
                </w:rPr>
                <w:t>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따른다</w:t>
              </w:r>
              <w:r>
                <w:rPr>
                  <w:lang w:eastAsia="ko-KR"/>
                </w:rPr>
                <w:t>)</w:t>
              </w:r>
            </w:ins>
          </w:p>
        </w:tc>
      </w:tr>
      <w:tr w:rsidR="00B4288B" w14:paraId="46B1B943" w14:textId="77777777">
        <w:trPr>
          <w:cantSplit/>
          <w:jc w:val="center"/>
        </w:trPr>
        <w:tc>
          <w:tcPr>
            <w:tcW w:w="2100" w:type="dxa"/>
          </w:tcPr>
          <w:p w14:paraId="3A2553B7" w14:textId="77777777" w:rsidR="00B4288B" w:rsidRDefault="0010783A">
            <w:pPr>
              <w:pStyle w:val="KS2"/>
            </w:pPr>
            <w:r>
              <w:t>이동시간</w:t>
            </w:r>
          </w:p>
        </w:tc>
        <w:tc>
          <w:tcPr>
            <w:tcW w:w="3000" w:type="dxa"/>
          </w:tcPr>
          <w:p w14:paraId="45096BD2" w14:textId="77777777" w:rsidR="00B4288B" w:rsidRDefault="0010783A">
            <w:pPr>
              <w:pStyle w:val="KS2"/>
            </w:pPr>
            <w:r>
              <w:t>MoveTime</w:t>
            </w:r>
          </w:p>
        </w:tc>
        <w:tc>
          <w:tcPr>
            <w:tcW w:w="1150" w:type="dxa"/>
          </w:tcPr>
          <w:p w14:paraId="157A370D" w14:textId="77777777" w:rsidR="00B4288B" w:rsidRDefault="0010783A">
            <w:pPr>
              <w:pStyle w:val="KS2"/>
              <w:jc w:val="center"/>
            </w:pPr>
            <w:r>
              <w:t>duration</w:t>
            </w:r>
          </w:p>
        </w:tc>
        <w:tc>
          <w:tcPr>
            <w:tcW w:w="1000" w:type="dxa"/>
          </w:tcPr>
          <w:p w14:paraId="0C9EA672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3D642A26" w14:textId="7B8FDD30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공정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재공품이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공정으로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걸리는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시간</w:t>
            </w:r>
            <w:ins w:id="596" w:author="임픽스 검토" w:date="2026-10-12T04:00:00Z">
              <w:r>
                <w:rPr>
                  <w:lang w:eastAsia="ko-KR"/>
                </w:rPr>
                <w:t>(KS X ISO 8601</w:t>
              </w:r>
              <w:r>
                <w:rPr>
                  <w:lang w:eastAsia="ko-KR"/>
                </w:rPr>
                <w:t>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따른다</w:t>
              </w:r>
              <w:r>
                <w:rPr>
                  <w:lang w:eastAsia="ko-KR"/>
                </w:rPr>
                <w:t>)</w:t>
              </w:r>
            </w:ins>
          </w:p>
        </w:tc>
      </w:tr>
    </w:tbl>
    <w:p w14:paraId="2B1D27CB" w14:textId="77777777" w:rsidR="00B4288B" w:rsidRDefault="00B4288B">
      <w:pPr>
        <w:spacing w:after="0" w:line="144" w:lineRule="auto"/>
        <w:rPr>
          <w:lang w:eastAsia="ko-KR"/>
        </w:rPr>
      </w:pPr>
    </w:p>
    <w:p w14:paraId="188C522B" w14:textId="77777777" w:rsidR="00B4288B" w:rsidRDefault="0010783A">
      <w:pPr>
        <w:pStyle w:val="46"/>
        <w:rPr>
          <w:lang w:eastAsia="ko-KR"/>
        </w:rPr>
      </w:pPr>
      <w:r>
        <w:rPr>
          <w:lang w:eastAsia="ko-KR"/>
        </w:rPr>
        <w:t xml:space="preserve">7.4.1.14  </w:t>
      </w:r>
      <w:r>
        <w:rPr>
          <w:lang w:eastAsia="ko-KR"/>
        </w:rPr>
        <w:t>공정</w:t>
      </w:r>
      <w:r>
        <w:rPr>
          <w:lang w:eastAsia="ko-KR"/>
        </w:rPr>
        <w:t>(Operation)</w:t>
      </w:r>
    </w:p>
    <w:p w14:paraId="5A38F0AB" w14:textId="77777777" w:rsidR="00B4288B" w:rsidRDefault="0010783A">
      <w:pPr>
        <w:rPr>
          <w:lang w:eastAsia="ko-KR"/>
        </w:rPr>
      </w:pPr>
      <w:r>
        <w:rPr>
          <w:lang w:eastAsia="ko-KR"/>
        </w:rPr>
        <w:t>생산작업을</w:t>
      </w:r>
      <w:r>
        <w:rPr>
          <w:lang w:eastAsia="ko-KR"/>
        </w:rPr>
        <w:t xml:space="preserve"> </w:t>
      </w:r>
      <w:r>
        <w:rPr>
          <w:lang w:eastAsia="ko-KR"/>
        </w:rPr>
        <w:t>수행하는</w:t>
      </w:r>
      <w:r>
        <w:rPr>
          <w:lang w:eastAsia="ko-KR"/>
        </w:rPr>
        <w:t xml:space="preserve"> </w:t>
      </w:r>
      <w:r>
        <w:rPr>
          <w:lang w:eastAsia="ko-KR"/>
        </w:rPr>
        <w:t>작업장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작업장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작업단위를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25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575C109" w14:textId="49CF4D15" w:rsidR="00B4288B" w:rsidRDefault="0010783A">
      <w:pPr>
        <w:pStyle w:val="KS"/>
      </w:pPr>
      <w:commentRangeStart w:id="597"/>
      <w:r>
        <w:t>표</w:t>
      </w:r>
      <w:r>
        <w:t xml:space="preserve"> </w:t>
      </w:r>
      <w:del w:id="598" w:author="임픽스 검토" w:date="2026-10-12T04:00:00Z">
        <w:r>
          <w:delText>20</w:delText>
        </w:r>
      </w:del>
      <w:ins w:id="599" w:author="임픽스 검토" w:date="2026-10-12T04:00:00Z">
        <w:r>
          <w:t>25</w:t>
        </w:r>
      </w:ins>
      <w:r>
        <w:t xml:space="preserve"> — </w:t>
      </w:r>
      <w:r>
        <w:t>공정</w:t>
      </w:r>
      <w:r>
        <w:t xml:space="preserve"> </w:t>
      </w:r>
      <w:r>
        <w:t>명사</w:t>
      </w:r>
      <w:r>
        <w:t xml:space="preserve"> </w:t>
      </w:r>
      <w:r>
        <w:t>정보</w:t>
      </w:r>
      <w:r>
        <w:t xml:space="preserve"> </w:t>
      </w:r>
      <w:r>
        <w:t>속성</w:t>
      </w:r>
      <w:commentRangeEnd w:id="597"/>
      <w:r>
        <w:rPr>
          <w:rStyle w:val="aff5"/>
          <w:sz w:val="20"/>
          <w:szCs w:val="22"/>
        </w:rPr>
        <w:commentReference w:id="597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082DB0D9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217B6C35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16F30359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03D43BDC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00092830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7A5774ED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6D5F6D40" w14:textId="77777777">
        <w:trPr>
          <w:cantSplit/>
          <w:jc w:val="center"/>
        </w:trPr>
        <w:tc>
          <w:tcPr>
            <w:tcW w:w="2100" w:type="dxa"/>
          </w:tcPr>
          <w:p w14:paraId="5BE6229D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26CABA34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4A561636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639EEDBB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63131026" w14:textId="77777777" w:rsidR="00B4288B" w:rsidRDefault="00B4288B">
            <w:pPr>
              <w:pStyle w:val="KS2"/>
            </w:pPr>
          </w:p>
        </w:tc>
      </w:tr>
      <w:tr w:rsidR="00B4288B" w14:paraId="465AFA30" w14:textId="77777777">
        <w:trPr>
          <w:cantSplit/>
          <w:jc w:val="center"/>
        </w:trPr>
        <w:tc>
          <w:tcPr>
            <w:tcW w:w="2100" w:type="dxa"/>
          </w:tcPr>
          <w:p w14:paraId="00EF1C3A" w14:textId="77777777" w:rsidR="00B4288B" w:rsidRDefault="0010783A">
            <w:pPr>
              <w:pStyle w:val="KS2"/>
            </w:pPr>
            <w:r>
              <w:t>공정식별자</w:t>
            </w:r>
          </w:p>
        </w:tc>
        <w:tc>
          <w:tcPr>
            <w:tcW w:w="3000" w:type="dxa"/>
          </w:tcPr>
          <w:p w14:paraId="701A86CE" w14:textId="77777777" w:rsidR="00B4288B" w:rsidRDefault="0010783A">
            <w:pPr>
              <w:pStyle w:val="KS2"/>
            </w:pPr>
            <w:r>
              <w:t>OperationID</w:t>
            </w:r>
          </w:p>
        </w:tc>
        <w:tc>
          <w:tcPr>
            <w:tcW w:w="1150" w:type="dxa"/>
          </w:tcPr>
          <w:p w14:paraId="44B26D58" w14:textId="77777777" w:rsidR="00B4288B" w:rsidRDefault="0010783A">
            <w:pPr>
              <w:pStyle w:val="KS2"/>
              <w:jc w:val="center"/>
            </w:pPr>
            <w:r>
              <w:t>ID</w:t>
            </w:r>
          </w:p>
        </w:tc>
        <w:tc>
          <w:tcPr>
            <w:tcW w:w="1000" w:type="dxa"/>
          </w:tcPr>
          <w:p w14:paraId="0C19AC8D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4FFD600F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공정을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</w:tc>
      </w:tr>
      <w:tr w:rsidR="00B4288B" w14:paraId="35AC8254" w14:textId="77777777">
        <w:trPr>
          <w:cantSplit/>
          <w:jc w:val="center"/>
        </w:trPr>
        <w:tc>
          <w:tcPr>
            <w:tcW w:w="2100" w:type="dxa"/>
          </w:tcPr>
          <w:p w14:paraId="2B3CDC01" w14:textId="77777777" w:rsidR="00B4288B" w:rsidRDefault="0010783A">
            <w:pPr>
              <w:pStyle w:val="KS2"/>
            </w:pPr>
            <w:r>
              <w:t>공정명</w:t>
            </w:r>
          </w:p>
        </w:tc>
        <w:tc>
          <w:tcPr>
            <w:tcW w:w="3000" w:type="dxa"/>
          </w:tcPr>
          <w:p w14:paraId="58D0E0AA" w14:textId="77777777" w:rsidR="00B4288B" w:rsidRDefault="0010783A">
            <w:pPr>
              <w:pStyle w:val="KS2"/>
            </w:pPr>
            <w:r>
              <w:t>OperationName</w:t>
            </w:r>
          </w:p>
        </w:tc>
        <w:tc>
          <w:tcPr>
            <w:tcW w:w="1150" w:type="dxa"/>
          </w:tcPr>
          <w:p w14:paraId="6047AC7A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38B0B28A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6DBE3963" w14:textId="77777777" w:rsidR="00B4288B" w:rsidRDefault="0010783A">
            <w:pPr>
              <w:pStyle w:val="KS2"/>
            </w:pPr>
            <w:r>
              <w:t xml:space="preserve">— </w:t>
            </w:r>
            <w:r>
              <w:t>공정의</w:t>
            </w:r>
            <w:r>
              <w:t xml:space="preserve"> </w:t>
            </w:r>
            <w:r>
              <w:t>명칭</w:t>
            </w:r>
          </w:p>
        </w:tc>
      </w:tr>
      <w:tr w:rsidR="00B4288B" w14:paraId="5A64E829" w14:textId="77777777">
        <w:trPr>
          <w:cantSplit/>
          <w:jc w:val="center"/>
        </w:trPr>
        <w:tc>
          <w:tcPr>
            <w:tcW w:w="2100" w:type="dxa"/>
          </w:tcPr>
          <w:p w14:paraId="361091A1" w14:textId="77777777" w:rsidR="00B4288B" w:rsidRDefault="0010783A">
            <w:pPr>
              <w:pStyle w:val="KS2"/>
            </w:pPr>
            <w:r>
              <w:t>공정유형</w:t>
            </w:r>
          </w:p>
        </w:tc>
        <w:tc>
          <w:tcPr>
            <w:tcW w:w="3000" w:type="dxa"/>
          </w:tcPr>
          <w:p w14:paraId="34AFA169" w14:textId="77777777" w:rsidR="00B4288B" w:rsidRDefault="0010783A">
            <w:pPr>
              <w:pStyle w:val="KS2"/>
            </w:pPr>
            <w:r>
              <w:t>OperationType</w:t>
            </w:r>
          </w:p>
        </w:tc>
        <w:tc>
          <w:tcPr>
            <w:tcW w:w="1150" w:type="dxa"/>
          </w:tcPr>
          <w:p w14:paraId="50CFFD67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56394477" w14:textId="4D471600" w:rsidR="00B4288B" w:rsidRDefault="0010783A">
            <w:pPr>
              <w:pStyle w:val="KS2"/>
              <w:jc w:val="center"/>
            </w:pPr>
            <w:del w:id="600" w:author="임픽스 검토" w:date="2026-10-12T04:00:00Z">
              <w:r>
                <w:delText>비대상</w:delText>
              </w:r>
            </w:del>
            <w:ins w:id="601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6E046038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생산공정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외주공정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계측공정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검사공정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공정의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유형</w:t>
            </w:r>
          </w:p>
          <w:p w14:paraId="56B2F5C1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공정유형은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공통코드에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</w:p>
          <w:p w14:paraId="38EC4020" w14:textId="58265676" w:rsidR="00F455B5" w:rsidRDefault="00F455B5">
            <w:pPr>
              <w:pStyle w:val="KS2"/>
              <w:rPr>
                <w:ins w:id="602" w:author="임픽스 검토" w:date="2026-10-12T04:00:00Z"/>
                <w:lang w:eastAsia="ko-KR"/>
              </w:rPr>
            </w:pPr>
            <w:ins w:id="603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572876A1" w14:textId="77777777">
        <w:trPr>
          <w:cantSplit/>
          <w:jc w:val="center"/>
        </w:trPr>
        <w:tc>
          <w:tcPr>
            <w:tcW w:w="2100" w:type="dxa"/>
          </w:tcPr>
          <w:p w14:paraId="6C2B533F" w14:textId="77777777" w:rsidR="00B4288B" w:rsidRDefault="0010783A">
            <w:pPr>
              <w:pStyle w:val="KS2"/>
            </w:pPr>
            <w:r>
              <w:t>사용여부</w:t>
            </w:r>
          </w:p>
        </w:tc>
        <w:tc>
          <w:tcPr>
            <w:tcW w:w="3000" w:type="dxa"/>
          </w:tcPr>
          <w:p w14:paraId="5525765F" w14:textId="77777777" w:rsidR="00B4288B" w:rsidRDefault="0010783A">
            <w:pPr>
              <w:pStyle w:val="KS2"/>
            </w:pPr>
            <w:r>
              <w:t>UseIndicator</w:t>
            </w:r>
          </w:p>
        </w:tc>
        <w:tc>
          <w:tcPr>
            <w:tcW w:w="1150" w:type="dxa"/>
          </w:tcPr>
          <w:p w14:paraId="193AF64D" w14:textId="77777777" w:rsidR="00B4288B" w:rsidRDefault="0010783A">
            <w:pPr>
              <w:pStyle w:val="KS2"/>
              <w:jc w:val="center"/>
            </w:pPr>
            <w:r>
              <w:t>boolean</w:t>
            </w:r>
          </w:p>
        </w:tc>
        <w:tc>
          <w:tcPr>
            <w:tcW w:w="1000" w:type="dxa"/>
          </w:tcPr>
          <w:p w14:paraId="0607AF02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6FD19AB1" w14:textId="77777777" w:rsidR="00B4288B" w:rsidRDefault="0010783A">
            <w:pPr>
              <w:pStyle w:val="KS2"/>
            </w:pPr>
            <w:r>
              <w:t xml:space="preserve">— </w:t>
            </w:r>
            <w:r>
              <w:t>공정의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여부</w:t>
            </w:r>
          </w:p>
        </w:tc>
      </w:tr>
      <w:tr w:rsidR="00B4288B" w14:paraId="08937C39" w14:textId="77777777">
        <w:trPr>
          <w:cantSplit/>
          <w:jc w:val="center"/>
        </w:trPr>
        <w:tc>
          <w:tcPr>
            <w:tcW w:w="2100" w:type="dxa"/>
          </w:tcPr>
          <w:p w14:paraId="465BE1EB" w14:textId="77777777" w:rsidR="00B4288B" w:rsidRDefault="0010783A">
            <w:pPr>
              <w:pStyle w:val="KS2"/>
            </w:pPr>
            <w:r>
              <w:t>공정대분류</w:t>
            </w:r>
          </w:p>
        </w:tc>
        <w:tc>
          <w:tcPr>
            <w:tcW w:w="3000" w:type="dxa"/>
          </w:tcPr>
          <w:p w14:paraId="4DF6CFA2" w14:textId="77777777" w:rsidR="00B4288B" w:rsidRDefault="0010783A">
            <w:pPr>
              <w:pStyle w:val="KS2"/>
            </w:pPr>
            <w:r>
              <w:t>OperationLargeClass</w:t>
            </w:r>
          </w:p>
        </w:tc>
        <w:tc>
          <w:tcPr>
            <w:tcW w:w="1150" w:type="dxa"/>
          </w:tcPr>
          <w:p w14:paraId="10885CD6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5A5E2F32" w14:textId="16604BA0" w:rsidR="00B4288B" w:rsidRDefault="0010783A">
            <w:pPr>
              <w:pStyle w:val="KS2"/>
              <w:jc w:val="center"/>
            </w:pPr>
            <w:del w:id="604" w:author="임픽스 검토" w:date="2026-10-12T04:00:00Z">
              <w:r>
                <w:delText>비대상</w:delText>
              </w:r>
            </w:del>
            <w:ins w:id="605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6A456681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공정이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속한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공정대분류</w:t>
            </w:r>
          </w:p>
          <w:p w14:paraId="3D5252D2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공정대분류는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공통코드에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관리하며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분류체계에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정해</w:t>
            </w:r>
            <w:r>
              <w:rPr>
                <w:rFonts w:hint="eastAsia"/>
                <w:lang w:eastAsia="ko-KR"/>
              </w:rPr>
              <w:t>짐</w:t>
            </w:r>
          </w:p>
          <w:p w14:paraId="628D3627" w14:textId="77777777" w:rsidR="004F47B7" w:rsidRDefault="00000000">
            <w:pPr>
              <w:pStyle w:val="KS2"/>
              <w:rPr>
                <w:ins w:id="606" w:author="임픽스 검토" w:date="2026-10-12T04:00:00Z"/>
                <w:lang w:eastAsia="ko-KR"/>
              </w:rPr>
            </w:pPr>
            <w:ins w:id="60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가공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조립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표면처리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열처리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검사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포장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</w:ins>
          </w:p>
          <w:p w14:paraId="037A5ECC" w14:textId="1A4012EA" w:rsidR="0014460D" w:rsidRDefault="0014460D">
            <w:pPr>
              <w:pStyle w:val="KS2"/>
              <w:rPr>
                <w:ins w:id="608" w:author="임픽스 검토" w:date="2026-10-12T04:00:00Z"/>
                <w:lang w:eastAsia="ko-KR"/>
              </w:rPr>
            </w:pPr>
            <w:ins w:id="60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74D33FA3" w14:textId="77777777">
        <w:trPr>
          <w:cantSplit/>
          <w:jc w:val="center"/>
        </w:trPr>
        <w:tc>
          <w:tcPr>
            <w:tcW w:w="2100" w:type="dxa"/>
          </w:tcPr>
          <w:p w14:paraId="1D114E75" w14:textId="77777777" w:rsidR="00B4288B" w:rsidRDefault="0010783A">
            <w:pPr>
              <w:pStyle w:val="KS2"/>
            </w:pPr>
            <w:r>
              <w:t>공정중분류</w:t>
            </w:r>
          </w:p>
        </w:tc>
        <w:tc>
          <w:tcPr>
            <w:tcW w:w="3000" w:type="dxa"/>
          </w:tcPr>
          <w:p w14:paraId="3BFB9760" w14:textId="77777777" w:rsidR="00B4288B" w:rsidRDefault="0010783A">
            <w:pPr>
              <w:pStyle w:val="KS2"/>
            </w:pPr>
            <w:r>
              <w:t>OperationMediumClass</w:t>
            </w:r>
          </w:p>
        </w:tc>
        <w:tc>
          <w:tcPr>
            <w:tcW w:w="1150" w:type="dxa"/>
          </w:tcPr>
          <w:p w14:paraId="3DEB128B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7E334213" w14:textId="0741F0A7" w:rsidR="00B4288B" w:rsidRDefault="0010783A">
            <w:pPr>
              <w:pStyle w:val="KS2"/>
              <w:jc w:val="center"/>
            </w:pPr>
            <w:del w:id="610" w:author="임픽스 검토" w:date="2026-10-12T04:00:00Z">
              <w:r>
                <w:delText>비대상</w:delText>
              </w:r>
            </w:del>
            <w:ins w:id="611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0F7ABC1B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공정이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속한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공정중분류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공정대분류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속함</w:t>
            </w:r>
            <w:r>
              <w:rPr>
                <w:lang w:eastAsia="ko-KR"/>
              </w:rPr>
              <w:t>)</w:t>
            </w:r>
          </w:p>
          <w:p w14:paraId="011D5A7F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공정중분류는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공통코드에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관리하며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분류체계에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정해짐</w:t>
            </w:r>
          </w:p>
          <w:p w14:paraId="5E6356F9" w14:textId="77777777" w:rsidR="004F47B7" w:rsidRDefault="00000000">
            <w:pPr>
              <w:pStyle w:val="KS2"/>
              <w:rPr>
                <w:ins w:id="612" w:author="임픽스 검토" w:date="2026-10-12T04:00:00Z"/>
                <w:lang w:eastAsia="ko-KR"/>
              </w:rPr>
            </w:pPr>
            <w:ins w:id="613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공정대분류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가공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하위의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절삭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프레스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용접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사출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</w:ins>
          </w:p>
          <w:p w14:paraId="728F0C2E" w14:textId="5E2565AB" w:rsidR="0014460D" w:rsidRDefault="0014460D">
            <w:pPr>
              <w:pStyle w:val="KS2"/>
              <w:rPr>
                <w:ins w:id="614" w:author="임픽스 검토" w:date="2026-10-12T04:00:00Z"/>
                <w:lang w:eastAsia="ko-KR"/>
              </w:rPr>
            </w:pPr>
            <w:ins w:id="61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51D1FE33" w14:textId="77777777">
        <w:trPr>
          <w:cantSplit/>
          <w:jc w:val="center"/>
        </w:trPr>
        <w:tc>
          <w:tcPr>
            <w:tcW w:w="2100" w:type="dxa"/>
          </w:tcPr>
          <w:p w14:paraId="673D4507" w14:textId="77777777" w:rsidR="00B4288B" w:rsidRDefault="0010783A">
            <w:pPr>
              <w:pStyle w:val="KS2"/>
            </w:pPr>
            <w:r>
              <w:t>공정소분류</w:t>
            </w:r>
          </w:p>
        </w:tc>
        <w:tc>
          <w:tcPr>
            <w:tcW w:w="3000" w:type="dxa"/>
          </w:tcPr>
          <w:p w14:paraId="348DFE47" w14:textId="77777777" w:rsidR="00B4288B" w:rsidRDefault="0010783A">
            <w:pPr>
              <w:pStyle w:val="KS2"/>
            </w:pPr>
            <w:r>
              <w:t>OperationSmallClass</w:t>
            </w:r>
          </w:p>
        </w:tc>
        <w:tc>
          <w:tcPr>
            <w:tcW w:w="1150" w:type="dxa"/>
          </w:tcPr>
          <w:p w14:paraId="4660B060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065B30C4" w14:textId="07B9DAA3" w:rsidR="00B4288B" w:rsidRDefault="0010783A">
            <w:pPr>
              <w:pStyle w:val="KS2"/>
              <w:jc w:val="center"/>
            </w:pPr>
            <w:del w:id="616" w:author="임픽스 검토" w:date="2026-10-12T04:00:00Z">
              <w:r>
                <w:delText>비대상</w:delText>
              </w:r>
            </w:del>
            <w:ins w:id="617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736A732A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공정이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속한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공정소분류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공정중분류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속함</w:t>
            </w:r>
            <w:r>
              <w:rPr>
                <w:lang w:eastAsia="ko-KR"/>
              </w:rPr>
              <w:t>)</w:t>
            </w:r>
          </w:p>
          <w:p w14:paraId="40919EEE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공정소분류는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공통코드에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관리하며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분류체계에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정해짐</w:t>
            </w:r>
          </w:p>
          <w:p w14:paraId="240C8260" w14:textId="77777777" w:rsidR="004F47B7" w:rsidRDefault="00000000">
            <w:pPr>
              <w:pStyle w:val="KS2"/>
              <w:rPr>
                <w:ins w:id="618" w:author="임픽스 검토" w:date="2026-10-12T04:00:00Z"/>
                <w:lang w:eastAsia="ko-KR"/>
              </w:rPr>
            </w:pPr>
            <w:ins w:id="61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공정중분류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절삭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하위의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선삭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밀링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드릴링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</w:ins>
          </w:p>
          <w:p w14:paraId="55D119A7" w14:textId="2D8AFA1C" w:rsidR="0014460D" w:rsidRDefault="0014460D">
            <w:pPr>
              <w:pStyle w:val="KS2"/>
              <w:rPr>
                <w:ins w:id="620" w:author="임픽스 검토" w:date="2026-10-12T04:00:00Z"/>
                <w:lang w:eastAsia="ko-KR"/>
              </w:rPr>
            </w:pPr>
            <w:ins w:id="62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10CDFBF6" w14:textId="77777777">
        <w:trPr>
          <w:cantSplit/>
          <w:jc w:val="center"/>
        </w:trPr>
        <w:tc>
          <w:tcPr>
            <w:tcW w:w="2100" w:type="dxa"/>
          </w:tcPr>
          <w:p w14:paraId="0011BEE7" w14:textId="77777777" w:rsidR="00B4288B" w:rsidRDefault="0010783A">
            <w:pPr>
              <w:pStyle w:val="KS2"/>
            </w:pPr>
            <w:r>
              <w:t>백플러시여부</w:t>
            </w:r>
          </w:p>
        </w:tc>
        <w:tc>
          <w:tcPr>
            <w:tcW w:w="3000" w:type="dxa"/>
          </w:tcPr>
          <w:p w14:paraId="43D54543" w14:textId="77777777" w:rsidR="00B4288B" w:rsidRDefault="0010783A">
            <w:pPr>
              <w:pStyle w:val="KS2"/>
            </w:pPr>
            <w:r>
              <w:t>BackFlushedIndicator</w:t>
            </w:r>
          </w:p>
        </w:tc>
        <w:tc>
          <w:tcPr>
            <w:tcW w:w="1150" w:type="dxa"/>
          </w:tcPr>
          <w:p w14:paraId="67CEEEA9" w14:textId="77777777" w:rsidR="00B4288B" w:rsidRDefault="0010783A">
            <w:pPr>
              <w:pStyle w:val="KS2"/>
              <w:jc w:val="center"/>
            </w:pPr>
            <w:r>
              <w:t>boolean</w:t>
            </w:r>
          </w:p>
        </w:tc>
        <w:tc>
          <w:tcPr>
            <w:tcW w:w="1000" w:type="dxa"/>
          </w:tcPr>
          <w:p w14:paraId="08A6B046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DC52FF6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시점에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만들기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소요되는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자품목의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생산투입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</w:p>
        </w:tc>
      </w:tr>
    </w:tbl>
    <w:p w14:paraId="4947CF21" w14:textId="77777777" w:rsidR="00B4288B" w:rsidRDefault="00B4288B">
      <w:pPr>
        <w:spacing w:after="0" w:line="144" w:lineRule="auto"/>
        <w:rPr>
          <w:lang w:eastAsia="ko-KR"/>
        </w:rPr>
      </w:pPr>
    </w:p>
    <w:p w14:paraId="62E1F8C2" w14:textId="77777777" w:rsidR="00B4288B" w:rsidRDefault="0010783A">
      <w:pPr>
        <w:pStyle w:val="46"/>
        <w:rPr>
          <w:lang w:eastAsia="ko-KR"/>
        </w:rPr>
      </w:pPr>
      <w:r>
        <w:rPr>
          <w:lang w:eastAsia="ko-KR"/>
        </w:rPr>
        <w:t xml:space="preserve">7.4.1.15  </w:t>
      </w:r>
      <w:r>
        <w:rPr>
          <w:lang w:eastAsia="ko-KR"/>
        </w:rPr>
        <w:t>설비</w:t>
      </w:r>
      <w:r>
        <w:rPr>
          <w:lang w:eastAsia="ko-KR"/>
        </w:rPr>
        <w:t>(Equipment)</w:t>
      </w:r>
    </w:p>
    <w:p w14:paraId="1211072A" w14:textId="77777777" w:rsidR="00B4288B" w:rsidRDefault="0010783A">
      <w:pPr>
        <w:rPr>
          <w:lang w:eastAsia="ko-KR"/>
        </w:rPr>
      </w:pPr>
      <w:r>
        <w:rPr>
          <w:lang w:eastAsia="ko-KR"/>
        </w:rPr>
        <w:t>설비명</w:t>
      </w:r>
      <w:r>
        <w:rPr>
          <w:lang w:eastAsia="ko-KR"/>
        </w:rPr>
        <w:t xml:space="preserve">, </w:t>
      </w:r>
      <w:r>
        <w:rPr>
          <w:lang w:eastAsia="ko-KR"/>
        </w:rPr>
        <w:t>설비유형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설비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회사의</w:t>
      </w:r>
      <w:r>
        <w:rPr>
          <w:lang w:eastAsia="ko-KR"/>
        </w:rPr>
        <w:t xml:space="preserve"> </w:t>
      </w:r>
      <w:r>
        <w:rPr>
          <w:lang w:eastAsia="ko-KR"/>
        </w:rPr>
        <w:t>자산으로서</w:t>
      </w:r>
      <w:r>
        <w:rPr>
          <w:lang w:eastAsia="ko-KR"/>
        </w:rPr>
        <w:t xml:space="preserve"> </w:t>
      </w:r>
      <w:r>
        <w:rPr>
          <w:lang w:eastAsia="ko-KR"/>
        </w:rPr>
        <w:t>관리를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설비정보를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설비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26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324CA42F" w14:textId="77777777" w:rsidR="00B4288B" w:rsidRDefault="0010783A">
      <w:pPr>
        <w:pStyle w:val="KS"/>
      </w:pPr>
      <w:commentRangeStart w:id="622"/>
      <w:r>
        <w:t>표</w:t>
      </w:r>
      <w:r>
        <w:t xml:space="preserve"> 26 — </w:t>
      </w:r>
      <w:r>
        <w:t>설비</w:t>
      </w:r>
      <w:r>
        <w:t xml:space="preserve"> </w:t>
      </w:r>
      <w:r>
        <w:t>명사</w:t>
      </w:r>
      <w:r>
        <w:t xml:space="preserve"> </w:t>
      </w:r>
      <w:r>
        <w:t>정보</w:t>
      </w:r>
      <w:r>
        <w:t xml:space="preserve"> </w:t>
      </w:r>
      <w:r>
        <w:t>속성</w:t>
      </w:r>
      <w:commentRangeEnd w:id="622"/>
      <w:r>
        <w:rPr>
          <w:rStyle w:val="aff5"/>
          <w:sz w:val="20"/>
          <w:szCs w:val="22"/>
        </w:rPr>
        <w:commentReference w:id="622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5B7E3220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41437551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53F880E3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7F7563D8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55845E70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5227CA06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1DCECBF2" w14:textId="77777777">
        <w:trPr>
          <w:cantSplit/>
          <w:jc w:val="center"/>
        </w:trPr>
        <w:tc>
          <w:tcPr>
            <w:tcW w:w="2100" w:type="dxa"/>
          </w:tcPr>
          <w:p w14:paraId="1355EFB0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62D8E24A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356E294B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5E32F81D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64655084" w14:textId="77777777" w:rsidR="00B4288B" w:rsidRDefault="00B4288B">
            <w:pPr>
              <w:pStyle w:val="KS2"/>
            </w:pPr>
          </w:p>
        </w:tc>
      </w:tr>
      <w:tr w:rsidR="00B4288B" w14:paraId="73384AF9" w14:textId="77777777">
        <w:trPr>
          <w:cantSplit/>
          <w:jc w:val="center"/>
        </w:trPr>
        <w:tc>
          <w:tcPr>
            <w:tcW w:w="2100" w:type="dxa"/>
          </w:tcPr>
          <w:p w14:paraId="2172BD49" w14:textId="77777777" w:rsidR="00B4288B" w:rsidRDefault="0010783A">
            <w:pPr>
              <w:pStyle w:val="KS2"/>
            </w:pPr>
            <w:r>
              <w:t>설비식별자</w:t>
            </w:r>
          </w:p>
        </w:tc>
        <w:tc>
          <w:tcPr>
            <w:tcW w:w="3000" w:type="dxa"/>
          </w:tcPr>
          <w:p w14:paraId="49D4601A" w14:textId="77777777" w:rsidR="00B4288B" w:rsidRDefault="0010783A">
            <w:pPr>
              <w:pStyle w:val="KS2"/>
            </w:pPr>
            <w:r>
              <w:t>EquipmentID</w:t>
            </w:r>
          </w:p>
        </w:tc>
        <w:tc>
          <w:tcPr>
            <w:tcW w:w="1150" w:type="dxa"/>
          </w:tcPr>
          <w:p w14:paraId="7377A354" w14:textId="77777777" w:rsidR="00B4288B" w:rsidRDefault="0010783A">
            <w:pPr>
              <w:pStyle w:val="KS2"/>
              <w:jc w:val="center"/>
            </w:pPr>
            <w:r>
              <w:t>ID</w:t>
            </w:r>
          </w:p>
        </w:tc>
        <w:tc>
          <w:tcPr>
            <w:tcW w:w="1000" w:type="dxa"/>
          </w:tcPr>
          <w:p w14:paraId="4FC1BE35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6AAD849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설비를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</w:tc>
      </w:tr>
      <w:tr w:rsidR="00B4288B" w14:paraId="3CFB6C5D" w14:textId="77777777">
        <w:trPr>
          <w:cantSplit/>
          <w:jc w:val="center"/>
        </w:trPr>
        <w:tc>
          <w:tcPr>
            <w:tcW w:w="2100" w:type="dxa"/>
          </w:tcPr>
          <w:p w14:paraId="51A12638" w14:textId="77777777" w:rsidR="00B4288B" w:rsidRDefault="0010783A">
            <w:pPr>
              <w:pStyle w:val="KS2"/>
            </w:pPr>
            <w:r>
              <w:t>설비명</w:t>
            </w:r>
          </w:p>
        </w:tc>
        <w:tc>
          <w:tcPr>
            <w:tcW w:w="3000" w:type="dxa"/>
          </w:tcPr>
          <w:p w14:paraId="2E44249C" w14:textId="77777777" w:rsidR="00B4288B" w:rsidRDefault="0010783A">
            <w:pPr>
              <w:pStyle w:val="KS2"/>
            </w:pPr>
            <w:r>
              <w:t>EquipmentName</w:t>
            </w:r>
          </w:p>
        </w:tc>
        <w:tc>
          <w:tcPr>
            <w:tcW w:w="1150" w:type="dxa"/>
          </w:tcPr>
          <w:p w14:paraId="073D4E97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55FCA922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8F1529E" w14:textId="77777777" w:rsidR="00B4288B" w:rsidRDefault="0010783A">
            <w:pPr>
              <w:pStyle w:val="KS2"/>
            </w:pPr>
            <w:r>
              <w:t xml:space="preserve">— </w:t>
            </w:r>
            <w:r>
              <w:t>설비의</w:t>
            </w:r>
            <w:r>
              <w:t xml:space="preserve"> </w:t>
            </w:r>
            <w:r>
              <w:t>명칭</w:t>
            </w:r>
          </w:p>
        </w:tc>
      </w:tr>
      <w:tr w:rsidR="00B4288B" w14:paraId="76E2D10D" w14:textId="77777777">
        <w:trPr>
          <w:cantSplit/>
          <w:jc w:val="center"/>
        </w:trPr>
        <w:tc>
          <w:tcPr>
            <w:tcW w:w="2100" w:type="dxa"/>
          </w:tcPr>
          <w:p w14:paraId="1478F405" w14:textId="77777777" w:rsidR="00B4288B" w:rsidRDefault="0010783A">
            <w:pPr>
              <w:pStyle w:val="KS2"/>
            </w:pPr>
            <w:r>
              <w:t>상위설비식별자</w:t>
            </w:r>
          </w:p>
        </w:tc>
        <w:tc>
          <w:tcPr>
            <w:tcW w:w="3000" w:type="dxa"/>
          </w:tcPr>
          <w:p w14:paraId="7F361B2F" w14:textId="77777777" w:rsidR="00B4288B" w:rsidRDefault="0010783A">
            <w:pPr>
              <w:pStyle w:val="KS2"/>
            </w:pPr>
            <w:r>
              <w:t>ParentEquipmentID</w:t>
            </w:r>
          </w:p>
        </w:tc>
        <w:tc>
          <w:tcPr>
            <w:tcW w:w="1150" w:type="dxa"/>
          </w:tcPr>
          <w:p w14:paraId="59BDE331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64C1B839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76C55259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설비의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상위설비</w:t>
            </w:r>
          </w:p>
          <w:p w14:paraId="0AF512E7" w14:textId="77777777" w:rsidR="00B4288B" w:rsidRDefault="0010783A">
            <w:pPr>
              <w:pStyle w:val="KS2"/>
              <w:rPr>
                <w:ins w:id="623" w:author="임픽스 검토" w:date="2026-10-12T04:00:00Z"/>
                <w:lang w:eastAsia="ko-KR"/>
              </w:rPr>
            </w:pPr>
            <w:ins w:id="62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설비</w:t>
              </w:r>
              <w:r>
                <w:rPr>
                  <w:lang w:eastAsia="ko-KR"/>
                </w:rPr>
                <w:t>(Equipment)</w:t>
              </w:r>
            </w:ins>
          </w:p>
        </w:tc>
      </w:tr>
      <w:tr w:rsidR="00B4288B" w14:paraId="3BD24012" w14:textId="77777777">
        <w:trPr>
          <w:cantSplit/>
          <w:jc w:val="center"/>
        </w:trPr>
        <w:tc>
          <w:tcPr>
            <w:tcW w:w="2100" w:type="dxa"/>
          </w:tcPr>
          <w:p w14:paraId="767AD535" w14:textId="77777777" w:rsidR="00B4288B" w:rsidRDefault="0010783A">
            <w:pPr>
              <w:pStyle w:val="KS2"/>
            </w:pPr>
            <w:r>
              <w:t>설비유형</w:t>
            </w:r>
          </w:p>
        </w:tc>
        <w:tc>
          <w:tcPr>
            <w:tcW w:w="3000" w:type="dxa"/>
          </w:tcPr>
          <w:p w14:paraId="61524B43" w14:textId="77777777" w:rsidR="00B4288B" w:rsidRDefault="0010783A">
            <w:pPr>
              <w:pStyle w:val="KS2"/>
            </w:pPr>
            <w:r>
              <w:t>EquipmentType</w:t>
            </w:r>
          </w:p>
        </w:tc>
        <w:tc>
          <w:tcPr>
            <w:tcW w:w="1150" w:type="dxa"/>
          </w:tcPr>
          <w:p w14:paraId="2D1E30AB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7A3DD61A" w14:textId="30D4B48B" w:rsidR="00B4288B" w:rsidRDefault="0010783A">
            <w:pPr>
              <w:pStyle w:val="KS2"/>
              <w:jc w:val="center"/>
            </w:pPr>
            <w:del w:id="625" w:author="임픽스 검토" w:date="2026-10-12T04:00:00Z">
              <w:r>
                <w:delText>비대상</w:delText>
              </w:r>
            </w:del>
            <w:ins w:id="626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2A6387D0" w14:textId="77777777" w:rsidR="00D957CF" w:rsidRDefault="0010783A" w:rsidP="00D957CF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설비의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유형</w:t>
            </w:r>
          </w:p>
          <w:p w14:paraId="00FE7E80" w14:textId="77777777" w:rsidR="004F47B7" w:rsidRDefault="00000000">
            <w:pPr>
              <w:pStyle w:val="KS2"/>
              <w:rPr>
                <w:ins w:id="627" w:author="임픽스 검토" w:date="2026-10-12T04:00:00Z"/>
                <w:lang w:eastAsia="ko-KR"/>
              </w:rPr>
            </w:pPr>
            <w:ins w:id="62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생산설비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검사설비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계측기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물류</w:t>
              </w:r>
              <w:r>
                <w:rPr>
                  <w:lang w:eastAsia="ko-KR"/>
                </w:rPr>
                <w:t>·</w:t>
              </w:r>
              <w:r>
                <w:rPr>
                  <w:lang w:eastAsia="ko-KR"/>
                </w:rPr>
                <w:t>반송설비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유틸리티설비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금형</w:t>
              </w:r>
              <w:r>
                <w:rPr>
                  <w:lang w:eastAsia="ko-KR"/>
                </w:rPr>
                <w:t>·</w:t>
              </w:r>
              <w:r>
                <w:rPr>
                  <w:lang w:eastAsia="ko-KR"/>
                </w:rPr>
                <w:t>치공구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</w:ins>
          </w:p>
          <w:p w14:paraId="314B9650" w14:textId="5605CAF6" w:rsidR="00D957CF" w:rsidRDefault="00D957CF" w:rsidP="00D957CF">
            <w:pPr>
              <w:pStyle w:val="KS2"/>
              <w:rPr>
                <w:ins w:id="629" w:author="임픽스 검토" w:date="2026-10-12T04:00:00Z"/>
                <w:lang w:eastAsia="ko-KR"/>
              </w:rPr>
            </w:pPr>
            <w:ins w:id="63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19DEA4CF" w14:textId="77777777">
        <w:trPr>
          <w:cantSplit/>
          <w:jc w:val="center"/>
        </w:trPr>
        <w:tc>
          <w:tcPr>
            <w:tcW w:w="2100" w:type="dxa"/>
          </w:tcPr>
          <w:p w14:paraId="0BF0D78C" w14:textId="77777777" w:rsidR="00B4288B" w:rsidRDefault="0010783A">
            <w:pPr>
              <w:pStyle w:val="KS2"/>
            </w:pPr>
            <w:r>
              <w:t>설비대분류</w:t>
            </w:r>
          </w:p>
        </w:tc>
        <w:tc>
          <w:tcPr>
            <w:tcW w:w="3000" w:type="dxa"/>
          </w:tcPr>
          <w:p w14:paraId="3189C3A4" w14:textId="77777777" w:rsidR="00B4288B" w:rsidRDefault="0010783A">
            <w:pPr>
              <w:pStyle w:val="KS2"/>
            </w:pPr>
            <w:r>
              <w:t>EquipmentLargeClass</w:t>
            </w:r>
          </w:p>
        </w:tc>
        <w:tc>
          <w:tcPr>
            <w:tcW w:w="1150" w:type="dxa"/>
          </w:tcPr>
          <w:p w14:paraId="0D2343BF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1CEAAFB6" w14:textId="6B1EF64F" w:rsidR="00B4288B" w:rsidRDefault="0010783A">
            <w:pPr>
              <w:pStyle w:val="KS2"/>
              <w:jc w:val="center"/>
            </w:pPr>
            <w:del w:id="631" w:author="임픽스 검토" w:date="2026-10-12T04:00:00Z">
              <w:r>
                <w:delText>비대상</w:delText>
              </w:r>
            </w:del>
            <w:ins w:id="632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72638ADE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설비가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속한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설비대분류</w:t>
            </w:r>
          </w:p>
          <w:p w14:paraId="6BD83CE7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공통코드에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관리하며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분류체계에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정해짐</w:t>
            </w:r>
          </w:p>
          <w:p w14:paraId="3E47ABA6" w14:textId="77777777" w:rsidR="004F47B7" w:rsidRDefault="00000000">
            <w:pPr>
              <w:pStyle w:val="KS2"/>
              <w:rPr>
                <w:ins w:id="633" w:author="임픽스 검토" w:date="2026-10-12T04:00:00Z"/>
                <w:lang w:eastAsia="ko-KR"/>
              </w:rPr>
            </w:pPr>
            <w:ins w:id="63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공작기계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프레스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사출성형기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용접기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로봇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시험</w:t>
              </w:r>
              <w:r>
                <w:rPr>
                  <w:lang w:eastAsia="ko-KR"/>
                </w:rPr>
                <w:t>·</w:t>
              </w:r>
              <w:r>
                <w:rPr>
                  <w:lang w:eastAsia="ko-KR"/>
                </w:rPr>
                <w:t>검사기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물류설비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</w:ins>
          </w:p>
          <w:p w14:paraId="6FD357DD" w14:textId="61A5579C" w:rsidR="00D957CF" w:rsidRDefault="00D957CF">
            <w:pPr>
              <w:pStyle w:val="KS2"/>
              <w:rPr>
                <w:ins w:id="635" w:author="임픽스 검토" w:date="2026-10-12T04:00:00Z"/>
                <w:lang w:eastAsia="ko-KR"/>
              </w:rPr>
            </w:pPr>
            <w:ins w:id="63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0621490B" w14:textId="77777777">
        <w:trPr>
          <w:cantSplit/>
          <w:jc w:val="center"/>
        </w:trPr>
        <w:tc>
          <w:tcPr>
            <w:tcW w:w="2100" w:type="dxa"/>
          </w:tcPr>
          <w:p w14:paraId="0D6565DB" w14:textId="77777777" w:rsidR="00B4288B" w:rsidRDefault="0010783A">
            <w:pPr>
              <w:pStyle w:val="KS2"/>
            </w:pPr>
            <w:r>
              <w:t>설비중분류</w:t>
            </w:r>
          </w:p>
        </w:tc>
        <w:tc>
          <w:tcPr>
            <w:tcW w:w="3000" w:type="dxa"/>
          </w:tcPr>
          <w:p w14:paraId="06012F12" w14:textId="77777777" w:rsidR="00B4288B" w:rsidRDefault="0010783A">
            <w:pPr>
              <w:pStyle w:val="KS2"/>
            </w:pPr>
            <w:r>
              <w:t>EquipmentMediumClass</w:t>
            </w:r>
          </w:p>
        </w:tc>
        <w:tc>
          <w:tcPr>
            <w:tcW w:w="1150" w:type="dxa"/>
          </w:tcPr>
          <w:p w14:paraId="767774F7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5FCF271B" w14:textId="1DDC2F49" w:rsidR="00B4288B" w:rsidRDefault="0010783A">
            <w:pPr>
              <w:pStyle w:val="KS2"/>
              <w:jc w:val="center"/>
            </w:pPr>
            <w:del w:id="637" w:author="임픽스 검토" w:date="2026-10-12T04:00:00Z">
              <w:r>
                <w:delText>비대상</w:delText>
              </w:r>
            </w:del>
            <w:ins w:id="638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291C2EEC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설비가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속한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설비중분류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설비대분류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속함</w:t>
            </w:r>
            <w:r>
              <w:rPr>
                <w:lang w:eastAsia="ko-KR"/>
              </w:rPr>
              <w:t>)</w:t>
            </w:r>
          </w:p>
          <w:p w14:paraId="757D095C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설비중분류는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공통코드에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관리하며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분류체계에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정해짐</w:t>
            </w:r>
          </w:p>
          <w:p w14:paraId="5E90CD28" w14:textId="77777777" w:rsidR="004F47B7" w:rsidRDefault="00000000">
            <w:pPr>
              <w:pStyle w:val="KS2"/>
              <w:rPr>
                <w:ins w:id="639" w:author="임픽스 검토" w:date="2026-10-12T04:00:00Z"/>
                <w:lang w:eastAsia="ko-KR"/>
              </w:rPr>
            </w:pPr>
            <w:ins w:id="64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설비대분류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공작기계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하위의</w:t>
              </w:r>
              <w:r>
                <w:rPr>
                  <w:lang w:eastAsia="ko-KR"/>
                </w:rPr>
                <w:t xml:space="preserve"> CNC </w:t>
              </w:r>
              <w:r>
                <w:rPr>
                  <w:lang w:eastAsia="ko-KR"/>
                </w:rPr>
                <w:t>선반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머시닝센터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</w:ins>
          </w:p>
          <w:p w14:paraId="3940CDBB" w14:textId="58DCF60C" w:rsidR="00D957CF" w:rsidRDefault="00D957CF">
            <w:pPr>
              <w:pStyle w:val="KS2"/>
              <w:rPr>
                <w:ins w:id="641" w:author="임픽스 검토" w:date="2026-10-12T04:00:00Z"/>
                <w:lang w:eastAsia="ko-KR"/>
              </w:rPr>
            </w:pPr>
            <w:ins w:id="64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2B35B5CC" w14:textId="77777777">
        <w:trPr>
          <w:cantSplit/>
          <w:jc w:val="center"/>
        </w:trPr>
        <w:tc>
          <w:tcPr>
            <w:tcW w:w="2100" w:type="dxa"/>
          </w:tcPr>
          <w:p w14:paraId="45FBD0C3" w14:textId="77777777" w:rsidR="00B4288B" w:rsidRDefault="0010783A">
            <w:pPr>
              <w:pStyle w:val="KS2"/>
            </w:pPr>
            <w:r>
              <w:t>설비소분류</w:t>
            </w:r>
          </w:p>
        </w:tc>
        <w:tc>
          <w:tcPr>
            <w:tcW w:w="3000" w:type="dxa"/>
          </w:tcPr>
          <w:p w14:paraId="6884914B" w14:textId="77777777" w:rsidR="00B4288B" w:rsidRDefault="0010783A">
            <w:pPr>
              <w:pStyle w:val="KS2"/>
            </w:pPr>
            <w:r>
              <w:t>EquipmentSmallClass</w:t>
            </w:r>
          </w:p>
        </w:tc>
        <w:tc>
          <w:tcPr>
            <w:tcW w:w="1150" w:type="dxa"/>
          </w:tcPr>
          <w:p w14:paraId="40C6DCE3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2814C6DC" w14:textId="230EBD4B" w:rsidR="00B4288B" w:rsidRDefault="0010783A">
            <w:pPr>
              <w:pStyle w:val="KS2"/>
              <w:jc w:val="center"/>
            </w:pPr>
            <w:del w:id="643" w:author="임픽스 검토" w:date="2026-10-12T04:00:00Z">
              <w:r>
                <w:delText>비대상</w:delText>
              </w:r>
            </w:del>
            <w:ins w:id="644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401DA9F5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설비가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속한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설비소분류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설비중분류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속함</w:t>
            </w:r>
            <w:r>
              <w:rPr>
                <w:lang w:eastAsia="ko-KR"/>
              </w:rPr>
              <w:t>)</w:t>
            </w:r>
          </w:p>
          <w:p w14:paraId="7F3E686B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설비소분류는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공통코드에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관리하며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분류체계에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정해짐</w:t>
            </w:r>
          </w:p>
          <w:p w14:paraId="741B5244" w14:textId="77777777" w:rsidR="004F47B7" w:rsidRDefault="00000000">
            <w:pPr>
              <w:pStyle w:val="KS2"/>
              <w:rPr>
                <w:ins w:id="645" w:author="임픽스 검토" w:date="2026-10-12T04:00:00Z"/>
                <w:lang w:eastAsia="ko-KR"/>
              </w:rPr>
            </w:pPr>
            <w:ins w:id="64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설비중분류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머시닝센터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하위의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수직형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머시닝센터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수평형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머시닝센터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</w:ins>
          </w:p>
          <w:p w14:paraId="4D0DF325" w14:textId="1838DE7D" w:rsidR="00D957CF" w:rsidRDefault="00D957CF">
            <w:pPr>
              <w:pStyle w:val="KS2"/>
              <w:rPr>
                <w:ins w:id="647" w:author="임픽스 검토" w:date="2026-10-12T04:00:00Z"/>
                <w:lang w:eastAsia="ko-KR"/>
              </w:rPr>
            </w:pPr>
            <w:ins w:id="64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5E48508B" w14:textId="77777777">
        <w:trPr>
          <w:cantSplit/>
          <w:jc w:val="center"/>
        </w:trPr>
        <w:tc>
          <w:tcPr>
            <w:tcW w:w="2100" w:type="dxa"/>
          </w:tcPr>
          <w:p w14:paraId="468C2767" w14:textId="77777777" w:rsidR="00B4288B" w:rsidRDefault="0010783A">
            <w:pPr>
              <w:pStyle w:val="KS2"/>
            </w:pPr>
            <w:r>
              <w:t>관리부서식별자</w:t>
            </w:r>
          </w:p>
        </w:tc>
        <w:tc>
          <w:tcPr>
            <w:tcW w:w="3000" w:type="dxa"/>
          </w:tcPr>
          <w:p w14:paraId="09D08186" w14:textId="77777777" w:rsidR="00B4288B" w:rsidRDefault="0010783A">
            <w:pPr>
              <w:pStyle w:val="KS2"/>
            </w:pPr>
            <w:r>
              <w:t>DepartmentInChargeID</w:t>
            </w:r>
          </w:p>
        </w:tc>
        <w:tc>
          <w:tcPr>
            <w:tcW w:w="1150" w:type="dxa"/>
          </w:tcPr>
          <w:p w14:paraId="1F05A2C3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3641C558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143C84C8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설비를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부서</w:t>
            </w:r>
          </w:p>
          <w:p w14:paraId="70BEAEE4" w14:textId="77777777" w:rsidR="00B4288B" w:rsidRDefault="0010783A">
            <w:pPr>
              <w:pStyle w:val="KS2"/>
              <w:rPr>
                <w:ins w:id="649" w:author="임픽스 검토" w:date="2026-10-12T04:00:00Z"/>
                <w:lang w:eastAsia="ko-KR"/>
              </w:rPr>
            </w:pPr>
            <w:ins w:id="65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부서</w:t>
              </w:r>
              <w:r>
                <w:rPr>
                  <w:lang w:eastAsia="ko-KR"/>
                </w:rPr>
                <w:t>(Department)</w:t>
              </w:r>
            </w:ins>
          </w:p>
        </w:tc>
      </w:tr>
      <w:tr w:rsidR="00B4288B" w14:paraId="3170A001" w14:textId="77777777">
        <w:trPr>
          <w:cantSplit/>
          <w:jc w:val="center"/>
        </w:trPr>
        <w:tc>
          <w:tcPr>
            <w:tcW w:w="2100" w:type="dxa"/>
          </w:tcPr>
          <w:p w14:paraId="1746DE1C" w14:textId="77777777" w:rsidR="00B4288B" w:rsidRDefault="0010783A">
            <w:pPr>
              <w:pStyle w:val="KS2"/>
            </w:pPr>
            <w:r>
              <w:t>관리자식별자</w:t>
            </w:r>
          </w:p>
        </w:tc>
        <w:tc>
          <w:tcPr>
            <w:tcW w:w="3000" w:type="dxa"/>
          </w:tcPr>
          <w:p w14:paraId="14C38415" w14:textId="77777777" w:rsidR="00B4288B" w:rsidRDefault="0010783A">
            <w:pPr>
              <w:pStyle w:val="KS2"/>
            </w:pPr>
            <w:r>
              <w:t>PersonInChargeID</w:t>
            </w:r>
          </w:p>
        </w:tc>
        <w:tc>
          <w:tcPr>
            <w:tcW w:w="1150" w:type="dxa"/>
          </w:tcPr>
          <w:p w14:paraId="2BAEDE0A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6E88F940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17CF015E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설비를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인력</w:t>
            </w:r>
          </w:p>
          <w:p w14:paraId="7B742306" w14:textId="77777777" w:rsidR="00B4288B" w:rsidRDefault="0010783A">
            <w:pPr>
              <w:pStyle w:val="KS2"/>
              <w:rPr>
                <w:ins w:id="651" w:author="임픽스 검토" w:date="2026-10-12T04:00:00Z"/>
                <w:lang w:eastAsia="ko-KR"/>
              </w:rPr>
            </w:pPr>
            <w:ins w:id="65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사원</w:t>
              </w:r>
              <w:r>
                <w:rPr>
                  <w:lang w:eastAsia="ko-KR"/>
                </w:rPr>
                <w:t>(Personnel)</w:t>
              </w:r>
            </w:ins>
          </w:p>
        </w:tc>
      </w:tr>
      <w:tr w:rsidR="00B4288B" w14:paraId="450C7910" w14:textId="77777777">
        <w:trPr>
          <w:cantSplit/>
          <w:jc w:val="center"/>
        </w:trPr>
        <w:tc>
          <w:tcPr>
            <w:tcW w:w="2100" w:type="dxa"/>
          </w:tcPr>
          <w:p w14:paraId="48B725E6" w14:textId="77777777" w:rsidR="00B4288B" w:rsidRDefault="0010783A">
            <w:pPr>
              <w:pStyle w:val="KS2"/>
            </w:pPr>
            <w:r>
              <w:t>공정식별자</w:t>
            </w:r>
          </w:p>
        </w:tc>
        <w:tc>
          <w:tcPr>
            <w:tcW w:w="3000" w:type="dxa"/>
          </w:tcPr>
          <w:p w14:paraId="3535B2BC" w14:textId="77777777" w:rsidR="00B4288B" w:rsidRDefault="0010783A">
            <w:pPr>
              <w:pStyle w:val="KS2"/>
            </w:pPr>
            <w:r>
              <w:t>OperationID</w:t>
            </w:r>
          </w:p>
        </w:tc>
        <w:tc>
          <w:tcPr>
            <w:tcW w:w="1150" w:type="dxa"/>
          </w:tcPr>
          <w:p w14:paraId="6816A964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486D4C07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240A7532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공정을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403ED209" w14:textId="77777777" w:rsidR="00B4288B" w:rsidRDefault="0010783A">
            <w:pPr>
              <w:pStyle w:val="KS2"/>
              <w:rPr>
                <w:ins w:id="653" w:author="임픽스 검토" w:date="2026-10-12T04:00:00Z"/>
              </w:rPr>
            </w:pPr>
            <w:ins w:id="654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공정</w:t>
              </w:r>
              <w:r>
                <w:t>(Operation)</w:t>
              </w:r>
            </w:ins>
          </w:p>
        </w:tc>
      </w:tr>
      <w:tr w:rsidR="00B4288B" w14:paraId="68DD77A3" w14:textId="77777777">
        <w:trPr>
          <w:cantSplit/>
          <w:jc w:val="center"/>
        </w:trPr>
        <w:tc>
          <w:tcPr>
            <w:tcW w:w="2100" w:type="dxa"/>
          </w:tcPr>
          <w:p w14:paraId="0A8D33D5" w14:textId="77777777" w:rsidR="00B4288B" w:rsidRDefault="0010783A">
            <w:pPr>
              <w:pStyle w:val="KS2"/>
            </w:pPr>
            <w:r>
              <w:t>사용여부</w:t>
            </w:r>
          </w:p>
        </w:tc>
        <w:tc>
          <w:tcPr>
            <w:tcW w:w="3000" w:type="dxa"/>
          </w:tcPr>
          <w:p w14:paraId="660A1DC3" w14:textId="77777777" w:rsidR="00B4288B" w:rsidRDefault="0010783A">
            <w:pPr>
              <w:pStyle w:val="KS2"/>
            </w:pPr>
            <w:r>
              <w:t>UseIndicator</w:t>
            </w:r>
          </w:p>
        </w:tc>
        <w:tc>
          <w:tcPr>
            <w:tcW w:w="1150" w:type="dxa"/>
          </w:tcPr>
          <w:p w14:paraId="2D24A233" w14:textId="77777777" w:rsidR="00B4288B" w:rsidRDefault="0010783A">
            <w:pPr>
              <w:pStyle w:val="KS2"/>
              <w:jc w:val="center"/>
            </w:pPr>
            <w:r>
              <w:t>boolean</w:t>
            </w:r>
          </w:p>
        </w:tc>
        <w:tc>
          <w:tcPr>
            <w:tcW w:w="1000" w:type="dxa"/>
          </w:tcPr>
          <w:p w14:paraId="716F48A1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5423AFA" w14:textId="77777777" w:rsidR="00B4288B" w:rsidRDefault="0010783A">
            <w:pPr>
              <w:pStyle w:val="KS2"/>
            </w:pPr>
            <w:r>
              <w:t xml:space="preserve">— </w:t>
            </w:r>
            <w:r>
              <w:t>설비의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여부</w:t>
            </w:r>
          </w:p>
        </w:tc>
      </w:tr>
      <w:tr w:rsidR="00B4288B" w14:paraId="561A25FF" w14:textId="77777777">
        <w:trPr>
          <w:cantSplit/>
          <w:jc w:val="center"/>
        </w:trPr>
        <w:tc>
          <w:tcPr>
            <w:tcW w:w="2100" w:type="dxa"/>
          </w:tcPr>
          <w:p w14:paraId="13439ADC" w14:textId="77777777" w:rsidR="00B4288B" w:rsidRDefault="0010783A">
            <w:pPr>
              <w:pStyle w:val="KS2"/>
            </w:pPr>
            <w:r>
              <w:t>데이터수집장치</w:t>
            </w:r>
          </w:p>
        </w:tc>
        <w:tc>
          <w:tcPr>
            <w:tcW w:w="3000" w:type="dxa"/>
          </w:tcPr>
          <w:p w14:paraId="239899F4" w14:textId="77777777" w:rsidR="00B4288B" w:rsidRDefault="0010783A">
            <w:pPr>
              <w:pStyle w:val="KS2"/>
            </w:pPr>
            <w:r>
              <w:t>DAQDevice</w:t>
            </w:r>
          </w:p>
        </w:tc>
        <w:tc>
          <w:tcPr>
            <w:tcW w:w="1150" w:type="dxa"/>
          </w:tcPr>
          <w:p w14:paraId="3056E9AD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114F68FE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2E7B9544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설비에서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수집하는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장치의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고유번호</w:t>
            </w:r>
          </w:p>
        </w:tc>
      </w:tr>
      <w:tr w:rsidR="00B4288B" w14:paraId="26F9AD64" w14:textId="77777777">
        <w:trPr>
          <w:cantSplit/>
          <w:jc w:val="center"/>
        </w:trPr>
        <w:tc>
          <w:tcPr>
            <w:tcW w:w="2100" w:type="dxa"/>
          </w:tcPr>
          <w:p w14:paraId="44308EBD" w14:textId="77777777" w:rsidR="00B4288B" w:rsidRDefault="0010783A">
            <w:pPr>
              <w:pStyle w:val="KS2"/>
            </w:pPr>
            <w:r>
              <w:t>고정자산식별자</w:t>
            </w:r>
          </w:p>
        </w:tc>
        <w:tc>
          <w:tcPr>
            <w:tcW w:w="3000" w:type="dxa"/>
          </w:tcPr>
          <w:p w14:paraId="15E0C01B" w14:textId="77777777" w:rsidR="00B4288B" w:rsidRDefault="0010783A">
            <w:pPr>
              <w:pStyle w:val="KS2"/>
            </w:pPr>
            <w:r>
              <w:t>FixedAssetID</w:t>
            </w:r>
          </w:p>
        </w:tc>
        <w:tc>
          <w:tcPr>
            <w:tcW w:w="1150" w:type="dxa"/>
          </w:tcPr>
          <w:p w14:paraId="18E702F7" w14:textId="77777777" w:rsidR="003168E1" w:rsidRDefault="00000000">
            <w:pPr>
              <w:pStyle w:val="KS2"/>
              <w:jc w:val="center"/>
              <w:rPr>
                <w:del w:id="655" w:author="임픽스 검토" w:date="2026-10-12T04:00:00Z"/>
              </w:rPr>
            </w:pPr>
            <w:del w:id="656" w:author="임픽스 검토" w:date="2026-10-12T04:00:00Z">
              <w:r>
                <w:delText>IDREF</w:delText>
              </w:r>
            </w:del>
          </w:p>
          <w:p w14:paraId="6A367E4F" w14:textId="1E3297B8" w:rsidR="00B4288B" w:rsidRDefault="0010783A">
            <w:pPr>
              <w:pStyle w:val="KS2"/>
              <w:jc w:val="center"/>
              <w:rPr>
                <w:ins w:id="657" w:author="임픽스 검토" w:date="2026-10-12T04:00:00Z"/>
              </w:rPr>
            </w:pPr>
            <w:ins w:id="658" w:author="임픽스 검토" w:date="2026-10-12T04:00:00Z">
              <w:r>
                <w:t>string</w:t>
              </w:r>
            </w:ins>
          </w:p>
        </w:tc>
        <w:tc>
          <w:tcPr>
            <w:tcW w:w="1000" w:type="dxa"/>
          </w:tcPr>
          <w:p w14:paraId="479886DF" w14:textId="1AD3129D" w:rsidR="00B4288B" w:rsidRDefault="0010783A">
            <w:pPr>
              <w:pStyle w:val="KS2"/>
              <w:jc w:val="center"/>
            </w:pPr>
            <w:del w:id="659" w:author="임픽스 검토" w:date="2026-10-12T04:00:00Z">
              <w:r>
                <w:delText>대상</w:delText>
              </w:r>
            </w:del>
            <w:ins w:id="660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417B019D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설비의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회계적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자산으로서의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고유번호</w:t>
            </w:r>
          </w:p>
        </w:tc>
      </w:tr>
      <w:tr w:rsidR="00B4288B" w14:paraId="44077124" w14:textId="77777777">
        <w:trPr>
          <w:cantSplit/>
          <w:jc w:val="center"/>
        </w:trPr>
        <w:tc>
          <w:tcPr>
            <w:tcW w:w="2100" w:type="dxa"/>
          </w:tcPr>
          <w:p w14:paraId="537DA87F" w14:textId="77777777" w:rsidR="00B4288B" w:rsidRDefault="0010783A">
            <w:pPr>
              <w:pStyle w:val="KS2"/>
            </w:pPr>
            <w:r>
              <w:t>모델번호</w:t>
            </w:r>
          </w:p>
        </w:tc>
        <w:tc>
          <w:tcPr>
            <w:tcW w:w="3000" w:type="dxa"/>
          </w:tcPr>
          <w:p w14:paraId="16B601CE" w14:textId="77777777" w:rsidR="00B4288B" w:rsidRDefault="0010783A">
            <w:pPr>
              <w:pStyle w:val="KS2"/>
            </w:pPr>
            <w:r>
              <w:t>ModelNumber</w:t>
            </w:r>
          </w:p>
        </w:tc>
        <w:tc>
          <w:tcPr>
            <w:tcW w:w="1150" w:type="dxa"/>
          </w:tcPr>
          <w:p w14:paraId="5F70045D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67645D64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105FBDF7" w14:textId="77777777" w:rsidR="00B4288B" w:rsidRDefault="0010783A">
            <w:pPr>
              <w:pStyle w:val="KS2"/>
            </w:pPr>
            <w:r>
              <w:t xml:space="preserve">— </w:t>
            </w:r>
            <w:r>
              <w:t>설비의</w:t>
            </w:r>
            <w:r>
              <w:t xml:space="preserve"> </w:t>
            </w:r>
            <w:r>
              <w:t>모델번호</w:t>
            </w:r>
          </w:p>
        </w:tc>
      </w:tr>
      <w:tr w:rsidR="00B4288B" w14:paraId="31DD7088" w14:textId="77777777">
        <w:trPr>
          <w:cantSplit/>
          <w:jc w:val="center"/>
        </w:trPr>
        <w:tc>
          <w:tcPr>
            <w:tcW w:w="2100" w:type="dxa"/>
          </w:tcPr>
          <w:p w14:paraId="6C8C45B2" w14:textId="77777777" w:rsidR="00B4288B" w:rsidRDefault="0010783A">
            <w:pPr>
              <w:pStyle w:val="KS2"/>
            </w:pPr>
            <w:r>
              <w:t>일련번호</w:t>
            </w:r>
          </w:p>
        </w:tc>
        <w:tc>
          <w:tcPr>
            <w:tcW w:w="3000" w:type="dxa"/>
          </w:tcPr>
          <w:p w14:paraId="5C5AB2C7" w14:textId="77777777" w:rsidR="00B4288B" w:rsidRDefault="0010783A">
            <w:pPr>
              <w:pStyle w:val="KS2"/>
            </w:pPr>
            <w:r>
              <w:t>SerialNumber</w:t>
            </w:r>
          </w:p>
        </w:tc>
        <w:tc>
          <w:tcPr>
            <w:tcW w:w="1150" w:type="dxa"/>
          </w:tcPr>
          <w:p w14:paraId="1E89528A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15302E3C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46A6CD0" w14:textId="77777777" w:rsidR="00B4288B" w:rsidRDefault="0010783A">
            <w:pPr>
              <w:pStyle w:val="KS2"/>
            </w:pPr>
            <w:r>
              <w:t xml:space="preserve">— </w:t>
            </w:r>
            <w:r>
              <w:t>설비의</w:t>
            </w:r>
            <w:r>
              <w:t xml:space="preserve"> </w:t>
            </w:r>
            <w:r>
              <w:t>일련번호</w:t>
            </w:r>
          </w:p>
        </w:tc>
      </w:tr>
      <w:tr w:rsidR="00B4288B" w14:paraId="481147F6" w14:textId="77777777">
        <w:trPr>
          <w:cantSplit/>
          <w:jc w:val="center"/>
        </w:trPr>
        <w:tc>
          <w:tcPr>
            <w:tcW w:w="2100" w:type="dxa"/>
          </w:tcPr>
          <w:p w14:paraId="1732ECBF" w14:textId="77777777" w:rsidR="00B4288B" w:rsidRDefault="0010783A">
            <w:pPr>
              <w:pStyle w:val="KS2"/>
            </w:pPr>
            <w:r>
              <w:t>제조국가</w:t>
            </w:r>
          </w:p>
        </w:tc>
        <w:tc>
          <w:tcPr>
            <w:tcW w:w="3000" w:type="dxa"/>
          </w:tcPr>
          <w:p w14:paraId="17B11EFA" w14:textId="77777777" w:rsidR="00B4288B" w:rsidRDefault="0010783A">
            <w:pPr>
              <w:pStyle w:val="KS2"/>
            </w:pPr>
            <w:r>
              <w:t>CountryOfOrigin</w:t>
            </w:r>
          </w:p>
        </w:tc>
        <w:tc>
          <w:tcPr>
            <w:tcW w:w="1150" w:type="dxa"/>
          </w:tcPr>
          <w:p w14:paraId="00FE0A28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2CD84FE3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017D8984" w14:textId="77777777" w:rsidR="00B4288B" w:rsidRDefault="0010783A">
            <w:pPr>
              <w:pStyle w:val="KS2"/>
            </w:pPr>
            <w:r>
              <w:t xml:space="preserve">— </w:t>
            </w:r>
            <w:r>
              <w:t>설비의</w:t>
            </w:r>
            <w:r>
              <w:t xml:space="preserve"> </w:t>
            </w:r>
            <w:r>
              <w:t>제조국가</w:t>
            </w:r>
          </w:p>
        </w:tc>
      </w:tr>
      <w:tr w:rsidR="00B4288B" w14:paraId="261845A7" w14:textId="77777777">
        <w:trPr>
          <w:cantSplit/>
          <w:jc w:val="center"/>
        </w:trPr>
        <w:tc>
          <w:tcPr>
            <w:tcW w:w="2100" w:type="dxa"/>
          </w:tcPr>
          <w:p w14:paraId="5A0270A3" w14:textId="77777777" w:rsidR="00B4288B" w:rsidRDefault="0010783A">
            <w:pPr>
              <w:pStyle w:val="KS2"/>
            </w:pPr>
            <w:r>
              <w:t>제조업체</w:t>
            </w:r>
          </w:p>
        </w:tc>
        <w:tc>
          <w:tcPr>
            <w:tcW w:w="3000" w:type="dxa"/>
          </w:tcPr>
          <w:p w14:paraId="2AA7F6C1" w14:textId="77777777" w:rsidR="00B4288B" w:rsidRDefault="0010783A">
            <w:pPr>
              <w:pStyle w:val="KS2"/>
            </w:pPr>
            <w:r>
              <w:t>Manufacturer</w:t>
            </w:r>
          </w:p>
        </w:tc>
        <w:tc>
          <w:tcPr>
            <w:tcW w:w="1150" w:type="dxa"/>
          </w:tcPr>
          <w:p w14:paraId="08B22647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3573354E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1FD0BE11" w14:textId="77777777" w:rsidR="00B4288B" w:rsidRDefault="0010783A">
            <w:pPr>
              <w:pStyle w:val="KS2"/>
            </w:pPr>
            <w:r>
              <w:t xml:space="preserve">— </w:t>
            </w:r>
            <w:r>
              <w:t>설비의</w:t>
            </w:r>
            <w:r>
              <w:t xml:space="preserve"> </w:t>
            </w:r>
            <w:r>
              <w:t>제조업체</w:t>
            </w:r>
          </w:p>
        </w:tc>
      </w:tr>
      <w:tr w:rsidR="00B4288B" w14:paraId="608C858D" w14:textId="77777777">
        <w:trPr>
          <w:cantSplit/>
          <w:jc w:val="center"/>
        </w:trPr>
        <w:tc>
          <w:tcPr>
            <w:tcW w:w="2100" w:type="dxa"/>
          </w:tcPr>
          <w:p w14:paraId="0C34E958" w14:textId="77777777" w:rsidR="00B4288B" w:rsidRDefault="0010783A">
            <w:pPr>
              <w:pStyle w:val="KS2"/>
            </w:pPr>
            <w:r>
              <w:t>취득일</w:t>
            </w:r>
          </w:p>
        </w:tc>
        <w:tc>
          <w:tcPr>
            <w:tcW w:w="3000" w:type="dxa"/>
          </w:tcPr>
          <w:p w14:paraId="64E887FE" w14:textId="77777777" w:rsidR="00B4288B" w:rsidRDefault="0010783A">
            <w:pPr>
              <w:pStyle w:val="KS2"/>
            </w:pPr>
            <w:r>
              <w:t>AcquisitionDate</w:t>
            </w:r>
          </w:p>
        </w:tc>
        <w:tc>
          <w:tcPr>
            <w:tcW w:w="1150" w:type="dxa"/>
          </w:tcPr>
          <w:p w14:paraId="47B60FDD" w14:textId="77777777" w:rsidR="00B4288B" w:rsidRDefault="0010783A">
            <w:pPr>
              <w:pStyle w:val="KS2"/>
              <w:jc w:val="center"/>
            </w:pPr>
            <w:r>
              <w:t>date</w:t>
            </w:r>
          </w:p>
        </w:tc>
        <w:tc>
          <w:tcPr>
            <w:tcW w:w="1000" w:type="dxa"/>
          </w:tcPr>
          <w:p w14:paraId="2E8B5D0A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337D149C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실물을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취득한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일자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  <w:tr w:rsidR="00B4288B" w14:paraId="10036190" w14:textId="77777777">
        <w:trPr>
          <w:cantSplit/>
          <w:jc w:val="center"/>
        </w:trPr>
        <w:tc>
          <w:tcPr>
            <w:tcW w:w="2100" w:type="dxa"/>
          </w:tcPr>
          <w:p w14:paraId="09EC6D1C" w14:textId="77777777" w:rsidR="00B4288B" w:rsidRDefault="0010783A">
            <w:pPr>
              <w:pStyle w:val="KS2"/>
            </w:pPr>
            <w:r>
              <w:t>위치</w:t>
            </w:r>
          </w:p>
        </w:tc>
        <w:tc>
          <w:tcPr>
            <w:tcW w:w="3000" w:type="dxa"/>
          </w:tcPr>
          <w:p w14:paraId="4E227A73" w14:textId="77777777" w:rsidR="00B4288B" w:rsidRDefault="0010783A">
            <w:pPr>
              <w:pStyle w:val="KS2"/>
            </w:pPr>
            <w:r>
              <w:t>Location</w:t>
            </w:r>
          </w:p>
        </w:tc>
        <w:tc>
          <w:tcPr>
            <w:tcW w:w="1150" w:type="dxa"/>
          </w:tcPr>
          <w:p w14:paraId="1BC07F39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42DD6155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41EBD97D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설비가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배치되어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장소</w:t>
            </w:r>
          </w:p>
        </w:tc>
      </w:tr>
    </w:tbl>
    <w:p w14:paraId="6CC279EC" w14:textId="77777777" w:rsidR="00B4288B" w:rsidRDefault="00B4288B">
      <w:pPr>
        <w:spacing w:after="0" w:line="144" w:lineRule="auto"/>
        <w:rPr>
          <w:lang w:eastAsia="ko-KR"/>
        </w:rPr>
      </w:pPr>
    </w:p>
    <w:p w14:paraId="7BCC3DCE" w14:textId="77777777" w:rsidR="00B4288B" w:rsidRDefault="0010783A">
      <w:pPr>
        <w:pStyle w:val="46"/>
        <w:rPr>
          <w:lang w:eastAsia="ko-KR"/>
        </w:rPr>
      </w:pPr>
      <w:r>
        <w:rPr>
          <w:lang w:eastAsia="ko-KR"/>
        </w:rPr>
        <w:t xml:space="preserve">7.4.1.16  </w:t>
      </w:r>
      <w:r>
        <w:rPr>
          <w:lang w:eastAsia="ko-KR"/>
        </w:rPr>
        <w:t>공정설비</w:t>
      </w:r>
      <w:r>
        <w:rPr>
          <w:lang w:eastAsia="ko-KR"/>
        </w:rPr>
        <w:t>(OperationEquipment)</w:t>
      </w:r>
    </w:p>
    <w:p w14:paraId="656BF767" w14:textId="77777777" w:rsidR="00B4288B" w:rsidRDefault="0010783A">
      <w:pPr>
        <w:rPr>
          <w:lang w:eastAsia="ko-KR"/>
        </w:rPr>
      </w:pPr>
      <w:r>
        <w:rPr>
          <w:lang w:eastAsia="ko-KR"/>
        </w:rPr>
        <w:t>공정별</w:t>
      </w:r>
      <w:r>
        <w:rPr>
          <w:lang w:eastAsia="ko-KR"/>
        </w:rPr>
        <w:t xml:space="preserve"> </w:t>
      </w:r>
      <w:r>
        <w:rPr>
          <w:lang w:eastAsia="ko-KR"/>
        </w:rPr>
        <w:t>사용되는</w:t>
      </w:r>
      <w:r>
        <w:rPr>
          <w:lang w:eastAsia="ko-KR"/>
        </w:rPr>
        <w:t xml:space="preserve"> </w:t>
      </w:r>
      <w:r>
        <w:rPr>
          <w:lang w:eastAsia="ko-KR"/>
        </w:rPr>
        <w:t>설비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공정설비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27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9FF1616" w14:textId="0CF23706" w:rsidR="00B4288B" w:rsidRDefault="0010783A">
      <w:pPr>
        <w:pStyle w:val="KS"/>
        <w:rPr>
          <w:lang w:eastAsia="ko-KR"/>
        </w:rPr>
      </w:pPr>
      <w:commentRangeStart w:id="661"/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662" w:author="임픽스 검토" w:date="2026-10-12T04:00:00Z">
        <w:r>
          <w:rPr>
            <w:lang w:eastAsia="ko-KR"/>
          </w:rPr>
          <w:delText>21</w:delText>
        </w:r>
      </w:del>
      <w:ins w:id="663" w:author="임픽스 검토" w:date="2026-10-12T04:00:00Z">
        <w:r>
          <w:rPr>
            <w:lang w:eastAsia="ko-KR"/>
          </w:rPr>
          <w:t>27</w:t>
        </w:r>
      </w:ins>
      <w:r>
        <w:rPr>
          <w:lang w:eastAsia="ko-KR"/>
        </w:rPr>
        <w:t xml:space="preserve"> — </w:t>
      </w:r>
      <w:r>
        <w:rPr>
          <w:lang w:eastAsia="ko-KR"/>
        </w:rPr>
        <w:t>공정설비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commentRangeEnd w:id="661"/>
      <w:r>
        <w:rPr>
          <w:rStyle w:val="aff5"/>
          <w:sz w:val="20"/>
          <w:szCs w:val="22"/>
          <w:lang w:eastAsia="ko-KR"/>
        </w:rPr>
        <w:commentReference w:id="661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04C4B775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49FF4ADE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61E810AC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1ED47126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57059067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0B8191D8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75CD3E6E" w14:textId="77777777">
        <w:trPr>
          <w:cantSplit/>
          <w:jc w:val="center"/>
        </w:trPr>
        <w:tc>
          <w:tcPr>
            <w:tcW w:w="2100" w:type="dxa"/>
          </w:tcPr>
          <w:p w14:paraId="09BEA886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7253C5D0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12D8B20E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1E336F5F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36445067" w14:textId="77777777" w:rsidR="00B4288B" w:rsidRDefault="00B4288B">
            <w:pPr>
              <w:pStyle w:val="KS2"/>
            </w:pPr>
          </w:p>
        </w:tc>
      </w:tr>
      <w:tr w:rsidR="00B4288B" w14:paraId="1D680B5A" w14:textId="77777777">
        <w:trPr>
          <w:cantSplit/>
          <w:jc w:val="center"/>
        </w:trPr>
        <w:tc>
          <w:tcPr>
            <w:tcW w:w="2100" w:type="dxa"/>
          </w:tcPr>
          <w:p w14:paraId="5DE0F8F2" w14:textId="77777777" w:rsidR="00B4288B" w:rsidRDefault="0010783A">
            <w:pPr>
              <w:pStyle w:val="KS2"/>
            </w:pPr>
            <w:r>
              <w:t>공정식별자</w:t>
            </w:r>
          </w:p>
        </w:tc>
        <w:tc>
          <w:tcPr>
            <w:tcW w:w="3000" w:type="dxa"/>
          </w:tcPr>
          <w:p w14:paraId="1ABB46D7" w14:textId="77777777" w:rsidR="00B4288B" w:rsidRDefault="0010783A">
            <w:pPr>
              <w:pStyle w:val="KS2"/>
            </w:pPr>
            <w:r>
              <w:t>OperationID</w:t>
            </w:r>
          </w:p>
        </w:tc>
        <w:tc>
          <w:tcPr>
            <w:tcW w:w="1150" w:type="dxa"/>
          </w:tcPr>
          <w:p w14:paraId="1D99614D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20368D7C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67DE7E99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공정을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5DABA865" w14:textId="77777777" w:rsidR="00B4288B" w:rsidRDefault="0010783A">
            <w:pPr>
              <w:pStyle w:val="KS2"/>
              <w:rPr>
                <w:ins w:id="664" w:author="임픽스 검토" w:date="2026-10-12T04:00:00Z"/>
              </w:rPr>
            </w:pPr>
            <w:ins w:id="665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공정</w:t>
              </w:r>
              <w:r>
                <w:t>(Operation)</w:t>
              </w:r>
            </w:ins>
          </w:p>
        </w:tc>
      </w:tr>
      <w:tr w:rsidR="00B4288B" w14:paraId="77FB916A" w14:textId="77777777">
        <w:trPr>
          <w:cantSplit/>
          <w:jc w:val="center"/>
        </w:trPr>
        <w:tc>
          <w:tcPr>
            <w:tcW w:w="2100" w:type="dxa"/>
          </w:tcPr>
          <w:p w14:paraId="3B883B4F" w14:textId="77777777" w:rsidR="00B4288B" w:rsidRDefault="0010783A">
            <w:pPr>
              <w:pStyle w:val="KS2"/>
            </w:pPr>
            <w:r>
              <w:t>공정명</w:t>
            </w:r>
          </w:p>
        </w:tc>
        <w:tc>
          <w:tcPr>
            <w:tcW w:w="3000" w:type="dxa"/>
          </w:tcPr>
          <w:p w14:paraId="745827B4" w14:textId="77777777" w:rsidR="00B4288B" w:rsidRDefault="0010783A">
            <w:pPr>
              <w:pStyle w:val="KS2"/>
            </w:pPr>
            <w:r>
              <w:t>OperationName</w:t>
            </w:r>
          </w:p>
        </w:tc>
        <w:tc>
          <w:tcPr>
            <w:tcW w:w="1150" w:type="dxa"/>
          </w:tcPr>
          <w:p w14:paraId="74F814B5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6C3F4861" w14:textId="77777777" w:rsidR="00B4288B" w:rsidRDefault="0010783A">
            <w:pPr>
              <w:pStyle w:val="KS2"/>
              <w:jc w:val="center"/>
            </w:pPr>
            <w:del w:id="666" w:author="임픽스 검토" w:date="2026-10-12T04:00:00Z">
              <w:r>
                <w:delText>비대상</w:delText>
              </w:r>
            </w:del>
            <w:ins w:id="667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52C8AF57" w14:textId="77777777" w:rsidR="00B4288B" w:rsidRDefault="0010783A">
            <w:pPr>
              <w:pStyle w:val="KS2"/>
            </w:pPr>
            <w:r>
              <w:t xml:space="preserve">— </w:t>
            </w:r>
            <w:r>
              <w:t>공정의</w:t>
            </w:r>
            <w:r>
              <w:t xml:space="preserve"> </w:t>
            </w:r>
            <w:r>
              <w:t>명칭</w:t>
            </w:r>
          </w:p>
          <w:p w14:paraId="772E38A5" w14:textId="77777777" w:rsidR="00B4288B" w:rsidRDefault="0010783A">
            <w:pPr>
              <w:pStyle w:val="KS2"/>
              <w:rPr>
                <w:ins w:id="668" w:author="임픽스 검토" w:date="2026-10-12T04:00:00Z"/>
              </w:rPr>
            </w:pPr>
            <w:ins w:id="669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공정</w:t>
              </w:r>
              <w:r>
                <w:t>(Operation.OperationName)</w:t>
              </w:r>
            </w:ins>
          </w:p>
        </w:tc>
      </w:tr>
      <w:tr w:rsidR="00B4288B" w14:paraId="64F5C4E3" w14:textId="77777777">
        <w:trPr>
          <w:cantSplit/>
          <w:jc w:val="center"/>
        </w:trPr>
        <w:tc>
          <w:tcPr>
            <w:tcW w:w="2100" w:type="dxa"/>
          </w:tcPr>
          <w:p w14:paraId="09069688" w14:textId="77777777" w:rsidR="00B4288B" w:rsidRDefault="0010783A">
            <w:pPr>
              <w:pStyle w:val="KS2"/>
            </w:pPr>
            <w:r>
              <w:t>설비식별자</w:t>
            </w:r>
          </w:p>
        </w:tc>
        <w:tc>
          <w:tcPr>
            <w:tcW w:w="3000" w:type="dxa"/>
          </w:tcPr>
          <w:p w14:paraId="5CC99F2B" w14:textId="77777777" w:rsidR="00B4288B" w:rsidRDefault="0010783A">
            <w:pPr>
              <w:pStyle w:val="KS2"/>
            </w:pPr>
            <w:r>
              <w:t>EquipmentID</w:t>
            </w:r>
          </w:p>
        </w:tc>
        <w:tc>
          <w:tcPr>
            <w:tcW w:w="1150" w:type="dxa"/>
          </w:tcPr>
          <w:p w14:paraId="3DEC2490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27439064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66070B44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설비를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37481FB9" w14:textId="77777777" w:rsidR="00B4288B" w:rsidRDefault="0010783A">
            <w:pPr>
              <w:pStyle w:val="KS2"/>
              <w:rPr>
                <w:ins w:id="670" w:author="임픽스 검토" w:date="2026-10-12T04:00:00Z"/>
              </w:rPr>
            </w:pPr>
            <w:ins w:id="671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설비</w:t>
              </w:r>
              <w:r>
                <w:t>(Equipment)</w:t>
              </w:r>
            </w:ins>
          </w:p>
          <w:p w14:paraId="434004F5" w14:textId="77777777" w:rsidR="00B4288B" w:rsidRDefault="0010783A">
            <w:pPr>
              <w:pStyle w:val="KS2"/>
              <w:rPr>
                <w:ins w:id="672" w:author="임픽스 검토" w:date="2026-10-12T04:00:00Z"/>
              </w:rPr>
            </w:pPr>
            <w:ins w:id="673" w:author="임픽스 검토" w:date="2026-10-12T04:00:00Z">
              <w:r>
                <w:t xml:space="preserve">— </w:t>
              </w:r>
              <w:r>
                <w:t>공정설비</w:t>
              </w:r>
              <w:r>
                <w:t xml:space="preserve"> </w:t>
              </w:r>
              <w:r>
                <w:t>행은</w:t>
              </w:r>
              <w:r>
                <w:t xml:space="preserve"> </w:t>
              </w:r>
              <w:r>
                <w:t>공정식별자와</w:t>
              </w:r>
              <w:r>
                <w:t xml:space="preserve"> </w:t>
              </w:r>
              <w:r>
                <w:t>설비식별자의</w:t>
              </w:r>
              <w:r>
                <w:t xml:space="preserve"> </w:t>
              </w:r>
              <w:r>
                <w:t>조합으로</w:t>
              </w:r>
              <w:r>
                <w:t xml:space="preserve"> </w:t>
              </w:r>
              <w:r>
                <w:t>구분하며</w:t>
              </w:r>
              <w:r>
                <w:t xml:space="preserve">, </w:t>
              </w:r>
              <w:r>
                <w:t>조합에</w:t>
              </w:r>
              <w:r>
                <w:t xml:space="preserve"> </w:t>
              </w:r>
              <w:r>
                <w:t>포함되는</w:t>
              </w:r>
              <w:r>
                <w:t xml:space="preserve"> </w:t>
              </w:r>
              <w:r>
                <w:t>속성은</w:t>
              </w:r>
              <w:r>
                <w:t xml:space="preserve"> </w:t>
              </w:r>
              <w:r>
                <w:t>값을</w:t>
              </w:r>
              <w:r>
                <w:t xml:space="preserve"> </w:t>
              </w:r>
              <w:r>
                <w:t>생략할</w:t>
              </w:r>
              <w:r>
                <w:t xml:space="preserve"> </w:t>
              </w:r>
              <w:r>
                <w:t>수</w:t>
              </w:r>
              <w:r>
                <w:t xml:space="preserve"> </w:t>
              </w:r>
              <w:r>
                <w:t>없음</w:t>
              </w:r>
              <w:r>
                <w:t>(7.1)</w:t>
              </w:r>
            </w:ins>
          </w:p>
        </w:tc>
      </w:tr>
      <w:tr w:rsidR="00B4288B" w14:paraId="706ACC1E" w14:textId="77777777">
        <w:trPr>
          <w:cantSplit/>
          <w:jc w:val="center"/>
        </w:trPr>
        <w:tc>
          <w:tcPr>
            <w:tcW w:w="2100" w:type="dxa"/>
          </w:tcPr>
          <w:p w14:paraId="438F19A6" w14:textId="77777777" w:rsidR="00B4288B" w:rsidRDefault="0010783A">
            <w:pPr>
              <w:pStyle w:val="KS2"/>
            </w:pPr>
            <w:r>
              <w:t>설비명</w:t>
            </w:r>
          </w:p>
        </w:tc>
        <w:tc>
          <w:tcPr>
            <w:tcW w:w="3000" w:type="dxa"/>
          </w:tcPr>
          <w:p w14:paraId="63D7BF55" w14:textId="77777777" w:rsidR="00B4288B" w:rsidRDefault="0010783A">
            <w:pPr>
              <w:pStyle w:val="KS2"/>
            </w:pPr>
            <w:r>
              <w:t>EquipmentName</w:t>
            </w:r>
          </w:p>
        </w:tc>
        <w:tc>
          <w:tcPr>
            <w:tcW w:w="1150" w:type="dxa"/>
          </w:tcPr>
          <w:p w14:paraId="66D40B66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6FC63AFE" w14:textId="77777777" w:rsidR="00B4288B" w:rsidRDefault="0010783A">
            <w:pPr>
              <w:pStyle w:val="KS2"/>
              <w:jc w:val="center"/>
            </w:pPr>
            <w:del w:id="674" w:author="임픽스 검토" w:date="2026-10-12T04:00:00Z">
              <w:r>
                <w:delText>비대상</w:delText>
              </w:r>
            </w:del>
            <w:ins w:id="675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22D2148B" w14:textId="77777777" w:rsidR="00B4288B" w:rsidRDefault="0010783A">
            <w:pPr>
              <w:pStyle w:val="KS2"/>
            </w:pPr>
            <w:r>
              <w:t xml:space="preserve">— </w:t>
            </w:r>
            <w:r>
              <w:t>설비의</w:t>
            </w:r>
            <w:r>
              <w:t xml:space="preserve"> </w:t>
            </w:r>
            <w:r>
              <w:t>명칭</w:t>
            </w:r>
          </w:p>
          <w:p w14:paraId="0A0AFDF4" w14:textId="77777777" w:rsidR="00B4288B" w:rsidRDefault="0010783A">
            <w:pPr>
              <w:pStyle w:val="KS2"/>
              <w:rPr>
                <w:ins w:id="676" w:author="임픽스 검토" w:date="2026-10-12T04:00:00Z"/>
              </w:rPr>
            </w:pPr>
            <w:ins w:id="677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설비</w:t>
              </w:r>
              <w:r>
                <w:t>(Equipment.EquipmentName)</w:t>
              </w:r>
            </w:ins>
          </w:p>
        </w:tc>
      </w:tr>
      <w:tr w:rsidR="00B4288B" w14:paraId="7B4419AD" w14:textId="77777777">
        <w:trPr>
          <w:cantSplit/>
          <w:jc w:val="center"/>
        </w:trPr>
        <w:tc>
          <w:tcPr>
            <w:tcW w:w="2100" w:type="dxa"/>
          </w:tcPr>
          <w:p w14:paraId="4C25A0DF" w14:textId="77777777" w:rsidR="00B4288B" w:rsidRDefault="0010783A">
            <w:pPr>
              <w:pStyle w:val="KS2"/>
            </w:pPr>
            <w:r>
              <w:t>설비소분류</w:t>
            </w:r>
          </w:p>
        </w:tc>
        <w:tc>
          <w:tcPr>
            <w:tcW w:w="3000" w:type="dxa"/>
          </w:tcPr>
          <w:p w14:paraId="5A995C28" w14:textId="77777777" w:rsidR="00B4288B" w:rsidRDefault="0010783A">
            <w:pPr>
              <w:pStyle w:val="KS2"/>
            </w:pPr>
            <w:r>
              <w:t>EquipmentSmallClass</w:t>
            </w:r>
          </w:p>
        </w:tc>
        <w:tc>
          <w:tcPr>
            <w:tcW w:w="1150" w:type="dxa"/>
          </w:tcPr>
          <w:p w14:paraId="48715FDE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4077B2B9" w14:textId="719EA419" w:rsidR="00B4288B" w:rsidRDefault="0010783A">
            <w:pPr>
              <w:pStyle w:val="KS2"/>
              <w:jc w:val="center"/>
            </w:pPr>
            <w:del w:id="678" w:author="임픽스 검토" w:date="2026-10-12T04:00:00Z">
              <w:r>
                <w:delText>비대상</w:delText>
              </w:r>
            </w:del>
            <w:ins w:id="679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4B102C56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설비가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속한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설비소분류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설비중분류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속함</w:t>
            </w:r>
            <w:r>
              <w:rPr>
                <w:lang w:eastAsia="ko-KR"/>
              </w:rPr>
              <w:t>)</w:t>
            </w:r>
          </w:p>
          <w:p w14:paraId="7FFD57D8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설비소분류는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공통코드에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관리하며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분류체계에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정해짐</w:t>
            </w:r>
          </w:p>
          <w:p w14:paraId="66888A4D" w14:textId="77777777" w:rsidR="004F47B7" w:rsidRDefault="00000000">
            <w:pPr>
              <w:pStyle w:val="KS2"/>
              <w:rPr>
                <w:ins w:id="680" w:author="임픽스 검토" w:date="2026-10-12T04:00:00Z"/>
                <w:lang w:eastAsia="ko-KR"/>
              </w:rPr>
            </w:pPr>
            <w:ins w:id="68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설비중분류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머시닝센터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하위의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수직형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머시닝센터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수평형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머시닝센터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</w:ins>
          </w:p>
          <w:p w14:paraId="4681C3DF" w14:textId="351FF45A" w:rsidR="00411E80" w:rsidRDefault="00411E80">
            <w:pPr>
              <w:pStyle w:val="KS2"/>
              <w:rPr>
                <w:ins w:id="682" w:author="임픽스 검토" w:date="2026-10-12T04:00:00Z"/>
                <w:lang w:eastAsia="ko-KR"/>
              </w:rPr>
            </w:pPr>
            <w:ins w:id="683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4336AD85" w14:textId="77777777">
        <w:trPr>
          <w:cantSplit/>
          <w:jc w:val="center"/>
        </w:trPr>
        <w:tc>
          <w:tcPr>
            <w:tcW w:w="2100" w:type="dxa"/>
          </w:tcPr>
          <w:p w14:paraId="7E99EF9D" w14:textId="77777777" w:rsidR="00B4288B" w:rsidRDefault="0010783A">
            <w:pPr>
              <w:pStyle w:val="KS2"/>
            </w:pPr>
            <w:r>
              <w:t>기준사용대수</w:t>
            </w:r>
          </w:p>
        </w:tc>
        <w:tc>
          <w:tcPr>
            <w:tcW w:w="3000" w:type="dxa"/>
          </w:tcPr>
          <w:p w14:paraId="728A5E48" w14:textId="77777777" w:rsidR="00B4288B" w:rsidRDefault="0010783A">
            <w:pPr>
              <w:pStyle w:val="KS2"/>
            </w:pPr>
            <w:r>
              <w:t>EquipmentQuantity</w:t>
            </w:r>
          </w:p>
        </w:tc>
        <w:tc>
          <w:tcPr>
            <w:tcW w:w="1150" w:type="dxa"/>
          </w:tcPr>
          <w:p w14:paraId="414FE0EC" w14:textId="77777777" w:rsidR="00B4288B" w:rsidRDefault="0010783A">
            <w:pPr>
              <w:pStyle w:val="KS2"/>
              <w:jc w:val="center"/>
            </w:pPr>
            <w:r>
              <w:t>int</w:t>
            </w:r>
          </w:p>
        </w:tc>
        <w:tc>
          <w:tcPr>
            <w:tcW w:w="1000" w:type="dxa"/>
          </w:tcPr>
          <w:p w14:paraId="3074A5D0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0609DB82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공정별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설비대수</w:t>
            </w:r>
          </w:p>
        </w:tc>
      </w:tr>
    </w:tbl>
    <w:p w14:paraId="23AB9000" w14:textId="77777777" w:rsidR="00B4288B" w:rsidRDefault="00B4288B">
      <w:pPr>
        <w:spacing w:after="0" w:line="144" w:lineRule="auto"/>
        <w:rPr>
          <w:lang w:eastAsia="ko-KR"/>
        </w:rPr>
      </w:pPr>
    </w:p>
    <w:p w14:paraId="07C00AD3" w14:textId="77777777" w:rsidR="00B4288B" w:rsidRDefault="0010783A">
      <w:pPr>
        <w:pStyle w:val="46"/>
        <w:rPr>
          <w:lang w:eastAsia="ko-KR"/>
        </w:rPr>
      </w:pPr>
      <w:r>
        <w:rPr>
          <w:lang w:eastAsia="ko-KR"/>
        </w:rPr>
        <w:t xml:space="preserve">7.4.1.17  </w:t>
      </w:r>
      <w:r>
        <w:rPr>
          <w:lang w:eastAsia="ko-KR"/>
        </w:rPr>
        <w:t>캐리어</w:t>
      </w:r>
      <w:r>
        <w:rPr>
          <w:lang w:eastAsia="ko-KR"/>
        </w:rPr>
        <w:t>(Carrier)</w:t>
      </w:r>
    </w:p>
    <w:p w14:paraId="6D6BE451" w14:textId="77777777" w:rsidR="00B4288B" w:rsidRDefault="0010783A">
      <w:pPr>
        <w:rPr>
          <w:lang w:eastAsia="ko-KR"/>
        </w:rPr>
      </w:pP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이동에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물리적</w:t>
      </w:r>
      <w:r>
        <w:rPr>
          <w:lang w:eastAsia="ko-KR"/>
        </w:rPr>
        <w:t xml:space="preserve"> </w:t>
      </w:r>
      <w:r>
        <w:rPr>
          <w:lang w:eastAsia="ko-KR"/>
        </w:rPr>
        <w:t>용기를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캐리어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28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F22E2F2" w14:textId="77777777" w:rsidR="00B4288B" w:rsidRDefault="0010783A">
      <w:pPr>
        <w:pStyle w:val="KS"/>
      </w:pPr>
      <w:commentRangeStart w:id="684"/>
      <w:r>
        <w:t>표</w:t>
      </w:r>
      <w:r>
        <w:t xml:space="preserve"> 28 — </w:t>
      </w:r>
      <w:r>
        <w:t>캐리어</w:t>
      </w:r>
      <w:r>
        <w:t xml:space="preserve"> </w:t>
      </w:r>
      <w:r>
        <w:t>명사</w:t>
      </w:r>
      <w:r>
        <w:t xml:space="preserve"> </w:t>
      </w:r>
      <w:r>
        <w:t>정보</w:t>
      </w:r>
      <w:r>
        <w:t xml:space="preserve"> </w:t>
      </w:r>
      <w:r>
        <w:t>속성</w:t>
      </w:r>
      <w:commentRangeEnd w:id="684"/>
      <w:r>
        <w:rPr>
          <w:rStyle w:val="aff5"/>
          <w:sz w:val="20"/>
          <w:szCs w:val="22"/>
        </w:rPr>
        <w:commentReference w:id="684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681C1F3E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586950EE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5B528D55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0904CBAD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18065E80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4764263F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74458623" w14:textId="77777777">
        <w:trPr>
          <w:jc w:val="center"/>
          <w:ins w:id="685" w:author="임픽스 검토" w:date="2026-10-12T04:00:00Z"/>
        </w:trPr>
        <w:tc>
          <w:tcPr>
            <w:tcW w:w="2100" w:type="dxa"/>
          </w:tcPr>
          <w:p w14:paraId="78CE1A20" w14:textId="77777777" w:rsidR="00B4288B" w:rsidRDefault="0010783A">
            <w:pPr>
              <w:pStyle w:val="KS3"/>
              <w:rPr>
                <w:ins w:id="686" w:author="임픽스 검토" w:date="2026-10-12T04:00:00Z"/>
              </w:rPr>
            </w:pPr>
            <w:ins w:id="687" w:author="임픽스 검토" w:date="2026-10-12T04:00:00Z">
              <w:r>
                <w:t>기본속성</w:t>
              </w:r>
            </w:ins>
          </w:p>
        </w:tc>
        <w:tc>
          <w:tcPr>
            <w:tcW w:w="3000" w:type="dxa"/>
          </w:tcPr>
          <w:p w14:paraId="7A20A9EB" w14:textId="77777777" w:rsidR="00B4288B" w:rsidRDefault="0010783A">
            <w:pPr>
              <w:pStyle w:val="KS3"/>
              <w:rPr>
                <w:ins w:id="688" w:author="임픽스 검토" w:date="2026-10-12T04:00:00Z"/>
              </w:rPr>
            </w:pPr>
            <w:ins w:id="689" w:author="임픽스 검토" w:date="2026-10-12T04:00:00Z">
              <w:r>
                <w:t xml:space="preserve">— 7.3 </w:t>
              </w:r>
              <w:r>
                <w:t>참조</w:t>
              </w:r>
            </w:ins>
          </w:p>
        </w:tc>
        <w:tc>
          <w:tcPr>
            <w:tcW w:w="1150" w:type="dxa"/>
          </w:tcPr>
          <w:p w14:paraId="5223A3D7" w14:textId="77777777" w:rsidR="00B4288B" w:rsidRDefault="00B4288B">
            <w:pPr>
              <w:pStyle w:val="KS3"/>
              <w:rPr>
                <w:ins w:id="690" w:author="임픽스 검토" w:date="2026-10-12T04:00:00Z"/>
              </w:rPr>
            </w:pPr>
          </w:p>
        </w:tc>
        <w:tc>
          <w:tcPr>
            <w:tcW w:w="1000" w:type="dxa"/>
          </w:tcPr>
          <w:p w14:paraId="3C515888" w14:textId="77777777" w:rsidR="00B4288B" w:rsidRDefault="00B4288B">
            <w:pPr>
              <w:pStyle w:val="KS3"/>
              <w:rPr>
                <w:ins w:id="691" w:author="임픽스 검토" w:date="2026-10-12T04:00:00Z"/>
              </w:rPr>
            </w:pPr>
          </w:p>
        </w:tc>
        <w:tc>
          <w:tcPr>
            <w:tcW w:w="6970" w:type="dxa"/>
          </w:tcPr>
          <w:p w14:paraId="17BE22B0" w14:textId="77777777" w:rsidR="00B4288B" w:rsidRDefault="00B4288B">
            <w:pPr>
              <w:pStyle w:val="KS3"/>
              <w:rPr>
                <w:ins w:id="692" w:author="임픽스 검토" w:date="2026-10-12T04:00:00Z"/>
              </w:rPr>
            </w:pPr>
          </w:p>
        </w:tc>
      </w:tr>
      <w:tr w:rsidR="00B4288B" w14:paraId="0F57DFDA" w14:textId="77777777">
        <w:trPr>
          <w:cantSplit/>
          <w:jc w:val="center"/>
        </w:trPr>
        <w:tc>
          <w:tcPr>
            <w:tcW w:w="2100" w:type="dxa"/>
          </w:tcPr>
          <w:p w14:paraId="19E77DFE" w14:textId="77777777" w:rsidR="00B4288B" w:rsidRDefault="0010783A">
            <w:pPr>
              <w:pStyle w:val="KS2"/>
            </w:pPr>
            <w:r>
              <w:t>캐리어식별자</w:t>
            </w:r>
          </w:p>
        </w:tc>
        <w:tc>
          <w:tcPr>
            <w:tcW w:w="3000" w:type="dxa"/>
          </w:tcPr>
          <w:p w14:paraId="60D94566" w14:textId="77777777" w:rsidR="00B4288B" w:rsidRDefault="0010783A">
            <w:pPr>
              <w:pStyle w:val="KS2"/>
            </w:pPr>
            <w:r>
              <w:t>CarrierID</w:t>
            </w:r>
          </w:p>
        </w:tc>
        <w:tc>
          <w:tcPr>
            <w:tcW w:w="1150" w:type="dxa"/>
          </w:tcPr>
          <w:p w14:paraId="0A4848E1" w14:textId="77777777" w:rsidR="00B4288B" w:rsidRDefault="0010783A">
            <w:pPr>
              <w:pStyle w:val="KS2"/>
              <w:jc w:val="center"/>
            </w:pPr>
            <w:r>
              <w:t>ID</w:t>
            </w:r>
          </w:p>
        </w:tc>
        <w:tc>
          <w:tcPr>
            <w:tcW w:w="1000" w:type="dxa"/>
          </w:tcPr>
          <w:p w14:paraId="122085A8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04B42E10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캐리어를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</w:tc>
      </w:tr>
      <w:tr w:rsidR="00B4288B" w14:paraId="71A0C0E7" w14:textId="77777777">
        <w:trPr>
          <w:cantSplit/>
          <w:jc w:val="center"/>
        </w:trPr>
        <w:tc>
          <w:tcPr>
            <w:tcW w:w="2100" w:type="dxa"/>
          </w:tcPr>
          <w:p w14:paraId="39335EF9" w14:textId="77777777" w:rsidR="00B4288B" w:rsidRDefault="0010783A">
            <w:pPr>
              <w:pStyle w:val="KS2"/>
            </w:pPr>
            <w:r>
              <w:t>캐리어유형</w:t>
            </w:r>
          </w:p>
        </w:tc>
        <w:tc>
          <w:tcPr>
            <w:tcW w:w="3000" w:type="dxa"/>
          </w:tcPr>
          <w:p w14:paraId="02CF59D1" w14:textId="77777777" w:rsidR="00B4288B" w:rsidRDefault="0010783A">
            <w:pPr>
              <w:pStyle w:val="KS2"/>
            </w:pPr>
            <w:r>
              <w:t>CarrierType</w:t>
            </w:r>
          </w:p>
        </w:tc>
        <w:tc>
          <w:tcPr>
            <w:tcW w:w="1150" w:type="dxa"/>
          </w:tcPr>
          <w:p w14:paraId="67B554DB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32853CAA" w14:textId="7FCF0134" w:rsidR="00B4288B" w:rsidRDefault="0010783A">
            <w:pPr>
              <w:pStyle w:val="KS2"/>
              <w:jc w:val="center"/>
            </w:pPr>
            <w:del w:id="693" w:author="임픽스 검토" w:date="2026-10-12T04:00:00Z">
              <w:r>
                <w:delText>비대상</w:delText>
              </w:r>
            </w:del>
            <w:ins w:id="694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7B945FD5" w14:textId="77777777" w:rsidR="00B4288B" w:rsidRDefault="0010783A">
            <w:pPr>
              <w:pStyle w:val="KS2"/>
            </w:pPr>
            <w:r>
              <w:t xml:space="preserve">— </w:t>
            </w:r>
            <w:r>
              <w:t>캐리어의</w:t>
            </w:r>
            <w:r>
              <w:t xml:space="preserve"> </w:t>
            </w:r>
            <w:r>
              <w:t>유형</w:t>
            </w:r>
            <w:r>
              <w:t>(</w:t>
            </w:r>
            <w:r>
              <w:t>종류</w:t>
            </w:r>
            <w:r>
              <w:t>)(</w:t>
            </w:r>
            <w:r>
              <w:t>예</w:t>
            </w:r>
            <w:r>
              <w:t xml:space="preserve">: FOUP, Cassette, Magazine, Tray </w:t>
            </w:r>
            <w:r>
              <w:t>등</w:t>
            </w:r>
            <w:r>
              <w:t>)</w:t>
            </w:r>
          </w:p>
          <w:p w14:paraId="3C750DD7" w14:textId="062D6D03" w:rsidR="00411E80" w:rsidRDefault="00411E80">
            <w:pPr>
              <w:pStyle w:val="KS2"/>
              <w:rPr>
                <w:ins w:id="695" w:author="임픽스 검토" w:date="2026-10-12T04:00:00Z"/>
                <w:lang w:eastAsia="ko-KR"/>
              </w:rPr>
            </w:pPr>
            <w:ins w:id="69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4448E52E" w14:textId="77777777">
        <w:trPr>
          <w:cantSplit/>
          <w:jc w:val="center"/>
        </w:trPr>
        <w:tc>
          <w:tcPr>
            <w:tcW w:w="2100" w:type="dxa"/>
          </w:tcPr>
          <w:p w14:paraId="3F1548EA" w14:textId="77777777" w:rsidR="00B4288B" w:rsidRDefault="0010783A">
            <w:pPr>
              <w:pStyle w:val="KS2"/>
            </w:pPr>
            <w:r>
              <w:t>품목유형</w:t>
            </w:r>
          </w:p>
        </w:tc>
        <w:tc>
          <w:tcPr>
            <w:tcW w:w="3000" w:type="dxa"/>
          </w:tcPr>
          <w:p w14:paraId="2E9B2189" w14:textId="77777777" w:rsidR="00B4288B" w:rsidRDefault="0010783A">
            <w:pPr>
              <w:pStyle w:val="KS2"/>
            </w:pPr>
            <w:r>
              <w:t>ItemType</w:t>
            </w:r>
          </w:p>
        </w:tc>
        <w:tc>
          <w:tcPr>
            <w:tcW w:w="1150" w:type="dxa"/>
          </w:tcPr>
          <w:p w14:paraId="10624729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2550A0D3" w14:textId="3C2558DE" w:rsidR="00B4288B" w:rsidRDefault="0010783A">
            <w:pPr>
              <w:pStyle w:val="KS2"/>
              <w:jc w:val="center"/>
            </w:pPr>
            <w:del w:id="697" w:author="임픽스 검토" w:date="2026-10-12T04:00:00Z">
              <w:r>
                <w:delText>비대상</w:delText>
              </w:r>
            </w:del>
            <w:ins w:id="698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496EFC83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캐리어에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적재할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유형</w:t>
            </w:r>
          </w:p>
          <w:p w14:paraId="57D5E277" w14:textId="77777777" w:rsidR="004F47B7" w:rsidRDefault="00000000">
            <w:pPr>
              <w:pStyle w:val="KS2"/>
              <w:rPr>
                <w:ins w:id="699" w:author="임픽스 검토" w:date="2026-10-12T04:00:00Z"/>
                <w:lang w:eastAsia="ko-KR"/>
              </w:rPr>
            </w:pPr>
            <w:ins w:id="70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원자재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반제품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제품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</w:ins>
          </w:p>
          <w:p w14:paraId="21368995" w14:textId="41DA1238" w:rsidR="00411E80" w:rsidRDefault="00411E80">
            <w:pPr>
              <w:pStyle w:val="KS2"/>
              <w:rPr>
                <w:ins w:id="701" w:author="임픽스 검토" w:date="2026-10-12T04:00:00Z"/>
                <w:lang w:eastAsia="ko-KR"/>
              </w:rPr>
            </w:pPr>
            <w:ins w:id="70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004A260C" w14:textId="77777777">
        <w:trPr>
          <w:cantSplit/>
          <w:jc w:val="center"/>
        </w:trPr>
        <w:tc>
          <w:tcPr>
            <w:tcW w:w="2100" w:type="dxa"/>
          </w:tcPr>
          <w:p w14:paraId="3B8CFD90" w14:textId="77777777" w:rsidR="00B4288B" w:rsidRDefault="0010783A">
            <w:pPr>
              <w:pStyle w:val="KS2"/>
            </w:pPr>
            <w:r>
              <w:t>적재상태</w:t>
            </w:r>
          </w:p>
        </w:tc>
        <w:tc>
          <w:tcPr>
            <w:tcW w:w="3000" w:type="dxa"/>
          </w:tcPr>
          <w:p w14:paraId="2AE84DB6" w14:textId="77777777" w:rsidR="00B4288B" w:rsidRDefault="0010783A">
            <w:pPr>
              <w:pStyle w:val="KS2"/>
            </w:pPr>
            <w:r>
              <w:t>LoadState</w:t>
            </w:r>
          </w:p>
        </w:tc>
        <w:tc>
          <w:tcPr>
            <w:tcW w:w="1150" w:type="dxa"/>
          </w:tcPr>
          <w:p w14:paraId="2CFA1523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1109A746" w14:textId="67720852" w:rsidR="00B4288B" w:rsidRDefault="0010783A">
            <w:pPr>
              <w:pStyle w:val="KS2"/>
              <w:jc w:val="center"/>
            </w:pPr>
            <w:del w:id="703" w:author="임픽스 검토" w:date="2026-10-12T04:00:00Z">
              <w:r>
                <w:delText>비대상</w:delText>
              </w:r>
            </w:del>
            <w:ins w:id="704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3A62EDD0" w14:textId="77777777" w:rsidR="00B4288B" w:rsidRDefault="0010783A">
            <w:pPr>
              <w:pStyle w:val="KS2"/>
            </w:pPr>
            <w:r>
              <w:t xml:space="preserve">— </w:t>
            </w:r>
            <w:r>
              <w:t>적재</w:t>
            </w:r>
            <w:r>
              <w:t xml:space="preserve"> </w:t>
            </w:r>
            <w:r>
              <w:t>상태</w:t>
            </w:r>
            <w:r>
              <w:t>(</w:t>
            </w:r>
            <w:r>
              <w:t>예</w:t>
            </w:r>
            <w:r>
              <w:t>: Empty, Full, Partial)</w:t>
            </w:r>
          </w:p>
          <w:p w14:paraId="21D7E3B2" w14:textId="77777777" w:rsidR="00D74F2B" w:rsidRDefault="00000000">
            <w:pPr>
              <w:pStyle w:val="KS2"/>
              <w:rPr>
                <w:ins w:id="705" w:author="임픽스 검토" w:date="2026-10-12T04:00:00Z"/>
              </w:rPr>
            </w:pPr>
            <w:ins w:id="706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공통코드정보</w:t>
              </w:r>
              <w:r>
                <w:t>(CommonCodeMaster)</w:t>
              </w:r>
              <w:r>
                <w:t>의</w:t>
              </w:r>
              <w:r>
                <w:t xml:space="preserve"> </w:t>
              </w:r>
              <w:r>
                <w:t>코드</w:t>
              </w:r>
            </w:ins>
          </w:p>
        </w:tc>
      </w:tr>
      <w:tr w:rsidR="00B4288B" w14:paraId="4ECA46EF" w14:textId="77777777">
        <w:trPr>
          <w:cantSplit/>
          <w:jc w:val="center"/>
        </w:trPr>
        <w:tc>
          <w:tcPr>
            <w:tcW w:w="2100" w:type="dxa"/>
          </w:tcPr>
          <w:p w14:paraId="37A259E6" w14:textId="77777777" w:rsidR="00B4288B" w:rsidRDefault="0010783A">
            <w:pPr>
              <w:pStyle w:val="KS2"/>
            </w:pPr>
            <w:r>
              <w:t>캐리어상태</w:t>
            </w:r>
          </w:p>
        </w:tc>
        <w:tc>
          <w:tcPr>
            <w:tcW w:w="3000" w:type="dxa"/>
          </w:tcPr>
          <w:p w14:paraId="6A5FA797" w14:textId="77777777" w:rsidR="00B4288B" w:rsidRDefault="0010783A">
            <w:pPr>
              <w:pStyle w:val="KS2"/>
            </w:pPr>
            <w:r>
              <w:t>CarrierState</w:t>
            </w:r>
          </w:p>
        </w:tc>
        <w:tc>
          <w:tcPr>
            <w:tcW w:w="1150" w:type="dxa"/>
          </w:tcPr>
          <w:p w14:paraId="72AD4EAD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7DB04897" w14:textId="08771419" w:rsidR="00B4288B" w:rsidRDefault="0010783A">
            <w:pPr>
              <w:pStyle w:val="KS2"/>
              <w:jc w:val="center"/>
            </w:pPr>
            <w:del w:id="707" w:author="임픽스 검토" w:date="2026-10-12T04:00:00Z">
              <w:r>
                <w:delText>비대상</w:delText>
              </w:r>
            </w:del>
            <w:ins w:id="708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6EDDD1E6" w14:textId="77777777" w:rsidR="00B4288B" w:rsidRDefault="0010783A">
            <w:pPr>
              <w:pStyle w:val="KS2"/>
            </w:pPr>
            <w:r>
              <w:t xml:space="preserve">— </w:t>
            </w:r>
            <w:r>
              <w:t>캐리어의</w:t>
            </w:r>
            <w:r>
              <w:t xml:space="preserve"> </w:t>
            </w:r>
            <w:r>
              <w:t>상태</w:t>
            </w:r>
            <w:r>
              <w:t>(</w:t>
            </w:r>
            <w:r>
              <w:t>예</w:t>
            </w:r>
            <w:r>
              <w:t>: Available, NotAvailable, InUse)</w:t>
            </w:r>
          </w:p>
          <w:p w14:paraId="7246F209" w14:textId="77777777" w:rsidR="00D74F2B" w:rsidRDefault="00000000">
            <w:pPr>
              <w:pStyle w:val="KS2"/>
              <w:rPr>
                <w:ins w:id="709" w:author="임픽스 검토" w:date="2026-10-12T04:00:00Z"/>
              </w:rPr>
            </w:pPr>
            <w:ins w:id="710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공통코드정보</w:t>
              </w:r>
              <w:r>
                <w:t>(CommonCodeMaster)</w:t>
              </w:r>
              <w:r>
                <w:t>의</w:t>
              </w:r>
              <w:r>
                <w:t xml:space="preserve"> </w:t>
              </w:r>
              <w:r>
                <w:t>코드</w:t>
              </w:r>
            </w:ins>
          </w:p>
        </w:tc>
      </w:tr>
      <w:tr w:rsidR="00B4288B" w14:paraId="2E67C45E" w14:textId="77777777">
        <w:trPr>
          <w:cantSplit/>
          <w:jc w:val="center"/>
        </w:trPr>
        <w:tc>
          <w:tcPr>
            <w:tcW w:w="2100" w:type="dxa"/>
          </w:tcPr>
          <w:p w14:paraId="41102BB2" w14:textId="77777777" w:rsidR="00B4288B" w:rsidRDefault="0010783A">
            <w:pPr>
              <w:pStyle w:val="KS2"/>
            </w:pPr>
            <w:r>
              <w:t>적재수량</w:t>
            </w:r>
          </w:p>
        </w:tc>
        <w:tc>
          <w:tcPr>
            <w:tcW w:w="3000" w:type="dxa"/>
          </w:tcPr>
          <w:p w14:paraId="24692295" w14:textId="77777777" w:rsidR="00B4288B" w:rsidRDefault="0010783A">
            <w:pPr>
              <w:pStyle w:val="KS2"/>
            </w:pPr>
            <w:r>
              <w:t>CurrentQuantity</w:t>
            </w:r>
          </w:p>
        </w:tc>
        <w:tc>
          <w:tcPr>
            <w:tcW w:w="1150" w:type="dxa"/>
          </w:tcPr>
          <w:p w14:paraId="70607C94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40981A6C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263A875D" w14:textId="77777777" w:rsidR="00B4288B" w:rsidRDefault="0010783A">
            <w:pPr>
              <w:pStyle w:val="KS2"/>
            </w:pPr>
            <w:r>
              <w:t xml:space="preserve">— </w:t>
            </w:r>
            <w:r>
              <w:t>적재된</w:t>
            </w:r>
            <w:r>
              <w:t xml:space="preserve"> </w:t>
            </w:r>
            <w:r>
              <w:t>자재의</w:t>
            </w:r>
            <w:r>
              <w:t xml:space="preserve"> </w:t>
            </w:r>
            <w:r>
              <w:t>수량</w:t>
            </w:r>
          </w:p>
        </w:tc>
      </w:tr>
    </w:tbl>
    <w:p w14:paraId="5DE50BDC" w14:textId="77777777" w:rsidR="00B4288B" w:rsidRDefault="00B4288B">
      <w:pPr>
        <w:spacing w:after="0" w:line="144" w:lineRule="auto"/>
      </w:pPr>
    </w:p>
    <w:p w14:paraId="3704DC3A" w14:textId="77777777" w:rsidR="00B4288B" w:rsidRDefault="0010783A">
      <w:pPr>
        <w:pStyle w:val="46"/>
      </w:pPr>
      <w:r>
        <w:t xml:space="preserve">7.4.1.18  </w:t>
      </w:r>
      <w:r>
        <w:t>저장소재공정보</w:t>
      </w:r>
      <w:r>
        <w:t>(StockerInventory)</w:t>
      </w:r>
    </w:p>
    <w:p w14:paraId="508166B9" w14:textId="77777777" w:rsidR="00B4288B" w:rsidRDefault="0010783A">
      <w:pPr>
        <w:rPr>
          <w:lang w:eastAsia="ko-KR"/>
        </w:rPr>
      </w:pPr>
      <w:r>
        <w:rPr>
          <w:lang w:eastAsia="ko-KR"/>
        </w:rPr>
        <w:t>공장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물류</w:t>
      </w:r>
      <w:r>
        <w:rPr>
          <w:lang w:eastAsia="ko-KR"/>
        </w:rPr>
        <w:t xml:space="preserve"> </w:t>
      </w:r>
      <w:r>
        <w:rPr>
          <w:lang w:eastAsia="ko-KR"/>
        </w:rPr>
        <w:t>저장소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물류</w:t>
      </w:r>
      <w:r>
        <w:rPr>
          <w:lang w:eastAsia="ko-KR"/>
        </w:rPr>
        <w:t xml:space="preserve"> </w:t>
      </w:r>
      <w:r>
        <w:rPr>
          <w:lang w:eastAsia="ko-KR"/>
        </w:rPr>
        <w:t>최적화를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Lot Dispatcher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사용하는데</w:t>
      </w:r>
      <w:r>
        <w:rPr>
          <w:lang w:eastAsia="ko-KR"/>
        </w:rPr>
        <w:t xml:space="preserve"> SCS(StockerControlSystem), Dispatcher, MES </w:t>
      </w:r>
      <w:r>
        <w:rPr>
          <w:lang w:eastAsia="ko-KR"/>
        </w:rPr>
        <w:t>상호연동을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존재한다</w:t>
      </w:r>
      <w:r>
        <w:rPr>
          <w:lang w:eastAsia="ko-KR"/>
        </w:rPr>
        <w:t xml:space="preserve">. </w:t>
      </w:r>
      <w:r>
        <w:rPr>
          <w:lang w:eastAsia="ko-KR"/>
        </w:rPr>
        <w:t>저장소재공정보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29</w:t>
      </w:r>
      <w:del w:id="711" w:author="임픽스 검토" w:date="2026-10-12T04:00:00Z">
        <w:r>
          <w:rPr>
            <w:lang w:eastAsia="ko-KR"/>
          </w:rPr>
          <w:delText>과</w:delText>
        </w:r>
      </w:del>
      <w:ins w:id="712" w:author="임픽스 검토" w:date="2026-10-12T04:00:00Z">
        <w:r>
          <w:rPr>
            <w:lang w:eastAsia="ko-KR"/>
          </w:rPr>
          <w:t>와</w:t>
        </w:r>
      </w:ins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F4EB641" w14:textId="77777777" w:rsidR="00B4288B" w:rsidRDefault="0010783A">
      <w:pPr>
        <w:pStyle w:val="KS"/>
        <w:rPr>
          <w:lang w:eastAsia="ko-KR"/>
        </w:rPr>
      </w:pPr>
      <w:commentRangeStart w:id="713"/>
      <w:r>
        <w:rPr>
          <w:lang w:eastAsia="ko-KR"/>
        </w:rPr>
        <w:t>표</w:t>
      </w:r>
      <w:r>
        <w:rPr>
          <w:lang w:eastAsia="ko-KR"/>
        </w:rPr>
        <w:t xml:space="preserve"> 29 — </w:t>
      </w:r>
      <w:r>
        <w:rPr>
          <w:lang w:eastAsia="ko-KR"/>
        </w:rPr>
        <w:t>저장소재공정보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commentRangeEnd w:id="713"/>
      <w:r>
        <w:rPr>
          <w:rStyle w:val="aff5"/>
          <w:sz w:val="20"/>
          <w:szCs w:val="22"/>
          <w:lang w:eastAsia="ko-KR"/>
        </w:rPr>
        <w:commentReference w:id="713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58870521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59B2966E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3341EA5B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02C86A39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5D9FB2EB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529FD3A3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69A03D5F" w14:textId="77777777">
        <w:trPr>
          <w:jc w:val="center"/>
          <w:ins w:id="714" w:author="임픽스 검토" w:date="2026-10-12T04:00:00Z"/>
        </w:trPr>
        <w:tc>
          <w:tcPr>
            <w:tcW w:w="2100" w:type="dxa"/>
          </w:tcPr>
          <w:p w14:paraId="3FC09195" w14:textId="77777777" w:rsidR="00B4288B" w:rsidRDefault="0010783A">
            <w:pPr>
              <w:pStyle w:val="KS3"/>
              <w:rPr>
                <w:ins w:id="715" w:author="임픽스 검토" w:date="2026-10-12T04:00:00Z"/>
              </w:rPr>
            </w:pPr>
            <w:ins w:id="716" w:author="임픽스 검토" w:date="2026-10-12T04:00:00Z">
              <w:r>
                <w:t>기본속성</w:t>
              </w:r>
            </w:ins>
          </w:p>
        </w:tc>
        <w:tc>
          <w:tcPr>
            <w:tcW w:w="3000" w:type="dxa"/>
          </w:tcPr>
          <w:p w14:paraId="599DE801" w14:textId="77777777" w:rsidR="00B4288B" w:rsidRDefault="0010783A">
            <w:pPr>
              <w:pStyle w:val="KS3"/>
              <w:rPr>
                <w:ins w:id="717" w:author="임픽스 검토" w:date="2026-10-12T04:00:00Z"/>
              </w:rPr>
            </w:pPr>
            <w:ins w:id="718" w:author="임픽스 검토" w:date="2026-10-12T04:00:00Z">
              <w:r>
                <w:t xml:space="preserve">— 7.3 </w:t>
              </w:r>
              <w:r>
                <w:t>참조</w:t>
              </w:r>
            </w:ins>
          </w:p>
        </w:tc>
        <w:tc>
          <w:tcPr>
            <w:tcW w:w="1150" w:type="dxa"/>
          </w:tcPr>
          <w:p w14:paraId="19DA5744" w14:textId="77777777" w:rsidR="00B4288B" w:rsidRDefault="00B4288B">
            <w:pPr>
              <w:pStyle w:val="KS3"/>
              <w:rPr>
                <w:ins w:id="719" w:author="임픽스 검토" w:date="2026-10-12T04:00:00Z"/>
              </w:rPr>
            </w:pPr>
          </w:p>
        </w:tc>
        <w:tc>
          <w:tcPr>
            <w:tcW w:w="1000" w:type="dxa"/>
          </w:tcPr>
          <w:p w14:paraId="68528A91" w14:textId="77777777" w:rsidR="00B4288B" w:rsidRDefault="00B4288B">
            <w:pPr>
              <w:pStyle w:val="KS3"/>
              <w:rPr>
                <w:ins w:id="720" w:author="임픽스 검토" w:date="2026-10-12T04:00:00Z"/>
              </w:rPr>
            </w:pPr>
          </w:p>
        </w:tc>
        <w:tc>
          <w:tcPr>
            <w:tcW w:w="6970" w:type="dxa"/>
          </w:tcPr>
          <w:p w14:paraId="419AC5BA" w14:textId="77777777" w:rsidR="00B4288B" w:rsidRDefault="00B4288B">
            <w:pPr>
              <w:pStyle w:val="KS3"/>
              <w:rPr>
                <w:ins w:id="721" w:author="임픽스 검토" w:date="2026-10-12T04:00:00Z"/>
              </w:rPr>
            </w:pPr>
          </w:p>
        </w:tc>
      </w:tr>
      <w:tr w:rsidR="00B4288B" w14:paraId="5CA8D72F" w14:textId="77777777">
        <w:trPr>
          <w:cantSplit/>
          <w:jc w:val="center"/>
        </w:trPr>
        <w:tc>
          <w:tcPr>
            <w:tcW w:w="2100" w:type="dxa"/>
          </w:tcPr>
          <w:p w14:paraId="4EDCB8ED" w14:textId="77777777" w:rsidR="00B4288B" w:rsidRDefault="0010783A">
            <w:pPr>
              <w:pStyle w:val="KS2"/>
            </w:pPr>
            <w:r>
              <w:t>저장소식별자</w:t>
            </w:r>
          </w:p>
        </w:tc>
        <w:tc>
          <w:tcPr>
            <w:tcW w:w="3000" w:type="dxa"/>
          </w:tcPr>
          <w:p w14:paraId="04AF3232" w14:textId="77777777" w:rsidR="00B4288B" w:rsidRDefault="0010783A">
            <w:pPr>
              <w:pStyle w:val="KS2"/>
            </w:pPr>
            <w:r>
              <w:t>StockerID</w:t>
            </w:r>
          </w:p>
        </w:tc>
        <w:tc>
          <w:tcPr>
            <w:tcW w:w="1150" w:type="dxa"/>
          </w:tcPr>
          <w:p w14:paraId="50255053" w14:textId="77777777" w:rsidR="00B4288B" w:rsidRDefault="0010783A">
            <w:pPr>
              <w:pStyle w:val="KS2"/>
              <w:jc w:val="center"/>
            </w:pPr>
            <w:r>
              <w:t>ID</w:t>
            </w:r>
          </w:p>
        </w:tc>
        <w:tc>
          <w:tcPr>
            <w:tcW w:w="1000" w:type="dxa"/>
          </w:tcPr>
          <w:p w14:paraId="428767C7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FA51F26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장비와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공정의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물류를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적재하는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저장소를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위한고유값</w:t>
            </w:r>
          </w:p>
        </w:tc>
      </w:tr>
      <w:tr w:rsidR="00B4288B" w14:paraId="072BD7F9" w14:textId="77777777">
        <w:trPr>
          <w:cantSplit/>
          <w:jc w:val="center"/>
        </w:trPr>
        <w:tc>
          <w:tcPr>
            <w:tcW w:w="2100" w:type="dxa"/>
          </w:tcPr>
          <w:p w14:paraId="545412DF" w14:textId="77777777" w:rsidR="00B4288B" w:rsidRDefault="0010783A">
            <w:pPr>
              <w:pStyle w:val="KS2"/>
            </w:pPr>
            <w:r>
              <w:t>구역식별자</w:t>
            </w:r>
          </w:p>
        </w:tc>
        <w:tc>
          <w:tcPr>
            <w:tcW w:w="3000" w:type="dxa"/>
          </w:tcPr>
          <w:p w14:paraId="3864C4F6" w14:textId="77777777" w:rsidR="00B4288B" w:rsidRDefault="0010783A">
            <w:pPr>
              <w:pStyle w:val="KS2"/>
            </w:pPr>
            <w:r>
              <w:t>ZoneID</w:t>
            </w:r>
          </w:p>
        </w:tc>
        <w:tc>
          <w:tcPr>
            <w:tcW w:w="1150" w:type="dxa"/>
          </w:tcPr>
          <w:p w14:paraId="12C8412B" w14:textId="77777777" w:rsidR="003168E1" w:rsidRDefault="00000000">
            <w:pPr>
              <w:pStyle w:val="KS2"/>
              <w:jc w:val="center"/>
              <w:rPr>
                <w:del w:id="722" w:author="임픽스 검토" w:date="2026-10-12T04:00:00Z"/>
              </w:rPr>
            </w:pPr>
            <w:del w:id="723" w:author="임픽스 검토" w:date="2026-10-12T04:00:00Z">
              <w:r>
                <w:delText>ID</w:delText>
              </w:r>
            </w:del>
          </w:p>
          <w:p w14:paraId="0CE4E3F1" w14:textId="3BCBE8AA" w:rsidR="00B4288B" w:rsidRDefault="0010783A">
            <w:pPr>
              <w:pStyle w:val="KS2"/>
              <w:jc w:val="center"/>
              <w:rPr>
                <w:ins w:id="724" w:author="임픽스 검토" w:date="2026-10-12T04:00:00Z"/>
              </w:rPr>
            </w:pPr>
            <w:ins w:id="725" w:author="임픽스 검토" w:date="2026-10-12T04:00:00Z">
              <w:r>
                <w:t>string</w:t>
              </w:r>
            </w:ins>
          </w:p>
        </w:tc>
        <w:tc>
          <w:tcPr>
            <w:tcW w:w="1000" w:type="dxa"/>
          </w:tcPr>
          <w:p w14:paraId="44094E78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34143B18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저장소가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위치한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영역을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</w:tc>
      </w:tr>
      <w:tr w:rsidR="00B4288B" w14:paraId="1F4B2B71" w14:textId="77777777">
        <w:trPr>
          <w:cantSplit/>
          <w:jc w:val="center"/>
        </w:trPr>
        <w:tc>
          <w:tcPr>
            <w:tcW w:w="2100" w:type="dxa"/>
          </w:tcPr>
          <w:p w14:paraId="38090D2D" w14:textId="77777777" w:rsidR="00B4288B" w:rsidRDefault="0010783A">
            <w:pPr>
              <w:pStyle w:val="KS2"/>
            </w:pPr>
            <w:r>
              <w:t>최대용량</w:t>
            </w:r>
          </w:p>
        </w:tc>
        <w:tc>
          <w:tcPr>
            <w:tcW w:w="3000" w:type="dxa"/>
          </w:tcPr>
          <w:p w14:paraId="4E4B4725" w14:textId="77777777" w:rsidR="00B4288B" w:rsidRDefault="0010783A">
            <w:pPr>
              <w:pStyle w:val="KS2"/>
            </w:pPr>
            <w:r>
              <w:t>FullCapacity</w:t>
            </w:r>
          </w:p>
        </w:tc>
        <w:tc>
          <w:tcPr>
            <w:tcW w:w="1150" w:type="dxa"/>
          </w:tcPr>
          <w:p w14:paraId="38F54171" w14:textId="77777777" w:rsidR="00B4288B" w:rsidRDefault="0010783A">
            <w:pPr>
              <w:pStyle w:val="KS2"/>
              <w:jc w:val="center"/>
            </w:pPr>
            <w:r>
              <w:t>int</w:t>
            </w:r>
          </w:p>
        </w:tc>
        <w:tc>
          <w:tcPr>
            <w:tcW w:w="1000" w:type="dxa"/>
          </w:tcPr>
          <w:p w14:paraId="33DC4E37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25B1565E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저장소에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로트를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적재할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수량</w:t>
            </w:r>
          </w:p>
        </w:tc>
      </w:tr>
      <w:tr w:rsidR="00B4288B" w14:paraId="7737A7B2" w14:textId="77777777">
        <w:trPr>
          <w:cantSplit/>
          <w:jc w:val="center"/>
        </w:trPr>
        <w:tc>
          <w:tcPr>
            <w:tcW w:w="2100" w:type="dxa"/>
          </w:tcPr>
          <w:p w14:paraId="21CE58FB" w14:textId="77777777" w:rsidR="00B4288B" w:rsidRDefault="0010783A">
            <w:pPr>
              <w:pStyle w:val="KS2"/>
            </w:pPr>
            <w:r>
              <w:t>현재용량</w:t>
            </w:r>
          </w:p>
        </w:tc>
        <w:tc>
          <w:tcPr>
            <w:tcW w:w="3000" w:type="dxa"/>
          </w:tcPr>
          <w:p w14:paraId="0438613D" w14:textId="77777777" w:rsidR="00B4288B" w:rsidRDefault="0010783A">
            <w:pPr>
              <w:pStyle w:val="KS2"/>
            </w:pPr>
            <w:r>
              <w:t>CurrentCapacity</w:t>
            </w:r>
          </w:p>
        </w:tc>
        <w:tc>
          <w:tcPr>
            <w:tcW w:w="1150" w:type="dxa"/>
          </w:tcPr>
          <w:p w14:paraId="01F722A7" w14:textId="77777777" w:rsidR="00B4288B" w:rsidRDefault="0010783A">
            <w:pPr>
              <w:pStyle w:val="KS2"/>
              <w:jc w:val="center"/>
            </w:pPr>
            <w:r>
              <w:t>int</w:t>
            </w:r>
          </w:p>
        </w:tc>
        <w:tc>
          <w:tcPr>
            <w:tcW w:w="1000" w:type="dxa"/>
          </w:tcPr>
          <w:p w14:paraId="00F90AB5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6D1C7169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저장소에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적재되어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수량</w:t>
            </w:r>
          </w:p>
        </w:tc>
      </w:tr>
      <w:tr w:rsidR="00B4288B" w14:paraId="1FF72AD4" w14:textId="77777777">
        <w:trPr>
          <w:cantSplit/>
          <w:jc w:val="center"/>
        </w:trPr>
        <w:tc>
          <w:tcPr>
            <w:tcW w:w="2100" w:type="dxa"/>
          </w:tcPr>
          <w:p w14:paraId="2D294DAD" w14:textId="77777777" w:rsidR="00B4288B" w:rsidRDefault="0010783A">
            <w:pPr>
              <w:pStyle w:val="KS2"/>
            </w:pPr>
            <w:r>
              <w:t>로트식별자</w:t>
            </w:r>
          </w:p>
        </w:tc>
        <w:tc>
          <w:tcPr>
            <w:tcW w:w="3000" w:type="dxa"/>
          </w:tcPr>
          <w:p w14:paraId="2495C2FC" w14:textId="77777777" w:rsidR="00B4288B" w:rsidRDefault="0010783A">
            <w:pPr>
              <w:pStyle w:val="KS2"/>
            </w:pPr>
            <w:r>
              <w:t>LotID</w:t>
            </w:r>
          </w:p>
        </w:tc>
        <w:tc>
          <w:tcPr>
            <w:tcW w:w="1150" w:type="dxa"/>
          </w:tcPr>
          <w:p w14:paraId="20660EEC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06573141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5A0942F5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로트를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305AA19F" w14:textId="77777777" w:rsidR="00B4288B" w:rsidRDefault="0010783A">
            <w:pPr>
              <w:pStyle w:val="KS2"/>
              <w:rPr>
                <w:ins w:id="726" w:author="임픽스 검토" w:date="2026-10-12T04:00:00Z"/>
              </w:rPr>
            </w:pPr>
            <w:ins w:id="727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로트</w:t>
              </w:r>
              <w:r>
                <w:t>(Lot)</w:t>
              </w:r>
            </w:ins>
          </w:p>
        </w:tc>
      </w:tr>
      <w:tr w:rsidR="00B4288B" w14:paraId="091DF2E8" w14:textId="77777777">
        <w:trPr>
          <w:cantSplit/>
          <w:jc w:val="center"/>
        </w:trPr>
        <w:tc>
          <w:tcPr>
            <w:tcW w:w="2100" w:type="dxa"/>
          </w:tcPr>
          <w:p w14:paraId="6832C73A" w14:textId="77777777" w:rsidR="00B4288B" w:rsidRDefault="0010783A">
            <w:pPr>
              <w:pStyle w:val="KS2"/>
            </w:pPr>
            <w:r>
              <w:t>캐리어식별자</w:t>
            </w:r>
          </w:p>
        </w:tc>
        <w:tc>
          <w:tcPr>
            <w:tcW w:w="3000" w:type="dxa"/>
          </w:tcPr>
          <w:p w14:paraId="7F11EF75" w14:textId="77777777" w:rsidR="00B4288B" w:rsidRDefault="0010783A">
            <w:pPr>
              <w:pStyle w:val="KS2"/>
            </w:pPr>
            <w:r>
              <w:t>CarrierID</w:t>
            </w:r>
          </w:p>
        </w:tc>
        <w:tc>
          <w:tcPr>
            <w:tcW w:w="1150" w:type="dxa"/>
          </w:tcPr>
          <w:p w14:paraId="6E1C5137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4F64929B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6059263D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캐리어를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571CDB82" w14:textId="77777777" w:rsidR="00B4288B" w:rsidRDefault="0010783A">
            <w:pPr>
              <w:pStyle w:val="KS2"/>
              <w:rPr>
                <w:ins w:id="728" w:author="임픽스 검토" w:date="2026-10-12T04:00:00Z"/>
                <w:lang w:eastAsia="ko-KR"/>
              </w:rPr>
            </w:pPr>
            <w:ins w:id="72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캐리어</w:t>
              </w:r>
              <w:r>
                <w:rPr>
                  <w:lang w:eastAsia="ko-KR"/>
                </w:rPr>
                <w:t>(Carrier)</w:t>
              </w:r>
            </w:ins>
          </w:p>
        </w:tc>
      </w:tr>
      <w:tr w:rsidR="00B4288B" w14:paraId="2264E094" w14:textId="77777777">
        <w:trPr>
          <w:cantSplit/>
          <w:jc w:val="center"/>
        </w:trPr>
        <w:tc>
          <w:tcPr>
            <w:tcW w:w="2100" w:type="dxa"/>
          </w:tcPr>
          <w:p w14:paraId="5CFC583D" w14:textId="77777777" w:rsidR="00B4288B" w:rsidRDefault="0010783A">
            <w:pPr>
              <w:pStyle w:val="KS2"/>
            </w:pPr>
            <w:r>
              <w:t>대체저장소식별자</w:t>
            </w:r>
          </w:p>
        </w:tc>
        <w:tc>
          <w:tcPr>
            <w:tcW w:w="3000" w:type="dxa"/>
          </w:tcPr>
          <w:p w14:paraId="57D21192" w14:textId="77777777" w:rsidR="00B4288B" w:rsidRDefault="0010783A">
            <w:pPr>
              <w:pStyle w:val="KS2"/>
            </w:pPr>
            <w:r>
              <w:t>AlternateStockerID</w:t>
            </w:r>
          </w:p>
        </w:tc>
        <w:tc>
          <w:tcPr>
            <w:tcW w:w="1150" w:type="dxa"/>
          </w:tcPr>
          <w:p w14:paraId="30F90015" w14:textId="0865E609" w:rsidR="00B4288B" w:rsidRDefault="0010783A">
            <w:pPr>
              <w:pStyle w:val="KS2"/>
              <w:jc w:val="center"/>
            </w:pPr>
            <w:del w:id="730" w:author="임픽스 검토" w:date="2026-10-12T04:00:00Z">
              <w:r>
                <w:delText>ID</w:delText>
              </w:r>
            </w:del>
            <w:ins w:id="731" w:author="임픽스 검토" w:date="2026-10-12T04:00:00Z">
              <w:r>
                <w:t>IDREF</w:t>
              </w:r>
            </w:ins>
          </w:p>
        </w:tc>
        <w:tc>
          <w:tcPr>
            <w:tcW w:w="1000" w:type="dxa"/>
          </w:tcPr>
          <w:p w14:paraId="5B84EAA3" w14:textId="2F39174C" w:rsidR="00B4288B" w:rsidRDefault="0010783A">
            <w:pPr>
              <w:pStyle w:val="KS2"/>
              <w:jc w:val="center"/>
            </w:pPr>
            <w:del w:id="732" w:author="임픽스 검토" w:date="2026-10-12T04:00:00Z">
              <w:r>
                <w:delText>비대상</w:delText>
              </w:r>
            </w:del>
            <w:ins w:id="733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152A5439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지정된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저장소가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만재되었을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대체할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저장소를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13EDBC7E" w14:textId="77777777" w:rsidR="00B4288B" w:rsidRDefault="0010783A">
            <w:pPr>
              <w:pStyle w:val="KS2"/>
              <w:rPr>
                <w:ins w:id="734" w:author="임픽스 검토" w:date="2026-10-12T04:00:00Z"/>
              </w:rPr>
            </w:pPr>
            <w:ins w:id="735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저장소재공정보</w:t>
              </w:r>
              <w:r>
                <w:t>(StockerInventory)</w:t>
              </w:r>
            </w:ins>
          </w:p>
        </w:tc>
      </w:tr>
    </w:tbl>
    <w:p w14:paraId="13084717" w14:textId="77777777" w:rsidR="00B4288B" w:rsidRDefault="00B4288B">
      <w:pPr>
        <w:spacing w:after="0" w:line="144" w:lineRule="auto"/>
      </w:pPr>
    </w:p>
    <w:p w14:paraId="3F9BEF1C" w14:textId="77777777" w:rsidR="00B4288B" w:rsidRDefault="0010783A">
      <w:pPr>
        <w:pStyle w:val="46"/>
      </w:pPr>
      <w:r>
        <w:t xml:space="preserve">7.4.1.19  </w:t>
      </w:r>
      <w:r>
        <w:t>창고</w:t>
      </w:r>
      <w:r>
        <w:t>(WarehouseLocation)</w:t>
      </w:r>
    </w:p>
    <w:p w14:paraId="5C30D006" w14:textId="77777777" w:rsidR="00B4288B" w:rsidRDefault="0010783A">
      <w:pPr>
        <w:rPr>
          <w:lang w:eastAsia="ko-KR"/>
        </w:rPr>
      </w:pPr>
      <w:r>
        <w:rPr>
          <w:lang w:eastAsia="ko-KR"/>
        </w:rPr>
        <w:t>재고를</w:t>
      </w:r>
      <w:r>
        <w:rPr>
          <w:lang w:eastAsia="ko-KR"/>
        </w:rPr>
        <w:t xml:space="preserve"> </w:t>
      </w:r>
      <w:r>
        <w:rPr>
          <w:lang w:eastAsia="ko-KR"/>
        </w:rPr>
        <w:t>모아</w:t>
      </w:r>
      <w:r>
        <w:rPr>
          <w:lang w:eastAsia="ko-KR"/>
        </w:rPr>
        <w:t xml:space="preserve"> </w:t>
      </w:r>
      <w:r>
        <w:rPr>
          <w:lang w:eastAsia="ko-KR"/>
        </w:rPr>
        <w:t>놓고</w:t>
      </w:r>
      <w:r>
        <w:rPr>
          <w:lang w:eastAsia="ko-KR"/>
        </w:rPr>
        <w:t xml:space="preserve"> </w:t>
      </w:r>
      <w:r>
        <w:rPr>
          <w:lang w:eastAsia="ko-KR"/>
        </w:rPr>
        <w:t>관리하는</w:t>
      </w:r>
      <w:r>
        <w:rPr>
          <w:lang w:eastAsia="ko-KR"/>
        </w:rPr>
        <w:t xml:space="preserve"> </w:t>
      </w:r>
      <w:r>
        <w:rPr>
          <w:lang w:eastAsia="ko-KR"/>
        </w:rPr>
        <w:t>위치를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창고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30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7A961A0" w14:textId="77777777" w:rsidR="00B4288B" w:rsidRDefault="0010783A">
      <w:pPr>
        <w:pStyle w:val="KS"/>
      </w:pPr>
      <w:commentRangeStart w:id="736"/>
      <w:r>
        <w:t>표</w:t>
      </w:r>
      <w:r>
        <w:t xml:space="preserve"> 30 — </w:t>
      </w:r>
      <w:r>
        <w:t>창고</w:t>
      </w:r>
      <w:r>
        <w:t xml:space="preserve"> </w:t>
      </w:r>
      <w:r>
        <w:t>명사</w:t>
      </w:r>
      <w:r>
        <w:t xml:space="preserve"> </w:t>
      </w:r>
      <w:r>
        <w:t>정보</w:t>
      </w:r>
      <w:r>
        <w:t xml:space="preserve"> </w:t>
      </w:r>
      <w:r>
        <w:t>속성</w:t>
      </w:r>
      <w:commentRangeEnd w:id="736"/>
      <w:r>
        <w:rPr>
          <w:rStyle w:val="aff5"/>
          <w:sz w:val="20"/>
          <w:szCs w:val="22"/>
        </w:rPr>
        <w:commentReference w:id="736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57054D08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18132319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3136461B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0A2C535A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6186597E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7A2420A5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51DA78FB" w14:textId="77777777">
        <w:trPr>
          <w:cantSplit/>
          <w:jc w:val="center"/>
        </w:trPr>
        <w:tc>
          <w:tcPr>
            <w:tcW w:w="2100" w:type="dxa"/>
          </w:tcPr>
          <w:p w14:paraId="016905C0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350E420F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7F0912D6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1A249BD6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097B14D2" w14:textId="77777777" w:rsidR="00B4288B" w:rsidRDefault="00B4288B">
            <w:pPr>
              <w:pStyle w:val="KS2"/>
            </w:pPr>
          </w:p>
        </w:tc>
      </w:tr>
      <w:tr w:rsidR="00B4288B" w14:paraId="22B0D562" w14:textId="77777777">
        <w:trPr>
          <w:cantSplit/>
          <w:jc w:val="center"/>
          <w:ins w:id="737" w:author="임픽스 검토" w:date="2026-10-12T04:00:00Z"/>
        </w:trPr>
        <w:tc>
          <w:tcPr>
            <w:tcW w:w="2100" w:type="dxa"/>
            <w:shd w:val="clear" w:color="auto" w:fill="F2F2F2"/>
          </w:tcPr>
          <w:p w14:paraId="5F2E0594" w14:textId="77777777" w:rsidR="00B4288B" w:rsidRDefault="0010783A">
            <w:pPr>
              <w:pStyle w:val="KS2"/>
              <w:rPr>
                <w:ins w:id="738" w:author="임픽스 검토" w:date="2026-10-12T04:00:00Z"/>
              </w:rPr>
            </w:pPr>
            <w:ins w:id="739" w:author="임픽스 검토" w:date="2026-10-12T04:00:00Z">
              <w:r>
                <w:rPr>
                  <w:b/>
                </w:rPr>
                <w:t>창고헤더</w:t>
              </w:r>
            </w:ins>
          </w:p>
        </w:tc>
        <w:tc>
          <w:tcPr>
            <w:tcW w:w="3000" w:type="dxa"/>
            <w:shd w:val="clear" w:color="auto" w:fill="F2F2F2"/>
          </w:tcPr>
          <w:p w14:paraId="0398F322" w14:textId="77777777" w:rsidR="00B4288B" w:rsidRDefault="0010783A">
            <w:pPr>
              <w:pStyle w:val="KS2"/>
              <w:rPr>
                <w:ins w:id="740" w:author="임픽스 검토" w:date="2026-10-12T04:00:00Z"/>
              </w:rPr>
            </w:pPr>
            <w:ins w:id="741" w:author="임픽스 검토" w:date="2026-10-12T04:00:00Z">
              <w:r>
                <w:rPr>
                  <w:b/>
                </w:rPr>
                <w:t>WarehouseLocationHeader</w:t>
              </w:r>
            </w:ins>
          </w:p>
        </w:tc>
        <w:tc>
          <w:tcPr>
            <w:tcW w:w="1150" w:type="dxa"/>
            <w:shd w:val="clear" w:color="auto" w:fill="F2F2F2"/>
          </w:tcPr>
          <w:p w14:paraId="1DB41634" w14:textId="77777777" w:rsidR="00B4288B" w:rsidRDefault="0010783A">
            <w:pPr>
              <w:pStyle w:val="KS2"/>
              <w:jc w:val="center"/>
              <w:rPr>
                <w:ins w:id="742" w:author="임픽스 검토" w:date="2026-10-12T04:00:00Z"/>
              </w:rPr>
            </w:pPr>
            <w:ins w:id="743" w:author="임픽스 검토" w:date="2026-10-12T04:00:00Z">
              <w:r>
                <w:rPr>
                  <w:b/>
                </w:rPr>
                <w:t>struct</w:t>
              </w:r>
            </w:ins>
          </w:p>
        </w:tc>
        <w:tc>
          <w:tcPr>
            <w:tcW w:w="1000" w:type="dxa"/>
            <w:shd w:val="clear" w:color="auto" w:fill="F2F2F2"/>
          </w:tcPr>
          <w:p w14:paraId="20C47ADF" w14:textId="77777777" w:rsidR="00B4288B" w:rsidRDefault="0010783A">
            <w:pPr>
              <w:pStyle w:val="KS2"/>
              <w:jc w:val="center"/>
              <w:rPr>
                <w:ins w:id="744" w:author="임픽스 검토" w:date="2026-10-12T04:00:00Z"/>
              </w:rPr>
            </w:pPr>
            <w:ins w:id="745" w:author="임픽스 검토" w:date="2026-10-12T04:00:00Z">
              <w:r>
                <w:rPr>
                  <w:b/>
                </w:rPr>
                <w:t>비대상</w:t>
              </w:r>
            </w:ins>
          </w:p>
        </w:tc>
        <w:tc>
          <w:tcPr>
            <w:tcW w:w="6970" w:type="dxa"/>
            <w:shd w:val="clear" w:color="auto" w:fill="F2F2F2"/>
          </w:tcPr>
          <w:p w14:paraId="2CAA7669" w14:textId="77777777" w:rsidR="00B4288B" w:rsidRDefault="0010783A">
            <w:pPr>
              <w:pStyle w:val="KS2"/>
              <w:rPr>
                <w:ins w:id="746" w:author="임픽스 검토" w:date="2026-10-12T04:00:00Z"/>
                <w:lang w:eastAsia="ko-KR"/>
              </w:rPr>
            </w:pPr>
            <w:ins w:id="747" w:author="임픽스 검토" w:date="2026-10-12T04:00:00Z">
              <w:r>
                <w:rPr>
                  <w:b/>
                  <w:lang w:eastAsia="ko-KR"/>
                </w:rPr>
                <w:t xml:space="preserve">— </w:t>
              </w:r>
              <w:r>
                <w:rPr>
                  <w:b/>
                  <w:lang w:eastAsia="ko-KR"/>
                </w:rPr>
                <w:t>창고</w:t>
              </w:r>
              <w:r>
                <w:rPr>
                  <w:b/>
                  <w:lang w:eastAsia="ko-KR"/>
                </w:rPr>
                <w:t xml:space="preserve"> 1</w:t>
              </w:r>
              <w:r>
                <w:rPr>
                  <w:b/>
                  <w:lang w:eastAsia="ko-KR"/>
                </w:rPr>
                <w:t>건의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공통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정보</w:t>
              </w:r>
              <w:r>
                <w:rPr>
                  <w:b/>
                  <w:lang w:eastAsia="ko-KR"/>
                </w:rPr>
                <w:t>(</w:t>
              </w:r>
              <w:r>
                <w:rPr>
                  <w:b/>
                  <w:lang w:eastAsia="ko-KR"/>
                </w:rPr>
                <w:t>창고명</w:t>
              </w:r>
              <w:r>
                <w:rPr>
                  <w:b/>
                  <w:lang w:eastAsia="ko-KR"/>
                </w:rPr>
                <w:t xml:space="preserve">, </w:t>
              </w:r>
              <w:r>
                <w:rPr>
                  <w:b/>
                  <w:lang w:eastAsia="ko-KR"/>
                </w:rPr>
                <w:t>창고유형</w:t>
              </w:r>
              <w:r>
                <w:rPr>
                  <w:b/>
                  <w:lang w:eastAsia="ko-KR"/>
                </w:rPr>
                <w:t xml:space="preserve">, </w:t>
              </w:r>
              <w:r>
                <w:rPr>
                  <w:b/>
                  <w:lang w:eastAsia="ko-KR"/>
                </w:rPr>
                <w:t>재고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관리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기준</w:t>
              </w:r>
              <w:r>
                <w:rPr>
                  <w:b/>
                  <w:lang w:eastAsia="ko-KR"/>
                </w:rPr>
                <w:t>)</w:t>
              </w:r>
            </w:ins>
          </w:p>
          <w:p w14:paraId="228D52DE" w14:textId="77777777" w:rsidR="00B4288B" w:rsidRDefault="0010783A">
            <w:pPr>
              <w:pStyle w:val="KS2"/>
              <w:rPr>
                <w:ins w:id="748" w:author="임픽스 검토" w:date="2026-10-12T04:00:00Z"/>
                <w:lang w:eastAsia="ko-KR"/>
              </w:rPr>
            </w:pPr>
            <w:ins w:id="749" w:author="임픽스 검토" w:date="2026-10-12T04:00:00Z">
              <w:r>
                <w:rPr>
                  <w:b/>
                  <w:lang w:eastAsia="ko-KR"/>
                </w:rPr>
                <w:t xml:space="preserve">— </w:t>
              </w:r>
              <w:r>
                <w:rPr>
                  <w:b/>
                  <w:lang w:eastAsia="ko-KR"/>
                </w:rPr>
                <w:t>창고마다</w:t>
              </w:r>
              <w:r>
                <w:rPr>
                  <w:b/>
                  <w:lang w:eastAsia="ko-KR"/>
                </w:rPr>
                <w:t xml:space="preserve"> 1</w:t>
              </w:r>
              <w:r>
                <w:rPr>
                  <w:b/>
                  <w:lang w:eastAsia="ko-KR"/>
                </w:rPr>
                <w:t>회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나타남</w:t>
              </w:r>
            </w:ins>
          </w:p>
        </w:tc>
      </w:tr>
      <w:tr w:rsidR="00B4288B" w14:paraId="08C94521" w14:textId="77777777">
        <w:trPr>
          <w:cantSplit/>
          <w:jc w:val="center"/>
        </w:trPr>
        <w:tc>
          <w:tcPr>
            <w:tcW w:w="2100" w:type="dxa"/>
          </w:tcPr>
          <w:p w14:paraId="456013F8" w14:textId="77777777" w:rsidR="00B4288B" w:rsidRDefault="0010783A">
            <w:pPr>
              <w:pStyle w:val="KS2"/>
            </w:pPr>
            <w:r>
              <w:t>창고식별자</w:t>
            </w:r>
          </w:p>
        </w:tc>
        <w:tc>
          <w:tcPr>
            <w:tcW w:w="3000" w:type="dxa"/>
          </w:tcPr>
          <w:p w14:paraId="11EAE252" w14:textId="77777777" w:rsidR="00B4288B" w:rsidRDefault="0010783A">
            <w:pPr>
              <w:pStyle w:val="KS2"/>
            </w:pPr>
            <w:r>
              <w:t>WarehouseID</w:t>
            </w:r>
          </w:p>
        </w:tc>
        <w:tc>
          <w:tcPr>
            <w:tcW w:w="1150" w:type="dxa"/>
          </w:tcPr>
          <w:p w14:paraId="7AF9135E" w14:textId="77777777" w:rsidR="00B4288B" w:rsidRDefault="0010783A">
            <w:pPr>
              <w:pStyle w:val="KS2"/>
              <w:jc w:val="center"/>
            </w:pPr>
            <w:r>
              <w:t>ID</w:t>
            </w:r>
          </w:p>
        </w:tc>
        <w:tc>
          <w:tcPr>
            <w:tcW w:w="1000" w:type="dxa"/>
          </w:tcPr>
          <w:p w14:paraId="4068E41A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1303831A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창고를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</w:tc>
      </w:tr>
      <w:tr w:rsidR="00B4288B" w14:paraId="03F4E202" w14:textId="77777777">
        <w:trPr>
          <w:cantSplit/>
          <w:jc w:val="center"/>
        </w:trPr>
        <w:tc>
          <w:tcPr>
            <w:tcW w:w="2100" w:type="dxa"/>
          </w:tcPr>
          <w:p w14:paraId="2C6DBDCF" w14:textId="77777777" w:rsidR="00B4288B" w:rsidRDefault="0010783A">
            <w:pPr>
              <w:pStyle w:val="KS2"/>
            </w:pPr>
            <w:r>
              <w:t>창고명</w:t>
            </w:r>
          </w:p>
        </w:tc>
        <w:tc>
          <w:tcPr>
            <w:tcW w:w="3000" w:type="dxa"/>
          </w:tcPr>
          <w:p w14:paraId="0917783B" w14:textId="77777777" w:rsidR="00B4288B" w:rsidRDefault="0010783A">
            <w:pPr>
              <w:pStyle w:val="KS2"/>
            </w:pPr>
            <w:r>
              <w:t>WarehouseName</w:t>
            </w:r>
          </w:p>
        </w:tc>
        <w:tc>
          <w:tcPr>
            <w:tcW w:w="1150" w:type="dxa"/>
          </w:tcPr>
          <w:p w14:paraId="646C3497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262A77CC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46429903" w14:textId="77777777" w:rsidR="00B4288B" w:rsidRDefault="0010783A">
            <w:pPr>
              <w:pStyle w:val="KS2"/>
            </w:pPr>
            <w:r>
              <w:t xml:space="preserve">— </w:t>
            </w:r>
            <w:r>
              <w:t>창고의</w:t>
            </w:r>
            <w:r>
              <w:t xml:space="preserve"> </w:t>
            </w:r>
            <w:r>
              <w:t>명칭</w:t>
            </w:r>
          </w:p>
        </w:tc>
      </w:tr>
      <w:tr w:rsidR="00B4288B" w14:paraId="0A0938B9" w14:textId="77777777">
        <w:trPr>
          <w:cantSplit/>
          <w:jc w:val="center"/>
        </w:trPr>
        <w:tc>
          <w:tcPr>
            <w:tcW w:w="2100" w:type="dxa"/>
          </w:tcPr>
          <w:p w14:paraId="648F1900" w14:textId="77777777" w:rsidR="00B4288B" w:rsidRDefault="0010783A">
            <w:pPr>
              <w:pStyle w:val="KS2"/>
            </w:pPr>
            <w:r>
              <w:t>창고유형</w:t>
            </w:r>
          </w:p>
        </w:tc>
        <w:tc>
          <w:tcPr>
            <w:tcW w:w="3000" w:type="dxa"/>
          </w:tcPr>
          <w:p w14:paraId="60BF10A1" w14:textId="77777777" w:rsidR="00B4288B" w:rsidRDefault="0010783A">
            <w:pPr>
              <w:pStyle w:val="KS2"/>
            </w:pPr>
            <w:r>
              <w:t>WarehouseType</w:t>
            </w:r>
          </w:p>
        </w:tc>
        <w:tc>
          <w:tcPr>
            <w:tcW w:w="1150" w:type="dxa"/>
          </w:tcPr>
          <w:p w14:paraId="1CEDE574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6D885B5E" w14:textId="63D238C4" w:rsidR="00B4288B" w:rsidRDefault="0010783A">
            <w:pPr>
              <w:pStyle w:val="KS2"/>
              <w:jc w:val="center"/>
            </w:pPr>
            <w:del w:id="750" w:author="임픽스 검토" w:date="2026-10-12T04:00:00Z">
              <w:r>
                <w:delText>비대상</w:delText>
              </w:r>
            </w:del>
            <w:ins w:id="751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54706F0D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창고의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유형</w:t>
            </w:r>
          </w:p>
          <w:p w14:paraId="4A52CC17" w14:textId="77777777" w:rsidR="004F47B7" w:rsidRDefault="00000000">
            <w:pPr>
              <w:pStyle w:val="KS2"/>
              <w:rPr>
                <w:ins w:id="752" w:author="임픽스 검토" w:date="2026-10-12T04:00:00Z"/>
                <w:lang w:eastAsia="ko-KR"/>
              </w:rPr>
            </w:pPr>
            <w:ins w:id="753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자재창고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공정창고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제품창고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검사대기창고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반품창고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불량창고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외주창고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</w:ins>
          </w:p>
          <w:p w14:paraId="23262940" w14:textId="4CA2947C" w:rsidR="00A83B5C" w:rsidRDefault="00A83B5C">
            <w:pPr>
              <w:pStyle w:val="KS2"/>
              <w:rPr>
                <w:ins w:id="754" w:author="임픽스 검토" w:date="2026-10-12T04:00:00Z"/>
                <w:lang w:eastAsia="ko-KR"/>
              </w:rPr>
            </w:pPr>
            <w:ins w:id="75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52DBE3F2" w14:textId="77777777">
        <w:trPr>
          <w:cantSplit/>
          <w:jc w:val="center"/>
        </w:trPr>
        <w:tc>
          <w:tcPr>
            <w:tcW w:w="2100" w:type="dxa"/>
          </w:tcPr>
          <w:p w14:paraId="1ED1B4BA" w14:textId="77777777" w:rsidR="00B4288B" w:rsidRDefault="0010783A">
            <w:pPr>
              <w:pStyle w:val="KS2"/>
            </w:pPr>
            <w:r>
              <w:t>사용여부</w:t>
            </w:r>
          </w:p>
        </w:tc>
        <w:tc>
          <w:tcPr>
            <w:tcW w:w="3000" w:type="dxa"/>
          </w:tcPr>
          <w:p w14:paraId="6E0EFACA" w14:textId="77777777" w:rsidR="00B4288B" w:rsidRDefault="0010783A">
            <w:pPr>
              <w:pStyle w:val="KS2"/>
            </w:pPr>
            <w:r>
              <w:t>UseIndicator</w:t>
            </w:r>
          </w:p>
        </w:tc>
        <w:tc>
          <w:tcPr>
            <w:tcW w:w="1150" w:type="dxa"/>
          </w:tcPr>
          <w:p w14:paraId="4FB81290" w14:textId="77777777" w:rsidR="00B4288B" w:rsidRDefault="0010783A">
            <w:pPr>
              <w:pStyle w:val="KS2"/>
              <w:jc w:val="center"/>
            </w:pPr>
            <w:r>
              <w:t>boolean</w:t>
            </w:r>
          </w:p>
        </w:tc>
        <w:tc>
          <w:tcPr>
            <w:tcW w:w="1000" w:type="dxa"/>
          </w:tcPr>
          <w:p w14:paraId="63AD0FD4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014518FA" w14:textId="77777777" w:rsidR="00B4288B" w:rsidRDefault="0010783A">
            <w:pPr>
              <w:pStyle w:val="KS2"/>
            </w:pPr>
            <w:r>
              <w:t xml:space="preserve">— </w:t>
            </w:r>
            <w:r>
              <w:t>창고의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여부</w:t>
            </w:r>
          </w:p>
        </w:tc>
      </w:tr>
      <w:tr w:rsidR="00B4288B" w14:paraId="168F1C86" w14:textId="77777777">
        <w:trPr>
          <w:cantSplit/>
          <w:jc w:val="center"/>
        </w:trPr>
        <w:tc>
          <w:tcPr>
            <w:tcW w:w="2100" w:type="dxa"/>
          </w:tcPr>
          <w:p w14:paraId="58C48C70" w14:textId="77777777" w:rsidR="00B4288B" w:rsidRDefault="0010783A">
            <w:pPr>
              <w:pStyle w:val="KS2"/>
            </w:pPr>
            <w:r>
              <w:t>음수재고허용여부</w:t>
            </w:r>
          </w:p>
        </w:tc>
        <w:tc>
          <w:tcPr>
            <w:tcW w:w="3000" w:type="dxa"/>
          </w:tcPr>
          <w:p w14:paraId="074C7B9C" w14:textId="77777777" w:rsidR="00B4288B" w:rsidRDefault="0010783A">
            <w:pPr>
              <w:pStyle w:val="KS2"/>
            </w:pPr>
            <w:r>
              <w:t>NegativeInventoryIndicator</w:t>
            </w:r>
          </w:p>
        </w:tc>
        <w:tc>
          <w:tcPr>
            <w:tcW w:w="1150" w:type="dxa"/>
          </w:tcPr>
          <w:p w14:paraId="1C2EB7C3" w14:textId="77777777" w:rsidR="00B4288B" w:rsidRDefault="0010783A">
            <w:pPr>
              <w:pStyle w:val="KS2"/>
              <w:jc w:val="center"/>
            </w:pPr>
            <w:r>
              <w:t>boolean</w:t>
            </w:r>
          </w:p>
        </w:tc>
        <w:tc>
          <w:tcPr>
            <w:tcW w:w="1000" w:type="dxa"/>
          </w:tcPr>
          <w:p w14:paraId="474C6E22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A29F454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창고재고관리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음수재고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허용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</w:p>
        </w:tc>
      </w:tr>
      <w:tr w:rsidR="00B4288B" w14:paraId="32E315CA" w14:textId="77777777">
        <w:trPr>
          <w:cantSplit/>
          <w:jc w:val="center"/>
          <w:ins w:id="756" w:author="임픽스 검토" w:date="2026-10-12T04:00:00Z"/>
        </w:trPr>
        <w:tc>
          <w:tcPr>
            <w:tcW w:w="2100" w:type="dxa"/>
            <w:shd w:val="clear" w:color="auto" w:fill="F2F2F2"/>
          </w:tcPr>
          <w:p w14:paraId="74F6D60F" w14:textId="77777777" w:rsidR="00B4288B" w:rsidRDefault="0010783A">
            <w:pPr>
              <w:pStyle w:val="KS2"/>
              <w:rPr>
                <w:ins w:id="757" w:author="임픽스 검토" w:date="2026-10-12T04:00:00Z"/>
              </w:rPr>
            </w:pPr>
            <w:ins w:id="758" w:author="임픽스 검토" w:date="2026-10-12T04:00:00Z">
              <w:r>
                <w:rPr>
                  <w:b/>
                </w:rPr>
                <w:t>창고라인</w:t>
              </w:r>
            </w:ins>
          </w:p>
        </w:tc>
        <w:tc>
          <w:tcPr>
            <w:tcW w:w="3000" w:type="dxa"/>
            <w:shd w:val="clear" w:color="auto" w:fill="F2F2F2"/>
          </w:tcPr>
          <w:p w14:paraId="3C7EE5E6" w14:textId="77777777" w:rsidR="00B4288B" w:rsidRDefault="0010783A">
            <w:pPr>
              <w:pStyle w:val="KS2"/>
              <w:rPr>
                <w:ins w:id="759" w:author="임픽스 검토" w:date="2026-10-12T04:00:00Z"/>
              </w:rPr>
            </w:pPr>
            <w:ins w:id="760" w:author="임픽스 검토" w:date="2026-10-12T04:00:00Z">
              <w:r>
                <w:rPr>
                  <w:b/>
                </w:rPr>
                <w:t>WarehouseLocationLine</w:t>
              </w:r>
            </w:ins>
          </w:p>
        </w:tc>
        <w:tc>
          <w:tcPr>
            <w:tcW w:w="1150" w:type="dxa"/>
            <w:shd w:val="clear" w:color="auto" w:fill="F2F2F2"/>
          </w:tcPr>
          <w:p w14:paraId="6B468A7C" w14:textId="77777777" w:rsidR="00B4288B" w:rsidRDefault="0010783A">
            <w:pPr>
              <w:pStyle w:val="KS2"/>
              <w:jc w:val="center"/>
              <w:rPr>
                <w:ins w:id="761" w:author="임픽스 검토" w:date="2026-10-12T04:00:00Z"/>
              </w:rPr>
            </w:pPr>
            <w:ins w:id="762" w:author="임픽스 검토" w:date="2026-10-12T04:00:00Z">
              <w:r>
                <w:rPr>
                  <w:b/>
                </w:rPr>
                <w:t>struct[1..N]</w:t>
              </w:r>
            </w:ins>
          </w:p>
        </w:tc>
        <w:tc>
          <w:tcPr>
            <w:tcW w:w="1000" w:type="dxa"/>
            <w:shd w:val="clear" w:color="auto" w:fill="F2F2F2"/>
          </w:tcPr>
          <w:p w14:paraId="0C3BA066" w14:textId="77777777" w:rsidR="00B4288B" w:rsidRDefault="0010783A">
            <w:pPr>
              <w:pStyle w:val="KS2"/>
              <w:jc w:val="center"/>
              <w:rPr>
                <w:ins w:id="763" w:author="임픽스 검토" w:date="2026-10-12T04:00:00Z"/>
              </w:rPr>
            </w:pPr>
            <w:ins w:id="764" w:author="임픽스 검토" w:date="2026-10-12T04:00:00Z">
              <w:r>
                <w:rPr>
                  <w:b/>
                </w:rPr>
                <w:t>비대상</w:t>
              </w:r>
            </w:ins>
          </w:p>
        </w:tc>
        <w:tc>
          <w:tcPr>
            <w:tcW w:w="6970" w:type="dxa"/>
            <w:shd w:val="clear" w:color="auto" w:fill="F2F2F2"/>
          </w:tcPr>
          <w:p w14:paraId="66852B84" w14:textId="77777777" w:rsidR="00B4288B" w:rsidRDefault="0010783A">
            <w:pPr>
              <w:pStyle w:val="KS2"/>
              <w:rPr>
                <w:ins w:id="765" w:author="임픽스 검토" w:date="2026-10-12T04:00:00Z"/>
                <w:lang w:eastAsia="ko-KR"/>
              </w:rPr>
            </w:pPr>
            <w:ins w:id="766" w:author="임픽스 검토" w:date="2026-10-12T04:00:00Z">
              <w:r>
                <w:rPr>
                  <w:b/>
                  <w:lang w:eastAsia="ko-KR"/>
                </w:rPr>
                <w:t xml:space="preserve">— </w:t>
              </w:r>
              <w:r>
                <w:rPr>
                  <w:b/>
                  <w:lang w:eastAsia="ko-KR"/>
                </w:rPr>
                <w:t>창고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내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저장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섹션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행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정보</w:t>
              </w:r>
            </w:ins>
          </w:p>
          <w:p w14:paraId="1DE34537" w14:textId="77777777" w:rsidR="00B4288B" w:rsidRDefault="0010783A">
            <w:pPr>
              <w:pStyle w:val="KS2"/>
              <w:rPr>
                <w:ins w:id="767" w:author="임픽스 검토" w:date="2026-10-12T04:00:00Z"/>
                <w:lang w:eastAsia="ko-KR"/>
              </w:rPr>
            </w:pPr>
            <w:ins w:id="768" w:author="임픽스 검토" w:date="2026-10-12T04:00:00Z">
              <w:r>
                <w:rPr>
                  <w:b/>
                  <w:lang w:eastAsia="ko-KR"/>
                </w:rPr>
                <w:t xml:space="preserve">— </w:t>
              </w:r>
              <w:r>
                <w:rPr>
                  <w:b/>
                  <w:lang w:eastAsia="ko-KR"/>
                </w:rPr>
                <w:t>창고헤더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아래에</w:t>
              </w:r>
              <w:r>
                <w:rPr>
                  <w:b/>
                  <w:lang w:eastAsia="ko-KR"/>
                </w:rPr>
                <w:t xml:space="preserve"> 1</w:t>
              </w:r>
              <w:r>
                <w:rPr>
                  <w:b/>
                  <w:lang w:eastAsia="ko-KR"/>
                </w:rPr>
                <w:t>회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이상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반복하여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나타남</w:t>
              </w:r>
              <w:r>
                <w:rPr>
                  <w:b/>
                  <w:lang w:eastAsia="ko-KR"/>
                </w:rPr>
                <w:t>(1..N)</w:t>
              </w:r>
            </w:ins>
          </w:p>
        </w:tc>
      </w:tr>
      <w:tr w:rsidR="00B4288B" w14:paraId="319DC22A" w14:textId="77777777">
        <w:trPr>
          <w:cantSplit/>
          <w:jc w:val="center"/>
          <w:ins w:id="769" w:author="임픽스 검토" w:date="2026-10-12T04:00:00Z"/>
        </w:trPr>
        <w:tc>
          <w:tcPr>
            <w:tcW w:w="2100" w:type="dxa"/>
          </w:tcPr>
          <w:p w14:paraId="4CC7B2CF" w14:textId="77777777" w:rsidR="00B4288B" w:rsidRDefault="0010783A">
            <w:pPr>
              <w:pStyle w:val="KS2"/>
              <w:rPr>
                <w:ins w:id="770" w:author="임픽스 검토" w:date="2026-10-12T04:00:00Z"/>
              </w:rPr>
            </w:pPr>
            <w:ins w:id="771" w:author="임픽스 검토" w:date="2026-10-12T04:00:00Z">
              <w:r>
                <w:t>창고섹션</w:t>
              </w:r>
            </w:ins>
          </w:p>
        </w:tc>
        <w:tc>
          <w:tcPr>
            <w:tcW w:w="3000" w:type="dxa"/>
          </w:tcPr>
          <w:p w14:paraId="24239388" w14:textId="77777777" w:rsidR="00B4288B" w:rsidRDefault="0010783A">
            <w:pPr>
              <w:pStyle w:val="KS2"/>
              <w:rPr>
                <w:ins w:id="772" w:author="임픽스 검토" w:date="2026-10-12T04:00:00Z"/>
              </w:rPr>
            </w:pPr>
            <w:ins w:id="773" w:author="임픽스 검토" w:date="2026-10-12T04:00:00Z">
              <w:r>
                <w:t>WarehouseSection</w:t>
              </w:r>
            </w:ins>
          </w:p>
        </w:tc>
        <w:tc>
          <w:tcPr>
            <w:tcW w:w="1150" w:type="dxa"/>
          </w:tcPr>
          <w:p w14:paraId="03DF8434" w14:textId="77777777" w:rsidR="00B4288B" w:rsidRDefault="0010783A">
            <w:pPr>
              <w:pStyle w:val="KS2"/>
              <w:jc w:val="center"/>
              <w:rPr>
                <w:ins w:id="774" w:author="임픽스 검토" w:date="2026-10-12T04:00:00Z"/>
              </w:rPr>
            </w:pPr>
            <w:ins w:id="775" w:author="임픽스 검토" w:date="2026-10-12T04:00:00Z">
              <w:r>
                <w:t>string</w:t>
              </w:r>
            </w:ins>
          </w:p>
        </w:tc>
        <w:tc>
          <w:tcPr>
            <w:tcW w:w="1000" w:type="dxa"/>
          </w:tcPr>
          <w:p w14:paraId="30DF706B" w14:textId="77777777" w:rsidR="00B4288B" w:rsidRDefault="0010783A">
            <w:pPr>
              <w:pStyle w:val="KS2"/>
              <w:jc w:val="center"/>
              <w:rPr>
                <w:ins w:id="776" w:author="임픽스 검토" w:date="2026-10-12T04:00:00Z"/>
              </w:rPr>
            </w:pPr>
            <w:ins w:id="777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06E89530" w14:textId="77777777" w:rsidR="00B4288B" w:rsidRDefault="0010783A">
            <w:pPr>
              <w:pStyle w:val="KS2"/>
              <w:rPr>
                <w:ins w:id="778" w:author="임픽스 검토" w:date="2026-10-12T04:00:00Z"/>
                <w:lang w:eastAsia="ko-KR"/>
              </w:rPr>
            </w:pPr>
            <w:ins w:id="77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창고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저장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섹션을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구분하는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  <w:p w14:paraId="23AFFD86" w14:textId="77777777" w:rsidR="00B4288B" w:rsidRDefault="0010783A">
            <w:pPr>
              <w:pStyle w:val="KS2"/>
              <w:rPr>
                <w:ins w:id="780" w:author="임픽스 검토" w:date="2026-10-12T04:00:00Z"/>
                <w:lang w:eastAsia="ko-KR"/>
              </w:rPr>
            </w:pPr>
            <w:ins w:id="78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창고라인은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창고식별자와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창고섹션의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조합으로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구분함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라인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  <w:r>
                <w:rPr>
                  <w:lang w:eastAsia="ko-KR"/>
                </w:rPr>
                <w:t>)</w:t>
              </w:r>
            </w:ins>
          </w:p>
        </w:tc>
      </w:tr>
      <w:tr w:rsidR="00B4288B" w14:paraId="1F9EA242" w14:textId="77777777">
        <w:trPr>
          <w:cantSplit/>
          <w:jc w:val="center"/>
        </w:trPr>
        <w:tc>
          <w:tcPr>
            <w:tcW w:w="2100" w:type="dxa"/>
          </w:tcPr>
          <w:p w14:paraId="0C2E9FD9" w14:textId="77777777" w:rsidR="00B4288B" w:rsidRDefault="0010783A">
            <w:pPr>
              <w:pStyle w:val="KS2"/>
            </w:pPr>
            <w:del w:id="782" w:author="임픽스 검토" w:date="2026-10-12T04:00:00Z">
              <w:r>
                <w:delText>창고섹션목록</w:delText>
              </w:r>
            </w:del>
            <w:ins w:id="783" w:author="임픽스 검토" w:date="2026-10-12T04:00:00Z">
              <w:r>
                <w:t>창고섹션명</w:t>
              </w:r>
            </w:ins>
          </w:p>
        </w:tc>
        <w:tc>
          <w:tcPr>
            <w:tcW w:w="3000" w:type="dxa"/>
          </w:tcPr>
          <w:p w14:paraId="73B71275" w14:textId="77777777" w:rsidR="00B4288B" w:rsidRDefault="0010783A">
            <w:pPr>
              <w:pStyle w:val="KS2"/>
            </w:pPr>
            <w:del w:id="784" w:author="임픽스 검토" w:date="2026-10-12T04:00:00Z">
              <w:r>
                <w:delText>WarehouseSectionList</w:delText>
              </w:r>
            </w:del>
            <w:ins w:id="785" w:author="임픽스 검토" w:date="2026-10-12T04:00:00Z">
              <w:r>
                <w:t>WarehouseSectionName</w:t>
              </w:r>
            </w:ins>
          </w:p>
        </w:tc>
        <w:tc>
          <w:tcPr>
            <w:tcW w:w="1150" w:type="dxa"/>
          </w:tcPr>
          <w:p w14:paraId="514C0F69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6DF80130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E528AAB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창고</w:t>
            </w:r>
            <w:r>
              <w:rPr>
                <w:lang w:eastAsia="ko-KR"/>
              </w:rPr>
              <w:t xml:space="preserve"> </w:t>
            </w:r>
            <w:del w:id="786" w:author="임픽스 검토" w:date="2026-10-12T04:00:00Z">
              <w:r>
                <w:rPr>
                  <w:lang w:eastAsia="ko-KR"/>
                </w:rPr>
                <w:delText>내</w:delText>
              </w:r>
            </w:del>
            <w:ins w:id="787" w:author="임픽스 검토" w:date="2026-10-12T04:00:00Z">
              <w:r>
                <w:rPr>
                  <w:lang w:eastAsia="ko-KR"/>
                </w:rPr>
                <w:t>섹션의</w:t>
              </w:r>
            </w:ins>
            <w:r>
              <w:rPr>
                <w:lang w:eastAsia="ko-KR"/>
              </w:rPr>
              <w:t xml:space="preserve"> </w:t>
            </w:r>
            <w:del w:id="788" w:author="임픽스 검토" w:date="2026-10-12T04:00:00Z">
              <w:r>
                <w:rPr>
                  <w:lang w:eastAsia="ko-KR"/>
                </w:rPr>
                <w:delText>저장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섹션</w:delText>
              </w:r>
            </w:del>
            <w:ins w:id="789" w:author="임픽스 검토" w:date="2026-10-12T04:00:00Z">
              <w:r>
                <w:rPr>
                  <w:lang w:eastAsia="ko-KR"/>
                </w:rPr>
                <w:t>명칭</w:t>
              </w:r>
            </w:ins>
          </w:p>
        </w:tc>
      </w:tr>
    </w:tbl>
    <w:p w14:paraId="204BD6DB" w14:textId="77777777" w:rsidR="00182FD1" w:rsidRDefault="00182FD1">
      <w:pPr>
        <w:spacing w:after="0" w:line="144" w:lineRule="auto"/>
        <w:rPr>
          <w:lang w:eastAsia="ko-KR"/>
        </w:rPr>
      </w:pPr>
    </w:p>
    <w:p w14:paraId="41A1ADA1" w14:textId="34E293B9" w:rsidR="00182FD1" w:rsidRDefault="00182FD1">
      <w:pPr>
        <w:spacing w:after="0" w:line="144" w:lineRule="auto"/>
        <w:rPr>
          <w:lang w:eastAsia="ko-KR"/>
        </w:rPr>
      </w:pPr>
    </w:p>
    <w:p w14:paraId="6967D1CE" w14:textId="77777777" w:rsidR="00504D31" w:rsidRDefault="00504D31" w:rsidP="00504D31">
      <w:pPr>
        <w:pStyle w:val="46"/>
        <w:rPr>
          <w:ins w:id="790" w:author="임픽스 검토" w:date="2026-10-12T04:00:00Z"/>
          <w:lang w:eastAsia="ko-KR"/>
        </w:rPr>
      </w:pPr>
      <w:commentRangeStart w:id="791"/>
      <w:ins w:id="792" w:author="임픽스 검토" w:date="2026-10-12T04:00:00Z">
        <w:r>
          <w:rPr>
            <w:lang w:eastAsia="ko-KR"/>
          </w:rPr>
          <w:t xml:space="preserve">7.4.1.20  </w:t>
        </w:r>
        <w:r>
          <w:rPr>
            <w:lang w:eastAsia="ko-KR"/>
          </w:rPr>
          <w:t>배치</w:t>
        </w:r>
        <w:r>
          <w:rPr>
            <w:lang w:eastAsia="ko-KR"/>
          </w:rPr>
          <w:t>(Batch)</w:t>
        </w:r>
        <w:commentRangeEnd w:id="791"/>
        <w:r>
          <w:rPr>
            <w:rStyle w:val="aff5"/>
            <w:sz w:val="20"/>
            <w:szCs w:val="22"/>
            <w:lang w:eastAsia="ko-KR"/>
          </w:rPr>
          <w:commentReference w:id="791"/>
        </w:r>
      </w:ins>
    </w:p>
    <w:p w14:paraId="132C4109" w14:textId="77777777" w:rsidR="00592F1D" w:rsidRDefault="00592F1D" w:rsidP="00592F1D">
      <w:pPr>
        <w:rPr>
          <w:ins w:id="793" w:author="임픽스 검토" w:date="2026-10-12T04:00:00Z"/>
          <w:lang w:eastAsia="ko-KR"/>
        </w:rPr>
      </w:pPr>
      <w:ins w:id="794" w:author="임픽스 검토" w:date="2026-10-12T04:00:00Z">
        <w:r>
          <w:rPr>
            <w:lang w:eastAsia="ko-KR"/>
          </w:rPr>
          <w:t>배치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공정의</w:t>
        </w:r>
        <w:r>
          <w:rPr>
            <w:lang w:eastAsia="ko-KR"/>
          </w:rPr>
          <w:t xml:space="preserve"> 1</w:t>
        </w:r>
        <w:r>
          <w:rPr>
            <w:lang w:eastAsia="ko-KR"/>
          </w:rPr>
          <w:t>회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실행으로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생산되고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있거나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생산된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물질의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단위를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의미한다</w:t>
        </w:r>
        <w:r>
          <w:rPr>
            <w:lang w:eastAsia="ko-KR"/>
          </w:rPr>
          <w:t xml:space="preserve">. </w:t>
        </w:r>
        <w:r>
          <w:rPr>
            <w:lang w:eastAsia="ko-KR"/>
          </w:rPr>
          <w:t>원료를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정해진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양만큼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투입하여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일괄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처리하는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공정</w:t>
        </w:r>
        <w:r>
          <w:rPr>
            <w:lang w:eastAsia="ko-KR"/>
          </w:rPr>
          <w:t>(</w:t>
        </w:r>
        <w:r>
          <w:rPr>
            <w:lang w:eastAsia="ko-KR"/>
          </w:rPr>
          <w:t>배합</w:t>
        </w:r>
        <w:r>
          <w:rPr>
            <w:lang w:eastAsia="ko-KR"/>
          </w:rPr>
          <w:t xml:space="preserve">, </w:t>
        </w:r>
        <w:r>
          <w:rPr>
            <w:lang w:eastAsia="ko-KR"/>
          </w:rPr>
          <w:t>반응</w:t>
        </w:r>
        <w:r>
          <w:rPr>
            <w:lang w:eastAsia="ko-KR"/>
          </w:rPr>
          <w:t xml:space="preserve">, </w:t>
        </w:r>
        <w:r>
          <w:rPr>
            <w:lang w:eastAsia="ko-KR"/>
          </w:rPr>
          <w:t>발효</w:t>
        </w:r>
        <w:r>
          <w:rPr>
            <w:lang w:eastAsia="ko-KR"/>
          </w:rPr>
          <w:t xml:space="preserve">, </w:t>
        </w:r>
        <w:r>
          <w:rPr>
            <w:lang w:eastAsia="ko-KR"/>
          </w:rPr>
          <w:t>열처리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등</w:t>
        </w:r>
        <w:r>
          <w:rPr>
            <w:lang w:eastAsia="ko-KR"/>
          </w:rPr>
          <w:t>)</w:t>
        </w:r>
        <w:r>
          <w:rPr>
            <w:lang w:eastAsia="ko-KR"/>
          </w:rPr>
          <w:t>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생산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단위이며</w:t>
        </w:r>
        <w:r>
          <w:rPr>
            <w:lang w:eastAsia="ko-KR"/>
          </w:rPr>
          <w:t xml:space="preserve">, </w:t>
        </w:r>
        <w:r>
          <w:rPr>
            <w:lang w:eastAsia="ko-KR"/>
          </w:rPr>
          <w:t>공급사에서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생산하여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납품한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구매품의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배치를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포함한다</w:t>
        </w:r>
        <w:r>
          <w:rPr>
            <w:lang w:eastAsia="ko-KR"/>
          </w:rPr>
          <w:t xml:space="preserve">. </w:t>
        </w:r>
        <w:r>
          <w:rPr>
            <w:lang w:eastAsia="ko-KR"/>
          </w:rPr>
          <w:t>배치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명사는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표</w:t>
        </w:r>
        <w:r>
          <w:rPr>
            <w:lang w:eastAsia="ko-KR"/>
          </w:rPr>
          <w:t xml:space="preserve"> 31</w:t>
        </w:r>
        <w:r>
          <w:rPr>
            <w:lang w:eastAsia="ko-KR"/>
          </w:rPr>
          <w:t>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같은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정보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포함하고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있다</w:t>
        </w:r>
        <w:r>
          <w:rPr>
            <w:lang w:eastAsia="ko-KR"/>
          </w:rPr>
          <w:t>.</w:t>
        </w:r>
      </w:ins>
    </w:p>
    <w:p w14:paraId="53083764" w14:textId="77777777" w:rsidR="00504D31" w:rsidRDefault="00504D31" w:rsidP="00504D31">
      <w:pPr>
        <w:pStyle w:val="KS"/>
        <w:rPr>
          <w:ins w:id="795" w:author="임픽스 검토" w:date="2026-10-12T04:00:00Z"/>
        </w:rPr>
      </w:pPr>
      <w:ins w:id="796" w:author="임픽스 검토" w:date="2026-10-12T04:00:00Z">
        <w:r>
          <w:t>표</w:t>
        </w:r>
        <w:r>
          <w:t xml:space="preserve"> 31 — </w:t>
        </w:r>
        <w:r>
          <w:t>배치</w:t>
        </w:r>
        <w:r>
          <w:t xml:space="preserve"> </w:t>
        </w:r>
        <w:r>
          <w:t>명사</w:t>
        </w:r>
        <w:r>
          <w:t xml:space="preserve"> </w:t>
        </w:r>
        <w:r>
          <w:t>정보</w:t>
        </w:r>
        <w:r>
          <w:t xml:space="preserve"> </w:t>
        </w:r>
        <w:r>
          <w:t>속성</w:t>
        </w:r>
      </w:ins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504D31" w14:paraId="41093139" w14:textId="77777777" w:rsidTr="001861C8">
        <w:trPr>
          <w:tblHeader/>
          <w:jc w:val="center"/>
          <w:ins w:id="797" w:author="임픽스 검토" w:date="2026-10-12T04:00:00Z"/>
        </w:trPr>
        <w:tc>
          <w:tcPr>
            <w:tcW w:w="2100" w:type="dxa"/>
            <w:shd w:val="clear" w:color="auto" w:fill="D9D9D9"/>
          </w:tcPr>
          <w:p w14:paraId="7D41DF40" w14:textId="77777777" w:rsidR="00504D31" w:rsidRDefault="00504D31" w:rsidP="001861C8">
            <w:pPr>
              <w:pStyle w:val="KS3"/>
              <w:rPr>
                <w:ins w:id="798" w:author="임픽스 검토" w:date="2026-10-12T04:00:00Z"/>
              </w:rPr>
            </w:pPr>
            <w:ins w:id="799" w:author="임픽스 검토" w:date="2026-10-12T04:00:00Z">
              <w:r>
                <w:t>속성명</w:t>
              </w:r>
              <w:r>
                <w:t>(</w:t>
              </w:r>
              <w:r>
                <w:t>국문</w:t>
              </w:r>
              <w:r>
                <w:t>)</w:t>
              </w:r>
            </w:ins>
          </w:p>
        </w:tc>
        <w:tc>
          <w:tcPr>
            <w:tcW w:w="3000" w:type="dxa"/>
            <w:shd w:val="clear" w:color="auto" w:fill="D9D9D9"/>
          </w:tcPr>
          <w:p w14:paraId="631E97FA" w14:textId="77777777" w:rsidR="00504D31" w:rsidRDefault="00504D31" w:rsidP="001861C8">
            <w:pPr>
              <w:pStyle w:val="KS3"/>
              <w:rPr>
                <w:ins w:id="800" w:author="임픽스 검토" w:date="2026-10-12T04:00:00Z"/>
              </w:rPr>
            </w:pPr>
            <w:ins w:id="801" w:author="임픽스 검토" w:date="2026-10-12T04:00:00Z">
              <w:r>
                <w:t>속성명</w:t>
              </w:r>
              <w:r>
                <w:t>(</w:t>
              </w:r>
              <w:r>
                <w:t>영문</w:t>
              </w:r>
              <w:r>
                <w:t>)</w:t>
              </w:r>
            </w:ins>
          </w:p>
        </w:tc>
        <w:tc>
          <w:tcPr>
            <w:tcW w:w="1150" w:type="dxa"/>
            <w:shd w:val="clear" w:color="auto" w:fill="D9D9D9"/>
          </w:tcPr>
          <w:p w14:paraId="27B94A3B" w14:textId="77777777" w:rsidR="00504D31" w:rsidRDefault="00504D31" w:rsidP="001861C8">
            <w:pPr>
              <w:pStyle w:val="KS3"/>
              <w:rPr>
                <w:ins w:id="802" w:author="임픽스 검토" w:date="2026-10-12T04:00:00Z"/>
              </w:rPr>
            </w:pPr>
            <w:ins w:id="803" w:author="임픽스 검토" w:date="2026-10-12T04:00:00Z">
              <w:r>
                <w:t>데이터</w:t>
              </w:r>
              <w:r>
                <w:t xml:space="preserve"> </w:t>
              </w:r>
              <w:r>
                <w:t>타입</w:t>
              </w:r>
            </w:ins>
          </w:p>
        </w:tc>
        <w:tc>
          <w:tcPr>
            <w:tcW w:w="1000" w:type="dxa"/>
            <w:shd w:val="clear" w:color="auto" w:fill="D9D9D9"/>
          </w:tcPr>
          <w:p w14:paraId="0A618F4E" w14:textId="77777777" w:rsidR="00504D31" w:rsidRDefault="00504D31" w:rsidP="001861C8">
            <w:pPr>
              <w:pStyle w:val="KS3"/>
              <w:rPr>
                <w:ins w:id="804" w:author="임픽스 검토" w:date="2026-10-12T04:00:00Z"/>
              </w:rPr>
            </w:pPr>
            <w:ins w:id="805" w:author="임픽스 검토" w:date="2026-10-12T04:00:00Z">
              <w:r>
                <w:t>참조</w:t>
              </w:r>
              <w:r>
                <w:t xml:space="preserve"> </w:t>
              </w:r>
              <w:r>
                <w:t>속성</w:t>
              </w:r>
            </w:ins>
          </w:p>
          <w:p w14:paraId="5BC35CF4" w14:textId="77777777" w:rsidR="00504D31" w:rsidRDefault="00504D31" w:rsidP="001861C8">
            <w:pPr>
              <w:pStyle w:val="KS3"/>
              <w:rPr>
                <w:ins w:id="806" w:author="임픽스 검토" w:date="2026-10-12T04:00:00Z"/>
              </w:rPr>
            </w:pPr>
            <w:ins w:id="807" w:author="임픽스 검토" w:date="2026-10-12T04:00:00Z">
              <w:r>
                <w:t>대상</w:t>
              </w:r>
              <w:r>
                <w:t xml:space="preserve"> </w:t>
              </w:r>
              <w:r>
                <w:t>여부</w:t>
              </w:r>
            </w:ins>
          </w:p>
        </w:tc>
        <w:tc>
          <w:tcPr>
            <w:tcW w:w="6970" w:type="dxa"/>
            <w:shd w:val="clear" w:color="auto" w:fill="D9D9D9"/>
          </w:tcPr>
          <w:p w14:paraId="70D1F0A1" w14:textId="77777777" w:rsidR="00504D31" w:rsidRDefault="00504D31" w:rsidP="001861C8">
            <w:pPr>
              <w:pStyle w:val="KS3"/>
              <w:rPr>
                <w:ins w:id="808" w:author="임픽스 검토" w:date="2026-10-12T04:00:00Z"/>
              </w:rPr>
            </w:pPr>
            <w:ins w:id="809" w:author="임픽스 검토" w:date="2026-10-12T04:00:00Z">
              <w:r>
                <w:t>설명</w:t>
              </w:r>
            </w:ins>
          </w:p>
        </w:tc>
      </w:tr>
      <w:tr w:rsidR="00504D31" w14:paraId="699BBB90" w14:textId="77777777" w:rsidTr="001861C8">
        <w:trPr>
          <w:cantSplit/>
          <w:jc w:val="center"/>
          <w:ins w:id="810" w:author="임픽스 검토" w:date="2026-10-12T04:00:00Z"/>
        </w:trPr>
        <w:tc>
          <w:tcPr>
            <w:tcW w:w="2100" w:type="dxa"/>
          </w:tcPr>
          <w:p w14:paraId="18B21E5E" w14:textId="77777777" w:rsidR="00504D31" w:rsidRDefault="00504D31" w:rsidP="001861C8">
            <w:pPr>
              <w:pStyle w:val="KS2"/>
              <w:rPr>
                <w:ins w:id="811" w:author="임픽스 검토" w:date="2026-10-12T04:00:00Z"/>
              </w:rPr>
            </w:pPr>
            <w:ins w:id="812" w:author="임픽스 검토" w:date="2026-10-12T04:00:00Z">
              <w:r>
                <w:t>기본속성</w:t>
              </w:r>
            </w:ins>
          </w:p>
        </w:tc>
        <w:tc>
          <w:tcPr>
            <w:tcW w:w="3000" w:type="dxa"/>
          </w:tcPr>
          <w:p w14:paraId="0443BAA5" w14:textId="77777777" w:rsidR="00504D31" w:rsidRDefault="00504D31" w:rsidP="001861C8">
            <w:pPr>
              <w:pStyle w:val="KS2"/>
              <w:rPr>
                <w:ins w:id="813" w:author="임픽스 검토" w:date="2026-10-12T04:00:00Z"/>
              </w:rPr>
            </w:pPr>
            <w:ins w:id="814" w:author="임픽스 검토" w:date="2026-10-12T04:00:00Z">
              <w:r>
                <w:t xml:space="preserve">— 7.3 </w:t>
              </w:r>
              <w:r>
                <w:t>참조</w:t>
              </w:r>
            </w:ins>
          </w:p>
        </w:tc>
        <w:tc>
          <w:tcPr>
            <w:tcW w:w="1150" w:type="dxa"/>
          </w:tcPr>
          <w:p w14:paraId="355BEBC9" w14:textId="77777777" w:rsidR="00504D31" w:rsidRDefault="00504D31" w:rsidP="001861C8">
            <w:pPr>
              <w:pStyle w:val="KS2"/>
              <w:jc w:val="center"/>
              <w:rPr>
                <w:ins w:id="815" w:author="임픽스 검토" w:date="2026-10-12T04:00:00Z"/>
              </w:rPr>
            </w:pPr>
          </w:p>
        </w:tc>
        <w:tc>
          <w:tcPr>
            <w:tcW w:w="1000" w:type="dxa"/>
          </w:tcPr>
          <w:p w14:paraId="22715F6E" w14:textId="77777777" w:rsidR="00504D31" w:rsidRDefault="00504D31" w:rsidP="001861C8">
            <w:pPr>
              <w:pStyle w:val="KS2"/>
              <w:jc w:val="center"/>
              <w:rPr>
                <w:ins w:id="816" w:author="임픽스 검토" w:date="2026-10-12T04:00:00Z"/>
              </w:rPr>
            </w:pPr>
          </w:p>
        </w:tc>
        <w:tc>
          <w:tcPr>
            <w:tcW w:w="6970" w:type="dxa"/>
          </w:tcPr>
          <w:p w14:paraId="7266B787" w14:textId="77777777" w:rsidR="00504D31" w:rsidRDefault="00504D31" w:rsidP="001861C8">
            <w:pPr>
              <w:pStyle w:val="KS2"/>
              <w:rPr>
                <w:ins w:id="817" w:author="임픽스 검토" w:date="2026-10-12T04:00:00Z"/>
              </w:rPr>
            </w:pPr>
          </w:p>
        </w:tc>
      </w:tr>
      <w:tr w:rsidR="00504D31" w14:paraId="188BBC59" w14:textId="77777777" w:rsidTr="001861C8">
        <w:trPr>
          <w:cantSplit/>
          <w:jc w:val="center"/>
          <w:ins w:id="818" w:author="임픽스 검토" w:date="2026-10-12T04:00:00Z"/>
        </w:trPr>
        <w:tc>
          <w:tcPr>
            <w:tcW w:w="2100" w:type="dxa"/>
          </w:tcPr>
          <w:p w14:paraId="16777787" w14:textId="77777777" w:rsidR="00504D31" w:rsidRDefault="00504D31" w:rsidP="001861C8">
            <w:pPr>
              <w:pStyle w:val="KS2"/>
              <w:rPr>
                <w:ins w:id="819" w:author="임픽스 검토" w:date="2026-10-12T04:00:00Z"/>
              </w:rPr>
            </w:pPr>
            <w:ins w:id="820" w:author="임픽스 검토" w:date="2026-10-12T04:00:00Z">
              <w:r>
                <w:t>배치식별자</w:t>
              </w:r>
            </w:ins>
          </w:p>
        </w:tc>
        <w:tc>
          <w:tcPr>
            <w:tcW w:w="3000" w:type="dxa"/>
          </w:tcPr>
          <w:p w14:paraId="00314552" w14:textId="77777777" w:rsidR="00504D31" w:rsidRDefault="00504D31" w:rsidP="001861C8">
            <w:pPr>
              <w:pStyle w:val="KS2"/>
              <w:rPr>
                <w:ins w:id="821" w:author="임픽스 검토" w:date="2026-10-12T04:00:00Z"/>
              </w:rPr>
            </w:pPr>
            <w:ins w:id="822" w:author="임픽스 검토" w:date="2026-10-12T04:00:00Z">
              <w:r>
                <w:t>BatchID</w:t>
              </w:r>
            </w:ins>
          </w:p>
        </w:tc>
        <w:tc>
          <w:tcPr>
            <w:tcW w:w="1150" w:type="dxa"/>
          </w:tcPr>
          <w:p w14:paraId="7D3D1501" w14:textId="77777777" w:rsidR="00504D31" w:rsidRDefault="00504D31" w:rsidP="001861C8">
            <w:pPr>
              <w:pStyle w:val="KS2"/>
              <w:jc w:val="center"/>
              <w:rPr>
                <w:ins w:id="823" w:author="임픽스 검토" w:date="2026-10-12T04:00:00Z"/>
              </w:rPr>
            </w:pPr>
            <w:ins w:id="824" w:author="임픽스 검토" w:date="2026-10-12T04:00:00Z">
              <w:r>
                <w:t>ID</w:t>
              </w:r>
            </w:ins>
          </w:p>
        </w:tc>
        <w:tc>
          <w:tcPr>
            <w:tcW w:w="1000" w:type="dxa"/>
          </w:tcPr>
          <w:p w14:paraId="2B5BCCBD" w14:textId="77777777" w:rsidR="00504D31" w:rsidRDefault="00504D31" w:rsidP="001861C8">
            <w:pPr>
              <w:pStyle w:val="KS2"/>
              <w:jc w:val="center"/>
              <w:rPr>
                <w:ins w:id="825" w:author="임픽스 검토" w:date="2026-10-12T04:00:00Z"/>
              </w:rPr>
            </w:pPr>
            <w:ins w:id="826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7BCA3CCF" w14:textId="77777777" w:rsidR="00504D31" w:rsidRDefault="00504D31" w:rsidP="001861C8">
            <w:pPr>
              <w:pStyle w:val="KS2"/>
              <w:rPr>
                <w:ins w:id="827" w:author="임픽스 검토" w:date="2026-10-12T04:00:00Z"/>
                <w:lang w:eastAsia="ko-KR"/>
              </w:rPr>
            </w:pPr>
            <w:ins w:id="82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배치를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식별하기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위한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고유값</w:t>
              </w:r>
            </w:ins>
          </w:p>
        </w:tc>
      </w:tr>
      <w:tr w:rsidR="00504D31" w14:paraId="0126C5B8" w14:textId="77777777" w:rsidTr="001861C8">
        <w:trPr>
          <w:cantSplit/>
          <w:jc w:val="center"/>
          <w:ins w:id="829" w:author="임픽스 검토" w:date="2026-10-12T04:00:00Z"/>
        </w:trPr>
        <w:tc>
          <w:tcPr>
            <w:tcW w:w="2100" w:type="dxa"/>
          </w:tcPr>
          <w:p w14:paraId="43C57295" w14:textId="77777777" w:rsidR="00504D31" w:rsidRDefault="00504D31" w:rsidP="001861C8">
            <w:pPr>
              <w:pStyle w:val="KS2"/>
              <w:rPr>
                <w:ins w:id="830" w:author="임픽스 검토" w:date="2026-10-12T04:00:00Z"/>
              </w:rPr>
            </w:pPr>
            <w:ins w:id="831" w:author="임픽스 검토" w:date="2026-10-12T04:00:00Z">
              <w:r>
                <w:t>배치명</w:t>
              </w:r>
            </w:ins>
          </w:p>
        </w:tc>
        <w:tc>
          <w:tcPr>
            <w:tcW w:w="3000" w:type="dxa"/>
          </w:tcPr>
          <w:p w14:paraId="08C98637" w14:textId="77777777" w:rsidR="00504D31" w:rsidRDefault="00504D31" w:rsidP="001861C8">
            <w:pPr>
              <w:pStyle w:val="KS2"/>
              <w:rPr>
                <w:ins w:id="832" w:author="임픽스 검토" w:date="2026-10-12T04:00:00Z"/>
              </w:rPr>
            </w:pPr>
            <w:ins w:id="833" w:author="임픽스 검토" w:date="2026-10-12T04:00:00Z">
              <w:r>
                <w:t>BatchName</w:t>
              </w:r>
            </w:ins>
          </w:p>
        </w:tc>
        <w:tc>
          <w:tcPr>
            <w:tcW w:w="1150" w:type="dxa"/>
          </w:tcPr>
          <w:p w14:paraId="362E956B" w14:textId="77777777" w:rsidR="00504D31" w:rsidRDefault="00504D31" w:rsidP="001861C8">
            <w:pPr>
              <w:pStyle w:val="KS2"/>
              <w:jc w:val="center"/>
              <w:rPr>
                <w:ins w:id="834" w:author="임픽스 검토" w:date="2026-10-12T04:00:00Z"/>
              </w:rPr>
            </w:pPr>
            <w:ins w:id="835" w:author="임픽스 검토" w:date="2026-10-12T04:00:00Z">
              <w:r>
                <w:t>string</w:t>
              </w:r>
            </w:ins>
          </w:p>
        </w:tc>
        <w:tc>
          <w:tcPr>
            <w:tcW w:w="1000" w:type="dxa"/>
          </w:tcPr>
          <w:p w14:paraId="3426EE82" w14:textId="77777777" w:rsidR="00504D31" w:rsidRDefault="00504D31" w:rsidP="001861C8">
            <w:pPr>
              <w:pStyle w:val="KS2"/>
              <w:jc w:val="center"/>
              <w:rPr>
                <w:ins w:id="836" w:author="임픽스 검토" w:date="2026-10-12T04:00:00Z"/>
              </w:rPr>
            </w:pPr>
            <w:ins w:id="837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5498B363" w14:textId="77777777" w:rsidR="00504D31" w:rsidRDefault="00504D31" w:rsidP="001861C8">
            <w:pPr>
              <w:pStyle w:val="KS2"/>
              <w:rPr>
                <w:ins w:id="838" w:author="임픽스 검토" w:date="2026-10-12T04:00:00Z"/>
              </w:rPr>
            </w:pPr>
            <w:ins w:id="839" w:author="임픽스 검토" w:date="2026-10-12T04:00:00Z">
              <w:r>
                <w:t xml:space="preserve">— </w:t>
              </w:r>
              <w:r>
                <w:t>배치의</w:t>
              </w:r>
              <w:r>
                <w:t xml:space="preserve"> </w:t>
              </w:r>
              <w:r>
                <w:t>명칭</w:t>
              </w:r>
            </w:ins>
          </w:p>
        </w:tc>
      </w:tr>
      <w:tr w:rsidR="00504D31" w14:paraId="03E86FFF" w14:textId="77777777" w:rsidTr="001861C8">
        <w:trPr>
          <w:cantSplit/>
          <w:jc w:val="center"/>
          <w:ins w:id="840" w:author="임픽스 검토" w:date="2026-10-12T04:00:00Z"/>
        </w:trPr>
        <w:tc>
          <w:tcPr>
            <w:tcW w:w="2100" w:type="dxa"/>
          </w:tcPr>
          <w:p w14:paraId="477BD4C6" w14:textId="77777777" w:rsidR="00504D31" w:rsidRDefault="00504D31" w:rsidP="001861C8">
            <w:pPr>
              <w:pStyle w:val="KS2"/>
              <w:rPr>
                <w:ins w:id="841" w:author="임픽스 검토" w:date="2026-10-12T04:00:00Z"/>
              </w:rPr>
            </w:pPr>
            <w:ins w:id="842" w:author="임픽스 검토" w:date="2026-10-12T04:00:00Z">
              <w:r>
                <w:t>배치설명</w:t>
              </w:r>
            </w:ins>
          </w:p>
        </w:tc>
        <w:tc>
          <w:tcPr>
            <w:tcW w:w="3000" w:type="dxa"/>
          </w:tcPr>
          <w:p w14:paraId="749E7ADB" w14:textId="77777777" w:rsidR="00504D31" w:rsidRDefault="00504D31" w:rsidP="001861C8">
            <w:pPr>
              <w:pStyle w:val="KS2"/>
              <w:rPr>
                <w:ins w:id="843" w:author="임픽스 검토" w:date="2026-10-12T04:00:00Z"/>
              </w:rPr>
            </w:pPr>
            <w:ins w:id="844" w:author="임픽스 검토" w:date="2026-10-12T04:00:00Z">
              <w:r>
                <w:t>BatchDescription</w:t>
              </w:r>
            </w:ins>
          </w:p>
        </w:tc>
        <w:tc>
          <w:tcPr>
            <w:tcW w:w="1150" w:type="dxa"/>
          </w:tcPr>
          <w:p w14:paraId="7EDC216F" w14:textId="77777777" w:rsidR="00504D31" w:rsidRDefault="00504D31" w:rsidP="001861C8">
            <w:pPr>
              <w:pStyle w:val="KS2"/>
              <w:jc w:val="center"/>
              <w:rPr>
                <w:ins w:id="845" w:author="임픽스 검토" w:date="2026-10-12T04:00:00Z"/>
              </w:rPr>
            </w:pPr>
            <w:ins w:id="846" w:author="임픽스 검토" w:date="2026-10-12T04:00:00Z">
              <w:r>
                <w:t>string</w:t>
              </w:r>
            </w:ins>
          </w:p>
        </w:tc>
        <w:tc>
          <w:tcPr>
            <w:tcW w:w="1000" w:type="dxa"/>
          </w:tcPr>
          <w:p w14:paraId="5DFBA585" w14:textId="77777777" w:rsidR="00504D31" w:rsidRDefault="00504D31" w:rsidP="001861C8">
            <w:pPr>
              <w:pStyle w:val="KS2"/>
              <w:jc w:val="center"/>
              <w:rPr>
                <w:ins w:id="847" w:author="임픽스 검토" w:date="2026-10-12T04:00:00Z"/>
              </w:rPr>
            </w:pPr>
            <w:ins w:id="848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1A09C572" w14:textId="77777777" w:rsidR="00504D31" w:rsidRDefault="00504D31" w:rsidP="001861C8">
            <w:pPr>
              <w:pStyle w:val="KS2"/>
              <w:rPr>
                <w:ins w:id="849" w:author="임픽스 검토" w:date="2026-10-12T04:00:00Z"/>
              </w:rPr>
            </w:pPr>
            <w:ins w:id="850" w:author="임픽스 검토" w:date="2026-10-12T04:00:00Z">
              <w:r>
                <w:t xml:space="preserve">— </w:t>
              </w:r>
              <w:r>
                <w:t>배치</w:t>
              </w:r>
              <w:r>
                <w:t xml:space="preserve"> </w:t>
              </w:r>
              <w:r>
                <w:t>설명</w:t>
              </w:r>
              <w:r>
                <w:t xml:space="preserve"> </w:t>
              </w:r>
              <w:r>
                <w:t>정보</w:t>
              </w:r>
            </w:ins>
          </w:p>
        </w:tc>
      </w:tr>
      <w:tr w:rsidR="00504D31" w14:paraId="54D00D4B" w14:textId="77777777" w:rsidTr="001861C8">
        <w:trPr>
          <w:cantSplit/>
          <w:jc w:val="center"/>
          <w:ins w:id="851" w:author="임픽스 검토" w:date="2026-10-12T04:00:00Z"/>
        </w:trPr>
        <w:tc>
          <w:tcPr>
            <w:tcW w:w="2100" w:type="dxa"/>
          </w:tcPr>
          <w:p w14:paraId="071D4B5A" w14:textId="77777777" w:rsidR="00504D31" w:rsidRDefault="00504D31" w:rsidP="001861C8">
            <w:pPr>
              <w:pStyle w:val="KS2"/>
              <w:rPr>
                <w:ins w:id="852" w:author="임픽스 검토" w:date="2026-10-12T04:00:00Z"/>
              </w:rPr>
            </w:pPr>
            <w:ins w:id="853" w:author="임픽스 검토" w:date="2026-10-12T04:00:00Z">
              <w:r>
                <w:t>배치유형</w:t>
              </w:r>
            </w:ins>
          </w:p>
        </w:tc>
        <w:tc>
          <w:tcPr>
            <w:tcW w:w="3000" w:type="dxa"/>
          </w:tcPr>
          <w:p w14:paraId="09E07AA4" w14:textId="77777777" w:rsidR="00504D31" w:rsidRDefault="00504D31" w:rsidP="001861C8">
            <w:pPr>
              <w:pStyle w:val="KS2"/>
              <w:rPr>
                <w:ins w:id="854" w:author="임픽스 검토" w:date="2026-10-12T04:00:00Z"/>
              </w:rPr>
            </w:pPr>
            <w:ins w:id="855" w:author="임픽스 검토" w:date="2026-10-12T04:00:00Z">
              <w:r>
                <w:t>BatchType</w:t>
              </w:r>
            </w:ins>
          </w:p>
        </w:tc>
        <w:tc>
          <w:tcPr>
            <w:tcW w:w="1150" w:type="dxa"/>
          </w:tcPr>
          <w:p w14:paraId="03CD88E0" w14:textId="77777777" w:rsidR="00504D31" w:rsidRDefault="00504D31" w:rsidP="001861C8">
            <w:pPr>
              <w:pStyle w:val="KS2"/>
              <w:jc w:val="center"/>
              <w:rPr>
                <w:ins w:id="856" w:author="임픽스 검토" w:date="2026-10-12T04:00:00Z"/>
              </w:rPr>
            </w:pPr>
            <w:ins w:id="857" w:author="임픽스 검토" w:date="2026-10-12T04:00:00Z">
              <w:r>
                <w:t>enum</w:t>
              </w:r>
            </w:ins>
          </w:p>
        </w:tc>
        <w:tc>
          <w:tcPr>
            <w:tcW w:w="1000" w:type="dxa"/>
          </w:tcPr>
          <w:p w14:paraId="7F089BB0" w14:textId="77777777" w:rsidR="00504D31" w:rsidRDefault="00504D31" w:rsidP="001861C8">
            <w:pPr>
              <w:pStyle w:val="KS2"/>
              <w:jc w:val="center"/>
              <w:rPr>
                <w:ins w:id="858" w:author="임픽스 검토" w:date="2026-10-12T04:00:00Z"/>
              </w:rPr>
            </w:pPr>
            <w:ins w:id="859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0849B67D" w14:textId="7617CABD" w:rsidR="00504D31" w:rsidRDefault="00504D31" w:rsidP="001861C8">
            <w:pPr>
              <w:pStyle w:val="KS2"/>
              <w:rPr>
                <w:ins w:id="860" w:author="임픽스 검토" w:date="2026-10-12T04:00:00Z"/>
                <w:lang w:eastAsia="ko-KR"/>
              </w:rPr>
            </w:pPr>
            <w:ins w:id="86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배치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유형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>: Production(</w:t>
              </w:r>
              <w:r>
                <w:rPr>
                  <w:lang w:eastAsia="ko-KR"/>
                </w:rPr>
                <w:t>사내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생산</w:t>
              </w:r>
              <w:r>
                <w:rPr>
                  <w:lang w:eastAsia="ko-KR"/>
                </w:rPr>
                <w:t>), Rework(</w:t>
              </w:r>
              <w:r>
                <w:rPr>
                  <w:lang w:eastAsia="ko-KR"/>
                </w:rPr>
                <w:t>재작업</w:t>
              </w:r>
              <w:r>
                <w:rPr>
                  <w:lang w:eastAsia="ko-KR"/>
                </w:rPr>
                <w:t>), Trial(</w:t>
              </w:r>
              <w:r>
                <w:rPr>
                  <w:lang w:eastAsia="ko-KR"/>
                </w:rPr>
                <w:t>시험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생산</w:t>
              </w:r>
              <w:r>
                <w:rPr>
                  <w:lang w:eastAsia="ko-KR"/>
                </w:rPr>
                <w:t>), Purchase(</w:t>
              </w:r>
              <w:r>
                <w:rPr>
                  <w:lang w:eastAsia="ko-KR"/>
                </w:rPr>
                <w:t>공급사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생산</w:t>
              </w:r>
              <w:r>
                <w:rPr>
                  <w:lang w:eastAsia="ko-KR"/>
                </w:rPr>
                <w:t xml:space="preserve">) </w:t>
              </w:r>
              <w:r>
                <w:rPr>
                  <w:lang w:eastAsia="ko-KR"/>
                </w:rPr>
                <w:t>등</w:t>
              </w:r>
              <w:r>
                <w:rPr>
                  <w:lang w:eastAsia="ko-KR"/>
                </w:rPr>
                <w:t>)</w:t>
              </w:r>
            </w:ins>
          </w:p>
          <w:p w14:paraId="0EEA7D27" w14:textId="77777777" w:rsidR="00504D31" w:rsidRDefault="00504D31" w:rsidP="001861C8">
            <w:pPr>
              <w:pStyle w:val="KS2"/>
              <w:rPr>
                <w:ins w:id="862" w:author="임픽스 검토" w:date="2026-10-12T04:00:00Z"/>
                <w:lang w:eastAsia="ko-KR"/>
              </w:rPr>
            </w:pPr>
            <w:ins w:id="863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504D31" w14:paraId="356FB5D9" w14:textId="77777777" w:rsidTr="001861C8">
        <w:trPr>
          <w:cantSplit/>
          <w:jc w:val="center"/>
          <w:ins w:id="864" w:author="임픽스 검토" w:date="2026-10-12T04:00:00Z"/>
        </w:trPr>
        <w:tc>
          <w:tcPr>
            <w:tcW w:w="2100" w:type="dxa"/>
          </w:tcPr>
          <w:p w14:paraId="4C9AE511" w14:textId="77777777" w:rsidR="00504D31" w:rsidRDefault="00504D31" w:rsidP="001861C8">
            <w:pPr>
              <w:pStyle w:val="KS2"/>
              <w:rPr>
                <w:ins w:id="865" w:author="임픽스 검토" w:date="2026-10-12T04:00:00Z"/>
              </w:rPr>
            </w:pPr>
            <w:ins w:id="866" w:author="임픽스 검토" w:date="2026-10-12T04:00:00Z">
              <w:r>
                <w:t>모배치식별자</w:t>
              </w:r>
            </w:ins>
          </w:p>
        </w:tc>
        <w:tc>
          <w:tcPr>
            <w:tcW w:w="3000" w:type="dxa"/>
          </w:tcPr>
          <w:p w14:paraId="6D528973" w14:textId="77777777" w:rsidR="00504D31" w:rsidRDefault="00504D31" w:rsidP="001861C8">
            <w:pPr>
              <w:pStyle w:val="KS2"/>
              <w:rPr>
                <w:ins w:id="867" w:author="임픽스 검토" w:date="2026-10-12T04:00:00Z"/>
              </w:rPr>
            </w:pPr>
            <w:ins w:id="868" w:author="임픽스 검토" w:date="2026-10-12T04:00:00Z">
              <w:r>
                <w:t>ParentBatchID</w:t>
              </w:r>
            </w:ins>
          </w:p>
        </w:tc>
        <w:tc>
          <w:tcPr>
            <w:tcW w:w="1150" w:type="dxa"/>
          </w:tcPr>
          <w:p w14:paraId="126FFD89" w14:textId="77777777" w:rsidR="00504D31" w:rsidRDefault="00504D31" w:rsidP="001861C8">
            <w:pPr>
              <w:pStyle w:val="KS2"/>
              <w:jc w:val="center"/>
              <w:rPr>
                <w:ins w:id="869" w:author="임픽스 검토" w:date="2026-10-12T04:00:00Z"/>
              </w:rPr>
            </w:pPr>
            <w:ins w:id="870" w:author="임픽스 검토" w:date="2026-10-12T04:00:00Z">
              <w:r>
                <w:t>IDREF</w:t>
              </w:r>
            </w:ins>
          </w:p>
        </w:tc>
        <w:tc>
          <w:tcPr>
            <w:tcW w:w="1000" w:type="dxa"/>
          </w:tcPr>
          <w:p w14:paraId="6D5E34E0" w14:textId="77777777" w:rsidR="00504D31" w:rsidRDefault="00504D31" w:rsidP="001861C8">
            <w:pPr>
              <w:pStyle w:val="KS2"/>
              <w:jc w:val="center"/>
              <w:rPr>
                <w:ins w:id="871" w:author="임픽스 검토" w:date="2026-10-12T04:00:00Z"/>
              </w:rPr>
            </w:pPr>
            <w:ins w:id="872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521F79D9" w14:textId="77777777" w:rsidR="00504D31" w:rsidRDefault="00504D31" w:rsidP="001861C8">
            <w:pPr>
              <w:pStyle w:val="KS2"/>
              <w:rPr>
                <w:ins w:id="873" w:author="임픽스 검토" w:date="2026-10-12T04:00:00Z"/>
                <w:lang w:eastAsia="ko-KR"/>
              </w:rPr>
            </w:pPr>
            <w:ins w:id="87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재작업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분할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혼합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통하여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파생된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배치일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경우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이전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배치의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식별자</w:t>
              </w:r>
            </w:ins>
          </w:p>
          <w:p w14:paraId="1C925912" w14:textId="77777777" w:rsidR="00504D31" w:rsidRDefault="00504D31" w:rsidP="001861C8">
            <w:pPr>
              <w:pStyle w:val="KS2"/>
              <w:rPr>
                <w:ins w:id="875" w:author="임픽스 검토" w:date="2026-10-12T04:00:00Z"/>
                <w:lang w:eastAsia="ko-KR"/>
              </w:rPr>
            </w:pPr>
            <w:ins w:id="87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배치</w:t>
              </w:r>
              <w:r>
                <w:rPr>
                  <w:lang w:eastAsia="ko-KR"/>
                </w:rPr>
                <w:t>(Batch)</w:t>
              </w:r>
            </w:ins>
          </w:p>
        </w:tc>
      </w:tr>
      <w:tr w:rsidR="00504D31" w14:paraId="3E74E047" w14:textId="77777777" w:rsidTr="001861C8">
        <w:trPr>
          <w:cantSplit/>
          <w:jc w:val="center"/>
          <w:ins w:id="877" w:author="임픽스 검토" w:date="2026-10-12T04:00:00Z"/>
        </w:trPr>
        <w:tc>
          <w:tcPr>
            <w:tcW w:w="2100" w:type="dxa"/>
          </w:tcPr>
          <w:p w14:paraId="19A0030D" w14:textId="77777777" w:rsidR="00504D31" w:rsidRDefault="00504D31" w:rsidP="001861C8">
            <w:pPr>
              <w:pStyle w:val="KS2"/>
              <w:rPr>
                <w:ins w:id="878" w:author="임픽스 검토" w:date="2026-10-12T04:00:00Z"/>
              </w:rPr>
            </w:pPr>
            <w:ins w:id="879" w:author="임픽스 검토" w:date="2026-10-12T04:00:00Z">
              <w:r>
                <w:t>품목식별자</w:t>
              </w:r>
            </w:ins>
          </w:p>
        </w:tc>
        <w:tc>
          <w:tcPr>
            <w:tcW w:w="3000" w:type="dxa"/>
          </w:tcPr>
          <w:p w14:paraId="2AA1CC8F" w14:textId="77777777" w:rsidR="00504D31" w:rsidRDefault="00504D31" w:rsidP="001861C8">
            <w:pPr>
              <w:pStyle w:val="KS2"/>
              <w:rPr>
                <w:ins w:id="880" w:author="임픽스 검토" w:date="2026-10-12T04:00:00Z"/>
              </w:rPr>
            </w:pPr>
            <w:ins w:id="881" w:author="임픽스 검토" w:date="2026-10-12T04:00:00Z">
              <w:r>
                <w:t>ItemID</w:t>
              </w:r>
            </w:ins>
          </w:p>
        </w:tc>
        <w:tc>
          <w:tcPr>
            <w:tcW w:w="1150" w:type="dxa"/>
          </w:tcPr>
          <w:p w14:paraId="1C3164B1" w14:textId="77777777" w:rsidR="00504D31" w:rsidRDefault="00504D31" w:rsidP="001861C8">
            <w:pPr>
              <w:pStyle w:val="KS2"/>
              <w:jc w:val="center"/>
              <w:rPr>
                <w:ins w:id="882" w:author="임픽스 검토" w:date="2026-10-12T04:00:00Z"/>
              </w:rPr>
            </w:pPr>
            <w:ins w:id="883" w:author="임픽스 검토" w:date="2026-10-12T04:00:00Z">
              <w:r>
                <w:t>IDREF</w:t>
              </w:r>
            </w:ins>
          </w:p>
        </w:tc>
        <w:tc>
          <w:tcPr>
            <w:tcW w:w="1000" w:type="dxa"/>
          </w:tcPr>
          <w:p w14:paraId="2DF08C81" w14:textId="77777777" w:rsidR="00504D31" w:rsidRDefault="00504D31" w:rsidP="001861C8">
            <w:pPr>
              <w:pStyle w:val="KS2"/>
              <w:jc w:val="center"/>
              <w:rPr>
                <w:ins w:id="884" w:author="임픽스 검토" w:date="2026-10-12T04:00:00Z"/>
              </w:rPr>
            </w:pPr>
            <w:ins w:id="885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004AFF2B" w14:textId="77777777" w:rsidR="00504D31" w:rsidRDefault="00504D31" w:rsidP="001861C8">
            <w:pPr>
              <w:pStyle w:val="KS2"/>
              <w:rPr>
                <w:ins w:id="886" w:author="임픽스 검토" w:date="2026-10-12T04:00:00Z"/>
                <w:lang w:eastAsia="ko-KR"/>
              </w:rPr>
            </w:pPr>
            <w:ins w:id="88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품목을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식별하기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위한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고유값</w:t>
              </w:r>
            </w:ins>
          </w:p>
          <w:p w14:paraId="582BC0FA" w14:textId="77777777" w:rsidR="00504D31" w:rsidRDefault="00504D31" w:rsidP="001861C8">
            <w:pPr>
              <w:pStyle w:val="KS2"/>
              <w:rPr>
                <w:ins w:id="888" w:author="임픽스 검토" w:date="2026-10-12T04:00:00Z"/>
                <w:lang w:eastAsia="ko-KR"/>
              </w:rPr>
            </w:pPr>
            <w:ins w:id="88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배치로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생산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또는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구매되는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품목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원자재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반제품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제품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  <w:r>
                <w:rPr>
                  <w:lang w:eastAsia="ko-KR"/>
                </w:rPr>
                <w:t>)</w:t>
              </w:r>
            </w:ins>
          </w:p>
          <w:p w14:paraId="2197250B" w14:textId="77777777" w:rsidR="00504D31" w:rsidRDefault="00504D31" w:rsidP="001861C8">
            <w:pPr>
              <w:pStyle w:val="KS2"/>
              <w:rPr>
                <w:ins w:id="890" w:author="임픽스 검토" w:date="2026-10-12T04:00:00Z"/>
                <w:lang w:eastAsia="ko-KR"/>
              </w:rPr>
            </w:pPr>
            <w:ins w:id="89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품목마스터</w:t>
              </w:r>
              <w:r>
                <w:rPr>
                  <w:lang w:eastAsia="ko-KR"/>
                </w:rPr>
                <w:t>(ItemMaster)</w:t>
              </w:r>
            </w:ins>
          </w:p>
        </w:tc>
      </w:tr>
      <w:tr w:rsidR="00504D31" w14:paraId="7451B0F4" w14:textId="77777777" w:rsidTr="001861C8">
        <w:trPr>
          <w:cantSplit/>
          <w:jc w:val="center"/>
          <w:ins w:id="892" w:author="임픽스 검토" w:date="2026-10-12T04:00:00Z"/>
        </w:trPr>
        <w:tc>
          <w:tcPr>
            <w:tcW w:w="2100" w:type="dxa"/>
          </w:tcPr>
          <w:p w14:paraId="24CCCFFF" w14:textId="77777777" w:rsidR="00504D31" w:rsidRDefault="00504D31" w:rsidP="001861C8">
            <w:pPr>
              <w:pStyle w:val="KS2"/>
              <w:rPr>
                <w:ins w:id="893" w:author="임픽스 검토" w:date="2026-10-12T04:00:00Z"/>
              </w:rPr>
            </w:pPr>
            <w:ins w:id="894" w:author="임픽스 검토" w:date="2026-10-12T04:00:00Z">
              <w:r>
                <w:t>로트식별자</w:t>
              </w:r>
            </w:ins>
          </w:p>
        </w:tc>
        <w:tc>
          <w:tcPr>
            <w:tcW w:w="3000" w:type="dxa"/>
          </w:tcPr>
          <w:p w14:paraId="6054390F" w14:textId="77777777" w:rsidR="00504D31" w:rsidRDefault="00504D31" w:rsidP="001861C8">
            <w:pPr>
              <w:pStyle w:val="KS2"/>
              <w:rPr>
                <w:ins w:id="895" w:author="임픽스 검토" w:date="2026-10-12T04:00:00Z"/>
              </w:rPr>
            </w:pPr>
            <w:ins w:id="896" w:author="임픽스 검토" w:date="2026-10-12T04:00:00Z">
              <w:r>
                <w:t>LotID</w:t>
              </w:r>
            </w:ins>
          </w:p>
        </w:tc>
        <w:tc>
          <w:tcPr>
            <w:tcW w:w="1150" w:type="dxa"/>
          </w:tcPr>
          <w:p w14:paraId="1A1DE2F9" w14:textId="77777777" w:rsidR="00504D31" w:rsidRDefault="00504D31" w:rsidP="001861C8">
            <w:pPr>
              <w:pStyle w:val="KS2"/>
              <w:jc w:val="center"/>
              <w:rPr>
                <w:ins w:id="897" w:author="임픽스 검토" w:date="2026-10-12T04:00:00Z"/>
              </w:rPr>
            </w:pPr>
            <w:ins w:id="898" w:author="임픽스 검토" w:date="2026-10-12T04:00:00Z">
              <w:r>
                <w:t>IDREF</w:t>
              </w:r>
            </w:ins>
          </w:p>
        </w:tc>
        <w:tc>
          <w:tcPr>
            <w:tcW w:w="1000" w:type="dxa"/>
          </w:tcPr>
          <w:p w14:paraId="07991ADD" w14:textId="77777777" w:rsidR="00504D31" w:rsidRDefault="00504D31" w:rsidP="001861C8">
            <w:pPr>
              <w:pStyle w:val="KS2"/>
              <w:jc w:val="center"/>
              <w:rPr>
                <w:ins w:id="899" w:author="임픽스 검토" w:date="2026-10-12T04:00:00Z"/>
              </w:rPr>
            </w:pPr>
            <w:ins w:id="900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17A850CD" w14:textId="77777777" w:rsidR="00504D31" w:rsidRDefault="00504D31" w:rsidP="001861C8">
            <w:pPr>
              <w:pStyle w:val="KS2"/>
              <w:rPr>
                <w:ins w:id="901" w:author="임픽스 검토" w:date="2026-10-12T04:00:00Z"/>
                <w:lang w:eastAsia="ko-KR"/>
              </w:rPr>
            </w:pPr>
            <w:ins w:id="90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배치로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생산된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품목이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편성된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로트의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고유식별값</w:t>
              </w:r>
            </w:ins>
          </w:p>
          <w:p w14:paraId="2F308B03" w14:textId="77777777" w:rsidR="00504D31" w:rsidRDefault="00504D31" w:rsidP="001861C8">
            <w:pPr>
              <w:pStyle w:val="KS2"/>
              <w:rPr>
                <w:ins w:id="903" w:author="임픽스 검토" w:date="2026-10-12T04:00:00Z"/>
              </w:rPr>
            </w:pPr>
            <w:ins w:id="904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로트</w:t>
              </w:r>
              <w:r>
                <w:t>(Lot)</w:t>
              </w:r>
            </w:ins>
          </w:p>
        </w:tc>
      </w:tr>
      <w:tr w:rsidR="00504D31" w14:paraId="40F68ACB" w14:textId="77777777" w:rsidTr="001861C8">
        <w:trPr>
          <w:cantSplit/>
          <w:jc w:val="center"/>
          <w:ins w:id="905" w:author="임픽스 검토" w:date="2026-10-12T04:00:00Z"/>
        </w:trPr>
        <w:tc>
          <w:tcPr>
            <w:tcW w:w="2100" w:type="dxa"/>
          </w:tcPr>
          <w:p w14:paraId="7CFE69B0" w14:textId="77777777" w:rsidR="00504D31" w:rsidRDefault="00504D31" w:rsidP="001861C8">
            <w:pPr>
              <w:pStyle w:val="KS2"/>
              <w:rPr>
                <w:ins w:id="906" w:author="임픽스 검토" w:date="2026-10-12T04:00:00Z"/>
              </w:rPr>
            </w:pPr>
            <w:ins w:id="907" w:author="임픽스 검토" w:date="2026-10-12T04:00:00Z">
              <w:r>
                <w:t>생산지시식별자</w:t>
              </w:r>
            </w:ins>
          </w:p>
        </w:tc>
        <w:tc>
          <w:tcPr>
            <w:tcW w:w="3000" w:type="dxa"/>
          </w:tcPr>
          <w:p w14:paraId="47297841" w14:textId="77777777" w:rsidR="00504D31" w:rsidRDefault="00504D31" w:rsidP="001861C8">
            <w:pPr>
              <w:pStyle w:val="KS2"/>
              <w:rPr>
                <w:ins w:id="908" w:author="임픽스 검토" w:date="2026-10-12T04:00:00Z"/>
              </w:rPr>
            </w:pPr>
            <w:ins w:id="909" w:author="임픽스 검토" w:date="2026-10-12T04:00:00Z">
              <w:r>
                <w:t>ProductionOrderID</w:t>
              </w:r>
            </w:ins>
          </w:p>
        </w:tc>
        <w:tc>
          <w:tcPr>
            <w:tcW w:w="1150" w:type="dxa"/>
          </w:tcPr>
          <w:p w14:paraId="1CF71E12" w14:textId="77777777" w:rsidR="00504D31" w:rsidRDefault="00504D31" w:rsidP="001861C8">
            <w:pPr>
              <w:pStyle w:val="KS2"/>
              <w:jc w:val="center"/>
              <w:rPr>
                <w:ins w:id="910" w:author="임픽스 검토" w:date="2026-10-12T04:00:00Z"/>
              </w:rPr>
            </w:pPr>
            <w:ins w:id="911" w:author="임픽스 검토" w:date="2026-10-12T04:00:00Z">
              <w:r>
                <w:t>IDREF</w:t>
              </w:r>
            </w:ins>
          </w:p>
        </w:tc>
        <w:tc>
          <w:tcPr>
            <w:tcW w:w="1000" w:type="dxa"/>
          </w:tcPr>
          <w:p w14:paraId="4F4964D1" w14:textId="77777777" w:rsidR="00504D31" w:rsidRDefault="00504D31" w:rsidP="001861C8">
            <w:pPr>
              <w:pStyle w:val="KS2"/>
              <w:jc w:val="center"/>
              <w:rPr>
                <w:ins w:id="912" w:author="임픽스 검토" w:date="2026-10-12T04:00:00Z"/>
              </w:rPr>
            </w:pPr>
            <w:ins w:id="913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4DAD7C51" w14:textId="77777777" w:rsidR="00504D31" w:rsidRDefault="00504D31" w:rsidP="001861C8">
            <w:pPr>
              <w:pStyle w:val="KS2"/>
              <w:rPr>
                <w:ins w:id="914" w:author="임픽스 검토" w:date="2026-10-12T04:00:00Z"/>
                <w:lang w:eastAsia="ko-KR"/>
              </w:rPr>
            </w:pPr>
            <w:ins w:id="91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배치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생산을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지시한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생산지시의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고유식별값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사내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생산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배치인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경우</w:t>
              </w:r>
              <w:r>
                <w:rPr>
                  <w:lang w:eastAsia="ko-KR"/>
                </w:rPr>
                <w:t>)</w:t>
              </w:r>
            </w:ins>
          </w:p>
          <w:p w14:paraId="138719D4" w14:textId="77777777" w:rsidR="00504D31" w:rsidRDefault="00504D31" w:rsidP="001861C8">
            <w:pPr>
              <w:pStyle w:val="KS2"/>
              <w:rPr>
                <w:ins w:id="916" w:author="임픽스 검토" w:date="2026-10-12T04:00:00Z"/>
              </w:rPr>
            </w:pPr>
            <w:ins w:id="917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생산지시</w:t>
              </w:r>
              <w:r>
                <w:t>(ProductionOrder)</w:t>
              </w:r>
            </w:ins>
          </w:p>
        </w:tc>
      </w:tr>
      <w:tr w:rsidR="00504D31" w14:paraId="7DE93082" w14:textId="77777777" w:rsidTr="001861C8">
        <w:trPr>
          <w:cantSplit/>
          <w:jc w:val="center"/>
          <w:ins w:id="918" w:author="임픽스 검토" w:date="2026-10-12T04:00:00Z"/>
        </w:trPr>
        <w:tc>
          <w:tcPr>
            <w:tcW w:w="2100" w:type="dxa"/>
          </w:tcPr>
          <w:p w14:paraId="3787B2C2" w14:textId="77777777" w:rsidR="00C065BE" w:rsidRDefault="00000000">
            <w:pPr>
              <w:pStyle w:val="KS2"/>
              <w:rPr>
                <w:ins w:id="919" w:author="임픽스 검토" w:date="2026-10-12T04:00:00Z"/>
              </w:rPr>
            </w:pPr>
            <w:ins w:id="920" w:author="임픽스 검토" w:date="2026-10-12T04:00:00Z">
              <w:r>
                <w:t>생산지시순번</w:t>
              </w:r>
            </w:ins>
          </w:p>
        </w:tc>
        <w:tc>
          <w:tcPr>
            <w:tcW w:w="3000" w:type="dxa"/>
          </w:tcPr>
          <w:p w14:paraId="6BE18E13" w14:textId="77777777" w:rsidR="00C065BE" w:rsidRDefault="00000000">
            <w:pPr>
              <w:pStyle w:val="KS2"/>
              <w:rPr>
                <w:ins w:id="921" w:author="임픽스 검토" w:date="2026-10-12T04:00:00Z"/>
              </w:rPr>
            </w:pPr>
            <w:ins w:id="922" w:author="임픽스 검토" w:date="2026-10-12T04:00:00Z">
              <w:r>
                <w:t>ProductionOrderSequence</w:t>
              </w:r>
            </w:ins>
          </w:p>
        </w:tc>
        <w:tc>
          <w:tcPr>
            <w:tcW w:w="1150" w:type="dxa"/>
          </w:tcPr>
          <w:p w14:paraId="47145854" w14:textId="77777777" w:rsidR="00C065BE" w:rsidRDefault="00000000">
            <w:pPr>
              <w:pStyle w:val="KS2"/>
              <w:jc w:val="center"/>
              <w:rPr>
                <w:ins w:id="923" w:author="임픽스 검토" w:date="2026-10-12T04:00:00Z"/>
              </w:rPr>
            </w:pPr>
            <w:ins w:id="924" w:author="임픽스 검토" w:date="2026-10-12T04:00:00Z">
              <w:r>
                <w:t>int</w:t>
              </w:r>
            </w:ins>
          </w:p>
        </w:tc>
        <w:tc>
          <w:tcPr>
            <w:tcW w:w="1000" w:type="dxa"/>
          </w:tcPr>
          <w:p w14:paraId="728D57DE" w14:textId="77777777" w:rsidR="00C065BE" w:rsidRDefault="00000000">
            <w:pPr>
              <w:pStyle w:val="KS2"/>
              <w:jc w:val="center"/>
              <w:rPr>
                <w:ins w:id="925" w:author="임픽스 검토" w:date="2026-10-12T04:00:00Z"/>
              </w:rPr>
            </w:pPr>
            <w:ins w:id="926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3370D92F" w14:textId="77777777" w:rsidR="00C065BE" w:rsidRDefault="00000000">
            <w:pPr>
              <w:pStyle w:val="KS2"/>
              <w:rPr>
                <w:ins w:id="927" w:author="임픽스 검토" w:date="2026-10-12T04:00:00Z"/>
                <w:lang w:eastAsia="ko-KR"/>
              </w:rPr>
            </w:pPr>
            <w:ins w:id="92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생산지시식별자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순서</w:t>
              </w:r>
            </w:ins>
          </w:p>
          <w:p w14:paraId="0B48AB88" w14:textId="77777777" w:rsidR="00C065BE" w:rsidRDefault="00000000">
            <w:pPr>
              <w:pStyle w:val="KS2"/>
              <w:rPr>
                <w:ins w:id="929" w:author="임픽스 검토" w:date="2026-10-12T04:00:00Z"/>
                <w:lang w:eastAsia="ko-KR"/>
              </w:rPr>
            </w:pPr>
            <w:ins w:id="93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생산지시식별자</w:t>
              </w:r>
              <w:r>
                <w:rPr>
                  <w:lang w:eastAsia="ko-KR"/>
                </w:rPr>
                <w:t>(ProductionOrderID)</w:t>
              </w:r>
              <w:r>
                <w:rPr>
                  <w:lang w:eastAsia="ko-KR"/>
                </w:rPr>
                <w:t>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함께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생산지시</w:t>
              </w:r>
              <w:r>
                <w:rPr>
                  <w:lang w:eastAsia="ko-KR"/>
                </w:rPr>
                <w:t>(ProductionOrder)</w:t>
              </w:r>
              <w:r>
                <w:rPr>
                  <w:lang w:eastAsia="ko-KR"/>
                </w:rPr>
                <w:t>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참조한다</w:t>
              </w:r>
            </w:ins>
          </w:p>
        </w:tc>
      </w:tr>
      <w:tr w:rsidR="00504D31" w14:paraId="5B5C8F28" w14:textId="77777777" w:rsidTr="001861C8">
        <w:trPr>
          <w:cantSplit/>
          <w:jc w:val="center"/>
          <w:ins w:id="931" w:author="임픽스 검토" w:date="2026-10-12T04:00:00Z"/>
        </w:trPr>
        <w:tc>
          <w:tcPr>
            <w:tcW w:w="2100" w:type="dxa"/>
          </w:tcPr>
          <w:p w14:paraId="5639BFF2" w14:textId="77777777" w:rsidR="00504D31" w:rsidRDefault="00504D31" w:rsidP="001861C8">
            <w:pPr>
              <w:pStyle w:val="KS2"/>
              <w:rPr>
                <w:ins w:id="932" w:author="임픽스 검토" w:date="2026-10-12T04:00:00Z"/>
              </w:rPr>
            </w:pPr>
            <w:ins w:id="933" w:author="임픽스 검토" w:date="2026-10-12T04:00:00Z">
              <w:r>
                <w:t>자재명세서식별자</w:t>
              </w:r>
            </w:ins>
          </w:p>
        </w:tc>
        <w:tc>
          <w:tcPr>
            <w:tcW w:w="3000" w:type="dxa"/>
          </w:tcPr>
          <w:p w14:paraId="00857A17" w14:textId="77777777" w:rsidR="00504D31" w:rsidRDefault="00504D31" w:rsidP="001861C8">
            <w:pPr>
              <w:pStyle w:val="KS2"/>
              <w:rPr>
                <w:ins w:id="934" w:author="임픽스 검토" w:date="2026-10-12T04:00:00Z"/>
              </w:rPr>
            </w:pPr>
            <w:ins w:id="935" w:author="임픽스 검토" w:date="2026-10-12T04:00:00Z">
              <w:r>
                <w:t>BOMID</w:t>
              </w:r>
            </w:ins>
          </w:p>
        </w:tc>
        <w:tc>
          <w:tcPr>
            <w:tcW w:w="1150" w:type="dxa"/>
          </w:tcPr>
          <w:p w14:paraId="1BA9694C" w14:textId="77777777" w:rsidR="00504D31" w:rsidRDefault="00504D31" w:rsidP="001861C8">
            <w:pPr>
              <w:pStyle w:val="KS2"/>
              <w:jc w:val="center"/>
              <w:rPr>
                <w:ins w:id="936" w:author="임픽스 검토" w:date="2026-10-12T04:00:00Z"/>
              </w:rPr>
            </w:pPr>
            <w:ins w:id="937" w:author="임픽스 검토" w:date="2026-10-12T04:00:00Z">
              <w:r>
                <w:t>IDREF</w:t>
              </w:r>
            </w:ins>
          </w:p>
        </w:tc>
        <w:tc>
          <w:tcPr>
            <w:tcW w:w="1000" w:type="dxa"/>
          </w:tcPr>
          <w:p w14:paraId="4D395124" w14:textId="77777777" w:rsidR="00504D31" w:rsidRDefault="00504D31" w:rsidP="001861C8">
            <w:pPr>
              <w:pStyle w:val="KS2"/>
              <w:jc w:val="center"/>
              <w:rPr>
                <w:ins w:id="938" w:author="임픽스 검토" w:date="2026-10-12T04:00:00Z"/>
              </w:rPr>
            </w:pPr>
            <w:ins w:id="939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2AEAB0D4" w14:textId="77777777" w:rsidR="00504D31" w:rsidRDefault="00504D31" w:rsidP="001861C8">
            <w:pPr>
              <w:pStyle w:val="KS2"/>
              <w:rPr>
                <w:ins w:id="940" w:author="임픽스 검토" w:date="2026-10-12T04:00:00Z"/>
                <w:lang w:eastAsia="ko-KR"/>
              </w:rPr>
            </w:pPr>
            <w:ins w:id="94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배치에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투입되는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원료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배합의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기준이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자재명세서의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고유식별값</w:t>
              </w:r>
            </w:ins>
          </w:p>
          <w:p w14:paraId="088E6F9D" w14:textId="77777777" w:rsidR="00504D31" w:rsidRDefault="00504D31" w:rsidP="001861C8">
            <w:pPr>
              <w:pStyle w:val="KS2"/>
              <w:rPr>
                <w:ins w:id="942" w:author="임픽스 검토" w:date="2026-10-12T04:00:00Z"/>
                <w:lang w:eastAsia="ko-KR"/>
              </w:rPr>
            </w:pPr>
            <w:ins w:id="943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자재명세서</w:t>
              </w:r>
              <w:r>
                <w:rPr>
                  <w:lang w:eastAsia="ko-KR"/>
                </w:rPr>
                <w:t>(BOM)</w:t>
              </w:r>
            </w:ins>
          </w:p>
        </w:tc>
      </w:tr>
      <w:tr w:rsidR="00504D31" w14:paraId="6559E1AE" w14:textId="77777777" w:rsidTr="001861C8">
        <w:trPr>
          <w:cantSplit/>
          <w:jc w:val="center"/>
          <w:ins w:id="944" w:author="임픽스 검토" w:date="2026-10-12T04:00:00Z"/>
        </w:trPr>
        <w:tc>
          <w:tcPr>
            <w:tcW w:w="2100" w:type="dxa"/>
          </w:tcPr>
          <w:p w14:paraId="75F6DC97" w14:textId="77777777" w:rsidR="00C065BE" w:rsidRDefault="00000000">
            <w:pPr>
              <w:pStyle w:val="KS2"/>
              <w:rPr>
                <w:ins w:id="945" w:author="임픽스 검토" w:date="2026-10-12T04:00:00Z"/>
              </w:rPr>
            </w:pPr>
            <w:ins w:id="946" w:author="임픽스 검토" w:date="2026-10-12T04:00:00Z">
              <w:r>
                <w:t>자재명세서버전</w:t>
              </w:r>
            </w:ins>
          </w:p>
        </w:tc>
        <w:tc>
          <w:tcPr>
            <w:tcW w:w="3000" w:type="dxa"/>
          </w:tcPr>
          <w:p w14:paraId="1A798651" w14:textId="77777777" w:rsidR="00C065BE" w:rsidRDefault="00000000">
            <w:pPr>
              <w:pStyle w:val="KS2"/>
              <w:rPr>
                <w:ins w:id="947" w:author="임픽스 검토" w:date="2026-10-12T04:00:00Z"/>
              </w:rPr>
            </w:pPr>
            <w:ins w:id="948" w:author="임픽스 검토" w:date="2026-10-12T04:00:00Z">
              <w:r>
                <w:t>BOMRevisionNumber</w:t>
              </w:r>
            </w:ins>
          </w:p>
        </w:tc>
        <w:tc>
          <w:tcPr>
            <w:tcW w:w="1150" w:type="dxa"/>
          </w:tcPr>
          <w:p w14:paraId="432295D6" w14:textId="77777777" w:rsidR="00C065BE" w:rsidRDefault="00000000">
            <w:pPr>
              <w:pStyle w:val="KS2"/>
              <w:jc w:val="center"/>
              <w:rPr>
                <w:ins w:id="949" w:author="임픽스 검토" w:date="2026-10-12T04:00:00Z"/>
              </w:rPr>
            </w:pPr>
            <w:ins w:id="950" w:author="임픽스 검토" w:date="2026-10-12T04:00:00Z">
              <w:r>
                <w:t>int</w:t>
              </w:r>
            </w:ins>
          </w:p>
        </w:tc>
        <w:tc>
          <w:tcPr>
            <w:tcW w:w="1000" w:type="dxa"/>
          </w:tcPr>
          <w:p w14:paraId="20DB065D" w14:textId="77777777" w:rsidR="00C065BE" w:rsidRDefault="00000000">
            <w:pPr>
              <w:pStyle w:val="KS2"/>
              <w:jc w:val="center"/>
              <w:rPr>
                <w:ins w:id="951" w:author="임픽스 검토" w:date="2026-10-12T04:00:00Z"/>
              </w:rPr>
            </w:pPr>
            <w:ins w:id="952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0D8FEC8A" w14:textId="77777777" w:rsidR="00C065BE" w:rsidRDefault="00000000">
            <w:pPr>
              <w:pStyle w:val="KS2"/>
              <w:rPr>
                <w:ins w:id="953" w:author="임픽스 검토" w:date="2026-10-12T04:00:00Z"/>
                <w:lang w:eastAsia="ko-KR"/>
              </w:rPr>
            </w:pPr>
            <w:ins w:id="95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자재명세서의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버전</w:t>
              </w:r>
            </w:ins>
          </w:p>
          <w:p w14:paraId="657219EF" w14:textId="77777777" w:rsidR="00C065BE" w:rsidRDefault="00000000">
            <w:pPr>
              <w:pStyle w:val="KS2"/>
              <w:rPr>
                <w:ins w:id="955" w:author="임픽스 검토" w:date="2026-10-12T04:00:00Z"/>
                <w:lang w:eastAsia="ko-KR"/>
              </w:rPr>
            </w:pPr>
            <w:ins w:id="95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자재명세서식별자</w:t>
              </w:r>
              <w:r>
                <w:rPr>
                  <w:lang w:eastAsia="ko-KR"/>
                </w:rPr>
                <w:t>(BOMID)</w:t>
              </w:r>
              <w:r>
                <w:rPr>
                  <w:lang w:eastAsia="ko-KR"/>
                </w:rPr>
                <w:t>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함께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자재명세서</w:t>
              </w:r>
              <w:r>
                <w:rPr>
                  <w:lang w:eastAsia="ko-KR"/>
                </w:rPr>
                <w:t>(BOM)</w:t>
              </w:r>
              <w:r>
                <w:rPr>
                  <w:lang w:eastAsia="ko-KR"/>
                </w:rPr>
                <w:t>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참조한다</w:t>
              </w:r>
            </w:ins>
          </w:p>
        </w:tc>
      </w:tr>
      <w:tr w:rsidR="00504D31" w14:paraId="47B1AD4F" w14:textId="77777777" w:rsidTr="001861C8">
        <w:trPr>
          <w:cantSplit/>
          <w:jc w:val="center"/>
          <w:ins w:id="957" w:author="임픽스 검토" w:date="2026-10-12T04:00:00Z"/>
        </w:trPr>
        <w:tc>
          <w:tcPr>
            <w:tcW w:w="2100" w:type="dxa"/>
          </w:tcPr>
          <w:p w14:paraId="08ECE96C" w14:textId="77777777" w:rsidR="00504D31" w:rsidRDefault="00504D31" w:rsidP="001861C8">
            <w:pPr>
              <w:pStyle w:val="KS2"/>
              <w:rPr>
                <w:ins w:id="958" w:author="임픽스 검토" w:date="2026-10-12T04:00:00Z"/>
              </w:rPr>
            </w:pPr>
            <w:ins w:id="959" w:author="임픽스 검토" w:date="2026-10-12T04:00:00Z">
              <w:r>
                <w:t>레시피식별자</w:t>
              </w:r>
            </w:ins>
          </w:p>
        </w:tc>
        <w:tc>
          <w:tcPr>
            <w:tcW w:w="3000" w:type="dxa"/>
          </w:tcPr>
          <w:p w14:paraId="03C37954" w14:textId="77777777" w:rsidR="00504D31" w:rsidRDefault="00504D31" w:rsidP="001861C8">
            <w:pPr>
              <w:pStyle w:val="KS2"/>
              <w:rPr>
                <w:ins w:id="960" w:author="임픽스 검토" w:date="2026-10-12T04:00:00Z"/>
              </w:rPr>
            </w:pPr>
            <w:ins w:id="961" w:author="임픽스 검토" w:date="2026-10-12T04:00:00Z">
              <w:r>
                <w:t>RecipeID</w:t>
              </w:r>
            </w:ins>
          </w:p>
        </w:tc>
        <w:tc>
          <w:tcPr>
            <w:tcW w:w="1150" w:type="dxa"/>
          </w:tcPr>
          <w:p w14:paraId="7D123B9E" w14:textId="77777777" w:rsidR="00504D31" w:rsidRDefault="00504D31" w:rsidP="001861C8">
            <w:pPr>
              <w:pStyle w:val="KS2"/>
              <w:jc w:val="center"/>
              <w:rPr>
                <w:ins w:id="962" w:author="임픽스 검토" w:date="2026-10-12T04:00:00Z"/>
              </w:rPr>
            </w:pPr>
            <w:ins w:id="963" w:author="임픽스 검토" w:date="2026-10-12T04:00:00Z">
              <w:r>
                <w:t>string</w:t>
              </w:r>
            </w:ins>
          </w:p>
        </w:tc>
        <w:tc>
          <w:tcPr>
            <w:tcW w:w="1000" w:type="dxa"/>
          </w:tcPr>
          <w:p w14:paraId="3F860DC4" w14:textId="77777777" w:rsidR="00504D31" w:rsidRDefault="00504D31" w:rsidP="001861C8">
            <w:pPr>
              <w:pStyle w:val="KS2"/>
              <w:jc w:val="center"/>
              <w:rPr>
                <w:ins w:id="964" w:author="임픽스 검토" w:date="2026-10-12T04:00:00Z"/>
              </w:rPr>
            </w:pPr>
            <w:ins w:id="965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14CAEB4D" w14:textId="77777777" w:rsidR="00504D31" w:rsidRDefault="00504D31" w:rsidP="001861C8">
            <w:pPr>
              <w:pStyle w:val="KS2"/>
              <w:rPr>
                <w:ins w:id="966" w:author="임픽스 검토" w:date="2026-10-12T04:00:00Z"/>
                <w:lang w:eastAsia="ko-KR"/>
              </w:rPr>
            </w:pPr>
            <w:ins w:id="96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배치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수행에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사용한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제어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레시피의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식별번호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배치제어시스템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또는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설비에서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관리</w:t>
              </w:r>
              <w:r>
                <w:rPr>
                  <w:lang w:eastAsia="ko-KR"/>
                </w:rPr>
                <w:t>)</w:t>
              </w:r>
            </w:ins>
          </w:p>
          <w:p w14:paraId="4433B3B7" w14:textId="77777777" w:rsidR="00C065BE" w:rsidRDefault="00000000">
            <w:pPr>
              <w:pStyle w:val="KS2"/>
              <w:rPr>
                <w:ins w:id="968" w:author="임픽스 검토" w:date="2026-10-12T04:00:00Z"/>
                <w:lang w:eastAsia="ko-KR"/>
              </w:rPr>
            </w:pPr>
            <w:ins w:id="96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레시피를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관리하는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경우에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기재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선택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입력</w:t>
              </w:r>
              <w:r>
                <w:rPr>
                  <w:lang w:eastAsia="ko-KR"/>
                </w:rPr>
                <w:t>)</w:t>
              </w:r>
            </w:ins>
          </w:p>
        </w:tc>
      </w:tr>
      <w:tr w:rsidR="00504D31" w14:paraId="1444A23C" w14:textId="77777777" w:rsidTr="001861C8">
        <w:trPr>
          <w:cantSplit/>
          <w:jc w:val="center"/>
          <w:ins w:id="970" w:author="임픽스 검토" w:date="2026-10-12T04:00:00Z"/>
        </w:trPr>
        <w:tc>
          <w:tcPr>
            <w:tcW w:w="2100" w:type="dxa"/>
          </w:tcPr>
          <w:p w14:paraId="06527C5B" w14:textId="77777777" w:rsidR="00504D31" w:rsidRDefault="00504D31" w:rsidP="001861C8">
            <w:pPr>
              <w:pStyle w:val="KS2"/>
              <w:rPr>
                <w:ins w:id="971" w:author="임픽스 검토" w:date="2026-10-12T04:00:00Z"/>
              </w:rPr>
            </w:pPr>
            <w:ins w:id="972" w:author="임픽스 검토" w:date="2026-10-12T04:00:00Z">
              <w:r>
                <w:t>레시피버전</w:t>
              </w:r>
            </w:ins>
          </w:p>
        </w:tc>
        <w:tc>
          <w:tcPr>
            <w:tcW w:w="3000" w:type="dxa"/>
          </w:tcPr>
          <w:p w14:paraId="25795B91" w14:textId="77777777" w:rsidR="00504D31" w:rsidRDefault="00504D31" w:rsidP="001861C8">
            <w:pPr>
              <w:pStyle w:val="KS2"/>
              <w:rPr>
                <w:ins w:id="973" w:author="임픽스 검토" w:date="2026-10-12T04:00:00Z"/>
              </w:rPr>
            </w:pPr>
            <w:ins w:id="974" w:author="임픽스 검토" w:date="2026-10-12T04:00:00Z">
              <w:r>
                <w:t>RecipeVersion</w:t>
              </w:r>
            </w:ins>
          </w:p>
        </w:tc>
        <w:tc>
          <w:tcPr>
            <w:tcW w:w="1150" w:type="dxa"/>
          </w:tcPr>
          <w:p w14:paraId="3BBA9F78" w14:textId="77777777" w:rsidR="00504D31" w:rsidRDefault="00504D31" w:rsidP="001861C8">
            <w:pPr>
              <w:pStyle w:val="KS2"/>
              <w:jc w:val="center"/>
              <w:rPr>
                <w:ins w:id="975" w:author="임픽스 검토" w:date="2026-10-12T04:00:00Z"/>
              </w:rPr>
            </w:pPr>
            <w:ins w:id="976" w:author="임픽스 검토" w:date="2026-10-12T04:00:00Z">
              <w:r>
                <w:t>string</w:t>
              </w:r>
            </w:ins>
          </w:p>
        </w:tc>
        <w:tc>
          <w:tcPr>
            <w:tcW w:w="1000" w:type="dxa"/>
          </w:tcPr>
          <w:p w14:paraId="0184979D" w14:textId="77777777" w:rsidR="00504D31" w:rsidRDefault="00504D31" w:rsidP="001861C8">
            <w:pPr>
              <w:pStyle w:val="KS2"/>
              <w:jc w:val="center"/>
              <w:rPr>
                <w:ins w:id="977" w:author="임픽스 검토" w:date="2026-10-12T04:00:00Z"/>
              </w:rPr>
            </w:pPr>
            <w:ins w:id="978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56B90D6B" w14:textId="77777777" w:rsidR="00504D31" w:rsidRDefault="00504D31" w:rsidP="001861C8">
            <w:pPr>
              <w:pStyle w:val="KS2"/>
              <w:rPr>
                <w:ins w:id="979" w:author="임픽스 검토" w:date="2026-10-12T04:00:00Z"/>
                <w:lang w:eastAsia="ko-KR"/>
              </w:rPr>
            </w:pPr>
            <w:ins w:id="98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배치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수행에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사용한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제어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레시피의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버전</w:t>
              </w:r>
            </w:ins>
          </w:p>
          <w:p w14:paraId="0E8255B7" w14:textId="77777777" w:rsidR="00C065BE" w:rsidRDefault="00000000">
            <w:pPr>
              <w:pStyle w:val="KS2"/>
              <w:rPr>
                <w:ins w:id="981" w:author="임픽스 검토" w:date="2026-10-12T04:00:00Z"/>
                <w:lang w:eastAsia="ko-KR"/>
              </w:rPr>
            </w:pPr>
            <w:ins w:id="98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레시피를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관리하는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경우에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기재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선택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입력</w:t>
              </w:r>
              <w:r>
                <w:rPr>
                  <w:lang w:eastAsia="ko-KR"/>
                </w:rPr>
                <w:t>)</w:t>
              </w:r>
            </w:ins>
          </w:p>
        </w:tc>
      </w:tr>
      <w:tr w:rsidR="00504D31" w14:paraId="4258B947" w14:textId="77777777" w:rsidTr="001861C8">
        <w:trPr>
          <w:cantSplit/>
          <w:jc w:val="center"/>
          <w:ins w:id="983" w:author="임픽스 검토" w:date="2026-10-12T04:00:00Z"/>
        </w:trPr>
        <w:tc>
          <w:tcPr>
            <w:tcW w:w="2100" w:type="dxa"/>
          </w:tcPr>
          <w:p w14:paraId="28108701" w14:textId="77777777" w:rsidR="00504D31" w:rsidRDefault="00504D31" w:rsidP="001861C8">
            <w:pPr>
              <w:pStyle w:val="KS2"/>
              <w:rPr>
                <w:ins w:id="984" w:author="임픽스 검토" w:date="2026-10-12T04:00:00Z"/>
              </w:rPr>
            </w:pPr>
            <w:ins w:id="985" w:author="임픽스 검토" w:date="2026-10-12T04:00:00Z">
              <w:r>
                <w:t>공정식별자</w:t>
              </w:r>
            </w:ins>
          </w:p>
        </w:tc>
        <w:tc>
          <w:tcPr>
            <w:tcW w:w="3000" w:type="dxa"/>
          </w:tcPr>
          <w:p w14:paraId="1D17F57A" w14:textId="77777777" w:rsidR="00504D31" w:rsidRDefault="00504D31" w:rsidP="001861C8">
            <w:pPr>
              <w:pStyle w:val="KS2"/>
              <w:rPr>
                <w:ins w:id="986" w:author="임픽스 검토" w:date="2026-10-12T04:00:00Z"/>
              </w:rPr>
            </w:pPr>
            <w:ins w:id="987" w:author="임픽스 검토" w:date="2026-10-12T04:00:00Z">
              <w:r>
                <w:t>OperationID</w:t>
              </w:r>
            </w:ins>
          </w:p>
        </w:tc>
        <w:tc>
          <w:tcPr>
            <w:tcW w:w="1150" w:type="dxa"/>
          </w:tcPr>
          <w:p w14:paraId="3B310111" w14:textId="77777777" w:rsidR="00504D31" w:rsidRDefault="00504D31" w:rsidP="001861C8">
            <w:pPr>
              <w:pStyle w:val="KS2"/>
              <w:jc w:val="center"/>
              <w:rPr>
                <w:ins w:id="988" w:author="임픽스 검토" w:date="2026-10-12T04:00:00Z"/>
              </w:rPr>
            </w:pPr>
            <w:ins w:id="989" w:author="임픽스 검토" w:date="2026-10-12T04:00:00Z">
              <w:r>
                <w:t>IDREF</w:t>
              </w:r>
            </w:ins>
          </w:p>
        </w:tc>
        <w:tc>
          <w:tcPr>
            <w:tcW w:w="1000" w:type="dxa"/>
          </w:tcPr>
          <w:p w14:paraId="6202C868" w14:textId="77777777" w:rsidR="00504D31" w:rsidRDefault="00504D31" w:rsidP="001861C8">
            <w:pPr>
              <w:pStyle w:val="KS2"/>
              <w:jc w:val="center"/>
              <w:rPr>
                <w:ins w:id="990" w:author="임픽스 검토" w:date="2026-10-12T04:00:00Z"/>
              </w:rPr>
            </w:pPr>
            <w:ins w:id="991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1FCF38D1" w14:textId="77777777" w:rsidR="00504D31" w:rsidRDefault="00504D31" w:rsidP="001861C8">
            <w:pPr>
              <w:pStyle w:val="KS2"/>
              <w:rPr>
                <w:ins w:id="992" w:author="임픽스 검토" w:date="2026-10-12T04:00:00Z"/>
                <w:lang w:eastAsia="ko-KR"/>
              </w:rPr>
            </w:pPr>
            <w:ins w:id="993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배치를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수행하는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공정의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고유식별값</w:t>
              </w:r>
            </w:ins>
          </w:p>
          <w:p w14:paraId="6BC36724" w14:textId="77777777" w:rsidR="00504D31" w:rsidRDefault="00504D31" w:rsidP="001861C8">
            <w:pPr>
              <w:pStyle w:val="KS2"/>
              <w:rPr>
                <w:ins w:id="994" w:author="임픽스 검토" w:date="2026-10-12T04:00:00Z"/>
              </w:rPr>
            </w:pPr>
            <w:ins w:id="995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공정</w:t>
              </w:r>
              <w:r>
                <w:t>(Operation)</w:t>
              </w:r>
            </w:ins>
          </w:p>
        </w:tc>
      </w:tr>
      <w:tr w:rsidR="00504D31" w14:paraId="5BB3276B" w14:textId="77777777" w:rsidTr="001861C8">
        <w:trPr>
          <w:cantSplit/>
          <w:jc w:val="center"/>
          <w:ins w:id="996" w:author="임픽스 검토" w:date="2026-10-12T04:00:00Z"/>
        </w:trPr>
        <w:tc>
          <w:tcPr>
            <w:tcW w:w="2100" w:type="dxa"/>
          </w:tcPr>
          <w:p w14:paraId="60C8B388" w14:textId="77777777" w:rsidR="00504D31" w:rsidRDefault="00504D31" w:rsidP="001861C8">
            <w:pPr>
              <w:pStyle w:val="KS2"/>
              <w:rPr>
                <w:ins w:id="997" w:author="임픽스 검토" w:date="2026-10-12T04:00:00Z"/>
              </w:rPr>
            </w:pPr>
            <w:ins w:id="998" w:author="임픽스 검토" w:date="2026-10-12T04:00:00Z">
              <w:r>
                <w:t>설비식별자</w:t>
              </w:r>
            </w:ins>
          </w:p>
        </w:tc>
        <w:tc>
          <w:tcPr>
            <w:tcW w:w="3000" w:type="dxa"/>
          </w:tcPr>
          <w:p w14:paraId="0E9C40FA" w14:textId="77777777" w:rsidR="00504D31" w:rsidRDefault="00504D31" w:rsidP="001861C8">
            <w:pPr>
              <w:pStyle w:val="KS2"/>
              <w:rPr>
                <w:ins w:id="999" w:author="임픽스 검토" w:date="2026-10-12T04:00:00Z"/>
              </w:rPr>
            </w:pPr>
            <w:ins w:id="1000" w:author="임픽스 검토" w:date="2026-10-12T04:00:00Z">
              <w:r>
                <w:t>EquipmentID</w:t>
              </w:r>
            </w:ins>
          </w:p>
        </w:tc>
        <w:tc>
          <w:tcPr>
            <w:tcW w:w="1150" w:type="dxa"/>
          </w:tcPr>
          <w:p w14:paraId="1B755EC2" w14:textId="77777777" w:rsidR="00504D31" w:rsidRDefault="00504D31" w:rsidP="001861C8">
            <w:pPr>
              <w:pStyle w:val="KS2"/>
              <w:jc w:val="center"/>
              <w:rPr>
                <w:ins w:id="1001" w:author="임픽스 검토" w:date="2026-10-12T04:00:00Z"/>
              </w:rPr>
            </w:pPr>
            <w:ins w:id="1002" w:author="임픽스 검토" w:date="2026-10-12T04:00:00Z">
              <w:r>
                <w:t>IDREF</w:t>
              </w:r>
            </w:ins>
          </w:p>
        </w:tc>
        <w:tc>
          <w:tcPr>
            <w:tcW w:w="1000" w:type="dxa"/>
          </w:tcPr>
          <w:p w14:paraId="00C10B34" w14:textId="77777777" w:rsidR="00504D31" w:rsidRDefault="00504D31" w:rsidP="001861C8">
            <w:pPr>
              <w:pStyle w:val="KS2"/>
              <w:jc w:val="center"/>
              <w:rPr>
                <w:ins w:id="1003" w:author="임픽스 검토" w:date="2026-10-12T04:00:00Z"/>
              </w:rPr>
            </w:pPr>
            <w:ins w:id="1004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08D76B63" w14:textId="77777777" w:rsidR="00504D31" w:rsidRDefault="00504D31" w:rsidP="001861C8">
            <w:pPr>
              <w:pStyle w:val="KS2"/>
              <w:rPr>
                <w:ins w:id="1005" w:author="임픽스 검토" w:date="2026-10-12T04:00:00Z"/>
                <w:lang w:eastAsia="ko-KR"/>
              </w:rPr>
            </w:pPr>
            <w:ins w:id="100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배치를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수행하는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설비의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고유식별값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반응기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배합기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건조기</w:t>
              </w:r>
              <w:r>
                <w:rPr>
                  <w:lang w:eastAsia="ko-KR"/>
                </w:rPr>
                <w:t>)</w:t>
              </w:r>
            </w:ins>
          </w:p>
          <w:p w14:paraId="4B3F6FDC" w14:textId="77777777" w:rsidR="00504D31" w:rsidRDefault="00504D31" w:rsidP="001861C8">
            <w:pPr>
              <w:pStyle w:val="KS2"/>
              <w:rPr>
                <w:ins w:id="1007" w:author="임픽스 검토" w:date="2026-10-12T04:00:00Z"/>
              </w:rPr>
            </w:pPr>
            <w:ins w:id="1008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설비</w:t>
              </w:r>
              <w:r>
                <w:t>(Equipment)</w:t>
              </w:r>
            </w:ins>
          </w:p>
        </w:tc>
      </w:tr>
      <w:tr w:rsidR="00504D31" w14:paraId="1F3575E3" w14:textId="77777777" w:rsidTr="001861C8">
        <w:trPr>
          <w:cantSplit/>
          <w:jc w:val="center"/>
          <w:ins w:id="1009" w:author="임픽스 검토" w:date="2026-10-12T04:00:00Z"/>
        </w:trPr>
        <w:tc>
          <w:tcPr>
            <w:tcW w:w="2100" w:type="dxa"/>
          </w:tcPr>
          <w:p w14:paraId="02FC29F6" w14:textId="77777777" w:rsidR="00504D31" w:rsidRDefault="00504D31" w:rsidP="001861C8">
            <w:pPr>
              <w:pStyle w:val="KS2"/>
              <w:rPr>
                <w:ins w:id="1010" w:author="임픽스 검토" w:date="2026-10-12T04:00:00Z"/>
              </w:rPr>
            </w:pPr>
            <w:ins w:id="1011" w:author="임픽스 검토" w:date="2026-10-12T04:00:00Z">
              <w:r>
                <w:t>배치상태</w:t>
              </w:r>
            </w:ins>
          </w:p>
        </w:tc>
        <w:tc>
          <w:tcPr>
            <w:tcW w:w="3000" w:type="dxa"/>
          </w:tcPr>
          <w:p w14:paraId="1EE28009" w14:textId="77777777" w:rsidR="00504D31" w:rsidRDefault="00504D31" w:rsidP="001861C8">
            <w:pPr>
              <w:pStyle w:val="KS2"/>
              <w:rPr>
                <w:ins w:id="1012" w:author="임픽스 검토" w:date="2026-10-12T04:00:00Z"/>
              </w:rPr>
            </w:pPr>
            <w:ins w:id="1013" w:author="임픽스 검토" w:date="2026-10-12T04:00:00Z">
              <w:r>
                <w:t>BatchState</w:t>
              </w:r>
            </w:ins>
          </w:p>
        </w:tc>
        <w:tc>
          <w:tcPr>
            <w:tcW w:w="1150" w:type="dxa"/>
          </w:tcPr>
          <w:p w14:paraId="72569F8D" w14:textId="77777777" w:rsidR="00504D31" w:rsidRDefault="00504D31" w:rsidP="001861C8">
            <w:pPr>
              <w:pStyle w:val="KS2"/>
              <w:jc w:val="center"/>
              <w:rPr>
                <w:ins w:id="1014" w:author="임픽스 검토" w:date="2026-10-12T04:00:00Z"/>
              </w:rPr>
            </w:pPr>
            <w:ins w:id="1015" w:author="임픽스 검토" w:date="2026-10-12T04:00:00Z">
              <w:r>
                <w:t>enum</w:t>
              </w:r>
            </w:ins>
          </w:p>
        </w:tc>
        <w:tc>
          <w:tcPr>
            <w:tcW w:w="1000" w:type="dxa"/>
          </w:tcPr>
          <w:p w14:paraId="0033E39B" w14:textId="77777777" w:rsidR="00504D31" w:rsidRDefault="00504D31" w:rsidP="001861C8">
            <w:pPr>
              <w:pStyle w:val="KS2"/>
              <w:jc w:val="center"/>
              <w:rPr>
                <w:ins w:id="1016" w:author="임픽스 검토" w:date="2026-10-12T04:00:00Z"/>
              </w:rPr>
            </w:pPr>
            <w:ins w:id="1017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61AF5CB1" w14:textId="77777777" w:rsidR="00504D31" w:rsidRDefault="00504D31" w:rsidP="001861C8">
            <w:pPr>
              <w:pStyle w:val="KS2"/>
              <w:rPr>
                <w:ins w:id="1018" w:author="임픽스 검토" w:date="2026-10-12T04:00:00Z"/>
              </w:rPr>
            </w:pPr>
            <w:ins w:id="1019" w:author="임픽스 검토" w:date="2026-10-12T04:00:00Z">
              <w:r>
                <w:t xml:space="preserve">— </w:t>
              </w:r>
              <w:r>
                <w:t>배치의</w:t>
              </w:r>
              <w:r>
                <w:t xml:space="preserve"> </w:t>
              </w:r>
              <w:r>
                <w:t>상태</w:t>
              </w:r>
              <w:r>
                <w:t>(</w:t>
              </w:r>
              <w:r>
                <w:t>예</w:t>
              </w:r>
              <w:r>
                <w:t>: Idle(</w:t>
              </w:r>
              <w:r>
                <w:t>대기</w:t>
              </w:r>
              <w:r>
                <w:t>), Running(</w:t>
              </w:r>
              <w:r>
                <w:t>진행</w:t>
              </w:r>
              <w:r>
                <w:t>), H</w:t>
              </w:r>
              <w:r>
                <w:rPr>
                  <w:rFonts w:hint="eastAsia"/>
                  <w:lang w:eastAsia="ko-KR"/>
                </w:rPr>
                <w:t>o</w:t>
              </w:r>
              <w:r>
                <w:t>ld(</w:t>
              </w:r>
              <w:r>
                <w:t>보류</w:t>
              </w:r>
              <w:r>
                <w:t>), Complete(</w:t>
              </w:r>
              <w:r>
                <w:t>완료</w:t>
              </w:r>
              <w:r>
                <w:t>), Abort(</w:t>
              </w:r>
              <w:r>
                <w:t>중단</w:t>
              </w:r>
              <w:r>
                <w:t>))</w:t>
              </w:r>
            </w:ins>
          </w:p>
          <w:p w14:paraId="1F83D2AA" w14:textId="77777777" w:rsidR="00504D31" w:rsidRDefault="00504D31" w:rsidP="001861C8">
            <w:pPr>
              <w:pStyle w:val="KS2"/>
              <w:rPr>
                <w:ins w:id="1020" w:author="임픽스 검토" w:date="2026-10-12T04:00:00Z"/>
                <w:lang w:eastAsia="ko-KR"/>
              </w:rPr>
            </w:pPr>
            <w:ins w:id="102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504D31" w14:paraId="43A2EA53" w14:textId="77777777" w:rsidTr="001861C8">
        <w:trPr>
          <w:cantSplit/>
          <w:jc w:val="center"/>
          <w:ins w:id="1022" w:author="임픽스 검토" w:date="2026-10-12T04:00:00Z"/>
        </w:trPr>
        <w:tc>
          <w:tcPr>
            <w:tcW w:w="2100" w:type="dxa"/>
          </w:tcPr>
          <w:p w14:paraId="60F84CCB" w14:textId="77777777" w:rsidR="00504D31" w:rsidRDefault="00504D31" w:rsidP="001861C8">
            <w:pPr>
              <w:pStyle w:val="KS2"/>
              <w:rPr>
                <w:ins w:id="1023" w:author="임픽스 검토" w:date="2026-10-12T04:00:00Z"/>
              </w:rPr>
            </w:pPr>
            <w:ins w:id="1024" w:author="임픽스 검토" w:date="2026-10-12T04:00:00Z">
              <w:r>
                <w:t>보류여부</w:t>
              </w:r>
            </w:ins>
          </w:p>
        </w:tc>
        <w:tc>
          <w:tcPr>
            <w:tcW w:w="3000" w:type="dxa"/>
          </w:tcPr>
          <w:p w14:paraId="30A704F4" w14:textId="77777777" w:rsidR="00504D31" w:rsidRDefault="00504D31" w:rsidP="001861C8">
            <w:pPr>
              <w:pStyle w:val="KS2"/>
              <w:rPr>
                <w:ins w:id="1025" w:author="임픽스 검토" w:date="2026-10-12T04:00:00Z"/>
              </w:rPr>
            </w:pPr>
            <w:ins w:id="1026" w:author="임픽스 검토" w:date="2026-10-12T04:00:00Z">
              <w:r>
                <w:t>HoldIndicator</w:t>
              </w:r>
            </w:ins>
          </w:p>
        </w:tc>
        <w:tc>
          <w:tcPr>
            <w:tcW w:w="1150" w:type="dxa"/>
          </w:tcPr>
          <w:p w14:paraId="1275CC20" w14:textId="77777777" w:rsidR="00504D31" w:rsidRDefault="00504D31" w:rsidP="001861C8">
            <w:pPr>
              <w:pStyle w:val="KS2"/>
              <w:jc w:val="center"/>
              <w:rPr>
                <w:ins w:id="1027" w:author="임픽스 검토" w:date="2026-10-12T04:00:00Z"/>
              </w:rPr>
            </w:pPr>
            <w:ins w:id="1028" w:author="임픽스 검토" w:date="2026-10-12T04:00:00Z">
              <w:r>
                <w:t>boolean</w:t>
              </w:r>
            </w:ins>
          </w:p>
        </w:tc>
        <w:tc>
          <w:tcPr>
            <w:tcW w:w="1000" w:type="dxa"/>
          </w:tcPr>
          <w:p w14:paraId="4C24A60A" w14:textId="77777777" w:rsidR="00504D31" w:rsidRDefault="00504D31" w:rsidP="001861C8">
            <w:pPr>
              <w:pStyle w:val="KS2"/>
              <w:jc w:val="center"/>
              <w:rPr>
                <w:ins w:id="1029" w:author="임픽스 검토" w:date="2026-10-12T04:00:00Z"/>
              </w:rPr>
            </w:pPr>
            <w:ins w:id="1030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3502B33D" w14:textId="77777777" w:rsidR="00504D31" w:rsidRDefault="00504D31" w:rsidP="001861C8">
            <w:pPr>
              <w:pStyle w:val="KS2"/>
              <w:rPr>
                <w:ins w:id="1031" w:author="임픽스 검토" w:date="2026-10-12T04:00:00Z"/>
                <w:lang w:eastAsia="ko-KR"/>
              </w:rPr>
            </w:pPr>
            <w:ins w:id="103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배치의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진행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또는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사용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보류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여부</w:t>
              </w:r>
            </w:ins>
          </w:p>
        </w:tc>
      </w:tr>
      <w:tr w:rsidR="00504D31" w14:paraId="2AF34E43" w14:textId="77777777" w:rsidTr="001861C8">
        <w:trPr>
          <w:cantSplit/>
          <w:jc w:val="center"/>
          <w:ins w:id="1033" w:author="임픽스 검토" w:date="2026-10-12T04:00:00Z"/>
        </w:trPr>
        <w:tc>
          <w:tcPr>
            <w:tcW w:w="2100" w:type="dxa"/>
          </w:tcPr>
          <w:p w14:paraId="5C0450B6" w14:textId="77777777" w:rsidR="00504D31" w:rsidRDefault="00504D31" w:rsidP="001861C8">
            <w:pPr>
              <w:pStyle w:val="KS2"/>
              <w:rPr>
                <w:ins w:id="1034" w:author="임픽스 검토" w:date="2026-10-12T04:00:00Z"/>
              </w:rPr>
            </w:pPr>
            <w:ins w:id="1035" w:author="임픽스 검토" w:date="2026-10-12T04:00:00Z">
              <w:r>
                <w:t>재작업여부</w:t>
              </w:r>
            </w:ins>
          </w:p>
        </w:tc>
        <w:tc>
          <w:tcPr>
            <w:tcW w:w="3000" w:type="dxa"/>
          </w:tcPr>
          <w:p w14:paraId="2C9938CD" w14:textId="77777777" w:rsidR="00504D31" w:rsidRDefault="00504D31" w:rsidP="001861C8">
            <w:pPr>
              <w:pStyle w:val="KS2"/>
              <w:rPr>
                <w:ins w:id="1036" w:author="임픽스 검토" w:date="2026-10-12T04:00:00Z"/>
              </w:rPr>
            </w:pPr>
            <w:ins w:id="1037" w:author="임픽스 검토" w:date="2026-10-12T04:00:00Z">
              <w:r>
                <w:t>ReworkIndicator</w:t>
              </w:r>
            </w:ins>
          </w:p>
        </w:tc>
        <w:tc>
          <w:tcPr>
            <w:tcW w:w="1150" w:type="dxa"/>
          </w:tcPr>
          <w:p w14:paraId="0D24CC6B" w14:textId="77777777" w:rsidR="00504D31" w:rsidRDefault="00504D31" w:rsidP="001861C8">
            <w:pPr>
              <w:pStyle w:val="KS2"/>
              <w:jc w:val="center"/>
              <w:rPr>
                <w:ins w:id="1038" w:author="임픽스 검토" w:date="2026-10-12T04:00:00Z"/>
              </w:rPr>
            </w:pPr>
            <w:ins w:id="1039" w:author="임픽스 검토" w:date="2026-10-12T04:00:00Z">
              <w:r>
                <w:t>boolean</w:t>
              </w:r>
            </w:ins>
          </w:p>
        </w:tc>
        <w:tc>
          <w:tcPr>
            <w:tcW w:w="1000" w:type="dxa"/>
          </w:tcPr>
          <w:p w14:paraId="57C2E456" w14:textId="77777777" w:rsidR="00504D31" w:rsidRDefault="00504D31" w:rsidP="001861C8">
            <w:pPr>
              <w:pStyle w:val="KS2"/>
              <w:jc w:val="center"/>
              <w:rPr>
                <w:ins w:id="1040" w:author="임픽스 검토" w:date="2026-10-12T04:00:00Z"/>
              </w:rPr>
            </w:pPr>
            <w:ins w:id="1041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6ABE8B4F" w14:textId="77777777" w:rsidR="00504D31" w:rsidRDefault="00504D31" w:rsidP="001861C8">
            <w:pPr>
              <w:pStyle w:val="KS2"/>
              <w:rPr>
                <w:ins w:id="1042" w:author="임픽스 검토" w:date="2026-10-12T04:00:00Z"/>
              </w:rPr>
            </w:pPr>
            <w:ins w:id="1043" w:author="임픽스 검토" w:date="2026-10-12T04:00:00Z">
              <w:r>
                <w:t xml:space="preserve">— </w:t>
              </w:r>
              <w:r>
                <w:t>재작업</w:t>
              </w:r>
              <w:r>
                <w:t xml:space="preserve"> </w:t>
              </w:r>
              <w:r>
                <w:t>배치</w:t>
              </w:r>
              <w:r>
                <w:t xml:space="preserve"> </w:t>
              </w:r>
              <w:r>
                <w:t>여부</w:t>
              </w:r>
            </w:ins>
          </w:p>
        </w:tc>
      </w:tr>
      <w:tr w:rsidR="00504D31" w14:paraId="01A99C34" w14:textId="77777777" w:rsidTr="001861C8">
        <w:trPr>
          <w:cantSplit/>
          <w:jc w:val="center"/>
          <w:ins w:id="1044" w:author="임픽스 검토" w:date="2026-10-12T04:00:00Z"/>
        </w:trPr>
        <w:tc>
          <w:tcPr>
            <w:tcW w:w="2100" w:type="dxa"/>
          </w:tcPr>
          <w:p w14:paraId="530E1DC8" w14:textId="77777777" w:rsidR="00504D31" w:rsidRDefault="00504D31" w:rsidP="001861C8">
            <w:pPr>
              <w:pStyle w:val="KS2"/>
              <w:rPr>
                <w:ins w:id="1045" w:author="임픽스 검토" w:date="2026-10-12T04:00:00Z"/>
              </w:rPr>
            </w:pPr>
            <w:ins w:id="1046" w:author="임픽스 검토" w:date="2026-10-12T04:00:00Z">
              <w:r>
                <w:t>품질판정코드</w:t>
              </w:r>
            </w:ins>
          </w:p>
        </w:tc>
        <w:tc>
          <w:tcPr>
            <w:tcW w:w="3000" w:type="dxa"/>
          </w:tcPr>
          <w:p w14:paraId="5F995965" w14:textId="77777777" w:rsidR="00504D31" w:rsidRDefault="00504D31" w:rsidP="001861C8">
            <w:pPr>
              <w:pStyle w:val="KS2"/>
              <w:rPr>
                <w:ins w:id="1047" w:author="임픽스 검토" w:date="2026-10-12T04:00:00Z"/>
              </w:rPr>
            </w:pPr>
            <w:ins w:id="1048" w:author="임픽스 검토" w:date="2026-10-12T04:00:00Z">
              <w:r>
                <w:t>QualityDispositionCode</w:t>
              </w:r>
            </w:ins>
          </w:p>
        </w:tc>
        <w:tc>
          <w:tcPr>
            <w:tcW w:w="1150" w:type="dxa"/>
          </w:tcPr>
          <w:p w14:paraId="19076C6F" w14:textId="77777777" w:rsidR="00504D31" w:rsidRDefault="00504D31" w:rsidP="001861C8">
            <w:pPr>
              <w:pStyle w:val="KS2"/>
              <w:jc w:val="center"/>
              <w:rPr>
                <w:ins w:id="1049" w:author="임픽스 검토" w:date="2026-10-12T04:00:00Z"/>
              </w:rPr>
            </w:pPr>
            <w:ins w:id="1050" w:author="임픽스 검토" w:date="2026-10-12T04:00:00Z">
              <w:r>
                <w:t>enum</w:t>
              </w:r>
            </w:ins>
          </w:p>
        </w:tc>
        <w:tc>
          <w:tcPr>
            <w:tcW w:w="1000" w:type="dxa"/>
          </w:tcPr>
          <w:p w14:paraId="4CD791A6" w14:textId="77777777" w:rsidR="00504D31" w:rsidRDefault="00504D31" w:rsidP="001861C8">
            <w:pPr>
              <w:pStyle w:val="KS2"/>
              <w:jc w:val="center"/>
              <w:rPr>
                <w:ins w:id="1051" w:author="임픽스 검토" w:date="2026-10-12T04:00:00Z"/>
              </w:rPr>
            </w:pPr>
            <w:ins w:id="1052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04FB7768" w14:textId="641D730B" w:rsidR="00504D31" w:rsidRDefault="00504D31" w:rsidP="001861C8">
            <w:pPr>
              <w:pStyle w:val="KS2"/>
              <w:rPr>
                <w:ins w:id="1053" w:author="임픽스 검토" w:date="2026-10-12T04:00:00Z"/>
              </w:rPr>
            </w:pPr>
            <w:ins w:id="1054" w:author="임픽스 검토" w:date="2026-10-12T04:00:00Z">
              <w:r>
                <w:t xml:space="preserve">— </w:t>
              </w:r>
              <w:r>
                <w:t>배치의</w:t>
              </w:r>
              <w:r>
                <w:t xml:space="preserve"> </w:t>
              </w:r>
              <w:r>
                <w:t>품질</w:t>
              </w:r>
              <w:r>
                <w:t xml:space="preserve"> </w:t>
              </w:r>
              <w:r>
                <w:t>판정</w:t>
              </w:r>
              <w:r>
                <w:t xml:space="preserve"> </w:t>
              </w:r>
              <w:r>
                <w:t>결과</w:t>
              </w:r>
              <w:r>
                <w:t>(</w:t>
              </w:r>
              <w:r>
                <w:t>예</w:t>
              </w:r>
              <w:r>
                <w:t>: Pending(</w:t>
              </w:r>
              <w:r>
                <w:t>판정대기</w:t>
              </w:r>
              <w:r>
                <w:t>), Accepted(</w:t>
              </w:r>
              <w:r>
                <w:t>합격</w:t>
              </w:r>
              <w:r>
                <w:t>), Rejected(</w:t>
              </w:r>
              <w:r>
                <w:t>불합격</w:t>
              </w:r>
              <w:r>
                <w:t>), Conditional(</w:t>
              </w:r>
              <w:r>
                <w:t>조건부</w:t>
              </w:r>
              <w:r>
                <w:t xml:space="preserve"> </w:t>
              </w:r>
              <w:r>
                <w:t>합격</w:t>
              </w:r>
              <w:r>
                <w:t>))</w:t>
              </w:r>
            </w:ins>
          </w:p>
          <w:p w14:paraId="3E208C0D" w14:textId="77777777" w:rsidR="00504D31" w:rsidRDefault="00504D31" w:rsidP="001861C8">
            <w:pPr>
              <w:pStyle w:val="KS2"/>
              <w:rPr>
                <w:ins w:id="1055" w:author="임픽스 검토" w:date="2026-10-12T04:00:00Z"/>
                <w:lang w:eastAsia="ko-KR"/>
              </w:rPr>
            </w:pPr>
            <w:ins w:id="105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504D31" w14:paraId="256873B8" w14:textId="77777777" w:rsidTr="001861C8">
        <w:trPr>
          <w:cantSplit/>
          <w:jc w:val="center"/>
          <w:ins w:id="1057" w:author="임픽스 검토" w:date="2026-10-12T04:00:00Z"/>
        </w:trPr>
        <w:tc>
          <w:tcPr>
            <w:tcW w:w="2100" w:type="dxa"/>
          </w:tcPr>
          <w:p w14:paraId="62DA2352" w14:textId="77777777" w:rsidR="00504D31" w:rsidRDefault="00504D31" w:rsidP="001861C8">
            <w:pPr>
              <w:pStyle w:val="KS2"/>
              <w:rPr>
                <w:ins w:id="1058" w:author="임픽스 검토" w:date="2026-10-12T04:00:00Z"/>
              </w:rPr>
            </w:pPr>
            <w:ins w:id="1059" w:author="임픽스 검토" w:date="2026-10-12T04:00:00Z">
              <w:r>
                <w:t>배치계획수량</w:t>
              </w:r>
            </w:ins>
          </w:p>
        </w:tc>
        <w:tc>
          <w:tcPr>
            <w:tcW w:w="3000" w:type="dxa"/>
          </w:tcPr>
          <w:p w14:paraId="6589F5FA" w14:textId="77777777" w:rsidR="00504D31" w:rsidRDefault="00504D31" w:rsidP="001861C8">
            <w:pPr>
              <w:pStyle w:val="KS2"/>
              <w:rPr>
                <w:ins w:id="1060" w:author="임픽스 검토" w:date="2026-10-12T04:00:00Z"/>
              </w:rPr>
            </w:pPr>
            <w:ins w:id="1061" w:author="임픽스 검토" w:date="2026-10-12T04:00:00Z">
              <w:r>
                <w:t>BatchPlannedQuantity</w:t>
              </w:r>
            </w:ins>
          </w:p>
        </w:tc>
        <w:tc>
          <w:tcPr>
            <w:tcW w:w="1150" w:type="dxa"/>
          </w:tcPr>
          <w:p w14:paraId="78AE606B" w14:textId="77777777" w:rsidR="00504D31" w:rsidRDefault="00504D31" w:rsidP="001861C8">
            <w:pPr>
              <w:pStyle w:val="KS2"/>
              <w:jc w:val="center"/>
              <w:rPr>
                <w:ins w:id="1062" w:author="임픽스 검토" w:date="2026-10-12T04:00:00Z"/>
              </w:rPr>
            </w:pPr>
            <w:ins w:id="1063" w:author="임픽스 검토" w:date="2026-10-12T04:00:00Z">
              <w:r>
                <w:t>float</w:t>
              </w:r>
            </w:ins>
          </w:p>
        </w:tc>
        <w:tc>
          <w:tcPr>
            <w:tcW w:w="1000" w:type="dxa"/>
          </w:tcPr>
          <w:p w14:paraId="54B5D897" w14:textId="77777777" w:rsidR="00504D31" w:rsidRDefault="00504D31" w:rsidP="001861C8">
            <w:pPr>
              <w:pStyle w:val="KS2"/>
              <w:jc w:val="center"/>
              <w:rPr>
                <w:ins w:id="1064" w:author="임픽스 검토" w:date="2026-10-12T04:00:00Z"/>
              </w:rPr>
            </w:pPr>
            <w:ins w:id="1065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5F42EC19" w14:textId="77777777" w:rsidR="00504D31" w:rsidRDefault="00504D31" w:rsidP="001861C8">
            <w:pPr>
              <w:pStyle w:val="KS2"/>
              <w:rPr>
                <w:ins w:id="1066" w:author="임픽스 검토" w:date="2026-10-12T04:00:00Z"/>
                <w:lang w:eastAsia="ko-KR"/>
              </w:rPr>
            </w:pPr>
            <w:ins w:id="106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배치</w:t>
              </w:r>
              <w:r>
                <w:rPr>
                  <w:lang w:eastAsia="ko-KR"/>
                </w:rPr>
                <w:t xml:space="preserve"> 1</w:t>
              </w:r>
              <w:r>
                <w:rPr>
                  <w:lang w:eastAsia="ko-KR"/>
                </w:rPr>
                <w:t>회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실행으로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생산하도록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계획한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수량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배치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크기</w:t>
              </w:r>
              <w:r>
                <w:rPr>
                  <w:lang w:eastAsia="ko-KR"/>
                </w:rPr>
                <w:t>)(</w:t>
              </w:r>
              <w:r>
                <w:rPr>
                  <w:lang w:eastAsia="ko-KR"/>
                </w:rPr>
                <w:t>수량의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기준단위코드로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함</w:t>
              </w:r>
              <w:r>
                <w:rPr>
                  <w:lang w:eastAsia="ko-KR"/>
                </w:rPr>
                <w:t>)</w:t>
              </w:r>
            </w:ins>
          </w:p>
        </w:tc>
      </w:tr>
      <w:tr w:rsidR="00504D31" w14:paraId="60F55297" w14:textId="77777777" w:rsidTr="001861C8">
        <w:trPr>
          <w:cantSplit/>
          <w:jc w:val="center"/>
          <w:ins w:id="1068" w:author="임픽스 검토" w:date="2026-10-12T04:00:00Z"/>
        </w:trPr>
        <w:tc>
          <w:tcPr>
            <w:tcW w:w="2100" w:type="dxa"/>
          </w:tcPr>
          <w:p w14:paraId="332C1E41" w14:textId="77777777" w:rsidR="00504D31" w:rsidRDefault="00504D31" w:rsidP="001861C8">
            <w:pPr>
              <w:pStyle w:val="KS2"/>
              <w:rPr>
                <w:ins w:id="1069" w:author="임픽스 검토" w:date="2026-10-12T04:00:00Z"/>
              </w:rPr>
            </w:pPr>
            <w:ins w:id="1070" w:author="임픽스 검토" w:date="2026-10-12T04:00:00Z">
              <w:r>
                <w:t>생산수량</w:t>
              </w:r>
            </w:ins>
          </w:p>
        </w:tc>
        <w:tc>
          <w:tcPr>
            <w:tcW w:w="3000" w:type="dxa"/>
          </w:tcPr>
          <w:p w14:paraId="3E91773C" w14:textId="77777777" w:rsidR="00504D31" w:rsidRDefault="00504D31" w:rsidP="001861C8">
            <w:pPr>
              <w:pStyle w:val="KS2"/>
              <w:rPr>
                <w:ins w:id="1071" w:author="임픽스 검토" w:date="2026-10-12T04:00:00Z"/>
              </w:rPr>
            </w:pPr>
            <w:ins w:id="1072" w:author="임픽스 검토" w:date="2026-10-12T04:00:00Z">
              <w:r>
                <w:t>ProducedQuantity</w:t>
              </w:r>
            </w:ins>
          </w:p>
        </w:tc>
        <w:tc>
          <w:tcPr>
            <w:tcW w:w="1150" w:type="dxa"/>
          </w:tcPr>
          <w:p w14:paraId="6D98078B" w14:textId="77777777" w:rsidR="00504D31" w:rsidRDefault="00504D31" w:rsidP="001861C8">
            <w:pPr>
              <w:pStyle w:val="KS2"/>
              <w:jc w:val="center"/>
              <w:rPr>
                <w:ins w:id="1073" w:author="임픽스 검토" w:date="2026-10-12T04:00:00Z"/>
              </w:rPr>
            </w:pPr>
            <w:ins w:id="1074" w:author="임픽스 검토" w:date="2026-10-12T04:00:00Z">
              <w:r>
                <w:t>float</w:t>
              </w:r>
            </w:ins>
          </w:p>
        </w:tc>
        <w:tc>
          <w:tcPr>
            <w:tcW w:w="1000" w:type="dxa"/>
          </w:tcPr>
          <w:p w14:paraId="7C665C06" w14:textId="77777777" w:rsidR="00504D31" w:rsidRDefault="00504D31" w:rsidP="001861C8">
            <w:pPr>
              <w:pStyle w:val="KS2"/>
              <w:jc w:val="center"/>
              <w:rPr>
                <w:ins w:id="1075" w:author="임픽스 검토" w:date="2026-10-12T04:00:00Z"/>
              </w:rPr>
            </w:pPr>
            <w:ins w:id="1076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7DE54E2F" w14:textId="77777777" w:rsidR="00504D31" w:rsidRDefault="00504D31" w:rsidP="001861C8">
            <w:pPr>
              <w:pStyle w:val="KS2"/>
              <w:rPr>
                <w:ins w:id="1077" w:author="임픽스 검토" w:date="2026-10-12T04:00:00Z"/>
                <w:lang w:eastAsia="ko-KR"/>
              </w:rPr>
            </w:pPr>
            <w:ins w:id="107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배치로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생산된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전체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수량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수량의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기준단위코드로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함</w:t>
              </w:r>
              <w:r>
                <w:rPr>
                  <w:lang w:eastAsia="ko-KR"/>
                </w:rPr>
                <w:t>)</w:t>
              </w:r>
            </w:ins>
          </w:p>
        </w:tc>
      </w:tr>
      <w:tr w:rsidR="00504D31" w14:paraId="2D395CD0" w14:textId="77777777" w:rsidTr="001861C8">
        <w:trPr>
          <w:cantSplit/>
          <w:jc w:val="center"/>
          <w:ins w:id="1079" w:author="임픽스 검토" w:date="2026-10-12T04:00:00Z"/>
        </w:trPr>
        <w:tc>
          <w:tcPr>
            <w:tcW w:w="2100" w:type="dxa"/>
          </w:tcPr>
          <w:p w14:paraId="3E6E4BE3" w14:textId="77777777" w:rsidR="00504D31" w:rsidRDefault="00504D31" w:rsidP="001861C8">
            <w:pPr>
              <w:pStyle w:val="KS2"/>
              <w:rPr>
                <w:ins w:id="1080" w:author="임픽스 검토" w:date="2026-10-12T04:00:00Z"/>
              </w:rPr>
            </w:pPr>
            <w:ins w:id="1081" w:author="임픽스 검토" w:date="2026-10-12T04:00:00Z">
              <w:r>
                <w:t>불량수량</w:t>
              </w:r>
            </w:ins>
          </w:p>
        </w:tc>
        <w:tc>
          <w:tcPr>
            <w:tcW w:w="3000" w:type="dxa"/>
          </w:tcPr>
          <w:p w14:paraId="286225EC" w14:textId="77777777" w:rsidR="00504D31" w:rsidRDefault="00504D31" w:rsidP="001861C8">
            <w:pPr>
              <w:pStyle w:val="KS2"/>
              <w:rPr>
                <w:ins w:id="1082" w:author="임픽스 검토" w:date="2026-10-12T04:00:00Z"/>
              </w:rPr>
            </w:pPr>
            <w:ins w:id="1083" w:author="임픽스 검토" w:date="2026-10-12T04:00:00Z">
              <w:r>
                <w:t>DefectQuantity</w:t>
              </w:r>
            </w:ins>
          </w:p>
        </w:tc>
        <w:tc>
          <w:tcPr>
            <w:tcW w:w="1150" w:type="dxa"/>
          </w:tcPr>
          <w:p w14:paraId="58559C22" w14:textId="77777777" w:rsidR="00504D31" w:rsidRDefault="00504D31" w:rsidP="001861C8">
            <w:pPr>
              <w:pStyle w:val="KS2"/>
              <w:jc w:val="center"/>
              <w:rPr>
                <w:ins w:id="1084" w:author="임픽스 검토" w:date="2026-10-12T04:00:00Z"/>
              </w:rPr>
            </w:pPr>
            <w:ins w:id="1085" w:author="임픽스 검토" w:date="2026-10-12T04:00:00Z">
              <w:r>
                <w:t>float</w:t>
              </w:r>
            </w:ins>
          </w:p>
        </w:tc>
        <w:tc>
          <w:tcPr>
            <w:tcW w:w="1000" w:type="dxa"/>
          </w:tcPr>
          <w:p w14:paraId="6753B68A" w14:textId="77777777" w:rsidR="00504D31" w:rsidRDefault="00504D31" w:rsidP="001861C8">
            <w:pPr>
              <w:pStyle w:val="KS2"/>
              <w:jc w:val="center"/>
              <w:rPr>
                <w:ins w:id="1086" w:author="임픽스 검토" w:date="2026-10-12T04:00:00Z"/>
              </w:rPr>
            </w:pPr>
            <w:ins w:id="1087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118EC572" w14:textId="77777777" w:rsidR="00504D31" w:rsidRDefault="00504D31" w:rsidP="001861C8">
            <w:pPr>
              <w:pStyle w:val="KS2"/>
              <w:rPr>
                <w:ins w:id="1088" w:author="임픽스 검토" w:date="2026-10-12T04:00:00Z"/>
                <w:lang w:eastAsia="ko-KR"/>
              </w:rPr>
            </w:pPr>
            <w:ins w:id="108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배치로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생산된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전체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수량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중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불량수량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수량의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기준단위코드로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함</w:t>
              </w:r>
              <w:r>
                <w:rPr>
                  <w:lang w:eastAsia="ko-KR"/>
                </w:rPr>
                <w:t>)</w:t>
              </w:r>
            </w:ins>
          </w:p>
        </w:tc>
      </w:tr>
      <w:tr w:rsidR="00504D31" w14:paraId="0FDA8A62" w14:textId="77777777" w:rsidTr="001861C8">
        <w:trPr>
          <w:cantSplit/>
          <w:jc w:val="center"/>
          <w:ins w:id="1090" w:author="임픽스 검토" w:date="2026-10-12T04:00:00Z"/>
        </w:trPr>
        <w:tc>
          <w:tcPr>
            <w:tcW w:w="2100" w:type="dxa"/>
          </w:tcPr>
          <w:p w14:paraId="0CAA6C76" w14:textId="77777777" w:rsidR="00504D31" w:rsidRDefault="00504D31" w:rsidP="001861C8">
            <w:pPr>
              <w:pStyle w:val="KS2"/>
              <w:rPr>
                <w:ins w:id="1091" w:author="임픽스 검토" w:date="2026-10-12T04:00:00Z"/>
              </w:rPr>
            </w:pPr>
            <w:ins w:id="1092" w:author="임픽스 검토" w:date="2026-10-12T04:00:00Z">
              <w:r>
                <w:t>기준단위코드</w:t>
              </w:r>
            </w:ins>
          </w:p>
        </w:tc>
        <w:tc>
          <w:tcPr>
            <w:tcW w:w="3000" w:type="dxa"/>
          </w:tcPr>
          <w:p w14:paraId="010F96A1" w14:textId="77777777" w:rsidR="00504D31" w:rsidRDefault="00504D31" w:rsidP="001861C8">
            <w:pPr>
              <w:pStyle w:val="KS2"/>
              <w:rPr>
                <w:ins w:id="1093" w:author="임픽스 검토" w:date="2026-10-12T04:00:00Z"/>
              </w:rPr>
            </w:pPr>
            <w:ins w:id="1094" w:author="임픽스 검토" w:date="2026-10-12T04:00:00Z">
              <w:r>
                <w:t>ItemUOMCode</w:t>
              </w:r>
            </w:ins>
          </w:p>
        </w:tc>
        <w:tc>
          <w:tcPr>
            <w:tcW w:w="1150" w:type="dxa"/>
          </w:tcPr>
          <w:p w14:paraId="4E1254F6" w14:textId="77777777" w:rsidR="00504D31" w:rsidRDefault="00504D31" w:rsidP="001861C8">
            <w:pPr>
              <w:pStyle w:val="KS2"/>
              <w:jc w:val="center"/>
              <w:rPr>
                <w:ins w:id="1095" w:author="임픽스 검토" w:date="2026-10-12T04:00:00Z"/>
              </w:rPr>
            </w:pPr>
            <w:ins w:id="1096" w:author="임픽스 검토" w:date="2026-10-12T04:00:00Z">
              <w:r>
                <w:t>enum</w:t>
              </w:r>
            </w:ins>
          </w:p>
        </w:tc>
        <w:tc>
          <w:tcPr>
            <w:tcW w:w="1000" w:type="dxa"/>
          </w:tcPr>
          <w:p w14:paraId="30523D3B" w14:textId="77777777" w:rsidR="00504D31" w:rsidRDefault="00504D31" w:rsidP="001861C8">
            <w:pPr>
              <w:pStyle w:val="KS2"/>
              <w:jc w:val="center"/>
              <w:rPr>
                <w:ins w:id="1097" w:author="임픽스 검토" w:date="2026-10-12T04:00:00Z"/>
              </w:rPr>
            </w:pPr>
            <w:ins w:id="1098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5E03D9E5" w14:textId="03BE238C" w:rsidR="00504D31" w:rsidRDefault="00504D31" w:rsidP="001861C8">
            <w:pPr>
              <w:pStyle w:val="KS2"/>
              <w:rPr>
                <w:ins w:id="1099" w:author="임픽스 검토" w:date="2026-10-12T04:00:00Z"/>
                <w:lang w:eastAsia="ko-KR"/>
              </w:rPr>
            </w:pPr>
            <w:ins w:id="110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기준단위코드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kg, L, EA </w:t>
              </w:r>
              <w:r>
                <w:rPr>
                  <w:lang w:eastAsia="ko-KR"/>
                </w:rPr>
                <w:t>등</w:t>
              </w:r>
              <w:r>
                <w:rPr>
                  <w:lang w:eastAsia="ko-KR"/>
                </w:rPr>
                <w:t>)</w:t>
              </w:r>
            </w:ins>
          </w:p>
          <w:p w14:paraId="54CB21BF" w14:textId="77777777" w:rsidR="00504D31" w:rsidRDefault="00504D31" w:rsidP="001861C8">
            <w:pPr>
              <w:pStyle w:val="KS2"/>
              <w:rPr>
                <w:ins w:id="1101" w:author="임픽스 검토" w:date="2026-10-12T04:00:00Z"/>
                <w:lang w:eastAsia="ko-KR"/>
              </w:rPr>
            </w:pPr>
            <w:ins w:id="110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단위그룹</w:t>
              </w:r>
              <w:r>
                <w:rPr>
                  <w:lang w:eastAsia="ko-KR"/>
                </w:rPr>
                <w:t>(UOMGroup)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단위코드</w:t>
              </w:r>
            </w:ins>
          </w:p>
        </w:tc>
      </w:tr>
      <w:tr w:rsidR="00504D31" w14:paraId="31279D76" w14:textId="77777777" w:rsidTr="001861C8">
        <w:trPr>
          <w:cantSplit/>
          <w:jc w:val="center"/>
          <w:ins w:id="1103" w:author="임픽스 검토" w:date="2026-10-12T04:00:00Z"/>
        </w:trPr>
        <w:tc>
          <w:tcPr>
            <w:tcW w:w="2100" w:type="dxa"/>
          </w:tcPr>
          <w:p w14:paraId="4DFB9DF4" w14:textId="77777777" w:rsidR="00504D31" w:rsidRDefault="00504D31" w:rsidP="001861C8">
            <w:pPr>
              <w:pStyle w:val="KS2"/>
              <w:rPr>
                <w:ins w:id="1104" w:author="임픽스 검토" w:date="2026-10-12T04:00:00Z"/>
              </w:rPr>
            </w:pPr>
            <w:ins w:id="1105" w:author="임픽스 검토" w:date="2026-10-12T04:00:00Z">
              <w:r>
                <w:t>계획시작일시</w:t>
              </w:r>
            </w:ins>
          </w:p>
        </w:tc>
        <w:tc>
          <w:tcPr>
            <w:tcW w:w="3000" w:type="dxa"/>
          </w:tcPr>
          <w:p w14:paraId="48E77700" w14:textId="77777777" w:rsidR="00504D31" w:rsidRDefault="00504D31" w:rsidP="001861C8">
            <w:pPr>
              <w:pStyle w:val="KS2"/>
              <w:rPr>
                <w:ins w:id="1106" w:author="임픽스 검토" w:date="2026-10-12T04:00:00Z"/>
              </w:rPr>
            </w:pPr>
            <w:ins w:id="1107" w:author="임픽스 검토" w:date="2026-10-12T04:00:00Z">
              <w:r>
                <w:t>ScheduleStartDateTime</w:t>
              </w:r>
            </w:ins>
          </w:p>
        </w:tc>
        <w:tc>
          <w:tcPr>
            <w:tcW w:w="1150" w:type="dxa"/>
          </w:tcPr>
          <w:p w14:paraId="72CD2146" w14:textId="77777777" w:rsidR="00504D31" w:rsidRDefault="00504D31" w:rsidP="001861C8">
            <w:pPr>
              <w:pStyle w:val="KS2"/>
              <w:jc w:val="center"/>
              <w:rPr>
                <w:ins w:id="1108" w:author="임픽스 검토" w:date="2026-10-12T04:00:00Z"/>
              </w:rPr>
            </w:pPr>
            <w:ins w:id="1109" w:author="임픽스 검토" w:date="2026-10-12T04:00:00Z">
              <w:r>
                <w:t>dateTime</w:t>
              </w:r>
            </w:ins>
          </w:p>
        </w:tc>
        <w:tc>
          <w:tcPr>
            <w:tcW w:w="1000" w:type="dxa"/>
          </w:tcPr>
          <w:p w14:paraId="4282784F" w14:textId="77777777" w:rsidR="00504D31" w:rsidRDefault="00504D31" w:rsidP="001861C8">
            <w:pPr>
              <w:pStyle w:val="KS2"/>
              <w:jc w:val="center"/>
              <w:rPr>
                <w:ins w:id="1110" w:author="임픽스 검토" w:date="2026-10-12T04:00:00Z"/>
              </w:rPr>
            </w:pPr>
            <w:ins w:id="1111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224E4E89" w14:textId="77777777" w:rsidR="00504D31" w:rsidRDefault="00504D31" w:rsidP="001861C8">
            <w:pPr>
              <w:pStyle w:val="KS2"/>
              <w:rPr>
                <w:ins w:id="1112" w:author="임픽스 검토" w:date="2026-10-12T04:00:00Z"/>
                <w:lang w:eastAsia="ko-KR"/>
              </w:rPr>
            </w:pPr>
            <w:ins w:id="1113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배치의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계획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시작일시</w:t>
              </w:r>
              <w:r>
                <w:rPr>
                  <w:lang w:eastAsia="ko-KR"/>
                </w:rPr>
                <w:t>(KS X ISO 8601</w:t>
              </w:r>
              <w:r>
                <w:rPr>
                  <w:lang w:eastAsia="ko-KR"/>
                </w:rPr>
                <w:t>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따른다</w:t>
              </w:r>
              <w:r>
                <w:rPr>
                  <w:lang w:eastAsia="ko-KR"/>
                </w:rPr>
                <w:t>)</w:t>
              </w:r>
            </w:ins>
          </w:p>
        </w:tc>
      </w:tr>
      <w:tr w:rsidR="00504D31" w14:paraId="14EE0A57" w14:textId="77777777" w:rsidTr="001861C8">
        <w:trPr>
          <w:cantSplit/>
          <w:jc w:val="center"/>
          <w:ins w:id="1114" w:author="임픽스 검토" w:date="2026-10-12T04:00:00Z"/>
        </w:trPr>
        <w:tc>
          <w:tcPr>
            <w:tcW w:w="2100" w:type="dxa"/>
          </w:tcPr>
          <w:p w14:paraId="57D07A7A" w14:textId="77777777" w:rsidR="00504D31" w:rsidRDefault="00504D31" w:rsidP="001861C8">
            <w:pPr>
              <w:pStyle w:val="KS2"/>
              <w:rPr>
                <w:ins w:id="1115" w:author="임픽스 검토" w:date="2026-10-12T04:00:00Z"/>
              </w:rPr>
            </w:pPr>
            <w:ins w:id="1116" w:author="임픽스 검토" w:date="2026-10-12T04:00:00Z">
              <w:r>
                <w:t>계획종료일시</w:t>
              </w:r>
            </w:ins>
          </w:p>
        </w:tc>
        <w:tc>
          <w:tcPr>
            <w:tcW w:w="3000" w:type="dxa"/>
          </w:tcPr>
          <w:p w14:paraId="73F78684" w14:textId="77777777" w:rsidR="00504D31" w:rsidRDefault="00504D31" w:rsidP="001861C8">
            <w:pPr>
              <w:pStyle w:val="KS2"/>
              <w:rPr>
                <w:ins w:id="1117" w:author="임픽스 검토" w:date="2026-10-12T04:00:00Z"/>
              </w:rPr>
            </w:pPr>
            <w:ins w:id="1118" w:author="임픽스 검토" w:date="2026-10-12T04:00:00Z">
              <w:r>
                <w:t>ScheduleEndDateTime</w:t>
              </w:r>
            </w:ins>
          </w:p>
        </w:tc>
        <w:tc>
          <w:tcPr>
            <w:tcW w:w="1150" w:type="dxa"/>
          </w:tcPr>
          <w:p w14:paraId="79F05AE1" w14:textId="77777777" w:rsidR="00504D31" w:rsidRDefault="00504D31" w:rsidP="001861C8">
            <w:pPr>
              <w:pStyle w:val="KS2"/>
              <w:jc w:val="center"/>
              <w:rPr>
                <w:ins w:id="1119" w:author="임픽스 검토" w:date="2026-10-12T04:00:00Z"/>
              </w:rPr>
            </w:pPr>
            <w:ins w:id="1120" w:author="임픽스 검토" w:date="2026-10-12T04:00:00Z">
              <w:r>
                <w:t>dateTime</w:t>
              </w:r>
            </w:ins>
          </w:p>
        </w:tc>
        <w:tc>
          <w:tcPr>
            <w:tcW w:w="1000" w:type="dxa"/>
          </w:tcPr>
          <w:p w14:paraId="14DB5D5B" w14:textId="77777777" w:rsidR="00504D31" w:rsidRDefault="00504D31" w:rsidP="001861C8">
            <w:pPr>
              <w:pStyle w:val="KS2"/>
              <w:jc w:val="center"/>
              <w:rPr>
                <w:ins w:id="1121" w:author="임픽스 검토" w:date="2026-10-12T04:00:00Z"/>
              </w:rPr>
            </w:pPr>
            <w:ins w:id="1122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3E992A06" w14:textId="77777777" w:rsidR="00504D31" w:rsidRDefault="00504D31" w:rsidP="001861C8">
            <w:pPr>
              <w:pStyle w:val="KS2"/>
              <w:rPr>
                <w:ins w:id="1123" w:author="임픽스 검토" w:date="2026-10-12T04:00:00Z"/>
                <w:lang w:eastAsia="ko-KR"/>
              </w:rPr>
            </w:pPr>
            <w:ins w:id="112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배치의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계획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종료일시</w:t>
              </w:r>
              <w:r>
                <w:rPr>
                  <w:lang w:eastAsia="ko-KR"/>
                </w:rPr>
                <w:t>(KS X ISO 8601</w:t>
              </w:r>
              <w:r>
                <w:rPr>
                  <w:lang w:eastAsia="ko-KR"/>
                </w:rPr>
                <w:t>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따른다</w:t>
              </w:r>
              <w:r>
                <w:rPr>
                  <w:lang w:eastAsia="ko-KR"/>
                </w:rPr>
                <w:t>)</w:t>
              </w:r>
            </w:ins>
          </w:p>
        </w:tc>
      </w:tr>
      <w:tr w:rsidR="00504D31" w14:paraId="7F4D9BE0" w14:textId="77777777" w:rsidTr="001861C8">
        <w:trPr>
          <w:cantSplit/>
          <w:jc w:val="center"/>
          <w:ins w:id="1125" w:author="임픽스 검토" w:date="2026-10-12T04:00:00Z"/>
        </w:trPr>
        <w:tc>
          <w:tcPr>
            <w:tcW w:w="2100" w:type="dxa"/>
          </w:tcPr>
          <w:p w14:paraId="0B0F5D23" w14:textId="77777777" w:rsidR="00504D31" w:rsidRDefault="00504D31" w:rsidP="001861C8">
            <w:pPr>
              <w:pStyle w:val="KS2"/>
              <w:rPr>
                <w:ins w:id="1126" w:author="임픽스 검토" w:date="2026-10-12T04:00:00Z"/>
              </w:rPr>
            </w:pPr>
            <w:ins w:id="1127" w:author="임픽스 검토" w:date="2026-10-12T04:00:00Z">
              <w:r>
                <w:t>배치시작일시</w:t>
              </w:r>
            </w:ins>
          </w:p>
        </w:tc>
        <w:tc>
          <w:tcPr>
            <w:tcW w:w="3000" w:type="dxa"/>
          </w:tcPr>
          <w:p w14:paraId="6774BDA9" w14:textId="77777777" w:rsidR="00504D31" w:rsidRDefault="00504D31" w:rsidP="001861C8">
            <w:pPr>
              <w:pStyle w:val="KS2"/>
              <w:rPr>
                <w:ins w:id="1128" w:author="임픽스 검토" w:date="2026-10-12T04:00:00Z"/>
              </w:rPr>
            </w:pPr>
            <w:ins w:id="1129" w:author="임픽스 검토" w:date="2026-10-12T04:00:00Z">
              <w:r>
                <w:t>BatchStartDateTime</w:t>
              </w:r>
            </w:ins>
          </w:p>
        </w:tc>
        <w:tc>
          <w:tcPr>
            <w:tcW w:w="1150" w:type="dxa"/>
          </w:tcPr>
          <w:p w14:paraId="049CF435" w14:textId="77777777" w:rsidR="00504D31" w:rsidRDefault="00504D31" w:rsidP="001861C8">
            <w:pPr>
              <w:pStyle w:val="KS2"/>
              <w:jc w:val="center"/>
              <w:rPr>
                <w:ins w:id="1130" w:author="임픽스 검토" w:date="2026-10-12T04:00:00Z"/>
              </w:rPr>
            </w:pPr>
            <w:ins w:id="1131" w:author="임픽스 검토" w:date="2026-10-12T04:00:00Z">
              <w:r>
                <w:t>dateTime</w:t>
              </w:r>
            </w:ins>
          </w:p>
        </w:tc>
        <w:tc>
          <w:tcPr>
            <w:tcW w:w="1000" w:type="dxa"/>
          </w:tcPr>
          <w:p w14:paraId="145159BE" w14:textId="77777777" w:rsidR="00504D31" w:rsidRDefault="00504D31" w:rsidP="001861C8">
            <w:pPr>
              <w:pStyle w:val="KS2"/>
              <w:jc w:val="center"/>
              <w:rPr>
                <w:ins w:id="1132" w:author="임픽스 검토" w:date="2026-10-12T04:00:00Z"/>
              </w:rPr>
            </w:pPr>
            <w:ins w:id="1133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0FEC8240" w14:textId="77777777" w:rsidR="00504D31" w:rsidRDefault="00504D31" w:rsidP="001861C8">
            <w:pPr>
              <w:pStyle w:val="KS2"/>
              <w:rPr>
                <w:ins w:id="1134" w:author="임픽스 검토" w:date="2026-10-12T04:00:00Z"/>
                <w:lang w:eastAsia="ko-KR"/>
              </w:rPr>
            </w:pPr>
            <w:ins w:id="113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배치를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실제로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시작한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일시</w:t>
              </w:r>
              <w:r>
                <w:rPr>
                  <w:lang w:eastAsia="ko-KR"/>
                </w:rPr>
                <w:t>(KS X ISO 8601</w:t>
              </w:r>
              <w:r>
                <w:rPr>
                  <w:lang w:eastAsia="ko-KR"/>
                </w:rPr>
                <w:t>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따른다</w:t>
              </w:r>
              <w:r>
                <w:rPr>
                  <w:lang w:eastAsia="ko-KR"/>
                </w:rPr>
                <w:t>)</w:t>
              </w:r>
            </w:ins>
          </w:p>
        </w:tc>
      </w:tr>
      <w:tr w:rsidR="00504D31" w14:paraId="598DC560" w14:textId="77777777" w:rsidTr="001861C8">
        <w:trPr>
          <w:cantSplit/>
          <w:jc w:val="center"/>
          <w:ins w:id="1136" w:author="임픽스 검토" w:date="2026-10-12T04:00:00Z"/>
        </w:trPr>
        <w:tc>
          <w:tcPr>
            <w:tcW w:w="2100" w:type="dxa"/>
          </w:tcPr>
          <w:p w14:paraId="5F61DD47" w14:textId="77777777" w:rsidR="00504D31" w:rsidRDefault="00504D31" w:rsidP="001861C8">
            <w:pPr>
              <w:pStyle w:val="KS2"/>
              <w:rPr>
                <w:ins w:id="1137" w:author="임픽스 검토" w:date="2026-10-12T04:00:00Z"/>
              </w:rPr>
            </w:pPr>
            <w:ins w:id="1138" w:author="임픽스 검토" w:date="2026-10-12T04:00:00Z">
              <w:r>
                <w:t>배치종료일시</w:t>
              </w:r>
            </w:ins>
          </w:p>
        </w:tc>
        <w:tc>
          <w:tcPr>
            <w:tcW w:w="3000" w:type="dxa"/>
          </w:tcPr>
          <w:p w14:paraId="4872E534" w14:textId="77777777" w:rsidR="00504D31" w:rsidRDefault="00504D31" w:rsidP="001861C8">
            <w:pPr>
              <w:pStyle w:val="KS2"/>
              <w:rPr>
                <w:ins w:id="1139" w:author="임픽스 검토" w:date="2026-10-12T04:00:00Z"/>
              </w:rPr>
            </w:pPr>
            <w:ins w:id="1140" w:author="임픽스 검토" w:date="2026-10-12T04:00:00Z">
              <w:r>
                <w:t>BatchEndDateTime</w:t>
              </w:r>
            </w:ins>
          </w:p>
        </w:tc>
        <w:tc>
          <w:tcPr>
            <w:tcW w:w="1150" w:type="dxa"/>
          </w:tcPr>
          <w:p w14:paraId="7ACFD1C1" w14:textId="77777777" w:rsidR="00504D31" w:rsidRDefault="00504D31" w:rsidP="001861C8">
            <w:pPr>
              <w:pStyle w:val="KS2"/>
              <w:jc w:val="center"/>
              <w:rPr>
                <w:ins w:id="1141" w:author="임픽스 검토" w:date="2026-10-12T04:00:00Z"/>
              </w:rPr>
            </w:pPr>
            <w:ins w:id="1142" w:author="임픽스 검토" w:date="2026-10-12T04:00:00Z">
              <w:r>
                <w:t>dateTime</w:t>
              </w:r>
            </w:ins>
          </w:p>
        </w:tc>
        <w:tc>
          <w:tcPr>
            <w:tcW w:w="1000" w:type="dxa"/>
          </w:tcPr>
          <w:p w14:paraId="11AEDF76" w14:textId="77777777" w:rsidR="00504D31" w:rsidRDefault="00504D31" w:rsidP="001861C8">
            <w:pPr>
              <w:pStyle w:val="KS2"/>
              <w:jc w:val="center"/>
              <w:rPr>
                <w:ins w:id="1143" w:author="임픽스 검토" w:date="2026-10-12T04:00:00Z"/>
              </w:rPr>
            </w:pPr>
            <w:ins w:id="1144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7CBF7F90" w14:textId="77777777" w:rsidR="00504D31" w:rsidRDefault="00504D31" w:rsidP="001861C8">
            <w:pPr>
              <w:pStyle w:val="KS2"/>
              <w:rPr>
                <w:ins w:id="1145" w:author="임픽스 검토" w:date="2026-10-12T04:00:00Z"/>
                <w:lang w:eastAsia="ko-KR"/>
              </w:rPr>
            </w:pPr>
            <w:ins w:id="114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배치를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실제로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종료한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일시</w:t>
              </w:r>
              <w:r>
                <w:rPr>
                  <w:lang w:eastAsia="ko-KR"/>
                </w:rPr>
                <w:t>(KS X ISO 8601</w:t>
              </w:r>
              <w:r>
                <w:rPr>
                  <w:lang w:eastAsia="ko-KR"/>
                </w:rPr>
                <w:t>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따른다</w:t>
              </w:r>
              <w:r>
                <w:rPr>
                  <w:lang w:eastAsia="ko-KR"/>
                </w:rPr>
                <w:t>)</w:t>
              </w:r>
            </w:ins>
          </w:p>
        </w:tc>
      </w:tr>
      <w:tr w:rsidR="00504D31" w14:paraId="779E7A99" w14:textId="77777777" w:rsidTr="001861C8">
        <w:trPr>
          <w:cantSplit/>
          <w:jc w:val="center"/>
          <w:ins w:id="1147" w:author="임픽스 검토" w:date="2026-10-12T04:00:00Z"/>
        </w:trPr>
        <w:tc>
          <w:tcPr>
            <w:tcW w:w="2100" w:type="dxa"/>
          </w:tcPr>
          <w:p w14:paraId="2ED9DCB3" w14:textId="77777777" w:rsidR="00504D31" w:rsidRDefault="00504D31" w:rsidP="001861C8">
            <w:pPr>
              <w:pStyle w:val="KS2"/>
              <w:rPr>
                <w:ins w:id="1148" w:author="임픽스 검토" w:date="2026-10-12T04:00:00Z"/>
              </w:rPr>
            </w:pPr>
            <w:ins w:id="1149" w:author="임픽스 검토" w:date="2026-10-12T04:00:00Z">
              <w:r>
                <w:t>제조일</w:t>
              </w:r>
            </w:ins>
          </w:p>
        </w:tc>
        <w:tc>
          <w:tcPr>
            <w:tcW w:w="3000" w:type="dxa"/>
          </w:tcPr>
          <w:p w14:paraId="76F49D49" w14:textId="77777777" w:rsidR="00504D31" w:rsidRDefault="00504D31" w:rsidP="001861C8">
            <w:pPr>
              <w:pStyle w:val="KS2"/>
              <w:rPr>
                <w:ins w:id="1150" w:author="임픽스 검토" w:date="2026-10-12T04:00:00Z"/>
              </w:rPr>
            </w:pPr>
            <w:ins w:id="1151" w:author="임픽스 검토" w:date="2026-10-12T04:00:00Z">
              <w:r>
                <w:t>ManufactureDate</w:t>
              </w:r>
            </w:ins>
          </w:p>
        </w:tc>
        <w:tc>
          <w:tcPr>
            <w:tcW w:w="1150" w:type="dxa"/>
          </w:tcPr>
          <w:p w14:paraId="2142E6B1" w14:textId="77777777" w:rsidR="00504D31" w:rsidRDefault="00504D31" w:rsidP="001861C8">
            <w:pPr>
              <w:pStyle w:val="KS2"/>
              <w:jc w:val="center"/>
              <w:rPr>
                <w:ins w:id="1152" w:author="임픽스 검토" w:date="2026-10-12T04:00:00Z"/>
              </w:rPr>
            </w:pPr>
            <w:ins w:id="1153" w:author="임픽스 검토" w:date="2026-10-12T04:00:00Z">
              <w:r>
                <w:t>date</w:t>
              </w:r>
            </w:ins>
          </w:p>
        </w:tc>
        <w:tc>
          <w:tcPr>
            <w:tcW w:w="1000" w:type="dxa"/>
          </w:tcPr>
          <w:p w14:paraId="1E98E0CE" w14:textId="77777777" w:rsidR="00504D31" w:rsidRDefault="00504D31" w:rsidP="001861C8">
            <w:pPr>
              <w:pStyle w:val="KS2"/>
              <w:jc w:val="center"/>
              <w:rPr>
                <w:ins w:id="1154" w:author="임픽스 검토" w:date="2026-10-12T04:00:00Z"/>
              </w:rPr>
            </w:pPr>
            <w:ins w:id="1155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69F503C5" w14:textId="77777777" w:rsidR="00504D31" w:rsidRDefault="00504D31" w:rsidP="001861C8">
            <w:pPr>
              <w:pStyle w:val="KS2"/>
              <w:rPr>
                <w:ins w:id="1156" w:author="임픽스 검토" w:date="2026-10-12T04:00:00Z"/>
                <w:lang w:eastAsia="ko-KR"/>
              </w:rPr>
            </w:pPr>
            <w:ins w:id="115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배치의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제조일자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공급사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생산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배치는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공급사의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제조일자</w:t>
              </w:r>
              <w:r>
                <w:rPr>
                  <w:lang w:eastAsia="ko-KR"/>
                </w:rPr>
                <w:t>)(KS X ISO 8601</w:t>
              </w:r>
              <w:r>
                <w:rPr>
                  <w:lang w:eastAsia="ko-KR"/>
                </w:rPr>
                <w:t>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따른다</w:t>
              </w:r>
              <w:r>
                <w:rPr>
                  <w:lang w:eastAsia="ko-KR"/>
                </w:rPr>
                <w:t>)</w:t>
              </w:r>
            </w:ins>
          </w:p>
        </w:tc>
      </w:tr>
      <w:tr w:rsidR="00504D31" w14:paraId="7854CFC9" w14:textId="77777777" w:rsidTr="001861C8">
        <w:trPr>
          <w:cantSplit/>
          <w:jc w:val="center"/>
          <w:ins w:id="1158" w:author="임픽스 검토" w:date="2026-10-12T04:00:00Z"/>
        </w:trPr>
        <w:tc>
          <w:tcPr>
            <w:tcW w:w="2100" w:type="dxa"/>
          </w:tcPr>
          <w:p w14:paraId="15D23E37" w14:textId="77777777" w:rsidR="00504D31" w:rsidRDefault="00504D31" w:rsidP="001861C8">
            <w:pPr>
              <w:pStyle w:val="KS2"/>
              <w:rPr>
                <w:ins w:id="1159" w:author="임픽스 검토" w:date="2026-10-12T04:00:00Z"/>
              </w:rPr>
            </w:pPr>
            <w:ins w:id="1160" w:author="임픽스 검토" w:date="2026-10-12T04:00:00Z">
              <w:r>
                <w:t>유효종료일</w:t>
              </w:r>
            </w:ins>
          </w:p>
        </w:tc>
        <w:tc>
          <w:tcPr>
            <w:tcW w:w="3000" w:type="dxa"/>
          </w:tcPr>
          <w:p w14:paraId="3DA9768F" w14:textId="77777777" w:rsidR="00504D31" w:rsidRDefault="00504D31" w:rsidP="001861C8">
            <w:pPr>
              <w:pStyle w:val="KS2"/>
              <w:rPr>
                <w:ins w:id="1161" w:author="임픽스 검토" w:date="2026-10-12T04:00:00Z"/>
              </w:rPr>
            </w:pPr>
            <w:ins w:id="1162" w:author="임픽스 검토" w:date="2026-10-12T04:00:00Z">
              <w:r>
                <w:t>ValidEndDate</w:t>
              </w:r>
            </w:ins>
          </w:p>
        </w:tc>
        <w:tc>
          <w:tcPr>
            <w:tcW w:w="1150" w:type="dxa"/>
          </w:tcPr>
          <w:p w14:paraId="293616BB" w14:textId="77777777" w:rsidR="00504D31" w:rsidRDefault="00504D31" w:rsidP="001861C8">
            <w:pPr>
              <w:pStyle w:val="KS2"/>
              <w:jc w:val="center"/>
              <w:rPr>
                <w:ins w:id="1163" w:author="임픽스 검토" w:date="2026-10-12T04:00:00Z"/>
              </w:rPr>
            </w:pPr>
            <w:ins w:id="1164" w:author="임픽스 검토" w:date="2026-10-12T04:00:00Z">
              <w:r>
                <w:t>date</w:t>
              </w:r>
            </w:ins>
          </w:p>
        </w:tc>
        <w:tc>
          <w:tcPr>
            <w:tcW w:w="1000" w:type="dxa"/>
          </w:tcPr>
          <w:p w14:paraId="1B12C20D" w14:textId="77777777" w:rsidR="00504D31" w:rsidRDefault="00504D31" w:rsidP="001861C8">
            <w:pPr>
              <w:pStyle w:val="KS2"/>
              <w:jc w:val="center"/>
              <w:rPr>
                <w:ins w:id="1165" w:author="임픽스 검토" w:date="2026-10-12T04:00:00Z"/>
              </w:rPr>
            </w:pPr>
            <w:ins w:id="1166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39AB3674" w14:textId="77777777" w:rsidR="00504D31" w:rsidRDefault="00504D31" w:rsidP="001861C8">
            <w:pPr>
              <w:pStyle w:val="KS2"/>
              <w:rPr>
                <w:ins w:id="1167" w:author="임픽스 검토" w:date="2026-10-12T04:00:00Z"/>
                <w:lang w:eastAsia="ko-KR"/>
              </w:rPr>
            </w:pPr>
            <w:ins w:id="116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배치의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사용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가능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기한</w:t>
              </w:r>
              <w:r>
                <w:rPr>
                  <w:lang w:eastAsia="ko-KR"/>
                </w:rPr>
                <w:t>(KS X ISO 8601</w:t>
              </w:r>
              <w:r>
                <w:rPr>
                  <w:lang w:eastAsia="ko-KR"/>
                </w:rPr>
                <w:t>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따른다</w:t>
              </w:r>
              <w:r>
                <w:rPr>
                  <w:lang w:eastAsia="ko-KR"/>
                </w:rPr>
                <w:t>)</w:t>
              </w:r>
            </w:ins>
          </w:p>
        </w:tc>
      </w:tr>
      <w:tr w:rsidR="00504D31" w14:paraId="65660F15" w14:textId="77777777" w:rsidTr="001861C8">
        <w:trPr>
          <w:cantSplit/>
          <w:jc w:val="center"/>
          <w:ins w:id="1169" w:author="임픽스 검토" w:date="2026-10-12T04:00:00Z"/>
        </w:trPr>
        <w:tc>
          <w:tcPr>
            <w:tcW w:w="2100" w:type="dxa"/>
          </w:tcPr>
          <w:p w14:paraId="68B45571" w14:textId="77777777" w:rsidR="00504D31" w:rsidRDefault="00504D31" w:rsidP="001861C8">
            <w:pPr>
              <w:pStyle w:val="KS2"/>
              <w:rPr>
                <w:ins w:id="1170" w:author="임픽스 검토" w:date="2026-10-12T04:00:00Z"/>
              </w:rPr>
            </w:pPr>
            <w:ins w:id="1171" w:author="임픽스 검토" w:date="2026-10-12T04:00:00Z">
              <w:r>
                <w:t>사원식별자</w:t>
              </w:r>
            </w:ins>
          </w:p>
        </w:tc>
        <w:tc>
          <w:tcPr>
            <w:tcW w:w="3000" w:type="dxa"/>
          </w:tcPr>
          <w:p w14:paraId="693EC0F7" w14:textId="77777777" w:rsidR="00504D31" w:rsidRDefault="00504D31" w:rsidP="001861C8">
            <w:pPr>
              <w:pStyle w:val="KS2"/>
              <w:rPr>
                <w:ins w:id="1172" w:author="임픽스 검토" w:date="2026-10-12T04:00:00Z"/>
              </w:rPr>
            </w:pPr>
            <w:ins w:id="1173" w:author="임픽스 검토" w:date="2026-10-12T04:00:00Z">
              <w:r>
                <w:t>PersonnelID</w:t>
              </w:r>
            </w:ins>
          </w:p>
        </w:tc>
        <w:tc>
          <w:tcPr>
            <w:tcW w:w="1150" w:type="dxa"/>
          </w:tcPr>
          <w:p w14:paraId="277DB9AB" w14:textId="77777777" w:rsidR="00504D31" w:rsidRDefault="00504D31" w:rsidP="001861C8">
            <w:pPr>
              <w:pStyle w:val="KS2"/>
              <w:jc w:val="center"/>
              <w:rPr>
                <w:ins w:id="1174" w:author="임픽스 검토" w:date="2026-10-12T04:00:00Z"/>
              </w:rPr>
            </w:pPr>
            <w:ins w:id="1175" w:author="임픽스 검토" w:date="2026-10-12T04:00:00Z">
              <w:r>
                <w:t>IDREF</w:t>
              </w:r>
            </w:ins>
          </w:p>
        </w:tc>
        <w:tc>
          <w:tcPr>
            <w:tcW w:w="1000" w:type="dxa"/>
          </w:tcPr>
          <w:p w14:paraId="1D48AB37" w14:textId="77777777" w:rsidR="00504D31" w:rsidRDefault="00504D31" w:rsidP="001861C8">
            <w:pPr>
              <w:pStyle w:val="KS2"/>
              <w:jc w:val="center"/>
              <w:rPr>
                <w:ins w:id="1176" w:author="임픽스 검토" w:date="2026-10-12T04:00:00Z"/>
              </w:rPr>
            </w:pPr>
            <w:ins w:id="1177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07DD2B82" w14:textId="77777777" w:rsidR="00504D31" w:rsidRDefault="00504D31" w:rsidP="001861C8">
            <w:pPr>
              <w:pStyle w:val="KS2"/>
              <w:rPr>
                <w:ins w:id="1178" w:author="임픽스 검토" w:date="2026-10-12T04:00:00Z"/>
                <w:lang w:eastAsia="ko-KR"/>
              </w:rPr>
            </w:pPr>
            <w:ins w:id="117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인사조직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사원을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식별하기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위한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고유값</w:t>
              </w:r>
            </w:ins>
          </w:p>
          <w:p w14:paraId="4ADADB7D" w14:textId="77777777" w:rsidR="00504D31" w:rsidRDefault="00504D31" w:rsidP="001861C8">
            <w:pPr>
              <w:pStyle w:val="KS2"/>
              <w:rPr>
                <w:ins w:id="1180" w:author="임픽스 검토" w:date="2026-10-12T04:00:00Z"/>
                <w:lang w:eastAsia="ko-KR"/>
              </w:rPr>
            </w:pPr>
            <w:ins w:id="118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배치를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수행한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작업자의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식별정보</w:t>
              </w:r>
            </w:ins>
          </w:p>
          <w:p w14:paraId="49232C44" w14:textId="77777777" w:rsidR="00504D31" w:rsidRDefault="00504D31" w:rsidP="001861C8">
            <w:pPr>
              <w:pStyle w:val="KS2"/>
              <w:rPr>
                <w:ins w:id="1182" w:author="임픽스 검토" w:date="2026-10-12T04:00:00Z"/>
              </w:rPr>
            </w:pPr>
            <w:ins w:id="1183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사원</w:t>
              </w:r>
              <w:r>
                <w:t>(Personnel)</w:t>
              </w:r>
            </w:ins>
          </w:p>
        </w:tc>
      </w:tr>
    </w:tbl>
    <w:p w14:paraId="175D856D" w14:textId="77777777" w:rsidR="00504D31" w:rsidRDefault="00504D31" w:rsidP="00504D31">
      <w:pPr>
        <w:spacing w:after="0" w:line="144" w:lineRule="auto"/>
      </w:pPr>
    </w:p>
    <w:p w14:paraId="79D4768B" w14:textId="77777777" w:rsidR="00504D31" w:rsidRDefault="00504D31" w:rsidP="00504D31">
      <w:pPr>
        <w:pStyle w:val="KS0"/>
        <w:rPr>
          <w:ins w:id="1184" w:author="임픽스 검토" w:date="2026-10-12T04:00:00Z"/>
          <w:lang w:eastAsia="ko-KR"/>
        </w:rPr>
      </w:pPr>
      <w:ins w:id="1185" w:author="임픽스 검토" w:date="2026-10-12T04:00:00Z">
        <w:r>
          <w:rPr>
            <w:rFonts w:eastAsia="돋움"/>
            <w:lang w:eastAsia="ko-KR"/>
          </w:rPr>
          <w:t>비고</w:t>
        </w:r>
        <w:r>
          <w:rPr>
            <w:rFonts w:eastAsia="돋움"/>
            <w:lang w:eastAsia="ko-KR"/>
          </w:rPr>
          <w:t xml:space="preserve"> 1</w:t>
        </w:r>
        <w:r>
          <w:rPr>
            <w:rFonts w:eastAsia="돋움"/>
            <w:lang w:eastAsia="ko-KR"/>
          </w:rPr>
          <w:tab/>
        </w:r>
        <w:r>
          <w:rPr>
            <w:lang w:eastAsia="ko-KR"/>
          </w:rPr>
          <w:t>배치와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로트의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관계가</w:t>
        </w:r>
        <w:r>
          <w:rPr>
            <w:lang w:eastAsia="ko-KR"/>
          </w:rPr>
          <w:t xml:space="preserve"> 1:1</w:t>
        </w:r>
        <w:r>
          <w:rPr>
            <w:lang w:eastAsia="ko-KR"/>
          </w:rPr>
          <w:t>이거나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여러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배치를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하나의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로트로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편성하는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경우에는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배치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명사의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로트식별자</w:t>
        </w:r>
        <w:r>
          <w:rPr>
            <w:lang w:eastAsia="ko-KR"/>
          </w:rPr>
          <w:t>(LotID)</w:t>
        </w:r>
        <w:r>
          <w:rPr>
            <w:lang w:eastAsia="ko-KR"/>
          </w:rPr>
          <w:t>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관계를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표현한다</w:t>
        </w:r>
        <w:r>
          <w:rPr>
            <w:lang w:eastAsia="ko-KR"/>
          </w:rPr>
          <w:t xml:space="preserve">. </w:t>
        </w:r>
        <w:r>
          <w:rPr>
            <w:lang w:eastAsia="ko-KR"/>
          </w:rPr>
          <w:t>하나의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배치를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여러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로트로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나누어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관리하는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경우에는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로트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명사의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배치식별자</w:t>
        </w:r>
        <w:r>
          <w:rPr>
            <w:lang w:eastAsia="ko-KR"/>
          </w:rPr>
          <w:t>(BatchID)</w:t>
        </w:r>
        <w:r>
          <w:rPr>
            <w:lang w:eastAsia="ko-KR"/>
          </w:rPr>
          <w:t>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관계를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표현한다</w:t>
        </w:r>
        <w:r>
          <w:rPr>
            <w:lang w:eastAsia="ko-KR"/>
          </w:rPr>
          <w:t>.</w:t>
        </w:r>
      </w:ins>
    </w:p>
    <w:p w14:paraId="14BE30B2" w14:textId="7F5B9725" w:rsidR="00521E1A" w:rsidRDefault="00521E1A" w:rsidP="00521E1A">
      <w:pPr>
        <w:pStyle w:val="KS0"/>
        <w:rPr>
          <w:ins w:id="1186" w:author="임픽스 검토" w:date="2026-10-12T04:00:00Z"/>
          <w:lang w:eastAsia="ko-KR"/>
        </w:rPr>
      </w:pPr>
      <w:ins w:id="1187" w:author="임픽스 검토" w:date="2026-10-12T04:00:00Z">
        <w:r>
          <w:rPr>
            <w:rFonts w:eastAsia="돋움"/>
            <w:lang w:eastAsia="ko-KR"/>
          </w:rPr>
          <w:t>비고</w:t>
        </w:r>
        <w:r>
          <w:rPr>
            <w:rFonts w:eastAsia="돋움"/>
            <w:lang w:eastAsia="ko-KR"/>
          </w:rPr>
          <w:t xml:space="preserve"> </w:t>
        </w:r>
        <w:r>
          <w:rPr>
            <w:rFonts w:eastAsia="돋움" w:hint="eastAsia"/>
            <w:lang w:eastAsia="ko-KR"/>
          </w:rPr>
          <w:t>2</w:t>
        </w:r>
        <w:r>
          <w:rPr>
            <w:rFonts w:eastAsia="돋움"/>
            <w:lang w:eastAsia="ko-KR"/>
          </w:rPr>
          <w:tab/>
        </w:r>
        <w:r>
          <w:rPr>
            <w:lang w:eastAsia="ko-KR"/>
          </w:rPr>
          <w:t>배치가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여러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설비를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거쳐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생산되는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경우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설비식별자</w:t>
        </w:r>
        <w:r>
          <w:rPr>
            <w:lang w:eastAsia="ko-KR"/>
          </w:rPr>
          <w:t>(EquipmentID)</w:t>
        </w:r>
        <w:r>
          <w:rPr>
            <w:lang w:eastAsia="ko-KR"/>
          </w:rPr>
          <w:t>에는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설비를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기록하고</w:t>
        </w:r>
        <w:r>
          <w:rPr>
            <w:lang w:eastAsia="ko-KR"/>
          </w:rPr>
          <w:t xml:space="preserve">, </w:t>
        </w:r>
        <w:r>
          <w:rPr>
            <w:lang w:eastAsia="ko-KR"/>
          </w:rPr>
          <w:t>설비별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사용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실적은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설비활용실적</w:t>
        </w:r>
        <w:r>
          <w:rPr>
            <w:lang w:eastAsia="ko-KR"/>
          </w:rPr>
          <w:t xml:space="preserve">(ProductionPerformanceEquipment) </w:t>
        </w:r>
        <w:r>
          <w:rPr>
            <w:lang w:eastAsia="ko-KR"/>
          </w:rPr>
          <w:t>명사로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전달한다</w:t>
        </w:r>
        <w:r>
          <w:rPr>
            <w:lang w:eastAsia="ko-KR"/>
          </w:rPr>
          <w:t>.</w:t>
        </w:r>
      </w:ins>
    </w:p>
    <w:p w14:paraId="7D02A458" w14:textId="77777777" w:rsidR="00504D31" w:rsidRPr="00521E1A" w:rsidRDefault="00504D31">
      <w:pPr>
        <w:spacing w:after="0" w:line="144" w:lineRule="auto"/>
        <w:rPr>
          <w:lang w:eastAsia="ko-KR"/>
        </w:rPr>
      </w:pPr>
    </w:p>
    <w:p w14:paraId="3F9E88CD" w14:textId="77777777" w:rsidR="00504D31" w:rsidRDefault="00504D31" w:rsidP="00504D31">
      <w:pPr>
        <w:pStyle w:val="46"/>
        <w:rPr>
          <w:ins w:id="1188" w:author="임픽스 검토" w:date="2026-10-12T04:00:00Z"/>
          <w:lang w:eastAsia="ko-KR"/>
        </w:rPr>
      </w:pPr>
      <w:commentRangeStart w:id="1189"/>
      <w:ins w:id="1190" w:author="임픽스 검토" w:date="2026-10-12T04:00:00Z">
        <w:r>
          <w:rPr>
            <w:lang w:eastAsia="ko-KR"/>
          </w:rPr>
          <w:t xml:space="preserve">7.4.1.21  </w:t>
        </w:r>
        <w:r>
          <w:rPr>
            <w:lang w:eastAsia="ko-KR"/>
          </w:rPr>
          <w:t>라인</w:t>
        </w:r>
        <w:r>
          <w:rPr>
            <w:lang w:eastAsia="ko-KR"/>
          </w:rPr>
          <w:t>(Line)</w:t>
        </w:r>
        <w:commentRangeEnd w:id="1189"/>
        <w:r>
          <w:rPr>
            <w:rStyle w:val="aff5"/>
            <w:sz w:val="20"/>
            <w:szCs w:val="22"/>
            <w:lang w:eastAsia="ko-KR"/>
          </w:rPr>
          <w:commentReference w:id="1189"/>
        </w:r>
      </w:ins>
    </w:p>
    <w:p w14:paraId="3FF2F01F" w14:textId="77777777" w:rsidR="00504D31" w:rsidRDefault="00504D31" w:rsidP="00504D31">
      <w:pPr>
        <w:rPr>
          <w:ins w:id="1191" w:author="임픽스 검토" w:date="2026-10-12T04:00:00Z"/>
          <w:lang w:eastAsia="ko-KR"/>
        </w:rPr>
      </w:pPr>
      <w:ins w:id="1192" w:author="임픽스 검토" w:date="2026-10-12T04:00:00Z">
        <w:r>
          <w:rPr>
            <w:lang w:eastAsia="ko-KR"/>
          </w:rPr>
          <w:t>같은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공장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안에서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공정과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설비를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일정한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흐름으로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배치하여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특정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품목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또는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품목군을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생산하는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생산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단위를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의미한다</w:t>
        </w:r>
        <w:r>
          <w:rPr>
            <w:lang w:eastAsia="ko-KR"/>
          </w:rPr>
          <w:t xml:space="preserve">. </w:t>
        </w:r>
        <w:r>
          <w:rPr>
            <w:lang w:eastAsia="ko-KR"/>
          </w:rPr>
          <w:t>라인은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공장에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속하며</w:t>
        </w:r>
        <w:r>
          <w:rPr>
            <w:lang w:eastAsia="ko-KR"/>
          </w:rPr>
          <w:t xml:space="preserve">, </w:t>
        </w:r>
        <w:r>
          <w:rPr>
            <w:lang w:eastAsia="ko-KR"/>
          </w:rPr>
          <w:t>하나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이상의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공정과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설비로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구성된다</w:t>
        </w:r>
        <w:r>
          <w:rPr>
            <w:lang w:eastAsia="ko-KR"/>
          </w:rPr>
          <w:t xml:space="preserve">. </w:t>
        </w:r>
        <w:r>
          <w:rPr>
            <w:lang w:eastAsia="ko-KR"/>
          </w:rPr>
          <w:t>라인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명사는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표</w:t>
        </w:r>
        <w:r>
          <w:rPr>
            <w:lang w:eastAsia="ko-KR"/>
          </w:rPr>
          <w:t xml:space="preserve"> 32</w:t>
        </w:r>
        <w:r>
          <w:rPr>
            <w:lang w:eastAsia="ko-KR"/>
          </w:rPr>
          <w:t>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같은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정보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포함하고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있다</w:t>
        </w:r>
        <w:r>
          <w:rPr>
            <w:lang w:eastAsia="ko-KR"/>
          </w:rPr>
          <w:t>.</w:t>
        </w:r>
      </w:ins>
    </w:p>
    <w:p w14:paraId="65F2B252" w14:textId="77777777" w:rsidR="00504D31" w:rsidRDefault="00504D31" w:rsidP="00504D31">
      <w:pPr>
        <w:pStyle w:val="KS"/>
        <w:rPr>
          <w:ins w:id="1193" w:author="임픽스 검토" w:date="2026-10-12T04:00:00Z"/>
        </w:rPr>
      </w:pPr>
      <w:ins w:id="1194" w:author="임픽스 검토" w:date="2026-10-12T04:00:00Z">
        <w:r>
          <w:t>표</w:t>
        </w:r>
        <w:r>
          <w:t xml:space="preserve"> 32 — </w:t>
        </w:r>
        <w:r>
          <w:t>라인</w:t>
        </w:r>
        <w:r>
          <w:t xml:space="preserve"> </w:t>
        </w:r>
        <w:r>
          <w:t>명사</w:t>
        </w:r>
        <w:r>
          <w:t xml:space="preserve"> </w:t>
        </w:r>
        <w:r>
          <w:t>정보</w:t>
        </w:r>
        <w:r>
          <w:t xml:space="preserve"> </w:t>
        </w:r>
        <w:r>
          <w:t>속성</w:t>
        </w:r>
      </w:ins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504D31" w14:paraId="6D867C1A" w14:textId="77777777" w:rsidTr="001861C8">
        <w:trPr>
          <w:tblHeader/>
          <w:jc w:val="center"/>
          <w:ins w:id="1195" w:author="임픽스 검토" w:date="2026-10-12T04:00:00Z"/>
        </w:trPr>
        <w:tc>
          <w:tcPr>
            <w:tcW w:w="2100" w:type="dxa"/>
            <w:shd w:val="clear" w:color="auto" w:fill="D9D9D9"/>
          </w:tcPr>
          <w:p w14:paraId="2AAFE48F" w14:textId="77777777" w:rsidR="00504D31" w:rsidRDefault="00504D31" w:rsidP="001861C8">
            <w:pPr>
              <w:pStyle w:val="KS3"/>
              <w:rPr>
                <w:ins w:id="1196" w:author="임픽스 검토" w:date="2026-10-12T04:00:00Z"/>
              </w:rPr>
            </w:pPr>
            <w:ins w:id="1197" w:author="임픽스 검토" w:date="2026-10-12T04:00:00Z">
              <w:r>
                <w:t>속성명</w:t>
              </w:r>
              <w:r>
                <w:t>(</w:t>
              </w:r>
              <w:r>
                <w:t>국문</w:t>
              </w:r>
              <w:r>
                <w:t>)</w:t>
              </w:r>
            </w:ins>
          </w:p>
        </w:tc>
        <w:tc>
          <w:tcPr>
            <w:tcW w:w="3000" w:type="dxa"/>
            <w:shd w:val="clear" w:color="auto" w:fill="D9D9D9"/>
          </w:tcPr>
          <w:p w14:paraId="38E00396" w14:textId="77777777" w:rsidR="00504D31" w:rsidRDefault="00504D31" w:rsidP="001861C8">
            <w:pPr>
              <w:pStyle w:val="KS3"/>
              <w:rPr>
                <w:ins w:id="1198" w:author="임픽스 검토" w:date="2026-10-12T04:00:00Z"/>
              </w:rPr>
            </w:pPr>
            <w:ins w:id="1199" w:author="임픽스 검토" w:date="2026-10-12T04:00:00Z">
              <w:r>
                <w:t>속성명</w:t>
              </w:r>
              <w:r>
                <w:t>(</w:t>
              </w:r>
              <w:r>
                <w:t>영문</w:t>
              </w:r>
              <w:r>
                <w:t>)</w:t>
              </w:r>
            </w:ins>
          </w:p>
        </w:tc>
        <w:tc>
          <w:tcPr>
            <w:tcW w:w="1150" w:type="dxa"/>
            <w:shd w:val="clear" w:color="auto" w:fill="D9D9D9"/>
          </w:tcPr>
          <w:p w14:paraId="04F66FD5" w14:textId="77777777" w:rsidR="00504D31" w:rsidRDefault="00504D31" w:rsidP="001861C8">
            <w:pPr>
              <w:pStyle w:val="KS3"/>
              <w:rPr>
                <w:ins w:id="1200" w:author="임픽스 검토" w:date="2026-10-12T04:00:00Z"/>
              </w:rPr>
            </w:pPr>
            <w:ins w:id="1201" w:author="임픽스 검토" w:date="2026-10-12T04:00:00Z">
              <w:r>
                <w:t>데이터</w:t>
              </w:r>
              <w:r>
                <w:t xml:space="preserve"> </w:t>
              </w:r>
              <w:r>
                <w:t>타입</w:t>
              </w:r>
            </w:ins>
          </w:p>
        </w:tc>
        <w:tc>
          <w:tcPr>
            <w:tcW w:w="1000" w:type="dxa"/>
            <w:shd w:val="clear" w:color="auto" w:fill="D9D9D9"/>
          </w:tcPr>
          <w:p w14:paraId="7D2CE5CA" w14:textId="77777777" w:rsidR="00504D31" w:rsidRDefault="00504D31" w:rsidP="001861C8">
            <w:pPr>
              <w:pStyle w:val="KS3"/>
              <w:rPr>
                <w:ins w:id="1202" w:author="임픽스 검토" w:date="2026-10-12T04:00:00Z"/>
              </w:rPr>
            </w:pPr>
            <w:ins w:id="1203" w:author="임픽스 검토" w:date="2026-10-12T04:00:00Z">
              <w:r>
                <w:t>참조</w:t>
              </w:r>
              <w:r>
                <w:t xml:space="preserve"> </w:t>
              </w:r>
              <w:r>
                <w:t>속성</w:t>
              </w:r>
            </w:ins>
          </w:p>
          <w:p w14:paraId="3E78650D" w14:textId="77777777" w:rsidR="00504D31" w:rsidRDefault="00504D31" w:rsidP="001861C8">
            <w:pPr>
              <w:pStyle w:val="KS3"/>
              <w:rPr>
                <w:ins w:id="1204" w:author="임픽스 검토" w:date="2026-10-12T04:00:00Z"/>
              </w:rPr>
            </w:pPr>
            <w:ins w:id="1205" w:author="임픽스 검토" w:date="2026-10-12T04:00:00Z">
              <w:r>
                <w:t>대상</w:t>
              </w:r>
              <w:r>
                <w:t xml:space="preserve"> </w:t>
              </w:r>
              <w:r>
                <w:t>여부</w:t>
              </w:r>
            </w:ins>
          </w:p>
        </w:tc>
        <w:tc>
          <w:tcPr>
            <w:tcW w:w="6970" w:type="dxa"/>
            <w:shd w:val="clear" w:color="auto" w:fill="D9D9D9"/>
          </w:tcPr>
          <w:p w14:paraId="2BC98881" w14:textId="77777777" w:rsidR="00504D31" w:rsidRDefault="00504D31" w:rsidP="001861C8">
            <w:pPr>
              <w:pStyle w:val="KS3"/>
              <w:rPr>
                <w:ins w:id="1206" w:author="임픽스 검토" w:date="2026-10-12T04:00:00Z"/>
              </w:rPr>
            </w:pPr>
            <w:ins w:id="1207" w:author="임픽스 검토" w:date="2026-10-12T04:00:00Z">
              <w:r>
                <w:t>설명</w:t>
              </w:r>
            </w:ins>
          </w:p>
        </w:tc>
      </w:tr>
      <w:tr w:rsidR="00504D31" w14:paraId="4CC8605C" w14:textId="77777777" w:rsidTr="001861C8">
        <w:trPr>
          <w:cantSplit/>
          <w:jc w:val="center"/>
          <w:ins w:id="1208" w:author="임픽스 검토" w:date="2026-10-12T04:00:00Z"/>
        </w:trPr>
        <w:tc>
          <w:tcPr>
            <w:tcW w:w="2100" w:type="dxa"/>
          </w:tcPr>
          <w:p w14:paraId="5B53D6F9" w14:textId="77777777" w:rsidR="00504D31" w:rsidRDefault="00504D31" w:rsidP="001861C8">
            <w:pPr>
              <w:pStyle w:val="KS2"/>
              <w:rPr>
                <w:ins w:id="1209" w:author="임픽스 검토" w:date="2026-10-12T04:00:00Z"/>
              </w:rPr>
            </w:pPr>
            <w:ins w:id="1210" w:author="임픽스 검토" w:date="2026-10-12T04:00:00Z">
              <w:r>
                <w:t>기본속성</w:t>
              </w:r>
            </w:ins>
          </w:p>
        </w:tc>
        <w:tc>
          <w:tcPr>
            <w:tcW w:w="3000" w:type="dxa"/>
          </w:tcPr>
          <w:p w14:paraId="3A6AED18" w14:textId="77777777" w:rsidR="00504D31" w:rsidRDefault="00504D31" w:rsidP="001861C8">
            <w:pPr>
              <w:pStyle w:val="KS2"/>
              <w:rPr>
                <w:ins w:id="1211" w:author="임픽스 검토" w:date="2026-10-12T04:00:00Z"/>
              </w:rPr>
            </w:pPr>
            <w:ins w:id="1212" w:author="임픽스 검토" w:date="2026-10-12T04:00:00Z">
              <w:r>
                <w:t xml:space="preserve">— 7.3 </w:t>
              </w:r>
              <w:r>
                <w:t>참조</w:t>
              </w:r>
            </w:ins>
          </w:p>
        </w:tc>
        <w:tc>
          <w:tcPr>
            <w:tcW w:w="1150" w:type="dxa"/>
          </w:tcPr>
          <w:p w14:paraId="33167501" w14:textId="77777777" w:rsidR="00504D31" w:rsidRDefault="00504D31" w:rsidP="001861C8">
            <w:pPr>
              <w:pStyle w:val="KS2"/>
              <w:jc w:val="center"/>
              <w:rPr>
                <w:ins w:id="1213" w:author="임픽스 검토" w:date="2026-10-12T04:00:00Z"/>
              </w:rPr>
            </w:pPr>
          </w:p>
        </w:tc>
        <w:tc>
          <w:tcPr>
            <w:tcW w:w="1000" w:type="dxa"/>
          </w:tcPr>
          <w:p w14:paraId="7F93858B" w14:textId="77777777" w:rsidR="00504D31" w:rsidRDefault="00504D31" w:rsidP="001861C8">
            <w:pPr>
              <w:pStyle w:val="KS2"/>
              <w:jc w:val="center"/>
              <w:rPr>
                <w:ins w:id="1214" w:author="임픽스 검토" w:date="2026-10-12T04:00:00Z"/>
              </w:rPr>
            </w:pPr>
          </w:p>
        </w:tc>
        <w:tc>
          <w:tcPr>
            <w:tcW w:w="6970" w:type="dxa"/>
          </w:tcPr>
          <w:p w14:paraId="5977320F" w14:textId="77777777" w:rsidR="00504D31" w:rsidRDefault="00504D31" w:rsidP="001861C8">
            <w:pPr>
              <w:pStyle w:val="KS2"/>
              <w:rPr>
                <w:ins w:id="1215" w:author="임픽스 검토" w:date="2026-10-12T04:00:00Z"/>
              </w:rPr>
            </w:pPr>
          </w:p>
        </w:tc>
      </w:tr>
      <w:tr w:rsidR="00504D31" w14:paraId="5AF2F68D" w14:textId="77777777" w:rsidTr="001861C8">
        <w:trPr>
          <w:cantSplit/>
          <w:jc w:val="center"/>
          <w:ins w:id="1216" w:author="임픽스 검토" w:date="2026-10-12T04:00:00Z"/>
        </w:trPr>
        <w:tc>
          <w:tcPr>
            <w:tcW w:w="2100" w:type="dxa"/>
          </w:tcPr>
          <w:p w14:paraId="3E258D60" w14:textId="77777777" w:rsidR="00504D31" w:rsidRDefault="00504D31" w:rsidP="001861C8">
            <w:pPr>
              <w:pStyle w:val="KS2"/>
              <w:rPr>
                <w:ins w:id="1217" w:author="임픽스 검토" w:date="2026-10-12T04:00:00Z"/>
              </w:rPr>
            </w:pPr>
            <w:ins w:id="1218" w:author="임픽스 검토" w:date="2026-10-12T04:00:00Z">
              <w:r>
                <w:t>라인식별자</w:t>
              </w:r>
            </w:ins>
          </w:p>
        </w:tc>
        <w:tc>
          <w:tcPr>
            <w:tcW w:w="3000" w:type="dxa"/>
          </w:tcPr>
          <w:p w14:paraId="41AD818E" w14:textId="77777777" w:rsidR="00504D31" w:rsidRDefault="00504D31" w:rsidP="001861C8">
            <w:pPr>
              <w:pStyle w:val="KS2"/>
              <w:rPr>
                <w:ins w:id="1219" w:author="임픽스 검토" w:date="2026-10-12T04:00:00Z"/>
              </w:rPr>
            </w:pPr>
            <w:ins w:id="1220" w:author="임픽스 검토" w:date="2026-10-12T04:00:00Z">
              <w:r>
                <w:t>LineID</w:t>
              </w:r>
            </w:ins>
          </w:p>
        </w:tc>
        <w:tc>
          <w:tcPr>
            <w:tcW w:w="1150" w:type="dxa"/>
          </w:tcPr>
          <w:p w14:paraId="384FEAB8" w14:textId="77777777" w:rsidR="00504D31" w:rsidRDefault="00504D31" w:rsidP="001861C8">
            <w:pPr>
              <w:pStyle w:val="KS2"/>
              <w:jc w:val="center"/>
              <w:rPr>
                <w:ins w:id="1221" w:author="임픽스 검토" w:date="2026-10-12T04:00:00Z"/>
              </w:rPr>
            </w:pPr>
            <w:ins w:id="1222" w:author="임픽스 검토" w:date="2026-10-12T04:00:00Z">
              <w:r>
                <w:t>ID</w:t>
              </w:r>
            </w:ins>
          </w:p>
        </w:tc>
        <w:tc>
          <w:tcPr>
            <w:tcW w:w="1000" w:type="dxa"/>
          </w:tcPr>
          <w:p w14:paraId="6CEC6F48" w14:textId="77777777" w:rsidR="00504D31" w:rsidRDefault="00504D31" w:rsidP="001861C8">
            <w:pPr>
              <w:pStyle w:val="KS2"/>
              <w:jc w:val="center"/>
              <w:rPr>
                <w:ins w:id="1223" w:author="임픽스 검토" w:date="2026-10-12T04:00:00Z"/>
              </w:rPr>
            </w:pPr>
            <w:ins w:id="1224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45760036" w14:textId="77777777" w:rsidR="00504D31" w:rsidRDefault="00504D31" w:rsidP="001861C8">
            <w:pPr>
              <w:pStyle w:val="KS2"/>
              <w:rPr>
                <w:ins w:id="1225" w:author="임픽스 검토" w:date="2026-10-12T04:00:00Z"/>
                <w:lang w:eastAsia="ko-KR"/>
              </w:rPr>
            </w:pPr>
            <w:ins w:id="122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라인을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식별하기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위한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고유값</w:t>
              </w:r>
            </w:ins>
          </w:p>
        </w:tc>
      </w:tr>
      <w:tr w:rsidR="00504D31" w14:paraId="5107B72C" w14:textId="77777777" w:rsidTr="001861C8">
        <w:trPr>
          <w:cantSplit/>
          <w:jc w:val="center"/>
          <w:ins w:id="1227" w:author="임픽스 검토" w:date="2026-10-12T04:00:00Z"/>
        </w:trPr>
        <w:tc>
          <w:tcPr>
            <w:tcW w:w="2100" w:type="dxa"/>
          </w:tcPr>
          <w:p w14:paraId="35E95E62" w14:textId="77777777" w:rsidR="00504D31" w:rsidRDefault="00504D31" w:rsidP="001861C8">
            <w:pPr>
              <w:pStyle w:val="KS2"/>
              <w:rPr>
                <w:ins w:id="1228" w:author="임픽스 검토" w:date="2026-10-12T04:00:00Z"/>
              </w:rPr>
            </w:pPr>
            <w:ins w:id="1229" w:author="임픽스 검토" w:date="2026-10-12T04:00:00Z">
              <w:r>
                <w:t>라인명</w:t>
              </w:r>
            </w:ins>
          </w:p>
        </w:tc>
        <w:tc>
          <w:tcPr>
            <w:tcW w:w="3000" w:type="dxa"/>
          </w:tcPr>
          <w:p w14:paraId="54D6A34D" w14:textId="77777777" w:rsidR="00504D31" w:rsidRDefault="00504D31" w:rsidP="001861C8">
            <w:pPr>
              <w:pStyle w:val="KS2"/>
              <w:rPr>
                <w:ins w:id="1230" w:author="임픽스 검토" w:date="2026-10-12T04:00:00Z"/>
              </w:rPr>
            </w:pPr>
            <w:ins w:id="1231" w:author="임픽스 검토" w:date="2026-10-12T04:00:00Z">
              <w:r>
                <w:t>LineName</w:t>
              </w:r>
            </w:ins>
          </w:p>
        </w:tc>
        <w:tc>
          <w:tcPr>
            <w:tcW w:w="1150" w:type="dxa"/>
          </w:tcPr>
          <w:p w14:paraId="4943A8AC" w14:textId="77777777" w:rsidR="00504D31" w:rsidRDefault="00504D31" w:rsidP="001861C8">
            <w:pPr>
              <w:pStyle w:val="KS2"/>
              <w:jc w:val="center"/>
              <w:rPr>
                <w:ins w:id="1232" w:author="임픽스 검토" w:date="2026-10-12T04:00:00Z"/>
              </w:rPr>
            </w:pPr>
            <w:ins w:id="1233" w:author="임픽스 검토" w:date="2026-10-12T04:00:00Z">
              <w:r>
                <w:t>string</w:t>
              </w:r>
            </w:ins>
          </w:p>
        </w:tc>
        <w:tc>
          <w:tcPr>
            <w:tcW w:w="1000" w:type="dxa"/>
          </w:tcPr>
          <w:p w14:paraId="43AAB74F" w14:textId="77777777" w:rsidR="00504D31" w:rsidRDefault="00504D31" w:rsidP="001861C8">
            <w:pPr>
              <w:pStyle w:val="KS2"/>
              <w:jc w:val="center"/>
              <w:rPr>
                <w:ins w:id="1234" w:author="임픽스 검토" w:date="2026-10-12T04:00:00Z"/>
              </w:rPr>
            </w:pPr>
            <w:ins w:id="1235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07472FF6" w14:textId="77777777" w:rsidR="00504D31" w:rsidRDefault="00504D31" w:rsidP="001861C8">
            <w:pPr>
              <w:pStyle w:val="KS2"/>
              <w:rPr>
                <w:ins w:id="1236" w:author="임픽스 검토" w:date="2026-10-12T04:00:00Z"/>
              </w:rPr>
            </w:pPr>
            <w:ins w:id="1237" w:author="임픽스 검토" w:date="2026-10-12T04:00:00Z">
              <w:r>
                <w:t xml:space="preserve">— </w:t>
              </w:r>
              <w:r>
                <w:t>라인의</w:t>
              </w:r>
              <w:r>
                <w:t xml:space="preserve"> </w:t>
              </w:r>
              <w:r>
                <w:t>명칭</w:t>
              </w:r>
            </w:ins>
          </w:p>
        </w:tc>
      </w:tr>
      <w:tr w:rsidR="00504D31" w14:paraId="14D33031" w14:textId="77777777" w:rsidTr="001861C8">
        <w:trPr>
          <w:cantSplit/>
          <w:jc w:val="center"/>
          <w:ins w:id="1238" w:author="임픽스 검토" w:date="2026-10-12T04:00:00Z"/>
        </w:trPr>
        <w:tc>
          <w:tcPr>
            <w:tcW w:w="2100" w:type="dxa"/>
          </w:tcPr>
          <w:p w14:paraId="300B05C7" w14:textId="77777777" w:rsidR="00504D31" w:rsidRDefault="00504D31" w:rsidP="001861C8">
            <w:pPr>
              <w:pStyle w:val="KS2"/>
              <w:rPr>
                <w:ins w:id="1239" w:author="임픽스 검토" w:date="2026-10-12T04:00:00Z"/>
              </w:rPr>
            </w:pPr>
            <w:ins w:id="1240" w:author="임픽스 검토" w:date="2026-10-12T04:00:00Z">
              <w:r>
                <w:t>라인설명</w:t>
              </w:r>
            </w:ins>
          </w:p>
        </w:tc>
        <w:tc>
          <w:tcPr>
            <w:tcW w:w="3000" w:type="dxa"/>
          </w:tcPr>
          <w:p w14:paraId="31E96143" w14:textId="77777777" w:rsidR="00504D31" w:rsidRDefault="00504D31" w:rsidP="001861C8">
            <w:pPr>
              <w:pStyle w:val="KS2"/>
              <w:rPr>
                <w:ins w:id="1241" w:author="임픽스 검토" w:date="2026-10-12T04:00:00Z"/>
              </w:rPr>
            </w:pPr>
            <w:ins w:id="1242" w:author="임픽스 검토" w:date="2026-10-12T04:00:00Z">
              <w:r>
                <w:t>LineDescription</w:t>
              </w:r>
            </w:ins>
          </w:p>
        </w:tc>
        <w:tc>
          <w:tcPr>
            <w:tcW w:w="1150" w:type="dxa"/>
          </w:tcPr>
          <w:p w14:paraId="61450322" w14:textId="77777777" w:rsidR="00504D31" w:rsidRDefault="00504D31" w:rsidP="001861C8">
            <w:pPr>
              <w:pStyle w:val="KS2"/>
              <w:jc w:val="center"/>
              <w:rPr>
                <w:ins w:id="1243" w:author="임픽스 검토" w:date="2026-10-12T04:00:00Z"/>
              </w:rPr>
            </w:pPr>
            <w:ins w:id="1244" w:author="임픽스 검토" w:date="2026-10-12T04:00:00Z">
              <w:r>
                <w:t>string</w:t>
              </w:r>
            </w:ins>
          </w:p>
        </w:tc>
        <w:tc>
          <w:tcPr>
            <w:tcW w:w="1000" w:type="dxa"/>
          </w:tcPr>
          <w:p w14:paraId="2F96073E" w14:textId="77777777" w:rsidR="00504D31" w:rsidRDefault="00504D31" w:rsidP="001861C8">
            <w:pPr>
              <w:pStyle w:val="KS2"/>
              <w:jc w:val="center"/>
              <w:rPr>
                <w:ins w:id="1245" w:author="임픽스 검토" w:date="2026-10-12T04:00:00Z"/>
              </w:rPr>
            </w:pPr>
            <w:ins w:id="1246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29A0B1D6" w14:textId="77777777" w:rsidR="00504D31" w:rsidRDefault="00504D31" w:rsidP="001861C8">
            <w:pPr>
              <w:pStyle w:val="KS2"/>
              <w:rPr>
                <w:ins w:id="1247" w:author="임픽스 검토" w:date="2026-10-12T04:00:00Z"/>
              </w:rPr>
            </w:pPr>
            <w:ins w:id="1248" w:author="임픽스 검토" w:date="2026-10-12T04:00:00Z">
              <w:r>
                <w:t xml:space="preserve">— </w:t>
              </w:r>
              <w:r>
                <w:t>라인</w:t>
              </w:r>
              <w:r>
                <w:t xml:space="preserve"> </w:t>
              </w:r>
              <w:r>
                <w:t>설명</w:t>
              </w:r>
              <w:r>
                <w:t xml:space="preserve"> </w:t>
              </w:r>
              <w:r>
                <w:t>정보</w:t>
              </w:r>
            </w:ins>
          </w:p>
        </w:tc>
      </w:tr>
      <w:tr w:rsidR="00504D31" w14:paraId="414BB706" w14:textId="77777777" w:rsidTr="001861C8">
        <w:trPr>
          <w:cantSplit/>
          <w:jc w:val="center"/>
          <w:ins w:id="1249" w:author="임픽스 검토" w:date="2026-10-12T04:00:00Z"/>
        </w:trPr>
        <w:tc>
          <w:tcPr>
            <w:tcW w:w="2100" w:type="dxa"/>
          </w:tcPr>
          <w:p w14:paraId="04EC8C4A" w14:textId="77777777" w:rsidR="00504D31" w:rsidRDefault="00504D31" w:rsidP="001861C8">
            <w:pPr>
              <w:pStyle w:val="KS2"/>
              <w:rPr>
                <w:ins w:id="1250" w:author="임픽스 검토" w:date="2026-10-12T04:00:00Z"/>
              </w:rPr>
            </w:pPr>
            <w:ins w:id="1251" w:author="임픽스 검토" w:date="2026-10-12T04:00:00Z">
              <w:r>
                <w:t>라인유형</w:t>
              </w:r>
            </w:ins>
          </w:p>
        </w:tc>
        <w:tc>
          <w:tcPr>
            <w:tcW w:w="3000" w:type="dxa"/>
          </w:tcPr>
          <w:p w14:paraId="01CEA71D" w14:textId="77777777" w:rsidR="00504D31" w:rsidRDefault="00504D31" w:rsidP="001861C8">
            <w:pPr>
              <w:pStyle w:val="KS2"/>
              <w:rPr>
                <w:ins w:id="1252" w:author="임픽스 검토" w:date="2026-10-12T04:00:00Z"/>
              </w:rPr>
            </w:pPr>
            <w:ins w:id="1253" w:author="임픽스 검토" w:date="2026-10-12T04:00:00Z">
              <w:r>
                <w:t>LineType</w:t>
              </w:r>
            </w:ins>
          </w:p>
        </w:tc>
        <w:tc>
          <w:tcPr>
            <w:tcW w:w="1150" w:type="dxa"/>
          </w:tcPr>
          <w:p w14:paraId="6FEDA7CC" w14:textId="77777777" w:rsidR="00504D31" w:rsidRDefault="00504D31" w:rsidP="001861C8">
            <w:pPr>
              <w:pStyle w:val="KS2"/>
              <w:jc w:val="center"/>
              <w:rPr>
                <w:ins w:id="1254" w:author="임픽스 검토" w:date="2026-10-12T04:00:00Z"/>
              </w:rPr>
            </w:pPr>
            <w:ins w:id="1255" w:author="임픽스 검토" w:date="2026-10-12T04:00:00Z">
              <w:r>
                <w:t>enum</w:t>
              </w:r>
            </w:ins>
          </w:p>
        </w:tc>
        <w:tc>
          <w:tcPr>
            <w:tcW w:w="1000" w:type="dxa"/>
          </w:tcPr>
          <w:p w14:paraId="0B4B3A05" w14:textId="600A83C7" w:rsidR="00504D31" w:rsidRDefault="00504D31" w:rsidP="001861C8">
            <w:pPr>
              <w:pStyle w:val="KS2"/>
              <w:jc w:val="center"/>
              <w:rPr>
                <w:ins w:id="1256" w:author="임픽스 검토" w:date="2026-10-12T04:00:00Z"/>
              </w:rPr>
            </w:pPr>
            <w:ins w:id="1257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5FFD946D" w14:textId="77777777" w:rsidR="00504D31" w:rsidRDefault="00504D31" w:rsidP="001861C8">
            <w:pPr>
              <w:pStyle w:val="KS2"/>
              <w:rPr>
                <w:ins w:id="1258" w:author="임픽스 검토" w:date="2026-10-12T04:00:00Z"/>
                <w:lang w:eastAsia="ko-KR"/>
              </w:rPr>
            </w:pPr>
            <w:ins w:id="125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라인의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유형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>: Assembly(</w:t>
              </w:r>
              <w:r>
                <w:rPr>
                  <w:lang w:eastAsia="ko-KR"/>
                </w:rPr>
                <w:t>조립</w:t>
              </w:r>
              <w:r>
                <w:rPr>
                  <w:lang w:eastAsia="ko-KR"/>
                </w:rPr>
                <w:t>), Machining(</w:t>
              </w:r>
              <w:r>
                <w:rPr>
                  <w:lang w:eastAsia="ko-KR"/>
                </w:rPr>
                <w:t>가공</w:t>
              </w:r>
              <w:r>
                <w:rPr>
                  <w:lang w:eastAsia="ko-KR"/>
                </w:rPr>
                <w:t>), Process(</w:t>
              </w:r>
              <w:r>
                <w:rPr>
                  <w:lang w:eastAsia="ko-KR"/>
                </w:rPr>
                <w:t>장치</w:t>
              </w:r>
              <w:r>
                <w:rPr>
                  <w:lang w:eastAsia="ko-KR"/>
                </w:rPr>
                <w:t>), Packing(</w:t>
              </w:r>
              <w:r>
                <w:rPr>
                  <w:lang w:eastAsia="ko-KR"/>
                </w:rPr>
                <w:t>포장</w:t>
              </w:r>
              <w:r>
                <w:rPr>
                  <w:lang w:eastAsia="ko-KR"/>
                </w:rPr>
                <w:t>), Inspection(</w:t>
              </w:r>
              <w:r>
                <w:rPr>
                  <w:lang w:eastAsia="ko-KR"/>
                </w:rPr>
                <w:t>검사</w:t>
              </w:r>
              <w:r>
                <w:rPr>
                  <w:lang w:eastAsia="ko-KR"/>
                </w:rPr>
                <w:t xml:space="preserve">) </w:t>
              </w:r>
              <w:r>
                <w:rPr>
                  <w:lang w:eastAsia="ko-KR"/>
                </w:rPr>
                <w:t>등</w:t>
              </w:r>
              <w:r>
                <w:rPr>
                  <w:lang w:eastAsia="ko-KR"/>
                </w:rPr>
                <w:t>)</w:t>
              </w:r>
            </w:ins>
          </w:p>
          <w:p w14:paraId="1E3405CC" w14:textId="77777777" w:rsidR="00504D31" w:rsidRDefault="00504D31" w:rsidP="001861C8">
            <w:pPr>
              <w:pStyle w:val="KS2"/>
              <w:rPr>
                <w:ins w:id="1260" w:author="임픽스 검토" w:date="2026-10-12T04:00:00Z"/>
                <w:lang w:eastAsia="ko-KR"/>
              </w:rPr>
            </w:pPr>
            <w:ins w:id="126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라인유형은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회사가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공통코드에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등록하여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관리</w:t>
              </w:r>
            </w:ins>
          </w:p>
          <w:p w14:paraId="4CCF21AD" w14:textId="1D0DCDF0" w:rsidR="00504D31" w:rsidRPr="00647D00" w:rsidRDefault="00504D31" w:rsidP="001861C8">
            <w:pPr>
              <w:pStyle w:val="KS2"/>
              <w:rPr>
                <w:ins w:id="1262" w:author="임픽스 검토" w:date="2026-10-12T04:00:00Z"/>
                <w:lang w:eastAsia="ko-KR"/>
              </w:rPr>
            </w:pPr>
            <w:ins w:id="1263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rFonts w:hint="eastAsia"/>
                  <w:lang w:eastAsia="ko-KR"/>
                </w:rPr>
                <w:t>공통코드정보</w:t>
              </w:r>
              <w:r>
                <w:rPr>
                  <w:rFonts w:hint="eastAsia"/>
                  <w:lang w:eastAsia="ko-KR"/>
                </w:rPr>
                <w:t>(CommonCodeMaster)</w:t>
              </w:r>
              <w:r>
                <w:rPr>
                  <w:rFonts w:hint="eastAsia"/>
                  <w:lang w:eastAsia="ko-KR"/>
                </w:rPr>
                <w:t>의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코드</w:t>
              </w:r>
            </w:ins>
          </w:p>
        </w:tc>
      </w:tr>
      <w:tr w:rsidR="00504D31" w14:paraId="44F54A54" w14:textId="77777777" w:rsidTr="001861C8">
        <w:trPr>
          <w:cantSplit/>
          <w:jc w:val="center"/>
          <w:ins w:id="1264" w:author="임픽스 검토" w:date="2026-10-12T04:00:00Z"/>
        </w:trPr>
        <w:tc>
          <w:tcPr>
            <w:tcW w:w="2100" w:type="dxa"/>
          </w:tcPr>
          <w:p w14:paraId="10B93E78" w14:textId="77777777" w:rsidR="00504D31" w:rsidRDefault="00504D31" w:rsidP="001861C8">
            <w:pPr>
              <w:pStyle w:val="KS2"/>
              <w:rPr>
                <w:ins w:id="1265" w:author="임픽스 검토" w:date="2026-10-12T04:00:00Z"/>
              </w:rPr>
            </w:pPr>
            <w:ins w:id="1266" w:author="임픽스 검토" w:date="2026-10-12T04:00:00Z">
              <w:r>
                <w:t>생산방식유형</w:t>
              </w:r>
            </w:ins>
          </w:p>
        </w:tc>
        <w:tc>
          <w:tcPr>
            <w:tcW w:w="3000" w:type="dxa"/>
          </w:tcPr>
          <w:p w14:paraId="2D9E3A8A" w14:textId="77777777" w:rsidR="00504D31" w:rsidRDefault="00504D31" w:rsidP="001861C8">
            <w:pPr>
              <w:pStyle w:val="KS2"/>
              <w:rPr>
                <w:ins w:id="1267" w:author="임픽스 검토" w:date="2026-10-12T04:00:00Z"/>
              </w:rPr>
            </w:pPr>
            <w:ins w:id="1268" w:author="임픽스 검토" w:date="2026-10-12T04:00:00Z">
              <w:r>
                <w:t>ProductionMethodType</w:t>
              </w:r>
            </w:ins>
          </w:p>
        </w:tc>
        <w:tc>
          <w:tcPr>
            <w:tcW w:w="1150" w:type="dxa"/>
          </w:tcPr>
          <w:p w14:paraId="2A389BC6" w14:textId="77777777" w:rsidR="00504D31" w:rsidRDefault="00504D31" w:rsidP="001861C8">
            <w:pPr>
              <w:pStyle w:val="KS2"/>
              <w:jc w:val="center"/>
              <w:rPr>
                <w:ins w:id="1269" w:author="임픽스 검토" w:date="2026-10-12T04:00:00Z"/>
              </w:rPr>
            </w:pPr>
            <w:ins w:id="1270" w:author="임픽스 검토" w:date="2026-10-12T04:00:00Z">
              <w:r>
                <w:t>enum</w:t>
              </w:r>
            </w:ins>
          </w:p>
        </w:tc>
        <w:tc>
          <w:tcPr>
            <w:tcW w:w="1000" w:type="dxa"/>
          </w:tcPr>
          <w:p w14:paraId="58BCB406" w14:textId="1B4A8BEA" w:rsidR="00504D31" w:rsidRDefault="00504D31" w:rsidP="001861C8">
            <w:pPr>
              <w:pStyle w:val="KS2"/>
              <w:jc w:val="center"/>
              <w:rPr>
                <w:ins w:id="1271" w:author="임픽스 검토" w:date="2026-10-12T04:00:00Z"/>
              </w:rPr>
            </w:pPr>
            <w:ins w:id="1272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5A5333C1" w14:textId="77777777" w:rsidR="00504D31" w:rsidRDefault="00504D31" w:rsidP="001861C8">
            <w:pPr>
              <w:pStyle w:val="KS2"/>
              <w:rPr>
                <w:ins w:id="1273" w:author="임픽스 검토" w:date="2026-10-12T04:00:00Z"/>
                <w:lang w:eastAsia="ko-KR"/>
              </w:rPr>
            </w:pPr>
            <w:ins w:id="127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라인의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생산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방식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>: Discrete(</w:t>
              </w:r>
              <w:r>
                <w:rPr>
                  <w:lang w:eastAsia="ko-KR"/>
                </w:rPr>
                <w:t>개별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생산</w:t>
              </w:r>
              <w:r>
                <w:rPr>
                  <w:lang w:eastAsia="ko-KR"/>
                </w:rPr>
                <w:t>), Batch(</w:t>
              </w:r>
              <w:r>
                <w:rPr>
                  <w:lang w:eastAsia="ko-KR"/>
                </w:rPr>
                <w:t>배치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생산</w:t>
              </w:r>
              <w:r>
                <w:rPr>
                  <w:lang w:eastAsia="ko-KR"/>
                </w:rPr>
                <w:t>), Continuous(</w:t>
              </w:r>
              <w:r>
                <w:rPr>
                  <w:lang w:eastAsia="ko-KR"/>
                </w:rPr>
                <w:t>연속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생산</w:t>
              </w:r>
              <w:r>
                <w:rPr>
                  <w:lang w:eastAsia="ko-KR"/>
                </w:rPr>
                <w:t>))</w:t>
              </w:r>
            </w:ins>
          </w:p>
          <w:p w14:paraId="5C092E8D" w14:textId="77777777" w:rsidR="00D74F2B" w:rsidRDefault="00000000">
            <w:pPr>
              <w:pStyle w:val="KS2"/>
              <w:rPr>
                <w:ins w:id="1275" w:author="임픽스 검토" w:date="2026-10-12T04:00:00Z"/>
                <w:lang w:eastAsia="ko-KR"/>
              </w:rPr>
            </w:pPr>
            <w:ins w:id="127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504D31" w14:paraId="7FAA251C" w14:textId="77777777" w:rsidTr="001861C8">
        <w:trPr>
          <w:cantSplit/>
          <w:jc w:val="center"/>
          <w:ins w:id="1277" w:author="임픽스 검토" w:date="2026-10-12T04:00:00Z"/>
        </w:trPr>
        <w:tc>
          <w:tcPr>
            <w:tcW w:w="2100" w:type="dxa"/>
          </w:tcPr>
          <w:p w14:paraId="113162D8" w14:textId="77777777" w:rsidR="00504D31" w:rsidRDefault="00504D31" w:rsidP="001861C8">
            <w:pPr>
              <w:pStyle w:val="KS2"/>
              <w:rPr>
                <w:ins w:id="1278" w:author="임픽스 검토" w:date="2026-10-12T04:00:00Z"/>
              </w:rPr>
            </w:pPr>
            <w:ins w:id="1279" w:author="임픽스 검토" w:date="2026-10-12T04:00:00Z">
              <w:r>
                <w:t>상위라인식별자</w:t>
              </w:r>
            </w:ins>
          </w:p>
        </w:tc>
        <w:tc>
          <w:tcPr>
            <w:tcW w:w="3000" w:type="dxa"/>
          </w:tcPr>
          <w:p w14:paraId="2EA9A248" w14:textId="77777777" w:rsidR="00504D31" w:rsidRDefault="00504D31" w:rsidP="001861C8">
            <w:pPr>
              <w:pStyle w:val="KS2"/>
              <w:rPr>
                <w:ins w:id="1280" w:author="임픽스 검토" w:date="2026-10-12T04:00:00Z"/>
              </w:rPr>
            </w:pPr>
            <w:ins w:id="1281" w:author="임픽스 검토" w:date="2026-10-12T04:00:00Z">
              <w:r>
                <w:t>ParentLineID</w:t>
              </w:r>
            </w:ins>
          </w:p>
        </w:tc>
        <w:tc>
          <w:tcPr>
            <w:tcW w:w="1150" w:type="dxa"/>
          </w:tcPr>
          <w:p w14:paraId="3CC36545" w14:textId="77777777" w:rsidR="00504D31" w:rsidRDefault="00504D31" w:rsidP="001861C8">
            <w:pPr>
              <w:pStyle w:val="KS2"/>
              <w:jc w:val="center"/>
              <w:rPr>
                <w:ins w:id="1282" w:author="임픽스 검토" w:date="2026-10-12T04:00:00Z"/>
              </w:rPr>
            </w:pPr>
            <w:ins w:id="1283" w:author="임픽스 검토" w:date="2026-10-12T04:00:00Z">
              <w:r>
                <w:t>IDREF</w:t>
              </w:r>
            </w:ins>
          </w:p>
        </w:tc>
        <w:tc>
          <w:tcPr>
            <w:tcW w:w="1000" w:type="dxa"/>
          </w:tcPr>
          <w:p w14:paraId="2F10DBFD" w14:textId="77777777" w:rsidR="00504D31" w:rsidRDefault="00504D31" w:rsidP="001861C8">
            <w:pPr>
              <w:pStyle w:val="KS2"/>
              <w:jc w:val="center"/>
              <w:rPr>
                <w:ins w:id="1284" w:author="임픽스 검토" w:date="2026-10-12T04:00:00Z"/>
              </w:rPr>
            </w:pPr>
            <w:ins w:id="1285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34D43D2C" w14:textId="77777777" w:rsidR="00504D31" w:rsidRDefault="00504D31" w:rsidP="001861C8">
            <w:pPr>
              <w:pStyle w:val="KS2"/>
              <w:rPr>
                <w:ins w:id="1286" w:author="임픽스 검토" w:date="2026-10-12T04:00:00Z"/>
                <w:lang w:eastAsia="ko-KR"/>
              </w:rPr>
            </w:pPr>
            <w:ins w:id="128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라인을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하위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라인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셀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구간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  <w:r>
                <w:rPr>
                  <w:lang w:eastAsia="ko-KR"/>
                </w:rPr>
                <w:t>)</w:t>
              </w:r>
              <w:r>
                <w:rPr>
                  <w:lang w:eastAsia="ko-KR"/>
                </w:rPr>
                <w:t>으로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나누어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관리하는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경우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해당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라인의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상위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라인</w:t>
              </w:r>
            </w:ins>
          </w:p>
          <w:p w14:paraId="4D3B86AB" w14:textId="77777777" w:rsidR="00504D31" w:rsidRDefault="00504D31" w:rsidP="001861C8">
            <w:pPr>
              <w:pStyle w:val="KS2"/>
              <w:rPr>
                <w:ins w:id="1288" w:author="임픽스 검토" w:date="2026-10-12T04:00:00Z"/>
                <w:lang w:eastAsia="ko-KR"/>
              </w:rPr>
            </w:pPr>
            <w:ins w:id="128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라인</w:t>
              </w:r>
              <w:r>
                <w:rPr>
                  <w:lang w:eastAsia="ko-KR"/>
                </w:rPr>
                <w:t>(Line)</w:t>
              </w:r>
            </w:ins>
          </w:p>
        </w:tc>
      </w:tr>
      <w:tr w:rsidR="00504D31" w14:paraId="187F53EA" w14:textId="77777777" w:rsidTr="001861C8">
        <w:trPr>
          <w:cantSplit/>
          <w:jc w:val="center"/>
          <w:ins w:id="1290" w:author="임픽스 검토" w:date="2026-10-12T04:00:00Z"/>
        </w:trPr>
        <w:tc>
          <w:tcPr>
            <w:tcW w:w="2100" w:type="dxa"/>
          </w:tcPr>
          <w:p w14:paraId="3D5E9EF4" w14:textId="77777777" w:rsidR="00504D31" w:rsidRDefault="00504D31" w:rsidP="001861C8">
            <w:pPr>
              <w:pStyle w:val="KS2"/>
              <w:rPr>
                <w:ins w:id="1291" w:author="임픽스 검토" w:date="2026-10-12T04:00:00Z"/>
              </w:rPr>
            </w:pPr>
            <w:ins w:id="1292" w:author="임픽스 검토" w:date="2026-10-12T04:00:00Z">
              <w:r>
                <w:t>관리부서식별자</w:t>
              </w:r>
            </w:ins>
          </w:p>
        </w:tc>
        <w:tc>
          <w:tcPr>
            <w:tcW w:w="3000" w:type="dxa"/>
          </w:tcPr>
          <w:p w14:paraId="7204D32D" w14:textId="77777777" w:rsidR="00504D31" w:rsidRDefault="00504D31" w:rsidP="001861C8">
            <w:pPr>
              <w:pStyle w:val="KS2"/>
              <w:rPr>
                <w:ins w:id="1293" w:author="임픽스 검토" w:date="2026-10-12T04:00:00Z"/>
              </w:rPr>
            </w:pPr>
            <w:ins w:id="1294" w:author="임픽스 검토" w:date="2026-10-12T04:00:00Z">
              <w:r>
                <w:t>DepartmentInChargeID</w:t>
              </w:r>
            </w:ins>
          </w:p>
        </w:tc>
        <w:tc>
          <w:tcPr>
            <w:tcW w:w="1150" w:type="dxa"/>
          </w:tcPr>
          <w:p w14:paraId="3E264BB3" w14:textId="77777777" w:rsidR="00504D31" w:rsidRDefault="00504D31" w:rsidP="001861C8">
            <w:pPr>
              <w:pStyle w:val="KS2"/>
              <w:jc w:val="center"/>
              <w:rPr>
                <w:ins w:id="1295" w:author="임픽스 검토" w:date="2026-10-12T04:00:00Z"/>
              </w:rPr>
            </w:pPr>
            <w:ins w:id="1296" w:author="임픽스 검토" w:date="2026-10-12T04:00:00Z">
              <w:r>
                <w:t>IDREF</w:t>
              </w:r>
            </w:ins>
          </w:p>
        </w:tc>
        <w:tc>
          <w:tcPr>
            <w:tcW w:w="1000" w:type="dxa"/>
          </w:tcPr>
          <w:p w14:paraId="5E32F0A9" w14:textId="77777777" w:rsidR="00504D31" w:rsidRDefault="00504D31" w:rsidP="001861C8">
            <w:pPr>
              <w:pStyle w:val="KS2"/>
              <w:jc w:val="center"/>
              <w:rPr>
                <w:ins w:id="1297" w:author="임픽스 검토" w:date="2026-10-12T04:00:00Z"/>
              </w:rPr>
            </w:pPr>
            <w:ins w:id="1298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63476D0B" w14:textId="77777777" w:rsidR="00504D31" w:rsidRDefault="00504D31" w:rsidP="001861C8">
            <w:pPr>
              <w:pStyle w:val="KS2"/>
              <w:rPr>
                <w:ins w:id="1299" w:author="임픽스 검토" w:date="2026-10-12T04:00:00Z"/>
                <w:lang w:eastAsia="ko-KR"/>
              </w:rPr>
            </w:pPr>
            <w:ins w:id="130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라인을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관리하는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부서</w:t>
              </w:r>
            </w:ins>
          </w:p>
          <w:p w14:paraId="462F1D2E" w14:textId="77777777" w:rsidR="00504D31" w:rsidRDefault="00504D31" w:rsidP="001861C8">
            <w:pPr>
              <w:pStyle w:val="KS2"/>
              <w:rPr>
                <w:ins w:id="1301" w:author="임픽스 검토" w:date="2026-10-12T04:00:00Z"/>
                <w:lang w:eastAsia="ko-KR"/>
              </w:rPr>
            </w:pPr>
            <w:ins w:id="130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부서</w:t>
              </w:r>
              <w:r>
                <w:rPr>
                  <w:lang w:eastAsia="ko-KR"/>
                </w:rPr>
                <w:t>(Department)</w:t>
              </w:r>
            </w:ins>
          </w:p>
        </w:tc>
      </w:tr>
      <w:tr w:rsidR="00504D31" w14:paraId="60100348" w14:textId="77777777" w:rsidTr="001861C8">
        <w:trPr>
          <w:cantSplit/>
          <w:jc w:val="center"/>
          <w:ins w:id="1303" w:author="임픽스 검토" w:date="2026-10-12T04:00:00Z"/>
        </w:trPr>
        <w:tc>
          <w:tcPr>
            <w:tcW w:w="2100" w:type="dxa"/>
          </w:tcPr>
          <w:p w14:paraId="67C3088E" w14:textId="77777777" w:rsidR="00504D31" w:rsidRDefault="00504D31" w:rsidP="001861C8">
            <w:pPr>
              <w:pStyle w:val="KS2"/>
              <w:rPr>
                <w:ins w:id="1304" w:author="임픽스 검토" w:date="2026-10-12T04:00:00Z"/>
              </w:rPr>
            </w:pPr>
            <w:ins w:id="1305" w:author="임픽스 검토" w:date="2026-10-12T04:00:00Z">
              <w:r>
                <w:t>관리자식별자</w:t>
              </w:r>
            </w:ins>
          </w:p>
        </w:tc>
        <w:tc>
          <w:tcPr>
            <w:tcW w:w="3000" w:type="dxa"/>
          </w:tcPr>
          <w:p w14:paraId="402C138A" w14:textId="77777777" w:rsidR="00504D31" w:rsidRDefault="00504D31" w:rsidP="001861C8">
            <w:pPr>
              <w:pStyle w:val="KS2"/>
              <w:rPr>
                <w:ins w:id="1306" w:author="임픽스 검토" w:date="2026-10-12T04:00:00Z"/>
              </w:rPr>
            </w:pPr>
            <w:ins w:id="1307" w:author="임픽스 검토" w:date="2026-10-12T04:00:00Z">
              <w:r>
                <w:t>PersonInChargeID</w:t>
              </w:r>
            </w:ins>
          </w:p>
        </w:tc>
        <w:tc>
          <w:tcPr>
            <w:tcW w:w="1150" w:type="dxa"/>
          </w:tcPr>
          <w:p w14:paraId="75F67ACF" w14:textId="77777777" w:rsidR="00504D31" w:rsidRDefault="00504D31" w:rsidP="001861C8">
            <w:pPr>
              <w:pStyle w:val="KS2"/>
              <w:jc w:val="center"/>
              <w:rPr>
                <w:ins w:id="1308" w:author="임픽스 검토" w:date="2026-10-12T04:00:00Z"/>
              </w:rPr>
            </w:pPr>
            <w:ins w:id="1309" w:author="임픽스 검토" w:date="2026-10-12T04:00:00Z">
              <w:r>
                <w:t>IDREF</w:t>
              </w:r>
            </w:ins>
          </w:p>
        </w:tc>
        <w:tc>
          <w:tcPr>
            <w:tcW w:w="1000" w:type="dxa"/>
          </w:tcPr>
          <w:p w14:paraId="0BD243B3" w14:textId="77777777" w:rsidR="00504D31" w:rsidRDefault="00504D31" w:rsidP="001861C8">
            <w:pPr>
              <w:pStyle w:val="KS2"/>
              <w:jc w:val="center"/>
              <w:rPr>
                <w:ins w:id="1310" w:author="임픽스 검토" w:date="2026-10-12T04:00:00Z"/>
              </w:rPr>
            </w:pPr>
            <w:ins w:id="1311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1C7BDE1B" w14:textId="77777777" w:rsidR="00504D31" w:rsidRDefault="00504D31" w:rsidP="001861C8">
            <w:pPr>
              <w:pStyle w:val="KS2"/>
              <w:rPr>
                <w:ins w:id="1312" w:author="임픽스 검토" w:date="2026-10-12T04:00:00Z"/>
                <w:lang w:eastAsia="ko-KR"/>
              </w:rPr>
            </w:pPr>
            <w:ins w:id="1313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라인을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관리하는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책임자</w:t>
              </w:r>
            </w:ins>
          </w:p>
          <w:p w14:paraId="57046E80" w14:textId="77777777" w:rsidR="00504D31" w:rsidRDefault="00504D31" w:rsidP="001861C8">
            <w:pPr>
              <w:pStyle w:val="KS2"/>
              <w:rPr>
                <w:ins w:id="1314" w:author="임픽스 검토" w:date="2026-10-12T04:00:00Z"/>
                <w:lang w:eastAsia="ko-KR"/>
              </w:rPr>
            </w:pPr>
            <w:ins w:id="131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사원</w:t>
              </w:r>
              <w:r>
                <w:rPr>
                  <w:lang w:eastAsia="ko-KR"/>
                </w:rPr>
                <w:t>(Personnel)</w:t>
              </w:r>
            </w:ins>
          </w:p>
        </w:tc>
      </w:tr>
      <w:tr w:rsidR="00504D31" w14:paraId="25E018E0" w14:textId="77777777" w:rsidTr="001861C8">
        <w:trPr>
          <w:cantSplit/>
          <w:jc w:val="center"/>
          <w:ins w:id="1316" w:author="임픽스 검토" w:date="2026-10-12T04:00:00Z"/>
        </w:trPr>
        <w:tc>
          <w:tcPr>
            <w:tcW w:w="2100" w:type="dxa"/>
          </w:tcPr>
          <w:p w14:paraId="615AD8BD" w14:textId="77777777" w:rsidR="00504D31" w:rsidRDefault="00504D31" w:rsidP="001861C8">
            <w:pPr>
              <w:pStyle w:val="KS2"/>
              <w:rPr>
                <w:ins w:id="1317" w:author="임픽스 검토" w:date="2026-10-12T04:00:00Z"/>
              </w:rPr>
            </w:pPr>
            <w:ins w:id="1318" w:author="임픽스 검토" w:date="2026-10-12T04:00:00Z">
              <w:r>
                <w:t>달력식별자</w:t>
              </w:r>
            </w:ins>
          </w:p>
        </w:tc>
        <w:tc>
          <w:tcPr>
            <w:tcW w:w="3000" w:type="dxa"/>
          </w:tcPr>
          <w:p w14:paraId="7539C6F7" w14:textId="77777777" w:rsidR="00504D31" w:rsidRDefault="00504D31" w:rsidP="001861C8">
            <w:pPr>
              <w:pStyle w:val="KS2"/>
              <w:rPr>
                <w:ins w:id="1319" w:author="임픽스 검토" w:date="2026-10-12T04:00:00Z"/>
              </w:rPr>
            </w:pPr>
            <w:ins w:id="1320" w:author="임픽스 검토" w:date="2026-10-12T04:00:00Z">
              <w:r>
                <w:t>CalendarID</w:t>
              </w:r>
            </w:ins>
          </w:p>
        </w:tc>
        <w:tc>
          <w:tcPr>
            <w:tcW w:w="1150" w:type="dxa"/>
          </w:tcPr>
          <w:p w14:paraId="4492D8AF" w14:textId="77777777" w:rsidR="00504D31" w:rsidRDefault="00504D31" w:rsidP="001861C8">
            <w:pPr>
              <w:pStyle w:val="KS2"/>
              <w:jc w:val="center"/>
              <w:rPr>
                <w:ins w:id="1321" w:author="임픽스 검토" w:date="2026-10-12T04:00:00Z"/>
              </w:rPr>
            </w:pPr>
            <w:ins w:id="1322" w:author="임픽스 검토" w:date="2026-10-12T04:00:00Z">
              <w:r>
                <w:t>IDREF</w:t>
              </w:r>
            </w:ins>
          </w:p>
        </w:tc>
        <w:tc>
          <w:tcPr>
            <w:tcW w:w="1000" w:type="dxa"/>
          </w:tcPr>
          <w:p w14:paraId="508F7B3A" w14:textId="77777777" w:rsidR="00504D31" w:rsidRDefault="00504D31" w:rsidP="001861C8">
            <w:pPr>
              <w:pStyle w:val="KS2"/>
              <w:jc w:val="center"/>
              <w:rPr>
                <w:ins w:id="1323" w:author="임픽스 검토" w:date="2026-10-12T04:00:00Z"/>
              </w:rPr>
            </w:pPr>
            <w:ins w:id="1324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2B774F1E" w14:textId="77777777" w:rsidR="00504D31" w:rsidRDefault="00504D31" w:rsidP="001861C8">
            <w:pPr>
              <w:pStyle w:val="KS2"/>
              <w:rPr>
                <w:ins w:id="1325" w:author="임픽스 검토" w:date="2026-10-12T04:00:00Z"/>
                <w:lang w:eastAsia="ko-KR"/>
              </w:rPr>
            </w:pPr>
            <w:ins w:id="132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라인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가동일과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휴무일의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기준이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달력</w:t>
              </w:r>
            </w:ins>
          </w:p>
          <w:p w14:paraId="1B22ECB8" w14:textId="77777777" w:rsidR="00504D31" w:rsidRDefault="00504D31" w:rsidP="001861C8">
            <w:pPr>
              <w:pStyle w:val="KS2"/>
              <w:rPr>
                <w:ins w:id="1327" w:author="임픽스 검토" w:date="2026-10-12T04:00:00Z"/>
              </w:rPr>
            </w:pPr>
            <w:ins w:id="1328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달력</w:t>
              </w:r>
              <w:r>
                <w:t>(WorkCalendar)</w:t>
              </w:r>
            </w:ins>
          </w:p>
        </w:tc>
      </w:tr>
      <w:tr w:rsidR="00504D31" w14:paraId="25C24E44" w14:textId="77777777" w:rsidTr="001861C8">
        <w:trPr>
          <w:cantSplit/>
          <w:jc w:val="center"/>
          <w:ins w:id="1329" w:author="임픽스 검토" w:date="2026-10-12T04:00:00Z"/>
        </w:trPr>
        <w:tc>
          <w:tcPr>
            <w:tcW w:w="2100" w:type="dxa"/>
          </w:tcPr>
          <w:p w14:paraId="21270E89" w14:textId="77777777" w:rsidR="00504D31" w:rsidRDefault="00504D31" w:rsidP="001861C8">
            <w:pPr>
              <w:pStyle w:val="KS2"/>
              <w:rPr>
                <w:ins w:id="1330" w:author="임픽스 검토" w:date="2026-10-12T04:00:00Z"/>
              </w:rPr>
            </w:pPr>
            <w:ins w:id="1331" w:author="임픽스 검토" w:date="2026-10-12T04:00:00Z">
              <w:r>
                <w:t>출고창고식별자</w:t>
              </w:r>
            </w:ins>
          </w:p>
        </w:tc>
        <w:tc>
          <w:tcPr>
            <w:tcW w:w="3000" w:type="dxa"/>
          </w:tcPr>
          <w:p w14:paraId="72656A58" w14:textId="77777777" w:rsidR="00504D31" w:rsidRDefault="00504D31" w:rsidP="001861C8">
            <w:pPr>
              <w:pStyle w:val="KS2"/>
              <w:rPr>
                <w:ins w:id="1332" w:author="임픽스 검토" w:date="2026-10-12T04:00:00Z"/>
              </w:rPr>
            </w:pPr>
            <w:ins w:id="1333" w:author="임픽스 검토" w:date="2026-10-12T04:00:00Z">
              <w:r>
                <w:t>IssueWarehouseID</w:t>
              </w:r>
            </w:ins>
          </w:p>
        </w:tc>
        <w:tc>
          <w:tcPr>
            <w:tcW w:w="1150" w:type="dxa"/>
          </w:tcPr>
          <w:p w14:paraId="37ADA43C" w14:textId="77777777" w:rsidR="00504D31" w:rsidRDefault="00504D31" w:rsidP="001861C8">
            <w:pPr>
              <w:pStyle w:val="KS2"/>
              <w:jc w:val="center"/>
              <w:rPr>
                <w:ins w:id="1334" w:author="임픽스 검토" w:date="2026-10-12T04:00:00Z"/>
              </w:rPr>
            </w:pPr>
            <w:ins w:id="1335" w:author="임픽스 검토" w:date="2026-10-12T04:00:00Z">
              <w:r>
                <w:t>IDREF</w:t>
              </w:r>
            </w:ins>
          </w:p>
        </w:tc>
        <w:tc>
          <w:tcPr>
            <w:tcW w:w="1000" w:type="dxa"/>
          </w:tcPr>
          <w:p w14:paraId="1B826BCA" w14:textId="77777777" w:rsidR="00504D31" w:rsidRDefault="00504D31" w:rsidP="001861C8">
            <w:pPr>
              <w:pStyle w:val="KS2"/>
              <w:jc w:val="center"/>
              <w:rPr>
                <w:ins w:id="1336" w:author="임픽스 검토" w:date="2026-10-12T04:00:00Z"/>
              </w:rPr>
            </w:pPr>
            <w:ins w:id="1337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756DDDA0" w14:textId="77777777" w:rsidR="00504D31" w:rsidRDefault="00504D31" w:rsidP="001861C8">
            <w:pPr>
              <w:pStyle w:val="KS2"/>
              <w:rPr>
                <w:ins w:id="1338" w:author="임픽스 검토" w:date="2026-10-12T04:00:00Z"/>
                <w:lang w:eastAsia="ko-KR"/>
              </w:rPr>
            </w:pPr>
            <w:ins w:id="133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라인에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투입되는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자재를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출고하는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창고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라인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공급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창고</w:t>
              </w:r>
              <w:r>
                <w:rPr>
                  <w:lang w:eastAsia="ko-KR"/>
                </w:rPr>
                <w:t>)</w:t>
              </w:r>
            </w:ins>
          </w:p>
          <w:p w14:paraId="12DC3AA4" w14:textId="77777777" w:rsidR="00504D31" w:rsidRDefault="00504D31" w:rsidP="001861C8">
            <w:pPr>
              <w:pStyle w:val="KS2"/>
              <w:rPr>
                <w:ins w:id="1340" w:author="임픽스 검토" w:date="2026-10-12T04:00:00Z"/>
              </w:rPr>
            </w:pPr>
            <w:ins w:id="1341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창고</w:t>
              </w:r>
              <w:r>
                <w:t>(WarehouseLocation)</w:t>
              </w:r>
            </w:ins>
          </w:p>
        </w:tc>
      </w:tr>
      <w:tr w:rsidR="00504D31" w14:paraId="788B88A0" w14:textId="77777777" w:rsidTr="001861C8">
        <w:trPr>
          <w:cantSplit/>
          <w:jc w:val="center"/>
          <w:ins w:id="1342" w:author="임픽스 검토" w:date="2026-10-12T04:00:00Z"/>
        </w:trPr>
        <w:tc>
          <w:tcPr>
            <w:tcW w:w="2100" w:type="dxa"/>
          </w:tcPr>
          <w:p w14:paraId="2A415262" w14:textId="77777777" w:rsidR="00504D31" w:rsidRDefault="00504D31" w:rsidP="001861C8">
            <w:pPr>
              <w:pStyle w:val="KS2"/>
              <w:rPr>
                <w:ins w:id="1343" w:author="임픽스 검토" w:date="2026-10-12T04:00:00Z"/>
              </w:rPr>
            </w:pPr>
            <w:ins w:id="1344" w:author="임픽스 검토" w:date="2026-10-12T04:00:00Z">
              <w:r>
                <w:t>입고창고식별자</w:t>
              </w:r>
            </w:ins>
          </w:p>
        </w:tc>
        <w:tc>
          <w:tcPr>
            <w:tcW w:w="3000" w:type="dxa"/>
          </w:tcPr>
          <w:p w14:paraId="27023E9D" w14:textId="77777777" w:rsidR="00504D31" w:rsidRDefault="00504D31" w:rsidP="001861C8">
            <w:pPr>
              <w:pStyle w:val="KS2"/>
              <w:rPr>
                <w:ins w:id="1345" w:author="임픽스 검토" w:date="2026-10-12T04:00:00Z"/>
              </w:rPr>
            </w:pPr>
            <w:ins w:id="1346" w:author="임픽스 검토" w:date="2026-10-12T04:00:00Z">
              <w:r>
                <w:t>ReceiptWarehouseID</w:t>
              </w:r>
            </w:ins>
          </w:p>
        </w:tc>
        <w:tc>
          <w:tcPr>
            <w:tcW w:w="1150" w:type="dxa"/>
          </w:tcPr>
          <w:p w14:paraId="1C28CBAD" w14:textId="77777777" w:rsidR="00504D31" w:rsidRDefault="00504D31" w:rsidP="001861C8">
            <w:pPr>
              <w:pStyle w:val="KS2"/>
              <w:jc w:val="center"/>
              <w:rPr>
                <w:ins w:id="1347" w:author="임픽스 검토" w:date="2026-10-12T04:00:00Z"/>
              </w:rPr>
            </w:pPr>
            <w:ins w:id="1348" w:author="임픽스 검토" w:date="2026-10-12T04:00:00Z">
              <w:r>
                <w:t>IDREF</w:t>
              </w:r>
            </w:ins>
          </w:p>
        </w:tc>
        <w:tc>
          <w:tcPr>
            <w:tcW w:w="1000" w:type="dxa"/>
          </w:tcPr>
          <w:p w14:paraId="641A7FFE" w14:textId="77777777" w:rsidR="00504D31" w:rsidRDefault="00504D31" w:rsidP="001861C8">
            <w:pPr>
              <w:pStyle w:val="KS2"/>
              <w:jc w:val="center"/>
              <w:rPr>
                <w:ins w:id="1349" w:author="임픽스 검토" w:date="2026-10-12T04:00:00Z"/>
              </w:rPr>
            </w:pPr>
            <w:ins w:id="1350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67AD0C70" w14:textId="77777777" w:rsidR="00504D31" w:rsidRDefault="00504D31" w:rsidP="001861C8">
            <w:pPr>
              <w:pStyle w:val="KS2"/>
              <w:rPr>
                <w:ins w:id="1351" w:author="임픽스 검토" w:date="2026-10-12T04:00:00Z"/>
                <w:lang w:eastAsia="ko-KR"/>
              </w:rPr>
            </w:pPr>
            <w:ins w:id="135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라인에서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생산된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품목이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입고되는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창고</w:t>
              </w:r>
            </w:ins>
          </w:p>
          <w:p w14:paraId="74C3045E" w14:textId="77777777" w:rsidR="00504D31" w:rsidRDefault="00504D31" w:rsidP="001861C8">
            <w:pPr>
              <w:pStyle w:val="KS2"/>
              <w:rPr>
                <w:ins w:id="1353" w:author="임픽스 검토" w:date="2026-10-12T04:00:00Z"/>
              </w:rPr>
            </w:pPr>
            <w:ins w:id="1354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창고</w:t>
              </w:r>
              <w:r>
                <w:t>(WarehouseLocation)</w:t>
              </w:r>
            </w:ins>
          </w:p>
        </w:tc>
      </w:tr>
      <w:tr w:rsidR="00504D31" w14:paraId="62623ED9" w14:textId="77777777" w:rsidTr="001861C8">
        <w:trPr>
          <w:cantSplit/>
          <w:jc w:val="center"/>
          <w:ins w:id="1355" w:author="임픽스 검토" w:date="2026-10-12T04:00:00Z"/>
        </w:trPr>
        <w:tc>
          <w:tcPr>
            <w:tcW w:w="2100" w:type="dxa"/>
          </w:tcPr>
          <w:p w14:paraId="1C055358" w14:textId="77777777" w:rsidR="00504D31" w:rsidRDefault="00504D31" w:rsidP="001861C8">
            <w:pPr>
              <w:pStyle w:val="KS2"/>
              <w:rPr>
                <w:ins w:id="1356" w:author="임픽스 검토" w:date="2026-10-12T04:00:00Z"/>
              </w:rPr>
            </w:pPr>
            <w:ins w:id="1357" w:author="임픽스 검토" w:date="2026-10-12T04:00:00Z">
              <w:r>
                <w:t>표준생산능력</w:t>
              </w:r>
            </w:ins>
          </w:p>
        </w:tc>
        <w:tc>
          <w:tcPr>
            <w:tcW w:w="3000" w:type="dxa"/>
          </w:tcPr>
          <w:p w14:paraId="135B1C21" w14:textId="77777777" w:rsidR="00504D31" w:rsidRDefault="00504D31" w:rsidP="001861C8">
            <w:pPr>
              <w:pStyle w:val="KS2"/>
              <w:rPr>
                <w:ins w:id="1358" w:author="임픽스 검토" w:date="2026-10-12T04:00:00Z"/>
              </w:rPr>
            </w:pPr>
            <w:ins w:id="1359" w:author="임픽스 검토" w:date="2026-10-12T04:00:00Z">
              <w:r>
                <w:t>StandardCapacity</w:t>
              </w:r>
            </w:ins>
          </w:p>
        </w:tc>
        <w:tc>
          <w:tcPr>
            <w:tcW w:w="1150" w:type="dxa"/>
          </w:tcPr>
          <w:p w14:paraId="2952EA91" w14:textId="77777777" w:rsidR="00504D31" w:rsidRDefault="00504D31" w:rsidP="001861C8">
            <w:pPr>
              <w:pStyle w:val="KS2"/>
              <w:jc w:val="center"/>
              <w:rPr>
                <w:ins w:id="1360" w:author="임픽스 검토" w:date="2026-10-12T04:00:00Z"/>
              </w:rPr>
            </w:pPr>
            <w:ins w:id="1361" w:author="임픽스 검토" w:date="2026-10-12T04:00:00Z">
              <w:r>
                <w:t>float</w:t>
              </w:r>
            </w:ins>
          </w:p>
        </w:tc>
        <w:tc>
          <w:tcPr>
            <w:tcW w:w="1000" w:type="dxa"/>
          </w:tcPr>
          <w:p w14:paraId="6CFD8893" w14:textId="77777777" w:rsidR="00504D31" w:rsidRDefault="00504D31" w:rsidP="001861C8">
            <w:pPr>
              <w:pStyle w:val="KS2"/>
              <w:jc w:val="center"/>
              <w:rPr>
                <w:ins w:id="1362" w:author="임픽스 검토" w:date="2026-10-12T04:00:00Z"/>
              </w:rPr>
            </w:pPr>
            <w:ins w:id="1363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556D6FAE" w14:textId="77777777" w:rsidR="00504D31" w:rsidRDefault="00504D31" w:rsidP="001861C8">
            <w:pPr>
              <w:pStyle w:val="KS2"/>
              <w:rPr>
                <w:ins w:id="1364" w:author="임픽스 검토" w:date="2026-10-12T04:00:00Z"/>
                <w:lang w:eastAsia="ko-KR"/>
              </w:rPr>
            </w:pPr>
            <w:ins w:id="136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라인이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시간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동안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생산할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있는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표준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수량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수량과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시간의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생산능력단위코드로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함</w:t>
              </w:r>
              <w:r>
                <w:rPr>
                  <w:lang w:eastAsia="ko-KR"/>
                </w:rPr>
                <w:t>)</w:t>
              </w:r>
            </w:ins>
          </w:p>
        </w:tc>
      </w:tr>
      <w:tr w:rsidR="00504D31" w14:paraId="2EE97A13" w14:textId="77777777" w:rsidTr="001861C8">
        <w:trPr>
          <w:cantSplit/>
          <w:jc w:val="center"/>
          <w:ins w:id="1366" w:author="임픽스 검토" w:date="2026-10-12T04:00:00Z"/>
        </w:trPr>
        <w:tc>
          <w:tcPr>
            <w:tcW w:w="2100" w:type="dxa"/>
          </w:tcPr>
          <w:p w14:paraId="6E120676" w14:textId="77777777" w:rsidR="00504D31" w:rsidRDefault="00504D31" w:rsidP="001861C8">
            <w:pPr>
              <w:pStyle w:val="KS2"/>
              <w:rPr>
                <w:ins w:id="1367" w:author="임픽스 검토" w:date="2026-10-12T04:00:00Z"/>
              </w:rPr>
            </w:pPr>
            <w:ins w:id="1368" w:author="임픽스 검토" w:date="2026-10-12T04:00:00Z">
              <w:r>
                <w:t>생산능력단위코드</w:t>
              </w:r>
            </w:ins>
          </w:p>
        </w:tc>
        <w:tc>
          <w:tcPr>
            <w:tcW w:w="3000" w:type="dxa"/>
          </w:tcPr>
          <w:p w14:paraId="448ED1D5" w14:textId="77777777" w:rsidR="00504D31" w:rsidRDefault="00504D31" w:rsidP="001861C8">
            <w:pPr>
              <w:pStyle w:val="KS2"/>
              <w:rPr>
                <w:ins w:id="1369" w:author="임픽스 검토" w:date="2026-10-12T04:00:00Z"/>
              </w:rPr>
            </w:pPr>
            <w:ins w:id="1370" w:author="임픽스 검토" w:date="2026-10-12T04:00:00Z">
              <w:r>
                <w:t>CapacityUOMCode</w:t>
              </w:r>
            </w:ins>
          </w:p>
        </w:tc>
        <w:tc>
          <w:tcPr>
            <w:tcW w:w="1150" w:type="dxa"/>
          </w:tcPr>
          <w:p w14:paraId="3614A0B0" w14:textId="77777777" w:rsidR="00504D31" w:rsidRDefault="00504D31" w:rsidP="001861C8">
            <w:pPr>
              <w:pStyle w:val="KS2"/>
              <w:jc w:val="center"/>
              <w:rPr>
                <w:ins w:id="1371" w:author="임픽스 검토" w:date="2026-10-12T04:00:00Z"/>
              </w:rPr>
            </w:pPr>
            <w:ins w:id="1372" w:author="임픽스 검토" w:date="2026-10-12T04:00:00Z">
              <w:r>
                <w:t>enum</w:t>
              </w:r>
            </w:ins>
          </w:p>
        </w:tc>
        <w:tc>
          <w:tcPr>
            <w:tcW w:w="1000" w:type="dxa"/>
          </w:tcPr>
          <w:p w14:paraId="50653E47" w14:textId="77777777" w:rsidR="00504D31" w:rsidRDefault="00504D31" w:rsidP="001861C8">
            <w:pPr>
              <w:pStyle w:val="KS2"/>
              <w:jc w:val="center"/>
              <w:rPr>
                <w:ins w:id="1373" w:author="임픽스 검토" w:date="2026-10-12T04:00:00Z"/>
              </w:rPr>
            </w:pPr>
            <w:ins w:id="1374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5713086D" w14:textId="3899D9C7" w:rsidR="00504D31" w:rsidRDefault="00504D31" w:rsidP="001861C8">
            <w:pPr>
              <w:pStyle w:val="KS2"/>
              <w:rPr>
                <w:ins w:id="1375" w:author="임픽스 검토" w:date="2026-10-12T04:00:00Z"/>
                <w:lang w:eastAsia="ko-KR"/>
              </w:rPr>
            </w:pPr>
            <w:ins w:id="137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표준생산능력의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단위코드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EA/h, kg/h </w:t>
              </w:r>
              <w:r>
                <w:rPr>
                  <w:lang w:eastAsia="ko-KR"/>
                </w:rPr>
                <w:t>등</w:t>
              </w:r>
              <w:r>
                <w:rPr>
                  <w:lang w:eastAsia="ko-KR"/>
                </w:rPr>
                <w:t>)</w:t>
              </w:r>
            </w:ins>
          </w:p>
          <w:p w14:paraId="10372740" w14:textId="77777777" w:rsidR="00504D31" w:rsidRDefault="00504D31" w:rsidP="001861C8">
            <w:pPr>
              <w:pStyle w:val="KS2"/>
              <w:rPr>
                <w:ins w:id="1377" w:author="임픽스 검토" w:date="2026-10-12T04:00:00Z"/>
                <w:lang w:eastAsia="ko-KR"/>
              </w:rPr>
            </w:pPr>
            <w:ins w:id="137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단위그룹</w:t>
              </w:r>
              <w:r>
                <w:rPr>
                  <w:lang w:eastAsia="ko-KR"/>
                </w:rPr>
                <w:t>(UOMGroup)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단위코드</w:t>
              </w:r>
            </w:ins>
          </w:p>
        </w:tc>
      </w:tr>
      <w:tr w:rsidR="00504D31" w14:paraId="11290427" w14:textId="77777777" w:rsidTr="001861C8">
        <w:trPr>
          <w:cantSplit/>
          <w:jc w:val="center"/>
          <w:ins w:id="1379" w:author="임픽스 검토" w:date="2026-10-12T04:00:00Z"/>
        </w:trPr>
        <w:tc>
          <w:tcPr>
            <w:tcW w:w="2100" w:type="dxa"/>
          </w:tcPr>
          <w:p w14:paraId="4DFCEABE" w14:textId="77777777" w:rsidR="00504D31" w:rsidRDefault="00504D31" w:rsidP="001861C8">
            <w:pPr>
              <w:pStyle w:val="KS2"/>
              <w:rPr>
                <w:ins w:id="1380" w:author="임픽스 검토" w:date="2026-10-12T04:00:00Z"/>
              </w:rPr>
            </w:pPr>
            <w:ins w:id="1381" w:author="임픽스 검토" w:date="2026-10-12T04:00:00Z">
              <w:r>
                <w:t>표준사이클타임</w:t>
              </w:r>
            </w:ins>
          </w:p>
        </w:tc>
        <w:tc>
          <w:tcPr>
            <w:tcW w:w="3000" w:type="dxa"/>
          </w:tcPr>
          <w:p w14:paraId="7AC64B91" w14:textId="77777777" w:rsidR="00504D31" w:rsidRDefault="00504D31" w:rsidP="001861C8">
            <w:pPr>
              <w:pStyle w:val="KS2"/>
              <w:rPr>
                <w:ins w:id="1382" w:author="임픽스 검토" w:date="2026-10-12T04:00:00Z"/>
              </w:rPr>
            </w:pPr>
            <w:ins w:id="1383" w:author="임픽스 검토" w:date="2026-10-12T04:00:00Z">
              <w:r>
                <w:t>StandardCycleTime</w:t>
              </w:r>
            </w:ins>
          </w:p>
        </w:tc>
        <w:tc>
          <w:tcPr>
            <w:tcW w:w="1150" w:type="dxa"/>
          </w:tcPr>
          <w:p w14:paraId="244E03FF" w14:textId="77777777" w:rsidR="00504D31" w:rsidRDefault="00504D31" w:rsidP="001861C8">
            <w:pPr>
              <w:pStyle w:val="KS2"/>
              <w:jc w:val="center"/>
              <w:rPr>
                <w:ins w:id="1384" w:author="임픽스 검토" w:date="2026-10-12T04:00:00Z"/>
              </w:rPr>
            </w:pPr>
            <w:ins w:id="1385" w:author="임픽스 검토" w:date="2026-10-12T04:00:00Z">
              <w:r>
                <w:t>duration</w:t>
              </w:r>
            </w:ins>
          </w:p>
        </w:tc>
        <w:tc>
          <w:tcPr>
            <w:tcW w:w="1000" w:type="dxa"/>
          </w:tcPr>
          <w:p w14:paraId="5FFC0D19" w14:textId="77777777" w:rsidR="00504D31" w:rsidRDefault="00504D31" w:rsidP="001861C8">
            <w:pPr>
              <w:pStyle w:val="KS2"/>
              <w:jc w:val="center"/>
              <w:rPr>
                <w:ins w:id="1386" w:author="임픽스 검토" w:date="2026-10-12T04:00:00Z"/>
              </w:rPr>
            </w:pPr>
            <w:ins w:id="1387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638F7283" w14:textId="652255A8" w:rsidR="00504D31" w:rsidRDefault="00504D31" w:rsidP="001861C8">
            <w:pPr>
              <w:pStyle w:val="KS2"/>
              <w:rPr>
                <w:ins w:id="1388" w:author="임픽스 검토" w:date="2026-10-12T04:00:00Z"/>
                <w:lang w:eastAsia="ko-KR"/>
              </w:rPr>
            </w:pPr>
            <w:ins w:id="138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라인에서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품목</w:t>
              </w:r>
              <w:r>
                <w:rPr>
                  <w:lang w:eastAsia="ko-KR"/>
                </w:rPr>
                <w:t xml:space="preserve"> 1 </w:t>
              </w:r>
              <w:r>
                <w:rPr>
                  <w:lang w:eastAsia="ko-KR"/>
                </w:rPr>
                <w:t>기준단위를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생산하는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걸리는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표준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시간</w:t>
              </w:r>
              <w:r w:rsidR="00E25937" w:rsidRPr="00E25937">
                <w:rPr>
                  <w:color w:val="C00000"/>
                  <w:lang w:eastAsia="ko-KR"/>
                </w:rPr>
                <w:t>(KS X ISO 8601</w:t>
              </w:r>
              <w:r w:rsidR="00E25937" w:rsidRPr="00E25937">
                <w:rPr>
                  <w:color w:val="C00000"/>
                  <w:lang w:eastAsia="ko-KR"/>
                </w:rPr>
                <w:t>을</w:t>
              </w:r>
              <w:r w:rsidR="00E25937" w:rsidRPr="00E25937">
                <w:rPr>
                  <w:color w:val="C00000"/>
                  <w:lang w:eastAsia="ko-KR"/>
                </w:rPr>
                <w:t xml:space="preserve"> </w:t>
              </w:r>
              <w:r w:rsidR="00E25937" w:rsidRPr="00E25937">
                <w:rPr>
                  <w:color w:val="C00000"/>
                  <w:lang w:eastAsia="ko-KR"/>
                </w:rPr>
                <w:t>따른다</w:t>
              </w:r>
              <w:r w:rsidR="00E25937" w:rsidRPr="00E25937">
                <w:rPr>
                  <w:color w:val="C00000"/>
                  <w:lang w:eastAsia="ko-KR"/>
                </w:rPr>
                <w:t>)</w:t>
              </w:r>
            </w:ins>
          </w:p>
        </w:tc>
      </w:tr>
      <w:tr w:rsidR="00504D31" w14:paraId="7E2F4968" w14:textId="77777777" w:rsidTr="001861C8">
        <w:trPr>
          <w:cantSplit/>
          <w:jc w:val="center"/>
          <w:ins w:id="1390" w:author="임픽스 검토" w:date="2026-10-12T04:00:00Z"/>
        </w:trPr>
        <w:tc>
          <w:tcPr>
            <w:tcW w:w="2100" w:type="dxa"/>
          </w:tcPr>
          <w:p w14:paraId="6D91099B" w14:textId="77777777" w:rsidR="00504D31" w:rsidRDefault="00504D31" w:rsidP="001861C8">
            <w:pPr>
              <w:pStyle w:val="KS2"/>
              <w:rPr>
                <w:ins w:id="1391" w:author="임픽스 검토" w:date="2026-10-12T04:00:00Z"/>
              </w:rPr>
            </w:pPr>
            <w:ins w:id="1392" w:author="임픽스 검토" w:date="2026-10-12T04:00:00Z">
              <w:r>
                <w:t>작업조수</w:t>
              </w:r>
            </w:ins>
          </w:p>
        </w:tc>
        <w:tc>
          <w:tcPr>
            <w:tcW w:w="3000" w:type="dxa"/>
          </w:tcPr>
          <w:p w14:paraId="702A7D69" w14:textId="77777777" w:rsidR="00504D31" w:rsidRDefault="00504D31" w:rsidP="001861C8">
            <w:pPr>
              <w:pStyle w:val="KS2"/>
              <w:rPr>
                <w:ins w:id="1393" w:author="임픽스 검토" w:date="2026-10-12T04:00:00Z"/>
              </w:rPr>
            </w:pPr>
            <w:ins w:id="1394" w:author="임픽스 검토" w:date="2026-10-12T04:00:00Z">
              <w:r>
                <w:t>ShiftCount</w:t>
              </w:r>
            </w:ins>
          </w:p>
        </w:tc>
        <w:tc>
          <w:tcPr>
            <w:tcW w:w="1150" w:type="dxa"/>
          </w:tcPr>
          <w:p w14:paraId="291A19F6" w14:textId="77777777" w:rsidR="00504D31" w:rsidRDefault="00504D31" w:rsidP="001861C8">
            <w:pPr>
              <w:pStyle w:val="KS2"/>
              <w:jc w:val="center"/>
              <w:rPr>
                <w:ins w:id="1395" w:author="임픽스 검토" w:date="2026-10-12T04:00:00Z"/>
              </w:rPr>
            </w:pPr>
            <w:ins w:id="1396" w:author="임픽스 검토" w:date="2026-10-12T04:00:00Z">
              <w:r>
                <w:t>int</w:t>
              </w:r>
            </w:ins>
          </w:p>
        </w:tc>
        <w:tc>
          <w:tcPr>
            <w:tcW w:w="1000" w:type="dxa"/>
          </w:tcPr>
          <w:p w14:paraId="6962ACBC" w14:textId="77777777" w:rsidR="00504D31" w:rsidRDefault="00504D31" w:rsidP="001861C8">
            <w:pPr>
              <w:pStyle w:val="KS2"/>
              <w:jc w:val="center"/>
              <w:rPr>
                <w:ins w:id="1397" w:author="임픽스 검토" w:date="2026-10-12T04:00:00Z"/>
              </w:rPr>
            </w:pPr>
            <w:ins w:id="1398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0989953F" w14:textId="77777777" w:rsidR="00504D31" w:rsidRDefault="00504D31" w:rsidP="001861C8">
            <w:pPr>
              <w:pStyle w:val="KS2"/>
              <w:rPr>
                <w:ins w:id="1399" w:author="임픽스 검토" w:date="2026-10-12T04:00:00Z"/>
                <w:lang w:eastAsia="ko-KR"/>
              </w:rPr>
            </w:pPr>
            <w:ins w:id="140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라인을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하루에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운영하는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작업조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근무조</w:t>
              </w:r>
              <w:r>
                <w:rPr>
                  <w:lang w:eastAsia="ko-KR"/>
                </w:rPr>
                <w:t>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</w:t>
              </w:r>
            </w:ins>
          </w:p>
        </w:tc>
      </w:tr>
      <w:tr w:rsidR="00504D31" w14:paraId="05CFF69E" w14:textId="77777777" w:rsidTr="001861C8">
        <w:trPr>
          <w:cantSplit/>
          <w:jc w:val="center"/>
          <w:ins w:id="1401" w:author="임픽스 검토" w:date="2026-10-12T04:00:00Z"/>
        </w:trPr>
        <w:tc>
          <w:tcPr>
            <w:tcW w:w="2100" w:type="dxa"/>
          </w:tcPr>
          <w:p w14:paraId="77200B78" w14:textId="77777777" w:rsidR="00504D31" w:rsidRDefault="00504D31" w:rsidP="001861C8">
            <w:pPr>
              <w:pStyle w:val="KS2"/>
              <w:rPr>
                <w:ins w:id="1402" w:author="임픽스 검토" w:date="2026-10-12T04:00:00Z"/>
              </w:rPr>
            </w:pPr>
            <w:ins w:id="1403" w:author="임픽스 검토" w:date="2026-10-12T04:00:00Z">
              <w:r>
                <w:t>표준작업인원</w:t>
              </w:r>
            </w:ins>
          </w:p>
        </w:tc>
        <w:tc>
          <w:tcPr>
            <w:tcW w:w="3000" w:type="dxa"/>
          </w:tcPr>
          <w:p w14:paraId="236501FE" w14:textId="77777777" w:rsidR="00504D31" w:rsidRDefault="00504D31" w:rsidP="001861C8">
            <w:pPr>
              <w:pStyle w:val="KS2"/>
              <w:rPr>
                <w:ins w:id="1404" w:author="임픽스 검토" w:date="2026-10-12T04:00:00Z"/>
              </w:rPr>
            </w:pPr>
            <w:ins w:id="1405" w:author="임픽스 검토" w:date="2026-10-12T04:00:00Z">
              <w:r>
                <w:t>StandardHeadcount</w:t>
              </w:r>
            </w:ins>
          </w:p>
        </w:tc>
        <w:tc>
          <w:tcPr>
            <w:tcW w:w="1150" w:type="dxa"/>
          </w:tcPr>
          <w:p w14:paraId="750A2970" w14:textId="77777777" w:rsidR="00504D31" w:rsidRDefault="00504D31" w:rsidP="001861C8">
            <w:pPr>
              <w:pStyle w:val="KS2"/>
              <w:jc w:val="center"/>
              <w:rPr>
                <w:ins w:id="1406" w:author="임픽스 검토" w:date="2026-10-12T04:00:00Z"/>
              </w:rPr>
            </w:pPr>
            <w:ins w:id="1407" w:author="임픽스 검토" w:date="2026-10-12T04:00:00Z">
              <w:r>
                <w:t>int</w:t>
              </w:r>
            </w:ins>
          </w:p>
        </w:tc>
        <w:tc>
          <w:tcPr>
            <w:tcW w:w="1000" w:type="dxa"/>
          </w:tcPr>
          <w:p w14:paraId="21E4A86C" w14:textId="77777777" w:rsidR="00504D31" w:rsidRDefault="00504D31" w:rsidP="001861C8">
            <w:pPr>
              <w:pStyle w:val="KS2"/>
              <w:jc w:val="center"/>
              <w:rPr>
                <w:ins w:id="1408" w:author="임픽스 검토" w:date="2026-10-12T04:00:00Z"/>
              </w:rPr>
            </w:pPr>
            <w:ins w:id="1409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5C1DFF17" w14:textId="77777777" w:rsidR="00504D31" w:rsidRDefault="00504D31" w:rsidP="001861C8">
            <w:pPr>
              <w:pStyle w:val="KS2"/>
              <w:rPr>
                <w:ins w:id="1410" w:author="임픽스 검토" w:date="2026-10-12T04:00:00Z"/>
                <w:lang w:eastAsia="ko-KR"/>
              </w:rPr>
            </w:pPr>
            <w:ins w:id="141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라인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운영에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필요한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표준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작업자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</w:t>
              </w:r>
            </w:ins>
          </w:p>
        </w:tc>
      </w:tr>
      <w:tr w:rsidR="00504D31" w14:paraId="53C0BD4F" w14:textId="77777777" w:rsidTr="001861C8">
        <w:trPr>
          <w:cantSplit/>
          <w:jc w:val="center"/>
          <w:ins w:id="1412" w:author="임픽스 검토" w:date="2026-10-12T04:00:00Z"/>
        </w:trPr>
        <w:tc>
          <w:tcPr>
            <w:tcW w:w="2100" w:type="dxa"/>
          </w:tcPr>
          <w:p w14:paraId="1634B609" w14:textId="77777777" w:rsidR="00504D31" w:rsidRDefault="00504D31" w:rsidP="001861C8">
            <w:pPr>
              <w:pStyle w:val="KS2"/>
              <w:rPr>
                <w:ins w:id="1413" w:author="임픽스 검토" w:date="2026-10-12T04:00:00Z"/>
              </w:rPr>
            </w:pPr>
            <w:ins w:id="1414" w:author="임픽스 검토" w:date="2026-10-12T04:00:00Z">
              <w:r>
                <w:t>위치</w:t>
              </w:r>
            </w:ins>
          </w:p>
        </w:tc>
        <w:tc>
          <w:tcPr>
            <w:tcW w:w="3000" w:type="dxa"/>
          </w:tcPr>
          <w:p w14:paraId="7F38384E" w14:textId="77777777" w:rsidR="00504D31" w:rsidRDefault="00504D31" w:rsidP="001861C8">
            <w:pPr>
              <w:pStyle w:val="KS2"/>
              <w:rPr>
                <w:ins w:id="1415" w:author="임픽스 검토" w:date="2026-10-12T04:00:00Z"/>
              </w:rPr>
            </w:pPr>
            <w:ins w:id="1416" w:author="임픽스 검토" w:date="2026-10-12T04:00:00Z">
              <w:r>
                <w:t>Location</w:t>
              </w:r>
            </w:ins>
          </w:p>
        </w:tc>
        <w:tc>
          <w:tcPr>
            <w:tcW w:w="1150" w:type="dxa"/>
          </w:tcPr>
          <w:p w14:paraId="2AD4FBA7" w14:textId="77777777" w:rsidR="00504D31" w:rsidRDefault="00504D31" w:rsidP="001861C8">
            <w:pPr>
              <w:pStyle w:val="KS2"/>
              <w:jc w:val="center"/>
              <w:rPr>
                <w:ins w:id="1417" w:author="임픽스 검토" w:date="2026-10-12T04:00:00Z"/>
              </w:rPr>
            </w:pPr>
            <w:ins w:id="1418" w:author="임픽스 검토" w:date="2026-10-12T04:00:00Z">
              <w:r>
                <w:t>string</w:t>
              </w:r>
            </w:ins>
          </w:p>
        </w:tc>
        <w:tc>
          <w:tcPr>
            <w:tcW w:w="1000" w:type="dxa"/>
          </w:tcPr>
          <w:p w14:paraId="47C6FE20" w14:textId="77777777" w:rsidR="00504D31" w:rsidRDefault="00504D31" w:rsidP="001861C8">
            <w:pPr>
              <w:pStyle w:val="KS2"/>
              <w:jc w:val="center"/>
              <w:rPr>
                <w:ins w:id="1419" w:author="임픽스 검토" w:date="2026-10-12T04:00:00Z"/>
              </w:rPr>
            </w:pPr>
            <w:ins w:id="1420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380FDDE7" w14:textId="77777777" w:rsidR="00504D31" w:rsidRDefault="00504D31" w:rsidP="001861C8">
            <w:pPr>
              <w:pStyle w:val="KS2"/>
              <w:rPr>
                <w:ins w:id="1421" w:author="임픽스 검토" w:date="2026-10-12T04:00:00Z"/>
                <w:lang w:eastAsia="ko-KR"/>
              </w:rPr>
            </w:pPr>
            <w:ins w:id="142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라인이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배치되어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있는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장소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동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층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구역</w:t>
              </w:r>
              <w:r>
                <w:rPr>
                  <w:lang w:eastAsia="ko-KR"/>
                </w:rPr>
                <w:t>)</w:t>
              </w:r>
            </w:ins>
          </w:p>
        </w:tc>
      </w:tr>
      <w:tr w:rsidR="00504D31" w14:paraId="1555D3F6" w14:textId="77777777" w:rsidTr="001861C8">
        <w:trPr>
          <w:cantSplit/>
          <w:jc w:val="center"/>
          <w:ins w:id="1423" w:author="임픽스 검토" w:date="2026-10-12T04:00:00Z"/>
        </w:trPr>
        <w:tc>
          <w:tcPr>
            <w:tcW w:w="2100" w:type="dxa"/>
          </w:tcPr>
          <w:p w14:paraId="242B6A19" w14:textId="77777777" w:rsidR="00504D31" w:rsidRDefault="00504D31" w:rsidP="001861C8">
            <w:pPr>
              <w:pStyle w:val="KS2"/>
              <w:rPr>
                <w:ins w:id="1424" w:author="임픽스 검토" w:date="2026-10-12T04:00:00Z"/>
              </w:rPr>
            </w:pPr>
            <w:ins w:id="1425" w:author="임픽스 검토" w:date="2026-10-12T04:00:00Z">
              <w:r>
                <w:t>사용여부</w:t>
              </w:r>
            </w:ins>
          </w:p>
        </w:tc>
        <w:tc>
          <w:tcPr>
            <w:tcW w:w="3000" w:type="dxa"/>
          </w:tcPr>
          <w:p w14:paraId="3092183A" w14:textId="77777777" w:rsidR="00504D31" w:rsidRDefault="00504D31" w:rsidP="001861C8">
            <w:pPr>
              <w:pStyle w:val="KS2"/>
              <w:rPr>
                <w:ins w:id="1426" w:author="임픽스 검토" w:date="2026-10-12T04:00:00Z"/>
              </w:rPr>
            </w:pPr>
            <w:ins w:id="1427" w:author="임픽스 검토" w:date="2026-10-12T04:00:00Z">
              <w:r>
                <w:t>UseIndicator</w:t>
              </w:r>
            </w:ins>
          </w:p>
        </w:tc>
        <w:tc>
          <w:tcPr>
            <w:tcW w:w="1150" w:type="dxa"/>
          </w:tcPr>
          <w:p w14:paraId="6FB8260F" w14:textId="77777777" w:rsidR="00504D31" w:rsidRDefault="00504D31" w:rsidP="001861C8">
            <w:pPr>
              <w:pStyle w:val="KS2"/>
              <w:jc w:val="center"/>
              <w:rPr>
                <w:ins w:id="1428" w:author="임픽스 검토" w:date="2026-10-12T04:00:00Z"/>
              </w:rPr>
            </w:pPr>
            <w:ins w:id="1429" w:author="임픽스 검토" w:date="2026-10-12T04:00:00Z">
              <w:r>
                <w:t>boolean</w:t>
              </w:r>
            </w:ins>
          </w:p>
        </w:tc>
        <w:tc>
          <w:tcPr>
            <w:tcW w:w="1000" w:type="dxa"/>
          </w:tcPr>
          <w:p w14:paraId="0699081C" w14:textId="77777777" w:rsidR="00504D31" w:rsidRDefault="00504D31" w:rsidP="001861C8">
            <w:pPr>
              <w:pStyle w:val="KS2"/>
              <w:jc w:val="center"/>
              <w:rPr>
                <w:ins w:id="1430" w:author="임픽스 검토" w:date="2026-10-12T04:00:00Z"/>
              </w:rPr>
            </w:pPr>
            <w:ins w:id="1431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37D8DAFC" w14:textId="77777777" w:rsidR="00504D31" w:rsidRDefault="00504D31" w:rsidP="001861C8">
            <w:pPr>
              <w:pStyle w:val="KS2"/>
              <w:rPr>
                <w:ins w:id="1432" w:author="임픽스 검토" w:date="2026-10-12T04:00:00Z"/>
              </w:rPr>
            </w:pPr>
            <w:ins w:id="1433" w:author="임픽스 검토" w:date="2026-10-12T04:00:00Z">
              <w:r>
                <w:t xml:space="preserve">— </w:t>
              </w:r>
              <w:r>
                <w:t>라인의</w:t>
              </w:r>
              <w:r>
                <w:t xml:space="preserve"> </w:t>
              </w:r>
              <w:r>
                <w:t>사용</w:t>
              </w:r>
              <w:r>
                <w:t xml:space="preserve"> </w:t>
              </w:r>
              <w:r>
                <w:t>여부</w:t>
              </w:r>
            </w:ins>
          </w:p>
        </w:tc>
      </w:tr>
      <w:tr w:rsidR="00504D31" w14:paraId="70158255" w14:textId="77777777" w:rsidTr="001861C8">
        <w:trPr>
          <w:cantSplit/>
          <w:jc w:val="center"/>
          <w:ins w:id="1434" w:author="임픽스 검토" w:date="2026-10-12T04:00:00Z"/>
        </w:trPr>
        <w:tc>
          <w:tcPr>
            <w:tcW w:w="2100" w:type="dxa"/>
          </w:tcPr>
          <w:p w14:paraId="18B132C0" w14:textId="77777777" w:rsidR="00504D31" w:rsidRDefault="00504D31" w:rsidP="001861C8">
            <w:pPr>
              <w:pStyle w:val="KS2"/>
              <w:rPr>
                <w:ins w:id="1435" w:author="임픽스 검토" w:date="2026-10-12T04:00:00Z"/>
              </w:rPr>
            </w:pPr>
            <w:ins w:id="1436" w:author="임픽스 검토" w:date="2026-10-12T04:00:00Z">
              <w:r>
                <w:t>유효시작일</w:t>
              </w:r>
            </w:ins>
          </w:p>
        </w:tc>
        <w:tc>
          <w:tcPr>
            <w:tcW w:w="3000" w:type="dxa"/>
          </w:tcPr>
          <w:p w14:paraId="60F4B3EF" w14:textId="77777777" w:rsidR="00504D31" w:rsidRDefault="00504D31" w:rsidP="001861C8">
            <w:pPr>
              <w:pStyle w:val="KS2"/>
              <w:rPr>
                <w:ins w:id="1437" w:author="임픽스 검토" w:date="2026-10-12T04:00:00Z"/>
              </w:rPr>
            </w:pPr>
            <w:ins w:id="1438" w:author="임픽스 검토" w:date="2026-10-12T04:00:00Z">
              <w:r>
                <w:t>ValidStartDate</w:t>
              </w:r>
            </w:ins>
          </w:p>
        </w:tc>
        <w:tc>
          <w:tcPr>
            <w:tcW w:w="1150" w:type="dxa"/>
          </w:tcPr>
          <w:p w14:paraId="26A7BCE8" w14:textId="77777777" w:rsidR="00504D31" w:rsidRDefault="00504D31" w:rsidP="001861C8">
            <w:pPr>
              <w:pStyle w:val="KS2"/>
              <w:jc w:val="center"/>
              <w:rPr>
                <w:ins w:id="1439" w:author="임픽스 검토" w:date="2026-10-12T04:00:00Z"/>
              </w:rPr>
            </w:pPr>
            <w:ins w:id="1440" w:author="임픽스 검토" w:date="2026-10-12T04:00:00Z">
              <w:r>
                <w:t>date</w:t>
              </w:r>
            </w:ins>
          </w:p>
        </w:tc>
        <w:tc>
          <w:tcPr>
            <w:tcW w:w="1000" w:type="dxa"/>
          </w:tcPr>
          <w:p w14:paraId="0C06C509" w14:textId="77777777" w:rsidR="00504D31" w:rsidRDefault="00504D31" w:rsidP="001861C8">
            <w:pPr>
              <w:pStyle w:val="KS2"/>
              <w:jc w:val="center"/>
              <w:rPr>
                <w:ins w:id="1441" w:author="임픽스 검토" w:date="2026-10-12T04:00:00Z"/>
              </w:rPr>
            </w:pPr>
            <w:ins w:id="1442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7AC198F2" w14:textId="77777777" w:rsidR="00504D31" w:rsidRDefault="00504D31" w:rsidP="001861C8">
            <w:pPr>
              <w:pStyle w:val="KS2"/>
              <w:rPr>
                <w:ins w:id="1443" w:author="임픽스 검토" w:date="2026-10-12T04:00:00Z"/>
                <w:lang w:eastAsia="ko-KR"/>
              </w:rPr>
            </w:pPr>
            <w:ins w:id="144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라인을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사용하기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시작한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일자</w:t>
              </w:r>
              <w:r>
                <w:rPr>
                  <w:lang w:eastAsia="ko-KR"/>
                </w:rPr>
                <w:t>(KS X ISO 8601</w:t>
              </w:r>
              <w:r>
                <w:rPr>
                  <w:lang w:eastAsia="ko-KR"/>
                </w:rPr>
                <w:t>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따른다</w:t>
              </w:r>
              <w:r>
                <w:rPr>
                  <w:lang w:eastAsia="ko-KR"/>
                </w:rPr>
                <w:t>)</w:t>
              </w:r>
            </w:ins>
          </w:p>
        </w:tc>
      </w:tr>
      <w:tr w:rsidR="00504D31" w14:paraId="7585110B" w14:textId="77777777" w:rsidTr="001861C8">
        <w:trPr>
          <w:cantSplit/>
          <w:jc w:val="center"/>
          <w:ins w:id="1445" w:author="임픽스 검토" w:date="2026-10-12T04:00:00Z"/>
        </w:trPr>
        <w:tc>
          <w:tcPr>
            <w:tcW w:w="2100" w:type="dxa"/>
          </w:tcPr>
          <w:p w14:paraId="0435F1FD" w14:textId="77777777" w:rsidR="00504D31" w:rsidRDefault="00504D31" w:rsidP="001861C8">
            <w:pPr>
              <w:pStyle w:val="KS2"/>
              <w:rPr>
                <w:ins w:id="1446" w:author="임픽스 검토" w:date="2026-10-12T04:00:00Z"/>
              </w:rPr>
            </w:pPr>
            <w:ins w:id="1447" w:author="임픽스 검토" w:date="2026-10-12T04:00:00Z">
              <w:r>
                <w:t>유효종료일</w:t>
              </w:r>
            </w:ins>
          </w:p>
        </w:tc>
        <w:tc>
          <w:tcPr>
            <w:tcW w:w="3000" w:type="dxa"/>
          </w:tcPr>
          <w:p w14:paraId="24913B2C" w14:textId="77777777" w:rsidR="00504D31" w:rsidRDefault="00504D31" w:rsidP="001861C8">
            <w:pPr>
              <w:pStyle w:val="KS2"/>
              <w:rPr>
                <w:ins w:id="1448" w:author="임픽스 검토" w:date="2026-10-12T04:00:00Z"/>
              </w:rPr>
            </w:pPr>
            <w:ins w:id="1449" w:author="임픽스 검토" w:date="2026-10-12T04:00:00Z">
              <w:r>
                <w:t>ValidEndDate</w:t>
              </w:r>
            </w:ins>
          </w:p>
        </w:tc>
        <w:tc>
          <w:tcPr>
            <w:tcW w:w="1150" w:type="dxa"/>
          </w:tcPr>
          <w:p w14:paraId="7297CCAA" w14:textId="77777777" w:rsidR="00504D31" w:rsidRDefault="00504D31" w:rsidP="001861C8">
            <w:pPr>
              <w:pStyle w:val="KS2"/>
              <w:jc w:val="center"/>
              <w:rPr>
                <w:ins w:id="1450" w:author="임픽스 검토" w:date="2026-10-12T04:00:00Z"/>
              </w:rPr>
            </w:pPr>
            <w:ins w:id="1451" w:author="임픽스 검토" w:date="2026-10-12T04:00:00Z">
              <w:r>
                <w:t>date</w:t>
              </w:r>
            </w:ins>
          </w:p>
        </w:tc>
        <w:tc>
          <w:tcPr>
            <w:tcW w:w="1000" w:type="dxa"/>
          </w:tcPr>
          <w:p w14:paraId="4493931D" w14:textId="77777777" w:rsidR="00504D31" w:rsidRDefault="00504D31" w:rsidP="001861C8">
            <w:pPr>
              <w:pStyle w:val="KS2"/>
              <w:jc w:val="center"/>
              <w:rPr>
                <w:ins w:id="1452" w:author="임픽스 검토" w:date="2026-10-12T04:00:00Z"/>
              </w:rPr>
            </w:pPr>
            <w:ins w:id="1453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6C7F9507" w14:textId="77777777" w:rsidR="00504D31" w:rsidRDefault="00504D31" w:rsidP="001861C8">
            <w:pPr>
              <w:pStyle w:val="KS2"/>
              <w:rPr>
                <w:ins w:id="1454" w:author="임픽스 검토" w:date="2026-10-12T04:00:00Z"/>
                <w:lang w:eastAsia="ko-KR"/>
              </w:rPr>
            </w:pPr>
            <w:ins w:id="145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라인의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사용을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종료한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일자</w:t>
              </w:r>
              <w:r>
                <w:rPr>
                  <w:lang w:eastAsia="ko-KR"/>
                </w:rPr>
                <w:t>(KS X ISO 8601</w:t>
              </w:r>
              <w:r>
                <w:rPr>
                  <w:lang w:eastAsia="ko-KR"/>
                </w:rPr>
                <w:t>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따른다</w:t>
              </w:r>
              <w:r>
                <w:rPr>
                  <w:lang w:eastAsia="ko-KR"/>
                </w:rPr>
                <w:t>)</w:t>
              </w:r>
            </w:ins>
          </w:p>
        </w:tc>
      </w:tr>
    </w:tbl>
    <w:p w14:paraId="0CEBDB98" w14:textId="77777777" w:rsidR="00504D31" w:rsidRDefault="00504D31" w:rsidP="00504D31">
      <w:pPr>
        <w:spacing w:after="0" w:line="144" w:lineRule="auto"/>
        <w:rPr>
          <w:lang w:eastAsia="ko-KR"/>
        </w:rPr>
      </w:pPr>
    </w:p>
    <w:p w14:paraId="4F540ECA" w14:textId="77777777" w:rsidR="00504D31" w:rsidRDefault="00504D31" w:rsidP="00504D31">
      <w:pPr>
        <w:pStyle w:val="KS0"/>
        <w:rPr>
          <w:ins w:id="1456" w:author="임픽스 검토" w:date="2026-10-12T04:00:00Z"/>
          <w:lang w:eastAsia="ko-KR"/>
        </w:rPr>
      </w:pPr>
      <w:ins w:id="1457" w:author="임픽스 검토" w:date="2026-10-12T04:00:00Z">
        <w:r>
          <w:rPr>
            <w:rFonts w:eastAsia="돋움"/>
            <w:lang w:eastAsia="ko-KR"/>
          </w:rPr>
          <w:t>비고</w:t>
        </w:r>
        <w:r>
          <w:rPr>
            <w:rFonts w:eastAsia="돋움"/>
            <w:lang w:eastAsia="ko-KR"/>
          </w:rPr>
          <w:t xml:space="preserve"> 1</w:t>
        </w:r>
        <w:r>
          <w:rPr>
            <w:rFonts w:eastAsia="돋움"/>
            <w:lang w:eastAsia="ko-KR"/>
          </w:rPr>
          <w:tab/>
        </w:r>
        <w:r>
          <w:rPr>
            <w:lang w:eastAsia="ko-KR"/>
          </w:rPr>
          <w:t>라인이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공장은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기본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공장식별자</w:t>
        </w:r>
        <w:r>
          <w:rPr>
            <w:lang w:eastAsia="ko-KR"/>
          </w:rPr>
          <w:t>(PlantID)</w:t>
        </w:r>
        <w:r>
          <w:rPr>
            <w:lang w:eastAsia="ko-KR"/>
          </w:rPr>
          <w:t>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나타낸다</w:t>
        </w:r>
        <w:r>
          <w:rPr>
            <w:lang w:eastAsia="ko-KR"/>
          </w:rPr>
          <w:t>.</w:t>
        </w:r>
      </w:ins>
    </w:p>
    <w:p w14:paraId="66C83A8A" w14:textId="77777777" w:rsidR="00504D31" w:rsidRDefault="00504D31" w:rsidP="00504D31">
      <w:pPr>
        <w:pStyle w:val="KS0"/>
        <w:rPr>
          <w:ins w:id="1458" w:author="임픽스 검토" w:date="2026-10-12T04:00:00Z"/>
          <w:lang w:eastAsia="ko-KR"/>
        </w:rPr>
      </w:pPr>
      <w:ins w:id="1459" w:author="임픽스 검토" w:date="2026-10-12T04:00:00Z">
        <w:r>
          <w:rPr>
            <w:rFonts w:eastAsia="돋움"/>
            <w:lang w:eastAsia="ko-KR"/>
          </w:rPr>
          <w:t>비고</w:t>
        </w:r>
        <w:r>
          <w:rPr>
            <w:rFonts w:eastAsia="돋움"/>
            <w:lang w:eastAsia="ko-KR"/>
          </w:rPr>
          <w:t xml:space="preserve"> 2</w:t>
        </w:r>
        <w:r>
          <w:rPr>
            <w:rFonts w:eastAsia="돋움"/>
            <w:lang w:eastAsia="ko-KR"/>
          </w:rPr>
          <w:tab/>
        </w:r>
        <w:r>
          <w:rPr>
            <w:lang w:eastAsia="ko-KR"/>
          </w:rPr>
          <w:t>라인을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구성하는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설비와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공정은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설비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명사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및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공정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명사의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라인식별자</w:t>
        </w:r>
        <w:r>
          <w:rPr>
            <w:lang w:eastAsia="ko-KR"/>
          </w:rPr>
          <w:t>(LineID)</w:t>
        </w:r>
        <w:r>
          <w:rPr>
            <w:lang w:eastAsia="ko-KR"/>
          </w:rPr>
          <w:t>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나타내며</w:t>
        </w:r>
        <w:r>
          <w:rPr>
            <w:lang w:eastAsia="ko-KR"/>
          </w:rPr>
          <w:t xml:space="preserve">, </w:t>
        </w:r>
        <w:r>
          <w:rPr>
            <w:lang w:eastAsia="ko-KR"/>
          </w:rPr>
          <w:t>라인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내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공정의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순서는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공정경로</w:t>
        </w:r>
        <w:r>
          <w:rPr>
            <w:lang w:eastAsia="ko-KR"/>
          </w:rPr>
          <w:t>(Routing)</w:t>
        </w:r>
        <w:r>
          <w:rPr>
            <w:lang w:eastAsia="ko-KR"/>
          </w:rPr>
          <w:t>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나타낸다</w:t>
        </w:r>
        <w:r>
          <w:rPr>
            <w:lang w:eastAsia="ko-KR"/>
          </w:rPr>
          <w:t>.</w:t>
        </w:r>
      </w:ins>
    </w:p>
    <w:p w14:paraId="2A7AB433" w14:textId="77777777" w:rsidR="00504D31" w:rsidRDefault="00504D31" w:rsidP="00504D31">
      <w:pPr>
        <w:pStyle w:val="KS0"/>
        <w:rPr>
          <w:ins w:id="1460" w:author="임픽스 검토" w:date="2026-10-12T04:00:00Z"/>
          <w:lang w:eastAsia="ko-KR"/>
        </w:rPr>
      </w:pPr>
      <w:ins w:id="1461" w:author="임픽스 검토" w:date="2026-10-12T04:00:00Z">
        <w:r>
          <w:rPr>
            <w:rFonts w:eastAsia="돋움"/>
            <w:lang w:eastAsia="ko-KR"/>
          </w:rPr>
          <w:t>비고</w:t>
        </w:r>
        <w:r>
          <w:rPr>
            <w:rFonts w:eastAsia="돋움"/>
            <w:lang w:eastAsia="ko-KR"/>
          </w:rPr>
          <w:t xml:space="preserve"> 3</w:t>
        </w:r>
        <w:r>
          <w:rPr>
            <w:rFonts w:eastAsia="돋움"/>
            <w:lang w:eastAsia="ko-KR"/>
          </w:rPr>
          <w:tab/>
        </w:r>
        <w:r>
          <w:rPr>
            <w:lang w:eastAsia="ko-KR"/>
          </w:rPr>
          <w:t>라인의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가동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상태는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라인을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구성하는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설비의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설비상태</w:t>
        </w:r>
        <w:r>
          <w:rPr>
            <w:lang w:eastAsia="ko-KR"/>
          </w:rPr>
          <w:t xml:space="preserve">(EquipmentState) </w:t>
        </w:r>
        <w:r>
          <w:rPr>
            <w:lang w:eastAsia="ko-KR"/>
          </w:rPr>
          <w:t>정보로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판단한다</w:t>
        </w:r>
        <w:r>
          <w:rPr>
            <w:lang w:eastAsia="ko-KR"/>
          </w:rPr>
          <w:t>.</w:t>
        </w:r>
      </w:ins>
    </w:p>
    <w:p w14:paraId="4F4F20E1" w14:textId="77777777" w:rsidR="000A2659" w:rsidRDefault="00000000">
      <w:pPr>
        <w:pStyle w:val="46"/>
        <w:rPr>
          <w:ins w:id="1462" w:author="임픽스 검토" w:date="2026-10-12T04:00:00Z"/>
          <w:lang w:eastAsia="ko-KR"/>
        </w:rPr>
      </w:pPr>
      <w:commentRangeStart w:id="1463"/>
      <w:ins w:id="1464" w:author="임픽스 검토" w:date="2026-10-12T04:00:00Z">
        <w:r>
          <w:rPr>
            <w:lang w:eastAsia="ko-KR"/>
          </w:rPr>
          <w:t xml:space="preserve">7.4.1.22  </w:t>
        </w:r>
        <w:r>
          <w:rPr>
            <w:lang w:eastAsia="ko-KR"/>
          </w:rPr>
          <w:t>회사</w:t>
        </w:r>
        <w:r>
          <w:rPr>
            <w:lang w:eastAsia="ko-KR"/>
          </w:rPr>
          <w:t>(Enterprise)</w:t>
        </w:r>
        <w:commentRangeEnd w:id="1463"/>
        <w:r>
          <w:rPr>
            <w:rStyle w:val="aff5"/>
            <w:sz w:val="20"/>
            <w:szCs w:val="22"/>
            <w:lang w:eastAsia="ko-KR"/>
          </w:rPr>
          <w:commentReference w:id="1463"/>
        </w:r>
      </w:ins>
    </w:p>
    <w:p w14:paraId="7456AC4E" w14:textId="77777777" w:rsidR="000A2659" w:rsidRDefault="00000000">
      <w:pPr>
        <w:rPr>
          <w:ins w:id="1465" w:author="임픽스 검토" w:date="2026-10-12T04:00:00Z"/>
          <w:lang w:eastAsia="ko-KR"/>
        </w:rPr>
      </w:pPr>
      <w:ins w:id="1466" w:author="임픽스 검토" w:date="2026-10-12T04:00:00Z">
        <w:r>
          <w:rPr>
            <w:lang w:eastAsia="ko-KR"/>
          </w:rPr>
          <w:t>기업업무시스템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제조업무데이터를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교환하는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법인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단위의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회사를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의미한다</w:t>
        </w:r>
        <w:r>
          <w:rPr>
            <w:lang w:eastAsia="ko-KR"/>
          </w:rPr>
          <w:t xml:space="preserve">. </w:t>
        </w:r>
        <w:r>
          <w:rPr>
            <w:lang w:eastAsia="ko-KR"/>
          </w:rPr>
          <w:t>회사는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하나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이상의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사업장으로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구성되며</w:t>
        </w:r>
        <w:r>
          <w:rPr>
            <w:lang w:eastAsia="ko-KR"/>
          </w:rPr>
          <w:t xml:space="preserve">, </w:t>
        </w:r>
        <w:r>
          <w:rPr>
            <w:lang w:eastAsia="ko-KR"/>
          </w:rPr>
          <w:t>모든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명사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정보의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최상위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소유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범위가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된다</w:t>
        </w:r>
        <w:r>
          <w:rPr>
            <w:lang w:eastAsia="ko-KR"/>
          </w:rPr>
          <w:t xml:space="preserve">. </w:t>
        </w:r>
        <w:r>
          <w:rPr>
            <w:lang w:eastAsia="ko-KR"/>
          </w:rPr>
          <w:t>회사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명사는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표</w:t>
        </w:r>
        <w:r>
          <w:rPr>
            <w:lang w:eastAsia="ko-KR"/>
          </w:rPr>
          <w:t xml:space="preserve"> 33</w:t>
        </w:r>
        <w:r>
          <w:rPr>
            <w:lang w:eastAsia="ko-KR"/>
          </w:rPr>
          <w:t>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같은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정보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포함하고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있다</w:t>
        </w:r>
        <w:r>
          <w:rPr>
            <w:lang w:eastAsia="ko-KR"/>
          </w:rPr>
          <w:t>.</w:t>
        </w:r>
      </w:ins>
    </w:p>
    <w:p w14:paraId="3C1D27F8" w14:textId="77777777" w:rsidR="000A2659" w:rsidRDefault="00000000">
      <w:pPr>
        <w:pStyle w:val="KS"/>
        <w:rPr>
          <w:ins w:id="1467" w:author="임픽스 검토" w:date="2026-10-12T04:00:00Z"/>
        </w:rPr>
      </w:pPr>
      <w:ins w:id="1468" w:author="임픽스 검토" w:date="2026-10-12T04:00:00Z">
        <w:r>
          <w:t>표</w:t>
        </w:r>
        <w:r>
          <w:t xml:space="preserve"> 33 — </w:t>
        </w:r>
        <w:r>
          <w:t>회사</w:t>
        </w:r>
        <w:r>
          <w:t xml:space="preserve"> </w:t>
        </w:r>
        <w:r>
          <w:t>명사</w:t>
        </w:r>
        <w:r>
          <w:t xml:space="preserve"> </w:t>
        </w:r>
        <w:r>
          <w:t>정보</w:t>
        </w:r>
        <w:r>
          <w:t xml:space="preserve"> </w:t>
        </w:r>
        <w:r>
          <w:t>속성</w:t>
        </w:r>
      </w:ins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504D31" w14:paraId="3B80B6BA" w14:textId="77777777" w:rsidTr="001861C8">
        <w:trPr>
          <w:tblHeader/>
          <w:jc w:val="center"/>
          <w:ins w:id="1469" w:author="임픽스 검토" w:date="2026-10-12T04:00:00Z"/>
        </w:trPr>
        <w:tc>
          <w:tcPr>
            <w:tcW w:w="2100" w:type="dxa"/>
            <w:shd w:val="clear" w:color="auto" w:fill="D9D9D9"/>
          </w:tcPr>
          <w:p w14:paraId="459323D8" w14:textId="77777777" w:rsidR="00504D31" w:rsidRDefault="00504D31" w:rsidP="001861C8">
            <w:pPr>
              <w:pStyle w:val="KS3"/>
              <w:rPr>
                <w:ins w:id="1470" w:author="임픽스 검토" w:date="2026-10-12T04:00:00Z"/>
              </w:rPr>
            </w:pPr>
            <w:ins w:id="1471" w:author="임픽스 검토" w:date="2026-10-12T04:00:00Z">
              <w:r>
                <w:t>속성명</w:t>
              </w:r>
              <w:r>
                <w:t>(</w:t>
              </w:r>
              <w:r>
                <w:t>국문</w:t>
              </w:r>
              <w:r>
                <w:t>)</w:t>
              </w:r>
            </w:ins>
          </w:p>
        </w:tc>
        <w:tc>
          <w:tcPr>
            <w:tcW w:w="3000" w:type="dxa"/>
            <w:shd w:val="clear" w:color="auto" w:fill="D9D9D9"/>
          </w:tcPr>
          <w:p w14:paraId="38D2EBA3" w14:textId="77777777" w:rsidR="00504D31" w:rsidRDefault="00504D31" w:rsidP="001861C8">
            <w:pPr>
              <w:pStyle w:val="KS3"/>
              <w:rPr>
                <w:ins w:id="1472" w:author="임픽스 검토" w:date="2026-10-12T04:00:00Z"/>
              </w:rPr>
            </w:pPr>
            <w:ins w:id="1473" w:author="임픽스 검토" w:date="2026-10-12T04:00:00Z">
              <w:r>
                <w:t>속성명</w:t>
              </w:r>
              <w:r>
                <w:t>(</w:t>
              </w:r>
              <w:r>
                <w:t>영문</w:t>
              </w:r>
              <w:r>
                <w:t>)</w:t>
              </w:r>
            </w:ins>
          </w:p>
        </w:tc>
        <w:tc>
          <w:tcPr>
            <w:tcW w:w="1150" w:type="dxa"/>
            <w:shd w:val="clear" w:color="auto" w:fill="D9D9D9"/>
          </w:tcPr>
          <w:p w14:paraId="0EA6A1B6" w14:textId="77777777" w:rsidR="00504D31" w:rsidRDefault="00504D31" w:rsidP="001861C8">
            <w:pPr>
              <w:pStyle w:val="KS3"/>
              <w:rPr>
                <w:ins w:id="1474" w:author="임픽스 검토" w:date="2026-10-12T04:00:00Z"/>
              </w:rPr>
            </w:pPr>
            <w:ins w:id="1475" w:author="임픽스 검토" w:date="2026-10-12T04:00:00Z">
              <w:r>
                <w:t>데이터</w:t>
              </w:r>
              <w:r>
                <w:t xml:space="preserve"> </w:t>
              </w:r>
              <w:r>
                <w:t>타입</w:t>
              </w:r>
            </w:ins>
          </w:p>
        </w:tc>
        <w:tc>
          <w:tcPr>
            <w:tcW w:w="1000" w:type="dxa"/>
            <w:shd w:val="clear" w:color="auto" w:fill="D9D9D9"/>
          </w:tcPr>
          <w:p w14:paraId="29968043" w14:textId="77777777" w:rsidR="00504D31" w:rsidRDefault="00504D31" w:rsidP="001861C8">
            <w:pPr>
              <w:pStyle w:val="KS3"/>
              <w:rPr>
                <w:ins w:id="1476" w:author="임픽스 검토" w:date="2026-10-12T04:00:00Z"/>
              </w:rPr>
            </w:pPr>
            <w:ins w:id="1477" w:author="임픽스 검토" w:date="2026-10-12T04:00:00Z">
              <w:r>
                <w:t>참조</w:t>
              </w:r>
              <w:r>
                <w:t xml:space="preserve"> </w:t>
              </w:r>
              <w:r>
                <w:t>속성</w:t>
              </w:r>
            </w:ins>
          </w:p>
          <w:p w14:paraId="0DC34636" w14:textId="77777777" w:rsidR="00504D31" w:rsidRDefault="00504D31" w:rsidP="001861C8">
            <w:pPr>
              <w:pStyle w:val="KS3"/>
              <w:rPr>
                <w:ins w:id="1478" w:author="임픽스 검토" w:date="2026-10-12T04:00:00Z"/>
              </w:rPr>
            </w:pPr>
            <w:ins w:id="1479" w:author="임픽스 검토" w:date="2026-10-12T04:00:00Z">
              <w:r>
                <w:t>대상</w:t>
              </w:r>
              <w:r>
                <w:t xml:space="preserve"> </w:t>
              </w:r>
              <w:r>
                <w:t>여부</w:t>
              </w:r>
            </w:ins>
          </w:p>
        </w:tc>
        <w:tc>
          <w:tcPr>
            <w:tcW w:w="6970" w:type="dxa"/>
            <w:shd w:val="clear" w:color="auto" w:fill="D9D9D9"/>
          </w:tcPr>
          <w:p w14:paraId="17693E1E" w14:textId="77777777" w:rsidR="00504D31" w:rsidRDefault="00504D31" w:rsidP="001861C8">
            <w:pPr>
              <w:pStyle w:val="KS3"/>
              <w:rPr>
                <w:ins w:id="1480" w:author="임픽스 검토" w:date="2026-10-12T04:00:00Z"/>
              </w:rPr>
            </w:pPr>
            <w:ins w:id="1481" w:author="임픽스 검토" w:date="2026-10-12T04:00:00Z">
              <w:r>
                <w:t>설명</w:t>
              </w:r>
            </w:ins>
          </w:p>
        </w:tc>
      </w:tr>
      <w:tr w:rsidR="00504D31" w14:paraId="474A8639" w14:textId="77777777" w:rsidTr="001861C8">
        <w:trPr>
          <w:cantSplit/>
          <w:jc w:val="center"/>
          <w:ins w:id="1482" w:author="임픽스 검토" w:date="2026-10-12T04:00:00Z"/>
        </w:trPr>
        <w:tc>
          <w:tcPr>
            <w:tcW w:w="2100" w:type="dxa"/>
          </w:tcPr>
          <w:p w14:paraId="53EECF64" w14:textId="77777777" w:rsidR="00504D31" w:rsidRDefault="00504D31" w:rsidP="001861C8">
            <w:pPr>
              <w:pStyle w:val="KS2"/>
              <w:rPr>
                <w:ins w:id="1483" w:author="임픽스 검토" w:date="2026-10-12T04:00:00Z"/>
              </w:rPr>
            </w:pPr>
            <w:ins w:id="1484" w:author="임픽스 검토" w:date="2026-10-12T04:00:00Z">
              <w:r>
                <w:t>기본속성</w:t>
              </w:r>
            </w:ins>
          </w:p>
        </w:tc>
        <w:tc>
          <w:tcPr>
            <w:tcW w:w="3000" w:type="dxa"/>
          </w:tcPr>
          <w:p w14:paraId="0B9716A8" w14:textId="77777777" w:rsidR="00504D31" w:rsidRDefault="00504D31" w:rsidP="001861C8">
            <w:pPr>
              <w:pStyle w:val="KS2"/>
              <w:rPr>
                <w:ins w:id="1485" w:author="임픽스 검토" w:date="2026-10-12T04:00:00Z"/>
              </w:rPr>
            </w:pPr>
            <w:ins w:id="1486" w:author="임픽스 검토" w:date="2026-10-12T04:00:00Z">
              <w:r>
                <w:t xml:space="preserve">— 7.3 </w:t>
              </w:r>
              <w:r>
                <w:t>참조</w:t>
              </w:r>
            </w:ins>
          </w:p>
        </w:tc>
        <w:tc>
          <w:tcPr>
            <w:tcW w:w="1150" w:type="dxa"/>
          </w:tcPr>
          <w:p w14:paraId="3E4CF104" w14:textId="77777777" w:rsidR="00504D31" w:rsidRDefault="00504D31" w:rsidP="001861C8">
            <w:pPr>
              <w:pStyle w:val="KS2"/>
              <w:jc w:val="center"/>
              <w:rPr>
                <w:ins w:id="1487" w:author="임픽스 검토" w:date="2026-10-12T04:00:00Z"/>
              </w:rPr>
            </w:pPr>
          </w:p>
        </w:tc>
        <w:tc>
          <w:tcPr>
            <w:tcW w:w="1000" w:type="dxa"/>
          </w:tcPr>
          <w:p w14:paraId="28C6F2F5" w14:textId="77777777" w:rsidR="00504D31" w:rsidRDefault="00504D31" w:rsidP="001861C8">
            <w:pPr>
              <w:pStyle w:val="KS2"/>
              <w:jc w:val="center"/>
              <w:rPr>
                <w:ins w:id="1488" w:author="임픽스 검토" w:date="2026-10-12T04:00:00Z"/>
              </w:rPr>
            </w:pPr>
          </w:p>
        </w:tc>
        <w:tc>
          <w:tcPr>
            <w:tcW w:w="6970" w:type="dxa"/>
          </w:tcPr>
          <w:p w14:paraId="736365EF" w14:textId="77777777" w:rsidR="00504D31" w:rsidRDefault="00504D31" w:rsidP="001861C8">
            <w:pPr>
              <w:pStyle w:val="KS2"/>
              <w:rPr>
                <w:ins w:id="1489" w:author="임픽스 검토" w:date="2026-10-12T04:00:00Z"/>
              </w:rPr>
            </w:pPr>
          </w:p>
        </w:tc>
      </w:tr>
      <w:tr w:rsidR="00504D31" w14:paraId="3A2F94D4" w14:textId="77777777" w:rsidTr="001861C8">
        <w:trPr>
          <w:cantSplit/>
          <w:jc w:val="center"/>
          <w:ins w:id="1490" w:author="임픽스 검토" w:date="2026-10-12T04:00:00Z"/>
        </w:trPr>
        <w:tc>
          <w:tcPr>
            <w:tcW w:w="2100" w:type="dxa"/>
          </w:tcPr>
          <w:p w14:paraId="110C110D" w14:textId="77777777" w:rsidR="00504D31" w:rsidRDefault="00504D31" w:rsidP="001861C8">
            <w:pPr>
              <w:pStyle w:val="KS2"/>
              <w:rPr>
                <w:ins w:id="1491" w:author="임픽스 검토" w:date="2026-10-12T04:00:00Z"/>
              </w:rPr>
            </w:pPr>
            <w:ins w:id="1492" w:author="임픽스 검토" w:date="2026-10-12T04:00:00Z">
              <w:r>
                <w:t>회사식별자</w:t>
              </w:r>
            </w:ins>
          </w:p>
        </w:tc>
        <w:tc>
          <w:tcPr>
            <w:tcW w:w="3000" w:type="dxa"/>
          </w:tcPr>
          <w:p w14:paraId="16F6D91F" w14:textId="77777777" w:rsidR="00504D31" w:rsidRDefault="00504D31" w:rsidP="001861C8">
            <w:pPr>
              <w:pStyle w:val="KS2"/>
              <w:rPr>
                <w:ins w:id="1493" w:author="임픽스 검토" w:date="2026-10-12T04:00:00Z"/>
              </w:rPr>
            </w:pPr>
            <w:ins w:id="1494" w:author="임픽스 검토" w:date="2026-10-12T04:00:00Z">
              <w:r>
                <w:t>EnterpriseID</w:t>
              </w:r>
            </w:ins>
          </w:p>
        </w:tc>
        <w:tc>
          <w:tcPr>
            <w:tcW w:w="1150" w:type="dxa"/>
          </w:tcPr>
          <w:p w14:paraId="16F432FC" w14:textId="77777777" w:rsidR="00504D31" w:rsidRDefault="00504D31" w:rsidP="001861C8">
            <w:pPr>
              <w:pStyle w:val="KS2"/>
              <w:jc w:val="center"/>
              <w:rPr>
                <w:ins w:id="1495" w:author="임픽스 검토" w:date="2026-10-12T04:00:00Z"/>
              </w:rPr>
            </w:pPr>
            <w:ins w:id="1496" w:author="임픽스 검토" w:date="2026-10-12T04:00:00Z">
              <w:r>
                <w:t>ID</w:t>
              </w:r>
            </w:ins>
          </w:p>
        </w:tc>
        <w:tc>
          <w:tcPr>
            <w:tcW w:w="1000" w:type="dxa"/>
          </w:tcPr>
          <w:p w14:paraId="3154B448" w14:textId="77777777" w:rsidR="00504D31" w:rsidRDefault="00504D31" w:rsidP="001861C8">
            <w:pPr>
              <w:pStyle w:val="KS2"/>
              <w:jc w:val="center"/>
              <w:rPr>
                <w:ins w:id="1497" w:author="임픽스 검토" w:date="2026-10-12T04:00:00Z"/>
              </w:rPr>
            </w:pPr>
            <w:ins w:id="1498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1994F39E" w14:textId="77777777" w:rsidR="00504D31" w:rsidRDefault="00504D31" w:rsidP="001861C8">
            <w:pPr>
              <w:pStyle w:val="KS2"/>
              <w:rPr>
                <w:ins w:id="1499" w:author="임픽스 검토" w:date="2026-10-12T04:00:00Z"/>
                <w:lang w:eastAsia="ko-KR"/>
              </w:rPr>
            </w:pPr>
            <w:ins w:id="150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회사를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유일하게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구분할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있는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고유식별값</w:t>
              </w:r>
            </w:ins>
          </w:p>
          <w:p w14:paraId="0252B67D" w14:textId="77777777" w:rsidR="00504D31" w:rsidRDefault="00504D31" w:rsidP="001861C8">
            <w:pPr>
              <w:pStyle w:val="KS2"/>
              <w:rPr>
                <w:ins w:id="1501" w:author="임픽스 검토" w:date="2026-10-12T04:00:00Z"/>
                <w:lang w:eastAsia="ko-KR"/>
              </w:rPr>
            </w:pPr>
            <w:ins w:id="150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기업업무시스템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간의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연동을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수행하는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회사들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간에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자체적으로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정의한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고유식별값</w:t>
              </w:r>
            </w:ins>
          </w:p>
        </w:tc>
      </w:tr>
      <w:tr w:rsidR="00504D31" w14:paraId="7C591110" w14:textId="77777777" w:rsidTr="001861C8">
        <w:trPr>
          <w:cantSplit/>
          <w:jc w:val="center"/>
          <w:ins w:id="1503" w:author="임픽스 검토" w:date="2026-10-12T04:00:00Z"/>
        </w:trPr>
        <w:tc>
          <w:tcPr>
            <w:tcW w:w="2100" w:type="dxa"/>
          </w:tcPr>
          <w:p w14:paraId="4E6D646E" w14:textId="77777777" w:rsidR="00504D31" w:rsidRDefault="00504D31" w:rsidP="001861C8">
            <w:pPr>
              <w:pStyle w:val="KS2"/>
              <w:rPr>
                <w:ins w:id="1504" w:author="임픽스 검토" w:date="2026-10-12T04:00:00Z"/>
              </w:rPr>
            </w:pPr>
            <w:ins w:id="1505" w:author="임픽스 검토" w:date="2026-10-12T04:00:00Z">
              <w:r>
                <w:t>회사명</w:t>
              </w:r>
            </w:ins>
          </w:p>
        </w:tc>
        <w:tc>
          <w:tcPr>
            <w:tcW w:w="3000" w:type="dxa"/>
          </w:tcPr>
          <w:p w14:paraId="55B2B184" w14:textId="77777777" w:rsidR="00504D31" w:rsidRDefault="00504D31" w:rsidP="001861C8">
            <w:pPr>
              <w:pStyle w:val="KS2"/>
              <w:rPr>
                <w:ins w:id="1506" w:author="임픽스 검토" w:date="2026-10-12T04:00:00Z"/>
              </w:rPr>
            </w:pPr>
            <w:ins w:id="1507" w:author="임픽스 검토" w:date="2026-10-12T04:00:00Z">
              <w:r>
                <w:t>EnterpriseName</w:t>
              </w:r>
            </w:ins>
          </w:p>
        </w:tc>
        <w:tc>
          <w:tcPr>
            <w:tcW w:w="1150" w:type="dxa"/>
          </w:tcPr>
          <w:p w14:paraId="435101D3" w14:textId="77777777" w:rsidR="00504D31" w:rsidRDefault="00504D31" w:rsidP="001861C8">
            <w:pPr>
              <w:pStyle w:val="KS2"/>
              <w:jc w:val="center"/>
              <w:rPr>
                <w:ins w:id="1508" w:author="임픽스 검토" w:date="2026-10-12T04:00:00Z"/>
              </w:rPr>
            </w:pPr>
            <w:ins w:id="1509" w:author="임픽스 검토" w:date="2026-10-12T04:00:00Z">
              <w:r>
                <w:t>string</w:t>
              </w:r>
            </w:ins>
          </w:p>
        </w:tc>
        <w:tc>
          <w:tcPr>
            <w:tcW w:w="1000" w:type="dxa"/>
          </w:tcPr>
          <w:p w14:paraId="15BFD292" w14:textId="77777777" w:rsidR="00504D31" w:rsidRDefault="00504D31" w:rsidP="001861C8">
            <w:pPr>
              <w:pStyle w:val="KS2"/>
              <w:jc w:val="center"/>
              <w:rPr>
                <w:ins w:id="1510" w:author="임픽스 검토" w:date="2026-10-12T04:00:00Z"/>
              </w:rPr>
            </w:pPr>
            <w:ins w:id="1511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7AFDF97C" w14:textId="77777777" w:rsidR="00504D31" w:rsidRDefault="00504D31" w:rsidP="001861C8">
            <w:pPr>
              <w:pStyle w:val="KS2"/>
              <w:rPr>
                <w:ins w:id="1512" w:author="임픽스 검토" w:date="2026-10-12T04:00:00Z"/>
                <w:lang w:eastAsia="ko-KR"/>
              </w:rPr>
            </w:pPr>
            <w:ins w:id="1513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회사의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명칭</w:t>
              </w:r>
            </w:ins>
          </w:p>
        </w:tc>
      </w:tr>
      <w:tr w:rsidR="00504D31" w14:paraId="573303EF" w14:textId="77777777" w:rsidTr="001861C8">
        <w:trPr>
          <w:cantSplit/>
          <w:jc w:val="center"/>
          <w:ins w:id="1514" w:author="임픽스 검토" w:date="2026-10-12T04:00:00Z"/>
        </w:trPr>
        <w:tc>
          <w:tcPr>
            <w:tcW w:w="2100" w:type="dxa"/>
          </w:tcPr>
          <w:p w14:paraId="7FF09F4D" w14:textId="77777777" w:rsidR="00504D31" w:rsidRDefault="00504D31" w:rsidP="001861C8">
            <w:pPr>
              <w:pStyle w:val="KS2"/>
              <w:rPr>
                <w:ins w:id="1515" w:author="임픽스 검토" w:date="2026-10-12T04:00:00Z"/>
              </w:rPr>
            </w:pPr>
            <w:ins w:id="1516" w:author="임픽스 검토" w:date="2026-10-12T04:00:00Z">
              <w:r>
                <w:t>사업자등록번호</w:t>
              </w:r>
            </w:ins>
          </w:p>
        </w:tc>
        <w:tc>
          <w:tcPr>
            <w:tcW w:w="3000" w:type="dxa"/>
          </w:tcPr>
          <w:p w14:paraId="4D1C3CFD" w14:textId="77777777" w:rsidR="00504D31" w:rsidRDefault="00504D31" w:rsidP="001861C8">
            <w:pPr>
              <w:pStyle w:val="KS2"/>
              <w:rPr>
                <w:ins w:id="1517" w:author="임픽스 검토" w:date="2026-10-12T04:00:00Z"/>
              </w:rPr>
            </w:pPr>
            <w:ins w:id="1518" w:author="임픽스 검토" w:date="2026-10-12T04:00:00Z">
              <w:r>
                <w:t>BusinessRegistrationNumber</w:t>
              </w:r>
            </w:ins>
          </w:p>
        </w:tc>
        <w:tc>
          <w:tcPr>
            <w:tcW w:w="1150" w:type="dxa"/>
          </w:tcPr>
          <w:p w14:paraId="4F5CA507" w14:textId="77777777" w:rsidR="00504D31" w:rsidRDefault="00504D31" w:rsidP="001861C8">
            <w:pPr>
              <w:pStyle w:val="KS2"/>
              <w:jc w:val="center"/>
              <w:rPr>
                <w:ins w:id="1519" w:author="임픽스 검토" w:date="2026-10-12T04:00:00Z"/>
              </w:rPr>
            </w:pPr>
            <w:ins w:id="1520" w:author="임픽스 검토" w:date="2026-10-12T04:00:00Z">
              <w:r>
                <w:t>string</w:t>
              </w:r>
            </w:ins>
          </w:p>
        </w:tc>
        <w:tc>
          <w:tcPr>
            <w:tcW w:w="1000" w:type="dxa"/>
          </w:tcPr>
          <w:p w14:paraId="3033E5B2" w14:textId="77777777" w:rsidR="00504D31" w:rsidRDefault="00504D31" w:rsidP="001861C8">
            <w:pPr>
              <w:pStyle w:val="KS2"/>
              <w:jc w:val="center"/>
              <w:rPr>
                <w:ins w:id="1521" w:author="임픽스 검토" w:date="2026-10-12T04:00:00Z"/>
              </w:rPr>
            </w:pPr>
            <w:ins w:id="1522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51FFA392" w14:textId="77777777" w:rsidR="00504D31" w:rsidRDefault="00504D31" w:rsidP="001861C8">
            <w:pPr>
              <w:pStyle w:val="KS2"/>
              <w:rPr>
                <w:ins w:id="1523" w:author="임픽스 검토" w:date="2026-10-12T04:00:00Z"/>
                <w:lang w:eastAsia="ko-KR"/>
              </w:rPr>
            </w:pPr>
            <w:ins w:id="152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회사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본사</w:t>
              </w:r>
              <w:r>
                <w:rPr>
                  <w:lang w:eastAsia="ko-KR"/>
                </w:rPr>
                <w:t>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사업자등록증에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기재된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고유번호</w:t>
              </w:r>
            </w:ins>
          </w:p>
        </w:tc>
      </w:tr>
      <w:tr w:rsidR="00504D31" w14:paraId="5D043E54" w14:textId="77777777" w:rsidTr="001861C8">
        <w:trPr>
          <w:cantSplit/>
          <w:jc w:val="center"/>
          <w:ins w:id="1525" w:author="임픽스 검토" w:date="2026-10-12T04:00:00Z"/>
        </w:trPr>
        <w:tc>
          <w:tcPr>
            <w:tcW w:w="2100" w:type="dxa"/>
          </w:tcPr>
          <w:p w14:paraId="5B2AD73E" w14:textId="77777777" w:rsidR="00504D31" w:rsidRDefault="00504D31" w:rsidP="001861C8">
            <w:pPr>
              <w:pStyle w:val="KS2"/>
              <w:rPr>
                <w:ins w:id="1526" w:author="임픽스 검토" w:date="2026-10-12T04:00:00Z"/>
              </w:rPr>
            </w:pPr>
            <w:ins w:id="1527" w:author="임픽스 검토" w:date="2026-10-12T04:00:00Z">
              <w:r>
                <w:t>법인등록번호</w:t>
              </w:r>
            </w:ins>
          </w:p>
        </w:tc>
        <w:tc>
          <w:tcPr>
            <w:tcW w:w="3000" w:type="dxa"/>
          </w:tcPr>
          <w:p w14:paraId="15904330" w14:textId="77777777" w:rsidR="00504D31" w:rsidRDefault="00504D31" w:rsidP="001861C8">
            <w:pPr>
              <w:pStyle w:val="KS2"/>
              <w:rPr>
                <w:ins w:id="1528" w:author="임픽스 검토" w:date="2026-10-12T04:00:00Z"/>
              </w:rPr>
            </w:pPr>
            <w:ins w:id="1529" w:author="임픽스 검토" w:date="2026-10-12T04:00:00Z">
              <w:r>
                <w:t>CorporateRegistrationNumber</w:t>
              </w:r>
            </w:ins>
          </w:p>
        </w:tc>
        <w:tc>
          <w:tcPr>
            <w:tcW w:w="1150" w:type="dxa"/>
          </w:tcPr>
          <w:p w14:paraId="52480E51" w14:textId="77777777" w:rsidR="00504D31" w:rsidRDefault="00504D31" w:rsidP="001861C8">
            <w:pPr>
              <w:pStyle w:val="KS2"/>
              <w:jc w:val="center"/>
              <w:rPr>
                <w:ins w:id="1530" w:author="임픽스 검토" w:date="2026-10-12T04:00:00Z"/>
              </w:rPr>
            </w:pPr>
            <w:ins w:id="1531" w:author="임픽스 검토" w:date="2026-10-12T04:00:00Z">
              <w:r>
                <w:t>string</w:t>
              </w:r>
            </w:ins>
          </w:p>
        </w:tc>
        <w:tc>
          <w:tcPr>
            <w:tcW w:w="1000" w:type="dxa"/>
          </w:tcPr>
          <w:p w14:paraId="315A1AC2" w14:textId="77777777" w:rsidR="00504D31" w:rsidRDefault="00504D31" w:rsidP="001861C8">
            <w:pPr>
              <w:pStyle w:val="KS2"/>
              <w:jc w:val="center"/>
              <w:rPr>
                <w:ins w:id="1532" w:author="임픽스 검토" w:date="2026-10-12T04:00:00Z"/>
              </w:rPr>
            </w:pPr>
            <w:ins w:id="1533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68C15C71" w14:textId="77777777" w:rsidR="00504D31" w:rsidRDefault="00504D31" w:rsidP="001861C8">
            <w:pPr>
              <w:pStyle w:val="KS2"/>
              <w:rPr>
                <w:ins w:id="1534" w:author="임픽스 검토" w:date="2026-10-12T04:00:00Z"/>
                <w:lang w:eastAsia="ko-KR"/>
              </w:rPr>
            </w:pPr>
            <w:ins w:id="153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회사의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법인등록번호</w:t>
              </w:r>
            </w:ins>
          </w:p>
        </w:tc>
      </w:tr>
      <w:tr w:rsidR="00504D31" w14:paraId="6AE005F8" w14:textId="77777777" w:rsidTr="001861C8">
        <w:trPr>
          <w:cantSplit/>
          <w:jc w:val="center"/>
          <w:ins w:id="1536" w:author="임픽스 검토" w:date="2026-10-12T04:00:00Z"/>
        </w:trPr>
        <w:tc>
          <w:tcPr>
            <w:tcW w:w="2100" w:type="dxa"/>
          </w:tcPr>
          <w:p w14:paraId="06D81035" w14:textId="77777777" w:rsidR="00504D31" w:rsidRDefault="00504D31" w:rsidP="001861C8">
            <w:pPr>
              <w:pStyle w:val="KS2"/>
              <w:rPr>
                <w:ins w:id="1537" w:author="임픽스 검토" w:date="2026-10-12T04:00:00Z"/>
              </w:rPr>
            </w:pPr>
            <w:ins w:id="1538" w:author="임픽스 검토" w:date="2026-10-12T04:00:00Z">
              <w:r>
                <w:t>대표자명</w:t>
              </w:r>
            </w:ins>
          </w:p>
        </w:tc>
        <w:tc>
          <w:tcPr>
            <w:tcW w:w="3000" w:type="dxa"/>
          </w:tcPr>
          <w:p w14:paraId="29F2861D" w14:textId="77777777" w:rsidR="00504D31" w:rsidRDefault="00504D31" w:rsidP="001861C8">
            <w:pPr>
              <w:pStyle w:val="KS2"/>
              <w:rPr>
                <w:ins w:id="1539" w:author="임픽스 검토" w:date="2026-10-12T04:00:00Z"/>
              </w:rPr>
            </w:pPr>
            <w:ins w:id="1540" w:author="임픽스 검토" w:date="2026-10-12T04:00:00Z">
              <w:r>
                <w:t>RepresentativeName</w:t>
              </w:r>
            </w:ins>
          </w:p>
        </w:tc>
        <w:tc>
          <w:tcPr>
            <w:tcW w:w="1150" w:type="dxa"/>
          </w:tcPr>
          <w:p w14:paraId="580FDD9A" w14:textId="77777777" w:rsidR="00504D31" w:rsidRDefault="00504D31" w:rsidP="001861C8">
            <w:pPr>
              <w:pStyle w:val="KS2"/>
              <w:jc w:val="center"/>
              <w:rPr>
                <w:ins w:id="1541" w:author="임픽스 검토" w:date="2026-10-12T04:00:00Z"/>
              </w:rPr>
            </w:pPr>
            <w:ins w:id="1542" w:author="임픽스 검토" w:date="2026-10-12T04:00:00Z">
              <w:r>
                <w:t>string</w:t>
              </w:r>
            </w:ins>
          </w:p>
        </w:tc>
        <w:tc>
          <w:tcPr>
            <w:tcW w:w="1000" w:type="dxa"/>
          </w:tcPr>
          <w:p w14:paraId="73B53954" w14:textId="77777777" w:rsidR="00504D31" w:rsidRDefault="00504D31" w:rsidP="001861C8">
            <w:pPr>
              <w:pStyle w:val="KS2"/>
              <w:jc w:val="center"/>
              <w:rPr>
                <w:ins w:id="1543" w:author="임픽스 검토" w:date="2026-10-12T04:00:00Z"/>
              </w:rPr>
            </w:pPr>
            <w:ins w:id="1544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0A654A4C" w14:textId="77777777" w:rsidR="00504D31" w:rsidRDefault="00504D31" w:rsidP="001861C8">
            <w:pPr>
              <w:pStyle w:val="KS2"/>
              <w:rPr>
                <w:ins w:id="1545" w:author="임픽스 검토" w:date="2026-10-12T04:00:00Z"/>
                <w:lang w:eastAsia="ko-KR"/>
              </w:rPr>
            </w:pPr>
            <w:ins w:id="154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회사의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대표자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성명</w:t>
              </w:r>
            </w:ins>
          </w:p>
        </w:tc>
      </w:tr>
      <w:tr w:rsidR="00504D31" w14:paraId="46D8DFBD" w14:textId="77777777" w:rsidTr="001861C8">
        <w:trPr>
          <w:cantSplit/>
          <w:jc w:val="center"/>
          <w:ins w:id="1547" w:author="임픽스 검토" w:date="2026-10-12T04:00:00Z"/>
        </w:trPr>
        <w:tc>
          <w:tcPr>
            <w:tcW w:w="2100" w:type="dxa"/>
          </w:tcPr>
          <w:p w14:paraId="2F51FC6C" w14:textId="77777777" w:rsidR="00504D31" w:rsidRDefault="00504D31" w:rsidP="001861C8">
            <w:pPr>
              <w:pStyle w:val="KS2"/>
              <w:rPr>
                <w:ins w:id="1548" w:author="임픽스 검토" w:date="2026-10-12T04:00:00Z"/>
              </w:rPr>
            </w:pPr>
            <w:ins w:id="1549" w:author="임픽스 검토" w:date="2026-10-12T04:00:00Z">
              <w:r>
                <w:t>상위회사식별자</w:t>
              </w:r>
            </w:ins>
          </w:p>
        </w:tc>
        <w:tc>
          <w:tcPr>
            <w:tcW w:w="3000" w:type="dxa"/>
          </w:tcPr>
          <w:p w14:paraId="774D827D" w14:textId="77777777" w:rsidR="00504D31" w:rsidRDefault="00504D31" w:rsidP="001861C8">
            <w:pPr>
              <w:pStyle w:val="KS2"/>
              <w:rPr>
                <w:ins w:id="1550" w:author="임픽스 검토" w:date="2026-10-12T04:00:00Z"/>
              </w:rPr>
            </w:pPr>
            <w:ins w:id="1551" w:author="임픽스 검토" w:date="2026-10-12T04:00:00Z">
              <w:r>
                <w:t>ParentEnterpriseID</w:t>
              </w:r>
            </w:ins>
          </w:p>
        </w:tc>
        <w:tc>
          <w:tcPr>
            <w:tcW w:w="1150" w:type="dxa"/>
          </w:tcPr>
          <w:p w14:paraId="0CC40B10" w14:textId="77777777" w:rsidR="00504D31" w:rsidRDefault="00504D31" w:rsidP="001861C8">
            <w:pPr>
              <w:pStyle w:val="KS2"/>
              <w:jc w:val="center"/>
              <w:rPr>
                <w:ins w:id="1552" w:author="임픽스 검토" w:date="2026-10-12T04:00:00Z"/>
              </w:rPr>
            </w:pPr>
            <w:ins w:id="1553" w:author="임픽스 검토" w:date="2026-10-12T04:00:00Z">
              <w:r>
                <w:t>IDREF</w:t>
              </w:r>
            </w:ins>
          </w:p>
        </w:tc>
        <w:tc>
          <w:tcPr>
            <w:tcW w:w="1000" w:type="dxa"/>
          </w:tcPr>
          <w:p w14:paraId="57E90A80" w14:textId="77777777" w:rsidR="00504D31" w:rsidRDefault="00504D31" w:rsidP="001861C8">
            <w:pPr>
              <w:pStyle w:val="KS2"/>
              <w:jc w:val="center"/>
              <w:rPr>
                <w:ins w:id="1554" w:author="임픽스 검토" w:date="2026-10-12T04:00:00Z"/>
              </w:rPr>
            </w:pPr>
            <w:ins w:id="1555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2244B85A" w14:textId="77777777" w:rsidR="00504D31" w:rsidRDefault="00504D31" w:rsidP="001861C8">
            <w:pPr>
              <w:pStyle w:val="KS2"/>
              <w:rPr>
                <w:ins w:id="1556" w:author="임픽스 검토" w:date="2026-10-12T04:00:00Z"/>
                <w:lang w:eastAsia="ko-KR"/>
              </w:rPr>
            </w:pPr>
            <w:ins w:id="155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지주회사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모회사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해당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회사의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상위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회사</w:t>
              </w:r>
            </w:ins>
          </w:p>
          <w:p w14:paraId="41612518" w14:textId="77777777" w:rsidR="00504D31" w:rsidRDefault="00504D31" w:rsidP="001861C8">
            <w:pPr>
              <w:pStyle w:val="KS2"/>
              <w:rPr>
                <w:ins w:id="1558" w:author="임픽스 검토" w:date="2026-10-12T04:00:00Z"/>
                <w:lang w:eastAsia="ko-KR"/>
              </w:rPr>
            </w:pPr>
            <w:ins w:id="155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회사</w:t>
              </w:r>
              <w:r>
                <w:rPr>
                  <w:lang w:eastAsia="ko-KR"/>
                </w:rPr>
                <w:t>(Enterprise)</w:t>
              </w:r>
            </w:ins>
          </w:p>
        </w:tc>
      </w:tr>
      <w:tr w:rsidR="00504D31" w14:paraId="5254860F" w14:textId="77777777" w:rsidTr="001861C8">
        <w:trPr>
          <w:cantSplit/>
          <w:jc w:val="center"/>
          <w:ins w:id="1560" w:author="임픽스 검토" w:date="2026-10-12T04:00:00Z"/>
        </w:trPr>
        <w:tc>
          <w:tcPr>
            <w:tcW w:w="2100" w:type="dxa"/>
          </w:tcPr>
          <w:p w14:paraId="090C1D38" w14:textId="77777777" w:rsidR="00504D31" w:rsidRDefault="00504D31" w:rsidP="001861C8">
            <w:pPr>
              <w:pStyle w:val="KS2"/>
              <w:rPr>
                <w:ins w:id="1561" w:author="임픽스 검토" w:date="2026-10-12T04:00:00Z"/>
              </w:rPr>
            </w:pPr>
            <w:ins w:id="1562" w:author="임픽스 검토" w:date="2026-10-12T04:00:00Z">
              <w:r>
                <w:t>국가식별자</w:t>
              </w:r>
            </w:ins>
          </w:p>
        </w:tc>
        <w:tc>
          <w:tcPr>
            <w:tcW w:w="3000" w:type="dxa"/>
          </w:tcPr>
          <w:p w14:paraId="30C9B2BB" w14:textId="77777777" w:rsidR="00504D31" w:rsidRDefault="00504D31" w:rsidP="001861C8">
            <w:pPr>
              <w:pStyle w:val="KS2"/>
              <w:rPr>
                <w:ins w:id="1563" w:author="임픽스 검토" w:date="2026-10-12T04:00:00Z"/>
              </w:rPr>
            </w:pPr>
            <w:ins w:id="1564" w:author="임픽스 검토" w:date="2026-10-12T04:00:00Z">
              <w:r>
                <w:t>CountryID</w:t>
              </w:r>
            </w:ins>
          </w:p>
        </w:tc>
        <w:tc>
          <w:tcPr>
            <w:tcW w:w="1150" w:type="dxa"/>
          </w:tcPr>
          <w:p w14:paraId="44DA6B0D" w14:textId="77777777" w:rsidR="00504D31" w:rsidRDefault="00504D31" w:rsidP="001861C8">
            <w:pPr>
              <w:pStyle w:val="KS2"/>
              <w:jc w:val="center"/>
              <w:rPr>
                <w:ins w:id="1565" w:author="임픽스 검토" w:date="2026-10-12T04:00:00Z"/>
              </w:rPr>
            </w:pPr>
            <w:ins w:id="1566" w:author="임픽스 검토" w:date="2026-10-12T04:00:00Z">
              <w:r>
                <w:t>enum</w:t>
              </w:r>
            </w:ins>
          </w:p>
        </w:tc>
        <w:tc>
          <w:tcPr>
            <w:tcW w:w="1000" w:type="dxa"/>
          </w:tcPr>
          <w:p w14:paraId="0A49B7A1" w14:textId="77777777" w:rsidR="00504D31" w:rsidRDefault="00504D31" w:rsidP="001861C8">
            <w:pPr>
              <w:pStyle w:val="KS2"/>
              <w:jc w:val="center"/>
              <w:rPr>
                <w:ins w:id="1567" w:author="임픽스 검토" w:date="2026-10-12T04:00:00Z"/>
              </w:rPr>
            </w:pPr>
            <w:ins w:id="1568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4916502A" w14:textId="77777777" w:rsidR="00504D31" w:rsidRDefault="00504D31" w:rsidP="001861C8">
            <w:pPr>
              <w:pStyle w:val="KS2"/>
              <w:rPr>
                <w:ins w:id="1569" w:author="임픽스 검토" w:date="2026-10-12T04:00:00Z"/>
                <w:lang w:eastAsia="ko-KR"/>
              </w:rPr>
            </w:pPr>
            <w:ins w:id="157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회사의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국가를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식별하기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위한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고유값</w:t>
              </w:r>
            </w:ins>
          </w:p>
          <w:p w14:paraId="780E2954" w14:textId="77777777" w:rsidR="00504D31" w:rsidRDefault="00504D31" w:rsidP="001861C8">
            <w:pPr>
              <w:pStyle w:val="KS2"/>
              <w:rPr>
                <w:ins w:id="1571" w:author="임픽스 검토" w:date="2026-10-12T04:00:00Z"/>
                <w:lang w:eastAsia="ko-KR"/>
              </w:rPr>
            </w:pPr>
            <w:ins w:id="157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  <w:r>
                <w:rPr>
                  <w:lang w:eastAsia="ko-KR"/>
                </w:rPr>
                <w:t xml:space="preserve">(ISO 3166-1 </w:t>
              </w:r>
              <w:r>
                <w:rPr>
                  <w:lang w:eastAsia="ko-KR"/>
                </w:rPr>
                <w:t>국가코드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사용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권고</w:t>
              </w:r>
              <w:r>
                <w:rPr>
                  <w:lang w:eastAsia="ko-KR"/>
                </w:rPr>
                <w:t>)</w:t>
              </w:r>
            </w:ins>
          </w:p>
        </w:tc>
      </w:tr>
      <w:tr w:rsidR="00504D31" w14:paraId="23F4A9EE" w14:textId="77777777" w:rsidTr="001861C8">
        <w:trPr>
          <w:cantSplit/>
          <w:jc w:val="center"/>
          <w:ins w:id="1573" w:author="임픽스 검토" w:date="2026-10-12T04:00:00Z"/>
        </w:trPr>
        <w:tc>
          <w:tcPr>
            <w:tcW w:w="2100" w:type="dxa"/>
          </w:tcPr>
          <w:p w14:paraId="0FA7C1BF" w14:textId="77777777" w:rsidR="00504D31" w:rsidRDefault="00504D31" w:rsidP="001861C8">
            <w:pPr>
              <w:pStyle w:val="KS2"/>
              <w:rPr>
                <w:ins w:id="1574" w:author="임픽스 검토" w:date="2026-10-12T04:00:00Z"/>
              </w:rPr>
            </w:pPr>
            <w:ins w:id="1575" w:author="임픽스 검토" w:date="2026-10-12T04:00:00Z">
              <w:r>
                <w:t>기준통화코드</w:t>
              </w:r>
            </w:ins>
          </w:p>
        </w:tc>
        <w:tc>
          <w:tcPr>
            <w:tcW w:w="3000" w:type="dxa"/>
          </w:tcPr>
          <w:p w14:paraId="31C07D20" w14:textId="77777777" w:rsidR="00504D31" w:rsidRDefault="00504D31" w:rsidP="001861C8">
            <w:pPr>
              <w:pStyle w:val="KS2"/>
              <w:rPr>
                <w:ins w:id="1576" w:author="임픽스 검토" w:date="2026-10-12T04:00:00Z"/>
              </w:rPr>
            </w:pPr>
            <w:ins w:id="1577" w:author="임픽스 검토" w:date="2026-10-12T04:00:00Z">
              <w:r>
                <w:t>BaseCurrencyCode</w:t>
              </w:r>
            </w:ins>
          </w:p>
        </w:tc>
        <w:tc>
          <w:tcPr>
            <w:tcW w:w="1150" w:type="dxa"/>
          </w:tcPr>
          <w:p w14:paraId="7E14C10A" w14:textId="77777777" w:rsidR="00504D31" w:rsidRDefault="00504D31" w:rsidP="001861C8">
            <w:pPr>
              <w:pStyle w:val="KS2"/>
              <w:jc w:val="center"/>
              <w:rPr>
                <w:ins w:id="1578" w:author="임픽스 검토" w:date="2026-10-12T04:00:00Z"/>
              </w:rPr>
            </w:pPr>
            <w:ins w:id="1579" w:author="임픽스 검토" w:date="2026-10-12T04:00:00Z">
              <w:r>
                <w:t>enum</w:t>
              </w:r>
            </w:ins>
          </w:p>
        </w:tc>
        <w:tc>
          <w:tcPr>
            <w:tcW w:w="1000" w:type="dxa"/>
          </w:tcPr>
          <w:p w14:paraId="7D3E86CE" w14:textId="77777777" w:rsidR="00504D31" w:rsidRDefault="00504D31" w:rsidP="001861C8">
            <w:pPr>
              <w:pStyle w:val="KS2"/>
              <w:jc w:val="center"/>
              <w:rPr>
                <w:ins w:id="1580" w:author="임픽스 검토" w:date="2026-10-12T04:00:00Z"/>
              </w:rPr>
            </w:pPr>
            <w:ins w:id="1581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62C67582" w14:textId="77777777" w:rsidR="00504D31" w:rsidRDefault="00504D31" w:rsidP="001861C8">
            <w:pPr>
              <w:pStyle w:val="KS2"/>
              <w:rPr>
                <w:ins w:id="1582" w:author="임픽스 검토" w:date="2026-10-12T04:00:00Z"/>
                <w:lang w:eastAsia="ko-KR"/>
              </w:rPr>
            </w:pPr>
            <w:ins w:id="1583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회사의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회계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기준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통화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KRW, USD </w:t>
              </w:r>
              <w:r>
                <w:rPr>
                  <w:lang w:eastAsia="ko-KR"/>
                </w:rPr>
                <w:t>등</w:t>
              </w:r>
              <w:r>
                <w:rPr>
                  <w:lang w:eastAsia="ko-KR"/>
                </w:rPr>
                <w:t>)</w:t>
              </w:r>
            </w:ins>
          </w:p>
          <w:p w14:paraId="7296F2FC" w14:textId="77777777" w:rsidR="00504D31" w:rsidRDefault="00504D31" w:rsidP="001861C8">
            <w:pPr>
              <w:pStyle w:val="KS2"/>
              <w:rPr>
                <w:ins w:id="1584" w:author="임픽스 검토" w:date="2026-10-12T04:00:00Z"/>
                <w:lang w:eastAsia="ko-KR"/>
              </w:rPr>
            </w:pPr>
            <w:ins w:id="158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  <w:r>
                <w:rPr>
                  <w:lang w:eastAsia="ko-KR"/>
                </w:rPr>
                <w:t xml:space="preserve">(ISO 4217 </w:t>
              </w:r>
              <w:r>
                <w:rPr>
                  <w:lang w:eastAsia="ko-KR"/>
                </w:rPr>
                <w:t>통화코드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사용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권고</w:t>
              </w:r>
              <w:r>
                <w:rPr>
                  <w:lang w:eastAsia="ko-KR"/>
                </w:rPr>
                <w:t>)</w:t>
              </w:r>
            </w:ins>
          </w:p>
        </w:tc>
      </w:tr>
      <w:tr w:rsidR="00504D31" w14:paraId="421A5886" w14:textId="77777777" w:rsidTr="001861C8">
        <w:trPr>
          <w:cantSplit/>
          <w:jc w:val="center"/>
          <w:ins w:id="1586" w:author="임픽스 검토" w:date="2026-10-12T04:00:00Z"/>
        </w:trPr>
        <w:tc>
          <w:tcPr>
            <w:tcW w:w="2100" w:type="dxa"/>
          </w:tcPr>
          <w:p w14:paraId="7C27D704" w14:textId="77777777" w:rsidR="00504D31" w:rsidRDefault="00504D31" w:rsidP="001861C8">
            <w:pPr>
              <w:pStyle w:val="KS2"/>
              <w:rPr>
                <w:ins w:id="1587" w:author="임픽스 검토" w:date="2026-10-12T04:00:00Z"/>
              </w:rPr>
            </w:pPr>
            <w:ins w:id="1588" w:author="임픽스 검토" w:date="2026-10-12T04:00:00Z">
              <w:r>
                <w:t>전화번호</w:t>
              </w:r>
            </w:ins>
          </w:p>
        </w:tc>
        <w:tc>
          <w:tcPr>
            <w:tcW w:w="3000" w:type="dxa"/>
          </w:tcPr>
          <w:p w14:paraId="1F70A034" w14:textId="77777777" w:rsidR="00504D31" w:rsidRDefault="00504D31" w:rsidP="001861C8">
            <w:pPr>
              <w:pStyle w:val="KS2"/>
              <w:rPr>
                <w:ins w:id="1589" w:author="임픽스 검토" w:date="2026-10-12T04:00:00Z"/>
              </w:rPr>
            </w:pPr>
            <w:ins w:id="1590" w:author="임픽스 검토" w:date="2026-10-12T04:00:00Z">
              <w:r>
                <w:t>DialNumber</w:t>
              </w:r>
            </w:ins>
          </w:p>
        </w:tc>
        <w:tc>
          <w:tcPr>
            <w:tcW w:w="1150" w:type="dxa"/>
          </w:tcPr>
          <w:p w14:paraId="3EBEA629" w14:textId="77777777" w:rsidR="00504D31" w:rsidRDefault="00504D31" w:rsidP="001861C8">
            <w:pPr>
              <w:pStyle w:val="KS2"/>
              <w:jc w:val="center"/>
              <w:rPr>
                <w:ins w:id="1591" w:author="임픽스 검토" w:date="2026-10-12T04:00:00Z"/>
              </w:rPr>
            </w:pPr>
            <w:ins w:id="1592" w:author="임픽스 검토" w:date="2026-10-12T04:00:00Z">
              <w:r>
                <w:t>string</w:t>
              </w:r>
            </w:ins>
          </w:p>
        </w:tc>
        <w:tc>
          <w:tcPr>
            <w:tcW w:w="1000" w:type="dxa"/>
          </w:tcPr>
          <w:p w14:paraId="32F9405F" w14:textId="77777777" w:rsidR="00504D31" w:rsidRDefault="00504D31" w:rsidP="001861C8">
            <w:pPr>
              <w:pStyle w:val="KS2"/>
              <w:jc w:val="center"/>
              <w:rPr>
                <w:ins w:id="1593" w:author="임픽스 검토" w:date="2026-10-12T04:00:00Z"/>
              </w:rPr>
            </w:pPr>
            <w:ins w:id="1594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1F274F4F" w14:textId="77777777" w:rsidR="00504D31" w:rsidRDefault="00504D31" w:rsidP="001861C8">
            <w:pPr>
              <w:pStyle w:val="KS2"/>
              <w:rPr>
                <w:ins w:id="1595" w:author="임픽스 검토" w:date="2026-10-12T04:00:00Z"/>
                <w:lang w:eastAsia="ko-KR"/>
              </w:rPr>
            </w:pPr>
            <w:ins w:id="159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회사의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대표전화번호</w:t>
              </w:r>
            </w:ins>
          </w:p>
        </w:tc>
      </w:tr>
      <w:tr w:rsidR="00504D31" w14:paraId="130E8A05" w14:textId="77777777" w:rsidTr="001861C8">
        <w:trPr>
          <w:cantSplit/>
          <w:jc w:val="center"/>
          <w:ins w:id="1597" w:author="임픽스 검토" w:date="2026-10-12T04:00:00Z"/>
        </w:trPr>
        <w:tc>
          <w:tcPr>
            <w:tcW w:w="2100" w:type="dxa"/>
          </w:tcPr>
          <w:p w14:paraId="07C2E9D2" w14:textId="77777777" w:rsidR="00504D31" w:rsidRDefault="00504D31" w:rsidP="001861C8">
            <w:pPr>
              <w:pStyle w:val="KS2"/>
              <w:rPr>
                <w:ins w:id="1598" w:author="임픽스 검토" w:date="2026-10-12T04:00:00Z"/>
              </w:rPr>
            </w:pPr>
            <w:ins w:id="1599" w:author="임픽스 검토" w:date="2026-10-12T04:00:00Z">
              <w:r>
                <w:t>팩스번호</w:t>
              </w:r>
            </w:ins>
          </w:p>
        </w:tc>
        <w:tc>
          <w:tcPr>
            <w:tcW w:w="3000" w:type="dxa"/>
          </w:tcPr>
          <w:p w14:paraId="5B90C84C" w14:textId="77777777" w:rsidR="00504D31" w:rsidRDefault="00504D31" w:rsidP="001861C8">
            <w:pPr>
              <w:pStyle w:val="KS2"/>
              <w:rPr>
                <w:ins w:id="1600" w:author="임픽스 검토" w:date="2026-10-12T04:00:00Z"/>
              </w:rPr>
            </w:pPr>
            <w:ins w:id="1601" w:author="임픽스 검토" w:date="2026-10-12T04:00:00Z">
              <w:r>
                <w:t>FaxNumber</w:t>
              </w:r>
            </w:ins>
          </w:p>
        </w:tc>
        <w:tc>
          <w:tcPr>
            <w:tcW w:w="1150" w:type="dxa"/>
          </w:tcPr>
          <w:p w14:paraId="5C60EF7D" w14:textId="77777777" w:rsidR="00504D31" w:rsidRDefault="00504D31" w:rsidP="001861C8">
            <w:pPr>
              <w:pStyle w:val="KS2"/>
              <w:jc w:val="center"/>
              <w:rPr>
                <w:ins w:id="1602" w:author="임픽스 검토" w:date="2026-10-12T04:00:00Z"/>
              </w:rPr>
            </w:pPr>
            <w:ins w:id="1603" w:author="임픽스 검토" w:date="2026-10-12T04:00:00Z">
              <w:r>
                <w:t>string</w:t>
              </w:r>
            </w:ins>
          </w:p>
        </w:tc>
        <w:tc>
          <w:tcPr>
            <w:tcW w:w="1000" w:type="dxa"/>
          </w:tcPr>
          <w:p w14:paraId="0DD06D1F" w14:textId="77777777" w:rsidR="00504D31" w:rsidRDefault="00504D31" w:rsidP="001861C8">
            <w:pPr>
              <w:pStyle w:val="KS2"/>
              <w:jc w:val="center"/>
              <w:rPr>
                <w:ins w:id="1604" w:author="임픽스 검토" w:date="2026-10-12T04:00:00Z"/>
              </w:rPr>
            </w:pPr>
            <w:ins w:id="1605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0FF70885" w14:textId="77777777" w:rsidR="00504D31" w:rsidRDefault="00504D31" w:rsidP="001861C8">
            <w:pPr>
              <w:pStyle w:val="KS2"/>
              <w:rPr>
                <w:ins w:id="1606" w:author="임픽스 검토" w:date="2026-10-12T04:00:00Z"/>
                <w:lang w:eastAsia="ko-KR"/>
              </w:rPr>
            </w:pPr>
            <w:ins w:id="160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회사의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팩스번호</w:t>
              </w:r>
            </w:ins>
          </w:p>
        </w:tc>
      </w:tr>
      <w:tr w:rsidR="00504D31" w14:paraId="23E8AD89" w14:textId="77777777" w:rsidTr="001861C8">
        <w:trPr>
          <w:cantSplit/>
          <w:jc w:val="center"/>
          <w:ins w:id="1608" w:author="임픽스 검토" w:date="2026-10-12T04:00:00Z"/>
        </w:trPr>
        <w:tc>
          <w:tcPr>
            <w:tcW w:w="2100" w:type="dxa"/>
          </w:tcPr>
          <w:p w14:paraId="2FD1A208" w14:textId="77777777" w:rsidR="00504D31" w:rsidRDefault="00504D31" w:rsidP="001861C8">
            <w:pPr>
              <w:pStyle w:val="KS2"/>
              <w:rPr>
                <w:ins w:id="1609" w:author="임픽스 검토" w:date="2026-10-12T04:00:00Z"/>
              </w:rPr>
            </w:pPr>
            <w:ins w:id="1610" w:author="임픽스 검토" w:date="2026-10-12T04:00:00Z">
              <w:r>
                <w:t>우편번호</w:t>
              </w:r>
            </w:ins>
          </w:p>
        </w:tc>
        <w:tc>
          <w:tcPr>
            <w:tcW w:w="3000" w:type="dxa"/>
          </w:tcPr>
          <w:p w14:paraId="1841D9EF" w14:textId="77777777" w:rsidR="00504D31" w:rsidRDefault="00504D31" w:rsidP="001861C8">
            <w:pPr>
              <w:pStyle w:val="KS2"/>
              <w:rPr>
                <w:ins w:id="1611" w:author="임픽스 검토" w:date="2026-10-12T04:00:00Z"/>
              </w:rPr>
            </w:pPr>
            <w:ins w:id="1612" w:author="임픽스 검토" w:date="2026-10-12T04:00:00Z">
              <w:r>
                <w:t>PostalCode</w:t>
              </w:r>
            </w:ins>
          </w:p>
        </w:tc>
        <w:tc>
          <w:tcPr>
            <w:tcW w:w="1150" w:type="dxa"/>
          </w:tcPr>
          <w:p w14:paraId="3152752D" w14:textId="77777777" w:rsidR="00504D31" w:rsidRDefault="00504D31" w:rsidP="001861C8">
            <w:pPr>
              <w:pStyle w:val="KS2"/>
              <w:jc w:val="center"/>
              <w:rPr>
                <w:ins w:id="1613" w:author="임픽스 검토" w:date="2026-10-12T04:00:00Z"/>
              </w:rPr>
            </w:pPr>
            <w:ins w:id="1614" w:author="임픽스 검토" w:date="2026-10-12T04:00:00Z">
              <w:r>
                <w:t>string</w:t>
              </w:r>
            </w:ins>
          </w:p>
        </w:tc>
        <w:tc>
          <w:tcPr>
            <w:tcW w:w="1000" w:type="dxa"/>
          </w:tcPr>
          <w:p w14:paraId="43660089" w14:textId="77777777" w:rsidR="00504D31" w:rsidRDefault="00504D31" w:rsidP="001861C8">
            <w:pPr>
              <w:pStyle w:val="KS2"/>
              <w:jc w:val="center"/>
              <w:rPr>
                <w:ins w:id="1615" w:author="임픽스 검토" w:date="2026-10-12T04:00:00Z"/>
              </w:rPr>
            </w:pPr>
            <w:ins w:id="1616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3B2F62A8" w14:textId="77777777" w:rsidR="00504D31" w:rsidRDefault="00504D31" w:rsidP="001861C8">
            <w:pPr>
              <w:pStyle w:val="KS2"/>
              <w:rPr>
                <w:ins w:id="1617" w:author="임픽스 검토" w:date="2026-10-12T04:00:00Z"/>
                <w:lang w:eastAsia="ko-KR"/>
              </w:rPr>
            </w:pPr>
            <w:ins w:id="161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회사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본사</w:t>
              </w:r>
              <w:r>
                <w:rPr>
                  <w:lang w:eastAsia="ko-KR"/>
                </w:rPr>
                <w:t>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우편번호</w:t>
              </w:r>
            </w:ins>
          </w:p>
        </w:tc>
      </w:tr>
      <w:tr w:rsidR="00504D31" w14:paraId="27143D7C" w14:textId="77777777" w:rsidTr="001861C8">
        <w:trPr>
          <w:cantSplit/>
          <w:jc w:val="center"/>
          <w:ins w:id="1619" w:author="임픽스 검토" w:date="2026-10-12T04:00:00Z"/>
        </w:trPr>
        <w:tc>
          <w:tcPr>
            <w:tcW w:w="2100" w:type="dxa"/>
          </w:tcPr>
          <w:p w14:paraId="305626D4" w14:textId="77777777" w:rsidR="00504D31" w:rsidRDefault="00504D31" w:rsidP="001861C8">
            <w:pPr>
              <w:pStyle w:val="KS2"/>
              <w:rPr>
                <w:ins w:id="1620" w:author="임픽스 검토" w:date="2026-10-12T04:00:00Z"/>
              </w:rPr>
            </w:pPr>
            <w:ins w:id="1621" w:author="임픽스 검토" w:date="2026-10-12T04:00:00Z">
              <w:r>
                <w:t>기본주소</w:t>
              </w:r>
            </w:ins>
          </w:p>
        </w:tc>
        <w:tc>
          <w:tcPr>
            <w:tcW w:w="3000" w:type="dxa"/>
          </w:tcPr>
          <w:p w14:paraId="741C667C" w14:textId="77777777" w:rsidR="00504D31" w:rsidRDefault="00504D31" w:rsidP="001861C8">
            <w:pPr>
              <w:pStyle w:val="KS2"/>
              <w:rPr>
                <w:ins w:id="1622" w:author="임픽스 검토" w:date="2026-10-12T04:00:00Z"/>
              </w:rPr>
            </w:pPr>
            <w:ins w:id="1623" w:author="임픽스 검토" w:date="2026-10-12T04:00:00Z">
              <w:r>
                <w:t>BaseAddress</w:t>
              </w:r>
            </w:ins>
          </w:p>
        </w:tc>
        <w:tc>
          <w:tcPr>
            <w:tcW w:w="1150" w:type="dxa"/>
          </w:tcPr>
          <w:p w14:paraId="00948A3A" w14:textId="77777777" w:rsidR="00504D31" w:rsidRDefault="00504D31" w:rsidP="001861C8">
            <w:pPr>
              <w:pStyle w:val="KS2"/>
              <w:jc w:val="center"/>
              <w:rPr>
                <w:ins w:id="1624" w:author="임픽스 검토" w:date="2026-10-12T04:00:00Z"/>
              </w:rPr>
            </w:pPr>
            <w:ins w:id="1625" w:author="임픽스 검토" w:date="2026-10-12T04:00:00Z">
              <w:r>
                <w:t>string</w:t>
              </w:r>
            </w:ins>
          </w:p>
        </w:tc>
        <w:tc>
          <w:tcPr>
            <w:tcW w:w="1000" w:type="dxa"/>
          </w:tcPr>
          <w:p w14:paraId="5D878B31" w14:textId="77777777" w:rsidR="00504D31" w:rsidRDefault="00504D31" w:rsidP="001861C8">
            <w:pPr>
              <w:pStyle w:val="KS2"/>
              <w:jc w:val="center"/>
              <w:rPr>
                <w:ins w:id="1626" w:author="임픽스 검토" w:date="2026-10-12T04:00:00Z"/>
              </w:rPr>
            </w:pPr>
            <w:ins w:id="1627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33F3B284" w14:textId="77777777" w:rsidR="00504D31" w:rsidRDefault="00504D31" w:rsidP="001861C8">
            <w:pPr>
              <w:pStyle w:val="KS2"/>
              <w:rPr>
                <w:ins w:id="1628" w:author="임픽스 검토" w:date="2026-10-12T04:00:00Z"/>
                <w:lang w:eastAsia="ko-KR"/>
              </w:rPr>
            </w:pPr>
            <w:ins w:id="162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우편번호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검색을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통해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찾는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회사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본사</w:t>
              </w:r>
              <w:r>
                <w:rPr>
                  <w:lang w:eastAsia="ko-KR"/>
                </w:rPr>
                <w:t xml:space="preserve">) </w:t>
              </w:r>
              <w:r>
                <w:rPr>
                  <w:lang w:eastAsia="ko-KR"/>
                </w:rPr>
                <w:t>주소</w:t>
              </w:r>
            </w:ins>
          </w:p>
        </w:tc>
      </w:tr>
      <w:tr w:rsidR="00504D31" w14:paraId="4A5F0191" w14:textId="77777777" w:rsidTr="001861C8">
        <w:trPr>
          <w:cantSplit/>
          <w:jc w:val="center"/>
          <w:ins w:id="1630" w:author="임픽스 검토" w:date="2026-10-12T04:00:00Z"/>
        </w:trPr>
        <w:tc>
          <w:tcPr>
            <w:tcW w:w="2100" w:type="dxa"/>
          </w:tcPr>
          <w:p w14:paraId="4E87751E" w14:textId="77777777" w:rsidR="00504D31" w:rsidRDefault="00504D31" w:rsidP="001861C8">
            <w:pPr>
              <w:pStyle w:val="KS2"/>
              <w:rPr>
                <w:ins w:id="1631" w:author="임픽스 검토" w:date="2026-10-12T04:00:00Z"/>
              </w:rPr>
            </w:pPr>
            <w:ins w:id="1632" w:author="임픽스 검토" w:date="2026-10-12T04:00:00Z">
              <w:r>
                <w:t>상세주소</w:t>
              </w:r>
            </w:ins>
          </w:p>
        </w:tc>
        <w:tc>
          <w:tcPr>
            <w:tcW w:w="3000" w:type="dxa"/>
          </w:tcPr>
          <w:p w14:paraId="3DA4ED25" w14:textId="77777777" w:rsidR="00504D31" w:rsidRDefault="00504D31" w:rsidP="001861C8">
            <w:pPr>
              <w:pStyle w:val="KS2"/>
              <w:rPr>
                <w:ins w:id="1633" w:author="임픽스 검토" w:date="2026-10-12T04:00:00Z"/>
              </w:rPr>
            </w:pPr>
            <w:ins w:id="1634" w:author="임픽스 검토" w:date="2026-10-12T04:00:00Z">
              <w:r>
                <w:t>DetailAddress</w:t>
              </w:r>
            </w:ins>
          </w:p>
        </w:tc>
        <w:tc>
          <w:tcPr>
            <w:tcW w:w="1150" w:type="dxa"/>
          </w:tcPr>
          <w:p w14:paraId="7B2A77D5" w14:textId="77777777" w:rsidR="00504D31" w:rsidRDefault="00504D31" w:rsidP="001861C8">
            <w:pPr>
              <w:pStyle w:val="KS2"/>
              <w:jc w:val="center"/>
              <w:rPr>
                <w:ins w:id="1635" w:author="임픽스 검토" w:date="2026-10-12T04:00:00Z"/>
              </w:rPr>
            </w:pPr>
            <w:ins w:id="1636" w:author="임픽스 검토" w:date="2026-10-12T04:00:00Z">
              <w:r>
                <w:t>string</w:t>
              </w:r>
            </w:ins>
          </w:p>
        </w:tc>
        <w:tc>
          <w:tcPr>
            <w:tcW w:w="1000" w:type="dxa"/>
          </w:tcPr>
          <w:p w14:paraId="27442CF4" w14:textId="77777777" w:rsidR="00504D31" w:rsidRDefault="00504D31" w:rsidP="001861C8">
            <w:pPr>
              <w:pStyle w:val="KS2"/>
              <w:jc w:val="center"/>
              <w:rPr>
                <w:ins w:id="1637" w:author="임픽스 검토" w:date="2026-10-12T04:00:00Z"/>
              </w:rPr>
            </w:pPr>
            <w:ins w:id="1638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7D7D48CE" w14:textId="77777777" w:rsidR="00504D31" w:rsidRDefault="00504D31" w:rsidP="001861C8">
            <w:pPr>
              <w:pStyle w:val="KS2"/>
              <w:rPr>
                <w:ins w:id="1639" w:author="임픽스 검토" w:date="2026-10-12T04:00:00Z"/>
                <w:lang w:eastAsia="ko-KR"/>
              </w:rPr>
            </w:pPr>
            <w:ins w:id="164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기본주소에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추가되는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회사의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상세주소</w:t>
              </w:r>
            </w:ins>
          </w:p>
        </w:tc>
      </w:tr>
      <w:tr w:rsidR="00504D31" w14:paraId="3CE692C3" w14:textId="77777777" w:rsidTr="001861C8">
        <w:trPr>
          <w:cantSplit/>
          <w:jc w:val="center"/>
          <w:ins w:id="1641" w:author="임픽스 검토" w:date="2026-10-12T04:00:00Z"/>
        </w:trPr>
        <w:tc>
          <w:tcPr>
            <w:tcW w:w="2100" w:type="dxa"/>
          </w:tcPr>
          <w:p w14:paraId="39CC05E5" w14:textId="77777777" w:rsidR="00504D31" w:rsidRDefault="00504D31" w:rsidP="001861C8">
            <w:pPr>
              <w:pStyle w:val="KS2"/>
              <w:rPr>
                <w:ins w:id="1642" w:author="임픽스 검토" w:date="2026-10-12T04:00:00Z"/>
              </w:rPr>
            </w:pPr>
            <w:ins w:id="1643" w:author="임픽스 검토" w:date="2026-10-12T04:00:00Z">
              <w:r>
                <w:t>사용여부</w:t>
              </w:r>
            </w:ins>
          </w:p>
        </w:tc>
        <w:tc>
          <w:tcPr>
            <w:tcW w:w="3000" w:type="dxa"/>
          </w:tcPr>
          <w:p w14:paraId="630B0372" w14:textId="77777777" w:rsidR="00504D31" w:rsidRDefault="00504D31" w:rsidP="001861C8">
            <w:pPr>
              <w:pStyle w:val="KS2"/>
              <w:rPr>
                <w:ins w:id="1644" w:author="임픽스 검토" w:date="2026-10-12T04:00:00Z"/>
              </w:rPr>
            </w:pPr>
            <w:ins w:id="1645" w:author="임픽스 검토" w:date="2026-10-12T04:00:00Z">
              <w:r>
                <w:t>UseIndicator</w:t>
              </w:r>
            </w:ins>
          </w:p>
        </w:tc>
        <w:tc>
          <w:tcPr>
            <w:tcW w:w="1150" w:type="dxa"/>
          </w:tcPr>
          <w:p w14:paraId="389023C7" w14:textId="77777777" w:rsidR="00504D31" w:rsidRDefault="00504D31" w:rsidP="001861C8">
            <w:pPr>
              <w:pStyle w:val="KS2"/>
              <w:jc w:val="center"/>
              <w:rPr>
                <w:ins w:id="1646" w:author="임픽스 검토" w:date="2026-10-12T04:00:00Z"/>
              </w:rPr>
            </w:pPr>
            <w:ins w:id="1647" w:author="임픽스 검토" w:date="2026-10-12T04:00:00Z">
              <w:r>
                <w:t>boolean</w:t>
              </w:r>
            </w:ins>
          </w:p>
        </w:tc>
        <w:tc>
          <w:tcPr>
            <w:tcW w:w="1000" w:type="dxa"/>
          </w:tcPr>
          <w:p w14:paraId="0CB94A56" w14:textId="77777777" w:rsidR="00504D31" w:rsidRDefault="00504D31" w:rsidP="001861C8">
            <w:pPr>
              <w:pStyle w:val="KS2"/>
              <w:jc w:val="center"/>
              <w:rPr>
                <w:ins w:id="1648" w:author="임픽스 검토" w:date="2026-10-12T04:00:00Z"/>
              </w:rPr>
            </w:pPr>
            <w:ins w:id="1649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3B656BD5" w14:textId="77777777" w:rsidR="00504D31" w:rsidRDefault="00504D31" w:rsidP="001861C8">
            <w:pPr>
              <w:pStyle w:val="KS2"/>
              <w:rPr>
                <w:ins w:id="1650" w:author="임픽스 검토" w:date="2026-10-12T04:00:00Z"/>
                <w:lang w:eastAsia="ko-KR"/>
              </w:rPr>
            </w:pPr>
            <w:ins w:id="165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회사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정보의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사용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여부</w:t>
              </w:r>
            </w:ins>
          </w:p>
        </w:tc>
      </w:tr>
    </w:tbl>
    <w:p w14:paraId="74990825" w14:textId="77777777" w:rsidR="000A2659" w:rsidRDefault="00000000">
      <w:pPr>
        <w:pStyle w:val="KS0"/>
        <w:rPr>
          <w:ins w:id="1652" w:author="임픽스 검토" w:date="2026-10-12T04:00:00Z"/>
          <w:lang w:eastAsia="ko-KR"/>
        </w:rPr>
      </w:pPr>
      <w:ins w:id="1653" w:author="임픽스 검토" w:date="2026-10-12T04:00:00Z">
        <w:r>
          <w:rPr>
            <w:rFonts w:eastAsia="돋움"/>
            <w:lang w:eastAsia="ko-KR"/>
          </w:rPr>
          <w:t>비고</w:t>
        </w:r>
        <w:r>
          <w:rPr>
            <w:rFonts w:eastAsia="돋움"/>
            <w:lang w:eastAsia="ko-KR"/>
          </w:rPr>
          <w:t xml:space="preserve"> 1</w:t>
        </w:r>
        <w:r>
          <w:rPr>
            <w:rFonts w:eastAsia="돋움"/>
            <w:lang w:eastAsia="ko-KR"/>
          </w:rPr>
          <w:tab/>
        </w:r>
        <w:r>
          <w:rPr>
            <w:rFonts w:eastAsia="돋움"/>
            <w:lang w:eastAsia="ko-KR"/>
          </w:rPr>
          <w:t>회사</w:t>
        </w:r>
        <w:r>
          <w:rPr>
            <w:rFonts w:eastAsia="돋움"/>
            <w:lang w:eastAsia="ko-KR"/>
          </w:rPr>
          <w:t xml:space="preserve"> </w:t>
        </w:r>
        <w:r>
          <w:rPr>
            <w:rFonts w:eastAsia="돋움"/>
            <w:lang w:eastAsia="ko-KR"/>
          </w:rPr>
          <w:t>명사에는</w:t>
        </w:r>
        <w:r>
          <w:rPr>
            <w:rFonts w:eastAsia="돋움"/>
            <w:lang w:eastAsia="ko-KR"/>
          </w:rPr>
          <w:t xml:space="preserve"> </w:t>
        </w:r>
        <w:r>
          <w:rPr>
            <w:rFonts w:eastAsia="돋움"/>
            <w:lang w:eastAsia="ko-KR"/>
          </w:rPr>
          <w:t>기본</w:t>
        </w:r>
        <w:r>
          <w:rPr>
            <w:rFonts w:eastAsia="돋움"/>
            <w:lang w:eastAsia="ko-KR"/>
          </w:rPr>
          <w:t xml:space="preserve"> </w:t>
        </w:r>
        <w:r>
          <w:rPr>
            <w:rFonts w:eastAsia="돋움"/>
            <w:lang w:eastAsia="ko-KR"/>
          </w:rPr>
          <w:t>속성</w:t>
        </w:r>
        <w:r>
          <w:rPr>
            <w:rFonts w:eastAsia="돋움"/>
            <w:lang w:eastAsia="ko-KR"/>
          </w:rPr>
          <w:t xml:space="preserve"> </w:t>
        </w:r>
        <w:r>
          <w:rPr>
            <w:rFonts w:eastAsia="돋움"/>
            <w:lang w:eastAsia="ko-KR"/>
          </w:rPr>
          <w:t>중</w:t>
        </w:r>
        <w:r>
          <w:rPr>
            <w:rFonts w:eastAsia="돋움"/>
            <w:lang w:eastAsia="ko-KR"/>
          </w:rPr>
          <w:t xml:space="preserve"> </w:t>
        </w:r>
        <w:r>
          <w:rPr>
            <w:rFonts w:eastAsia="돋움"/>
            <w:lang w:eastAsia="ko-KR"/>
          </w:rPr>
          <w:t>사업장식별자</w:t>
        </w:r>
        <w:r>
          <w:rPr>
            <w:rFonts w:eastAsia="돋움"/>
            <w:lang w:eastAsia="ko-KR"/>
          </w:rPr>
          <w:t>(SiteID)</w:t>
        </w:r>
        <w:r>
          <w:rPr>
            <w:rFonts w:eastAsia="돋움"/>
            <w:lang w:eastAsia="ko-KR"/>
          </w:rPr>
          <w:t>와</w:t>
        </w:r>
        <w:r>
          <w:rPr>
            <w:rFonts w:eastAsia="돋움"/>
            <w:lang w:eastAsia="ko-KR"/>
          </w:rPr>
          <w:t xml:space="preserve"> </w:t>
        </w:r>
        <w:r>
          <w:rPr>
            <w:rFonts w:eastAsia="돋움"/>
            <w:lang w:eastAsia="ko-KR"/>
          </w:rPr>
          <w:t>공장식별자</w:t>
        </w:r>
        <w:r>
          <w:rPr>
            <w:rFonts w:eastAsia="돋움"/>
            <w:lang w:eastAsia="ko-KR"/>
          </w:rPr>
          <w:t>(PlantID)</w:t>
        </w:r>
        <w:r>
          <w:rPr>
            <w:rFonts w:eastAsia="돋움"/>
            <w:lang w:eastAsia="ko-KR"/>
          </w:rPr>
          <w:t>를</w:t>
        </w:r>
        <w:r>
          <w:rPr>
            <w:rFonts w:eastAsia="돋움"/>
            <w:lang w:eastAsia="ko-KR"/>
          </w:rPr>
          <w:t xml:space="preserve"> </w:t>
        </w:r>
        <w:r>
          <w:rPr>
            <w:rFonts w:eastAsia="돋움"/>
            <w:lang w:eastAsia="ko-KR"/>
          </w:rPr>
          <w:t>적용하지</w:t>
        </w:r>
        <w:r>
          <w:rPr>
            <w:rFonts w:eastAsia="돋움"/>
            <w:lang w:eastAsia="ko-KR"/>
          </w:rPr>
          <w:t xml:space="preserve"> </w:t>
        </w:r>
        <w:r>
          <w:rPr>
            <w:rFonts w:eastAsia="돋움"/>
            <w:lang w:eastAsia="ko-KR"/>
          </w:rPr>
          <w:t>않으며</w:t>
        </w:r>
        <w:r>
          <w:rPr>
            <w:rFonts w:eastAsia="돋움"/>
            <w:lang w:eastAsia="ko-KR"/>
          </w:rPr>
          <w:t xml:space="preserve">, </w:t>
        </w:r>
        <w:r>
          <w:rPr>
            <w:rFonts w:eastAsia="돋움"/>
            <w:lang w:eastAsia="ko-KR"/>
          </w:rPr>
          <w:t>기본</w:t>
        </w:r>
        <w:r>
          <w:rPr>
            <w:rFonts w:eastAsia="돋움"/>
            <w:lang w:eastAsia="ko-KR"/>
          </w:rPr>
          <w:t xml:space="preserve"> </w:t>
        </w:r>
        <w:r>
          <w:rPr>
            <w:rFonts w:eastAsia="돋움"/>
            <w:lang w:eastAsia="ko-KR"/>
          </w:rPr>
          <w:t>속성의</w:t>
        </w:r>
        <w:r>
          <w:rPr>
            <w:rFonts w:eastAsia="돋움"/>
            <w:lang w:eastAsia="ko-KR"/>
          </w:rPr>
          <w:t xml:space="preserve"> </w:t>
        </w:r>
        <w:r>
          <w:rPr>
            <w:rFonts w:eastAsia="돋움"/>
            <w:lang w:eastAsia="ko-KR"/>
          </w:rPr>
          <w:t>회사식별자</w:t>
        </w:r>
        <w:r>
          <w:rPr>
            <w:rFonts w:eastAsia="돋움"/>
            <w:lang w:eastAsia="ko-KR"/>
          </w:rPr>
          <w:t>(EnterpriseID)</w:t>
        </w:r>
        <w:r>
          <w:rPr>
            <w:rFonts w:eastAsia="돋움"/>
            <w:lang w:eastAsia="ko-KR"/>
          </w:rPr>
          <w:t>는</w:t>
        </w:r>
        <w:r>
          <w:rPr>
            <w:rFonts w:eastAsia="돋움"/>
            <w:lang w:eastAsia="ko-KR"/>
          </w:rPr>
          <w:t xml:space="preserve"> </w:t>
        </w:r>
        <w:r>
          <w:rPr>
            <w:rFonts w:eastAsia="돋움"/>
            <w:lang w:eastAsia="ko-KR"/>
          </w:rPr>
          <w:t>표</w:t>
        </w:r>
        <w:r>
          <w:rPr>
            <w:rFonts w:eastAsia="돋움"/>
            <w:lang w:eastAsia="ko-KR"/>
          </w:rPr>
          <w:t xml:space="preserve"> 33</w:t>
        </w:r>
        <w:r>
          <w:rPr>
            <w:rFonts w:eastAsia="돋움"/>
            <w:lang w:eastAsia="ko-KR"/>
          </w:rPr>
          <w:t>의</w:t>
        </w:r>
        <w:r>
          <w:rPr>
            <w:rFonts w:eastAsia="돋움"/>
            <w:lang w:eastAsia="ko-KR"/>
          </w:rPr>
          <w:t xml:space="preserve"> </w:t>
        </w:r>
        <w:r>
          <w:rPr>
            <w:rFonts w:eastAsia="돋움"/>
            <w:lang w:eastAsia="ko-KR"/>
          </w:rPr>
          <w:t>회사식별자로</w:t>
        </w:r>
        <w:r>
          <w:rPr>
            <w:rFonts w:eastAsia="돋움"/>
            <w:lang w:eastAsia="ko-KR"/>
          </w:rPr>
          <w:t xml:space="preserve"> </w:t>
        </w:r>
        <w:r>
          <w:rPr>
            <w:rFonts w:eastAsia="돋움"/>
            <w:lang w:eastAsia="ko-KR"/>
          </w:rPr>
          <w:t>갈음한다</w:t>
        </w:r>
        <w:r>
          <w:rPr>
            <w:rFonts w:eastAsia="돋움"/>
            <w:lang w:eastAsia="ko-KR"/>
          </w:rPr>
          <w:t xml:space="preserve">(7.3 </w:t>
        </w:r>
        <w:r>
          <w:rPr>
            <w:rFonts w:eastAsia="돋움"/>
            <w:lang w:eastAsia="ko-KR"/>
          </w:rPr>
          <w:t>참조</w:t>
        </w:r>
        <w:r>
          <w:rPr>
            <w:rFonts w:eastAsia="돋움"/>
            <w:lang w:eastAsia="ko-KR"/>
          </w:rPr>
          <w:t>).</w:t>
        </w:r>
      </w:ins>
    </w:p>
    <w:p w14:paraId="2DDA7452" w14:textId="77777777" w:rsidR="000A2659" w:rsidRDefault="00000000">
      <w:pPr>
        <w:pStyle w:val="KS0"/>
        <w:rPr>
          <w:ins w:id="1654" w:author="임픽스 검토" w:date="2026-10-12T04:00:00Z"/>
          <w:lang w:eastAsia="ko-KR"/>
        </w:rPr>
      </w:pPr>
      <w:ins w:id="1655" w:author="임픽스 검토" w:date="2026-10-12T04:00:00Z">
        <w:r>
          <w:rPr>
            <w:rFonts w:eastAsia="돋움"/>
            <w:lang w:eastAsia="ko-KR"/>
          </w:rPr>
          <w:t>비고</w:t>
        </w:r>
        <w:r>
          <w:rPr>
            <w:rFonts w:eastAsia="돋움"/>
            <w:lang w:eastAsia="ko-KR"/>
          </w:rPr>
          <w:t xml:space="preserve"> 2</w:t>
        </w:r>
        <w:r>
          <w:rPr>
            <w:rFonts w:eastAsia="돋움"/>
            <w:lang w:eastAsia="ko-KR"/>
          </w:rPr>
          <w:tab/>
        </w:r>
        <w:r>
          <w:rPr>
            <w:rFonts w:eastAsia="돋움"/>
            <w:lang w:eastAsia="ko-KR"/>
          </w:rPr>
          <w:t>회사식별자는</w:t>
        </w:r>
        <w:r>
          <w:rPr>
            <w:rFonts w:eastAsia="돋움"/>
            <w:lang w:eastAsia="ko-KR"/>
          </w:rPr>
          <w:t xml:space="preserve"> </w:t>
        </w:r>
        <w:r>
          <w:rPr>
            <w:rFonts w:eastAsia="돋움"/>
            <w:lang w:eastAsia="ko-KR"/>
          </w:rPr>
          <w:t>기업업무시스템</w:t>
        </w:r>
        <w:r>
          <w:rPr>
            <w:rFonts w:eastAsia="돋움"/>
            <w:lang w:eastAsia="ko-KR"/>
          </w:rPr>
          <w:t xml:space="preserve"> </w:t>
        </w:r>
        <w:r>
          <w:rPr>
            <w:rFonts w:eastAsia="돋움"/>
            <w:lang w:eastAsia="ko-KR"/>
          </w:rPr>
          <w:t>간</w:t>
        </w:r>
        <w:r>
          <w:rPr>
            <w:rFonts w:eastAsia="돋움"/>
            <w:lang w:eastAsia="ko-KR"/>
          </w:rPr>
          <w:t xml:space="preserve"> </w:t>
        </w:r>
        <w:r>
          <w:rPr>
            <w:rFonts w:eastAsia="돋움"/>
            <w:lang w:eastAsia="ko-KR"/>
          </w:rPr>
          <w:t>연동을</w:t>
        </w:r>
        <w:r>
          <w:rPr>
            <w:rFonts w:eastAsia="돋움"/>
            <w:lang w:eastAsia="ko-KR"/>
          </w:rPr>
          <w:t xml:space="preserve"> </w:t>
        </w:r>
        <w:r>
          <w:rPr>
            <w:rFonts w:eastAsia="돋움"/>
            <w:lang w:eastAsia="ko-KR"/>
          </w:rPr>
          <w:t>수행하는</w:t>
        </w:r>
        <w:r>
          <w:rPr>
            <w:rFonts w:eastAsia="돋움"/>
            <w:lang w:eastAsia="ko-KR"/>
          </w:rPr>
          <w:t xml:space="preserve"> </w:t>
        </w:r>
        <w:r>
          <w:rPr>
            <w:rFonts w:eastAsia="돋움"/>
            <w:lang w:eastAsia="ko-KR"/>
          </w:rPr>
          <w:t>회사들이</w:t>
        </w:r>
        <w:r>
          <w:rPr>
            <w:rFonts w:eastAsia="돋움"/>
            <w:lang w:eastAsia="ko-KR"/>
          </w:rPr>
          <w:t xml:space="preserve"> </w:t>
        </w:r>
        <w:r>
          <w:rPr>
            <w:rFonts w:eastAsia="돋움"/>
            <w:lang w:eastAsia="ko-KR"/>
          </w:rPr>
          <w:t>협의하여</w:t>
        </w:r>
        <w:r>
          <w:rPr>
            <w:rFonts w:eastAsia="돋움"/>
            <w:lang w:eastAsia="ko-KR"/>
          </w:rPr>
          <w:t xml:space="preserve"> </w:t>
        </w:r>
        <w:r>
          <w:rPr>
            <w:rFonts w:eastAsia="돋움"/>
            <w:lang w:eastAsia="ko-KR"/>
          </w:rPr>
          <w:t>정하며</w:t>
        </w:r>
        <w:r>
          <w:rPr>
            <w:rFonts w:eastAsia="돋움"/>
            <w:lang w:eastAsia="ko-KR"/>
          </w:rPr>
          <w:t xml:space="preserve">, </w:t>
        </w:r>
        <w:r>
          <w:rPr>
            <w:rFonts w:eastAsia="돋움"/>
            <w:lang w:eastAsia="ko-KR"/>
          </w:rPr>
          <w:t>사업자등록번호</w:t>
        </w:r>
        <w:r>
          <w:rPr>
            <w:rFonts w:eastAsia="돋움"/>
            <w:lang w:eastAsia="ko-KR"/>
          </w:rPr>
          <w:t xml:space="preserve"> </w:t>
        </w:r>
        <w:r>
          <w:rPr>
            <w:rFonts w:eastAsia="돋움"/>
            <w:lang w:eastAsia="ko-KR"/>
          </w:rPr>
          <w:t>등</w:t>
        </w:r>
        <w:r>
          <w:rPr>
            <w:rFonts w:eastAsia="돋움"/>
            <w:lang w:eastAsia="ko-KR"/>
          </w:rPr>
          <w:t xml:space="preserve"> </w:t>
        </w:r>
        <w:r>
          <w:rPr>
            <w:rFonts w:eastAsia="돋움"/>
            <w:lang w:eastAsia="ko-KR"/>
          </w:rPr>
          <w:t>공적</w:t>
        </w:r>
        <w:r>
          <w:rPr>
            <w:rFonts w:eastAsia="돋움"/>
            <w:lang w:eastAsia="ko-KR"/>
          </w:rPr>
          <w:t xml:space="preserve"> </w:t>
        </w:r>
        <w:r>
          <w:rPr>
            <w:rFonts w:eastAsia="돋움"/>
            <w:lang w:eastAsia="ko-KR"/>
          </w:rPr>
          <w:t>식별번호를</w:t>
        </w:r>
        <w:r>
          <w:rPr>
            <w:rFonts w:eastAsia="돋움"/>
            <w:lang w:eastAsia="ko-KR"/>
          </w:rPr>
          <w:t xml:space="preserve"> </w:t>
        </w:r>
        <w:r>
          <w:rPr>
            <w:rFonts w:eastAsia="돋움"/>
            <w:lang w:eastAsia="ko-KR"/>
          </w:rPr>
          <w:t>회사식별자로</w:t>
        </w:r>
        <w:r>
          <w:rPr>
            <w:rFonts w:eastAsia="돋움"/>
            <w:lang w:eastAsia="ko-KR"/>
          </w:rPr>
          <w:t xml:space="preserve"> </w:t>
        </w:r>
        <w:r>
          <w:rPr>
            <w:rFonts w:eastAsia="돋움"/>
            <w:lang w:eastAsia="ko-KR"/>
          </w:rPr>
          <w:t>사용할</w:t>
        </w:r>
        <w:r>
          <w:rPr>
            <w:rFonts w:eastAsia="돋움"/>
            <w:lang w:eastAsia="ko-KR"/>
          </w:rPr>
          <w:t xml:space="preserve"> </w:t>
        </w:r>
        <w:r>
          <w:rPr>
            <w:rFonts w:eastAsia="돋움"/>
            <w:lang w:eastAsia="ko-KR"/>
          </w:rPr>
          <w:t>수</w:t>
        </w:r>
        <w:r>
          <w:rPr>
            <w:rFonts w:eastAsia="돋움"/>
            <w:lang w:eastAsia="ko-KR"/>
          </w:rPr>
          <w:t xml:space="preserve"> </w:t>
        </w:r>
        <w:r>
          <w:rPr>
            <w:rFonts w:eastAsia="돋움"/>
            <w:lang w:eastAsia="ko-KR"/>
          </w:rPr>
          <w:t>있다</w:t>
        </w:r>
        <w:r>
          <w:rPr>
            <w:rFonts w:eastAsia="돋움"/>
            <w:lang w:eastAsia="ko-KR"/>
          </w:rPr>
          <w:t>.</w:t>
        </w:r>
      </w:ins>
    </w:p>
    <w:p w14:paraId="30AD3173" w14:textId="77777777" w:rsidR="000A2659" w:rsidRDefault="00000000">
      <w:pPr>
        <w:pStyle w:val="KS0"/>
        <w:rPr>
          <w:ins w:id="1656" w:author="임픽스 검토" w:date="2026-10-12T04:00:00Z"/>
          <w:lang w:eastAsia="ko-KR"/>
        </w:rPr>
      </w:pPr>
      <w:ins w:id="1657" w:author="임픽스 검토" w:date="2026-10-12T04:00:00Z">
        <w:r>
          <w:rPr>
            <w:rFonts w:eastAsia="돋움"/>
            <w:lang w:eastAsia="ko-KR"/>
          </w:rPr>
          <w:t>비고</w:t>
        </w:r>
        <w:r>
          <w:rPr>
            <w:rFonts w:eastAsia="돋움"/>
            <w:lang w:eastAsia="ko-KR"/>
          </w:rPr>
          <w:t xml:space="preserve"> 3</w:t>
        </w:r>
        <w:r>
          <w:rPr>
            <w:rFonts w:eastAsia="돋움"/>
            <w:lang w:eastAsia="ko-KR"/>
          </w:rPr>
          <w:tab/>
        </w:r>
        <w:r>
          <w:rPr>
            <w:rFonts w:eastAsia="돋움"/>
            <w:lang w:eastAsia="ko-KR"/>
          </w:rPr>
          <w:t>회사</w:t>
        </w:r>
        <w:r>
          <w:rPr>
            <w:rFonts w:eastAsia="돋움"/>
            <w:lang w:eastAsia="ko-KR"/>
          </w:rPr>
          <w:t xml:space="preserve"> </w:t>
        </w:r>
        <w:r>
          <w:rPr>
            <w:rFonts w:eastAsia="돋움"/>
            <w:lang w:eastAsia="ko-KR"/>
          </w:rPr>
          <w:t>간</w:t>
        </w:r>
        <w:r>
          <w:rPr>
            <w:rFonts w:eastAsia="돋움"/>
            <w:lang w:eastAsia="ko-KR"/>
          </w:rPr>
          <w:t xml:space="preserve"> </w:t>
        </w:r>
        <w:r>
          <w:rPr>
            <w:rFonts w:eastAsia="돋움"/>
            <w:lang w:eastAsia="ko-KR"/>
          </w:rPr>
          <w:t>거래</w:t>
        </w:r>
        <w:r>
          <w:rPr>
            <w:rFonts w:eastAsia="돋움"/>
            <w:lang w:eastAsia="ko-KR"/>
          </w:rPr>
          <w:t xml:space="preserve"> </w:t>
        </w:r>
        <w:r>
          <w:rPr>
            <w:rFonts w:eastAsia="돋움"/>
            <w:lang w:eastAsia="ko-KR"/>
          </w:rPr>
          <w:t>상대방</w:t>
        </w:r>
        <w:r>
          <w:rPr>
            <w:rFonts w:eastAsia="돋움"/>
            <w:lang w:eastAsia="ko-KR"/>
          </w:rPr>
          <w:t>(</w:t>
        </w:r>
        <w:r>
          <w:rPr>
            <w:rFonts w:eastAsia="돋움"/>
            <w:lang w:eastAsia="ko-KR"/>
          </w:rPr>
          <w:t>고객사</w:t>
        </w:r>
        <w:r>
          <w:rPr>
            <w:rFonts w:eastAsia="돋움"/>
            <w:lang w:eastAsia="ko-KR"/>
          </w:rPr>
          <w:t xml:space="preserve">, </w:t>
        </w:r>
        <w:r>
          <w:rPr>
            <w:rFonts w:eastAsia="돋움"/>
            <w:lang w:eastAsia="ko-KR"/>
          </w:rPr>
          <w:t>공급사</w:t>
        </w:r>
        <w:r>
          <w:rPr>
            <w:rFonts w:eastAsia="돋움"/>
            <w:lang w:eastAsia="ko-KR"/>
          </w:rPr>
          <w:t>)</w:t>
        </w:r>
        <w:r>
          <w:rPr>
            <w:rFonts w:eastAsia="돋움"/>
            <w:lang w:eastAsia="ko-KR"/>
          </w:rPr>
          <w:t>은</w:t>
        </w:r>
        <w:r>
          <w:rPr>
            <w:rFonts w:eastAsia="돋움"/>
            <w:lang w:eastAsia="ko-KR"/>
          </w:rPr>
          <w:t xml:space="preserve"> </w:t>
        </w:r>
        <w:r>
          <w:rPr>
            <w:rFonts w:eastAsia="돋움"/>
            <w:lang w:eastAsia="ko-KR"/>
          </w:rPr>
          <w:t>고객사</w:t>
        </w:r>
        <w:r>
          <w:rPr>
            <w:rFonts w:eastAsia="돋움"/>
            <w:lang w:eastAsia="ko-KR"/>
          </w:rPr>
          <w:t>(CustomerPartyMaster)</w:t>
        </w:r>
        <w:r>
          <w:rPr>
            <w:rFonts w:eastAsia="돋움"/>
            <w:lang w:eastAsia="ko-KR"/>
          </w:rPr>
          <w:t>와</w:t>
        </w:r>
        <w:r>
          <w:rPr>
            <w:rFonts w:eastAsia="돋움"/>
            <w:lang w:eastAsia="ko-KR"/>
          </w:rPr>
          <w:t xml:space="preserve"> </w:t>
        </w:r>
        <w:r>
          <w:rPr>
            <w:rFonts w:eastAsia="돋움"/>
            <w:lang w:eastAsia="ko-KR"/>
          </w:rPr>
          <w:t>공급사</w:t>
        </w:r>
        <w:r>
          <w:rPr>
            <w:rFonts w:eastAsia="돋움"/>
            <w:lang w:eastAsia="ko-KR"/>
          </w:rPr>
          <w:t xml:space="preserve">(VendorPartyMaster) </w:t>
        </w:r>
        <w:r>
          <w:rPr>
            <w:rFonts w:eastAsia="돋움"/>
            <w:lang w:eastAsia="ko-KR"/>
          </w:rPr>
          <w:t>명사로</w:t>
        </w:r>
        <w:r>
          <w:rPr>
            <w:rFonts w:eastAsia="돋움"/>
            <w:lang w:eastAsia="ko-KR"/>
          </w:rPr>
          <w:t xml:space="preserve"> </w:t>
        </w:r>
        <w:r>
          <w:rPr>
            <w:rFonts w:eastAsia="돋움"/>
            <w:lang w:eastAsia="ko-KR"/>
          </w:rPr>
          <w:t>나타내며</w:t>
        </w:r>
        <w:r>
          <w:rPr>
            <w:rFonts w:eastAsia="돋움"/>
            <w:lang w:eastAsia="ko-KR"/>
          </w:rPr>
          <w:t xml:space="preserve">, </w:t>
        </w:r>
        <w:r>
          <w:rPr>
            <w:rFonts w:eastAsia="돋움"/>
            <w:lang w:eastAsia="ko-KR"/>
          </w:rPr>
          <w:t>거래</w:t>
        </w:r>
        <w:r>
          <w:rPr>
            <w:rFonts w:eastAsia="돋움"/>
            <w:lang w:eastAsia="ko-KR"/>
          </w:rPr>
          <w:t xml:space="preserve"> </w:t>
        </w:r>
        <w:r>
          <w:rPr>
            <w:rFonts w:eastAsia="돋움"/>
            <w:lang w:eastAsia="ko-KR"/>
          </w:rPr>
          <w:t>상대방이</w:t>
        </w:r>
        <w:r>
          <w:rPr>
            <w:rFonts w:eastAsia="돋움"/>
            <w:lang w:eastAsia="ko-KR"/>
          </w:rPr>
          <w:t xml:space="preserve"> </w:t>
        </w:r>
        <w:r>
          <w:rPr>
            <w:rFonts w:eastAsia="돋움"/>
            <w:lang w:eastAsia="ko-KR"/>
          </w:rPr>
          <w:t>같은</w:t>
        </w:r>
        <w:r>
          <w:rPr>
            <w:rFonts w:eastAsia="돋움"/>
            <w:lang w:eastAsia="ko-KR"/>
          </w:rPr>
          <w:t xml:space="preserve"> </w:t>
        </w:r>
        <w:r>
          <w:rPr>
            <w:rFonts w:eastAsia="돋움"/>
            <w:lang w:eastAsia="ko-KR"/>
          </w:rPr>
          <w:t>기업</w:t>
        </w:r>
        <w:r>
          <w:rPr>
            <w:rFonts w:eastAsia="돋움"/>
            <w:lang w:eastAsia="ko-KR"/>
          </w:rPr>
          <w:t xml:space="preserve"> </w:t>
        </w:r>
        <w:r>
          <w:rPr>
            <w:rFonts w:eastAsia="돋움"/>
            <w:lang w:eastAsia="ko-KR"/>
          </w:rPr>
          <w:t>집단의</w:t>
        </w:r>
        <w:r>
          <w:rPr>
            <w:rFonts w:eastAsia="돋움"/>
            <w:lang w:eastAsia="ko-KR"/>
          </w:rPr>
          <w:t xml:space="preserve"> </w:t>
        </w:r>
        <w:r>
          <w:rPr>
            <w:rFonts w:eastAsia="돋움"/>
            <w:lang w:eastAsia="ko-KR"/>
          </w:rPr>
          <w:t>회사이면</w:t>
        </w:r>
        <w:r>
          <w:rPr>
            <w:rFonts w:eastAsia="돋움"/>
            <w:lang w:eastAsia="ko-KR"/>
          </w:rPr>
          <w:t xml:space="preserve"> </w:t>
        </w:r>
        <w:r>
          <w:rPr>
            <w:rFonts w:eastAsia="돋움"/>
            <w:lang w:eastAsia="ko-KR"/>
          </w:rPr>
          <w:t>상위회사식별자</w:t>
        </w:r>
        <w:r>
          <w:rPr>
            <w:rFonts w:eastAsia="돋움"/>
            <w:lang w:eastAsia="ko-KR"/>
          </w:rPr>
          <w:t>(ParentEnterpriseID)</w:t>
        </w:r>
        <w:r>
          <w:rPr>
            <w:rFonts w:eastAsia="돋움"/>
            <w:lang w:eastAsia="ko-KR"/>
          </w:rPr>
          <w:t>로</w:t>
        </w:r>
        <w:r>
          <w:rPr>
            <w:rFonts w:eastAsia="돋움"/>
            <w:lang w:eastAsia="ko-KR"/>
          </w:rPr>
          <w:t xml:space="preserve"> </w:t>
        </w:r>
        <w:r>
          <w:rPr>
            <w:rFonts w:eastAsia="돋움"/>
            <w:lang w:eastAsia="ko-KR"/>
          </w:rPr>
          <w:t>관계를</w:t>
        </w:r>
        <w:r>
          <w:rPr>
            <w:rFonts w:eastAsia="돋움"/>
            <w:lang w:eastAsia="ko-KR"/>
          </w:rPr>
          <w:t xml:space="preserve"> </w:t>
        </w:r>
        <w:r>
          <w:rPr>
            <w:rFonts w:eastAsia="돋움"/>
            <w:lang w:eastAsia="ko-KR"/>
          </w:rPr>
          <w:t>확인할</w:t>
        </w:r>
        <w:r>
          <w:rPr>
            <w:rFonts w:eastAsia="돋움"/>
            <w:lang w:eastAsia="ko-KR"/>
          </w:rPr>
          <w:t xml:space="preserve"> </w:t>
        </w:r>
        <w:r>
          <w:rPr>
            <w:rFonts w:eastAsia="돋움"/>
            <w:lang w:eastAsia="ko-KR"/>
          </w:rPr>
          <w:t>수</w:t>
        </w:r>
        <w:r>
          <w:rPr>
            <w:rFonts w:eastAsia="돋움"/>
            <w:lang w:eastAsia="ko-KR"/>
          </w:rPr>
          <w:t xml:space="preserve"> </w:t>
        </w:r>
        <w:r>
          <w:rPr>
            <w:rFonts w:eastAsia="돋움"/>
            <w:lang w:eastAsia="ko-KR"/>
          </w:rPr>
          <w:t>있다</w:t>
        </w:r>
        <w:r>
          <w:rPr>
            <w:rFonts w:eastAsia="돋움"/>
            <w:lang w:eastAsia="ko-KR"/>
          </w:rPr>
          <w:t>.</w:t>
        </w:r>
      </w:ins>
    </w:p>
    <w:p w14:paraId="7316754A" w14:textId="77777777" w:rsidR="00504D31" w:rsidRPr="00504D31" w:rsidRDefault="00504D31">
      <w:pPr>
        <w:spacing w:after="0" w:line="144" w:lineRule="auto"/>
        <w:rPr>
          <w:lang w:eastAsia="ko-KR"/>
        </w:rPr>
      </w:pPr>
    </w:p>
    <w:p w14:paraId="6E9CAFD5" w14:textId="77777777" w:rsidR="00B4288B" w:rsidRDefault="0010783A">
      <w:pPr>
        <w:pStyle w:val="37"/>
        <w:rPr>
          <w:lang w:eastAsia="ko-KR"/>
        </w:rPr>
      </w:pPr>
      <w:bookmarkStart w:id="1658" w:name="_Toc241499098"/>
      <w:r>
        <w:rPr>
          <w:lang w:eastAsia="ko-KR"/>
        </w:rPr>
        <w:t xml:space="preserve">7.4.2  </w:t>
      </w:r>
      <w:r>
        <w:rPr>
          <w:lang w:eastAsia="ko-KR"/>
        </w:rPr>
        <w:t>프로젝트관리</w:t>
      </w:r>
      <w:bookmarkEnd w:id="1658"/>
    </w:p>
    <w:p w14:paraId="0C12740F" w14:textId="77777777" w:rsidR="00B4288B" w:rsidRDefault="0010783A">
      <w:pPr>
        <w:pStyle w:val="46"/>
        <w:rPr>
          <w:lang w:eastAsia="ko-KR"/>
        </w:rPr>
      </w:pPr>
      <w:r>
        <w:rPr>
          <w:lang w:eastAsia="ko-KR"/>
        </w:rPr>
        <w:t xml:space="preserve">7.4.2.1  </w:t>
      </w:r>
      <w:r>
        <w:rPr>
          <w:lang w:eastAsia="ko-KR"/>
        </w:rPr>
        <w:t>프로젝트마스터</w:t>
      </w:r>
      <w:r>
        <w:rPr>
          <w:lang w:eastAsia="ko-KR"/>
        </w:rPr>
        <w:t>(ProjectMaster)</w:t>
      </w:r>
    </w:p>
    <w:p w14:paraId="3AFB0E16" w14:textId="12BA31C2" w:rsidR="00B4288B" w:rsidRDefault="0010783A">
      <w:pPr>
        <w:rPr>
          <w:lang w:eastAsia="ko-KR"/>
        </w:rPr>
      </w:pP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, </w:t>
      </w:r>
      <w:r>
        <w:rPr>
          <w:lang w:eastAsia="ko-KR"/>
        </w:rPr>
        <w:t>프로젝트명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관리하는</w:t>
      </w:r>
      <w:r>
        <w:rPr>
          <w:lang w:eastAsia="ko-KR"/>
        </w:rPr>
        <w:t xml:space="preserve"> </w:t>
      </w:r>
      <w:r>
        <w:rPr>
          <w:lang w:eastAsia="ko-KR"/>
        </w:rPr>
        <w:t>프로젝트마스터를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필드의</w:t>
      </w:r>
      <w:r>
        <w:rPr>
          <w:lang w:eastAsia="ko-KR"/>
        </w:rPr>
        <w:t xml:space="preserve"> ProjectAccounting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애플리케이션</w:t>
      </w:r>
      <w:r>
        <w:rPr>
          <w:lang w:eastAsia="ko-KR"/>
        </w:rPr>
        <w:t xml:space="preserve"> </w:t>
      </w:r>
      <w:r>
        <w:rPr>
          <w:lang w:eastAsia="ko-KR"/>
        </w:rPr>
        <w:t>활성화를</w:t>
      </w:r>
      <w:r>
        <w:rPr>
          <w:lang w:eastAsia="ko-KR"/>
        </w:rPr>
        <w:t xml:space="preserve"> </w:t>
      </w:r>
      <w:r>
        <w:rPr>
          <w:lang w:eastAsia="ko-KR"/>
        </w:rPr>
        <w:t>위한정보로</w:t>
      </w:r>
      <w:r>
        <w:rPr>
          <w:lang w:eastAsia="ko-KR"/>
        </w:rPr>
        <w:t xml:space="preserve"> </w:t>
      </w:r>
      <w:r>
        <w:rPr>
          <w:lang w:eastAsia="ko-KR"/>
        </w:rPr>
        <w:t>활용되기도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프로젝트마스터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1659" w:author="임픽스 검토" w:date="2026-10-12T04:00:00Z">
        <w:r>
          <w:rPr>
            <w:lang w:eastAsia="ko-KR"/>
          </w:rPr>
          <w:delText>31</w:delText>
        </w:r>
        <w:r>
          <w:rPr>
            <w:lang w:eastAsia="ko-KR"/>
          </w:rPr>
          <w:delText>과</w:delText>
        </w:r>
      </w:del>
      <w:ins w:id="1660" w:author="임픽스 검토" w:date="2026-10-12T04:00:00Z">
        <w:r>
          <w:rPr>
            <w:lang w:eastAsia="ko-KR"/>
          </w:rPr>
          <w:t>34</w:t>
        </w:r>
        <w:r>
          <w:rPr>
            <w:lang w:eastAsia="ko-KR"/>
          </w:rPr>
          <w:t>와</w:t>
        </w:r>
      </w:ins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4C582308" w14:textId="037E81DC" w:rsidR="00B4288B" w:rsidRDefault="0010783A">
      <w:pPr>
        <w:pStyle w:val="KS"/>
        <w:rPr>
          <w:lang w:eastAsia="ko-KR"/>
        </w:rPr>
      </w:pPr>
      <w:commentRangeStart w:id="1661"/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1662" w:author="임픽스 검토" w:date="2026-10-12T04:00:00Z">
        <w:r>
          <w:rPr>
            <w:lang w:eastAsia="ko-KR"/>
          </w:rPr>
          <w:delText>31</w:delText>
        </w:r>
      </w:del>
      <w:ins w:id="1663" w:author="임픽스 검토" w:date="2026-10-12T04:00:00Z">
        <w:r>
          <w:rPr>
            <w:lang w:eastAsia="ko-KR"/>
          </w:rPr>
          <w:t>34</w:t>
        </w:r>
      </w:ins>
      <w:r>
        <w:rPr>
          <w:lang w:eastAsia="ko-KR"/>
        </w:rPr>
        <w:t xml:space="preserve"> — </w:t>
      </w:r>
      <w:r>
        <w:rPr>
          <w:lang w:eastAsia="ko-KR"/>
        </w:rPr>
        <w:t>프로젝트마스터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commentRangeEnd w:id="1661"/>
      <w:r>
        <w:rPr>
          <w:rStyle w:val="aff5"/>
          <w:sz w:val="20"/>
          <w:szCs w:val="22"/>
          <w:lang w:eastAsia="ko-KR"/>
        </w:rPr>
        <w:commentReference w:id="1661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057B1D55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6C44B6DB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2327DE4E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4B881BCB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3F9F2332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571616F2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0B5E5157" w14:textId="77777777">
        <w:trPr>
          <w:cantSplit/>
          <w:jc w:val="center"/>
        </w:trPr>
        <w:tc>
          <w:tcPr>
            <w:tcW w:w="2100" w:type="dxa"/>
          </w:tcPr>
          <w:p w14:paraId="5F20EA11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0CC0841E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509922A1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1DD24904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2747DFB8" w14:textId="77777777" w:rsidR="00B4288B" w:rsidRDefault="00B4288B">
            <w:pPr>
              <w:pStyle w:val="KS2"/>
            </w:pPr>
          </w:p>
        </w:tc>
      </w:tr>
      <w:tr w:rsidR="00B4288B" w14:paraId="44E121C8" w14:textId="77777777">
        <w:trPr>
          <w:cantSplit/>
          <w:jc w:val="center"/>
        </w:trPr>
        <w:tc>
          <w:tcPr>
            <w:tcW w:w="2100" w:type="dxa"/>
          </w:tcPr>
          <w:p w14:paraId="3C6332A0" w14:textId="77777777" w:rsidR="00B4288B" w:rsidRDefault="0010783A">
            <w:pPr>
              <w:pStyle w:val="KS2"/>
            </w:pPr>
            <w:r>
              <w:t>프로젝트식별자</w:t>
            </w:r>
          </w:p>
        </w:tc>
        <w:tc>
          <w:tcPr>
            <w:tcW w:w="3000" w:type="dxa"/>
          </w:tcPr>
          <w:p w14:paraId="4499EA8F" w14:textId="77777777" w:rsidR="00B4288B" w:rsidRDefault="0010783A">
            <w:pPr>
              <w:pStyle w:val="KS2"/>
            </w:pPr>
            <w:r>
              <w:t>ProjectID</w:t>
            </w:r>
          </w:p>
        </w:tc>
        <w:tc>
          <w:tcPr>
            <w:tcW w:w="1150" w:type="dxa"/>
          </w:tcPr>
          <w:p w14:paraId="5FC83FE5" w14:textId="77777777" w:rsidR="00B4288B" w:rsidRDefault="0010783A">
            <w:pPr>
              <w:pStyle w:val="KS2"/>
              <w:jc w:val="center"/>
            </w:pPr>
            <w:r>
              <w:t>ID</w:t>
            </w:r>
          </w:p>
        </w:tc>
        <w:tc>
          <w:tcPr>
            <w:tcW w:w="1000" w:type="dxa"/>
          </w:tcPr>
          <w:p w14:paraId="20482D21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0BF804E9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프로젝트를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</w:tc>
      </w:tr>
      <w:tr w:rsidR="00B4288B" w14:paraId="5E92DD8E" w14:textId="77777777">
        <w:trPr>
          <w:cantSplit/>
          <w:jc w:val="center"/>
        </w:trPr>
        <w:tc>
          <w:tcPr>
            <w:tcW w:w="2100" w:type="dxa"/>
          </w:tcPr>
          <w:p w14:paraId="0BD9C5E8" w14:textId="77777777" w:rsidR="00B4288B" w:rsidRDefault="0010783A">
            <w:pPr>
              <w:pStyle w:val="KS2"/>
            </w:pPr>
            <w:r>
              <w:t>프로젝트명</w:t>
            </w:r>
          </w:p>
        </w:tc>
        <w:tc>
          <w:tcPr>
            <w:tcW w:w="3000" w:type="dxa"/>
          </w:tcPr>
          <w:p w14:paraId="3C8A1D5D" w14:textId="77777777" w:rsidR="00B4288B" w:rsidRDefault="0010783A">
            <w:pPr>
              <w:pStyle w:val="KS2"/>
            </w:pPr>
            <w:r>
              <w:t>ProjectName</w:t>
            </w:r>
          </w:p>
        </w:tc>
        <w:tc>
          <w:tcPr>
            <w:tcW w:w="1150" w:type="dxa"/>
          </w:tcPr>
          <w:p w14:paraId="19954896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0F0E6721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36971F27" w14:textId="77777777" w:rsidR="00B4288B" w:rsidRDefault="0010783A">
            <w:pPr>
              <w:pStyle w:val="KS2"/>
            </w:pPr>
            <w:r>
              <w:t xml:space="preserve">— </w:t>
            </w:r>
            <w:r>
              <w:t>프로젝트의</w:t>
            </w:r>
            <w:r>
              <w:t xml:space="preserve"> </w:t>
            </w:r>
            <w:r>
              <w:t>명칭</w:t>
            </w:r>
          </w:p>
        </w:tc>
      </w:tr>
      <w:tr w:rsidR="00B4288B" w14:paraId="5EFC4B6B" w14:textId="77777777">
        <w:trPr>
          <w:cantSplit/>
          <w:jc w:val="center"/>
        </w:trPr>
        <w:tc>
          <w:tcPr>
            <w:tcW w:w="2100" w:type="dxa"/>
          </w:tcPr>
          <w:p w14:paraId="434A67E1" w14:textId="77777777" w:rsidR="00B4288B" w:rsidRDefault="0010783A">
            <w:pPr>
              <w:pStyle w:val="KS2"/>
            </w:pPr>
            <w:r>
              <w:t>프로젝트상태코드</w:t>
            </w:r>
          </w:p>
        </w:tc>
        <w:tc>
          <w:tcPr>
            <w:tcW w:w="3000" w:type="dxa"/>
          </w:tcPr>
          <w:p w14:paraId="187FEDAB" w14:textId="77777777" w:rsidR="00B4288B" w:rsidRDefault="0010783A">
            <w:pPr>
              <w:pStyle w:val="KS2"/>
            </w:pPr>
            <w:r>
              <w:t>ProjectStatusCode</w:t>
            </w:r>
          </w:p>
        </w:tc>
        <w:tc>
          <w:tcPr>
            <w:tcW w:w="1150" w:type="dxa"/>
          </w:tcPr>
          <w:p w14:paraId="7ECD852B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2D7AD0D6" w14:textId="5CBE8943" w:rsidR="00B4288B" w:rsidRDefault="0010783A">
            <w:pPr>
              <w:pStyle w:val="KS2"/>
              <w:jc w:val="center"/>
            </w:pPr>
            <w:del w:id="1664" w:author="임픽스 검토" w:date="2026-10-12T04:00:00Z">
              <w:r>
                <w:delText>비대상</w:delText>
              </w:r>
            </w:del>
            <w:ins w:id="1665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5BAA724A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프로젝트의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</w:p>
          <w:p w14:paraId="3555B83E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프로젝트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종료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공통코드에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관리하며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정해짐</w:t>
            </w:r>
          </w:p>
          <w:p w14:paraId="34EF64D7" w14:textId="3489E0F1" w:rsidR="005336E0" w:rsidRDefault="005336E0">
            <w:pPr>
              <w:pStyle w:val="KS2"/>
              <w:rPr>
                <w:ins w:id="1666" w:author="임픽스 검토" w:date="2026-10-12T04:00:00Z"/>
                <w:lang w:eastAsia="ko-KR"/>
              </w:rPr>
            </w:pPr>
            <w:ins w:id="166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776D197A" w14:textId="77777777">
        <w:trPr>
          <w:cantSplit/>
          <w:jc w:val="center"/>
        </w:trPr>
        <w:tc>
          <w:tcPr>
            <w:tcW w:w="2100" w:type="dxa"/>
          </w:tcPr>
          <w:p w14:paraId="0FE6345F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>프로젝트담당부서식별자</w:t>
            </w:r>
          </w:p>
        </w:tc>
        <w:tc>
          <w:tcPr>
            <w:tcW w:w="3000" w:type="dxa"/>
          </w:tcPr>
          <w:p w14:paraId="0D73D497" w14:textId="77777777" w:rsidR="00B4288B" w:rsidRDefault="0010783A">
            <w:pPr>
              <w:pStyle w:val="KS2"/>
            </w:pPr>
            <w:r>
              <w:t>ResponsibleDepartmentID</w:t>
            </w:r>
          </w:p>
        </w:tc>
        <w:tc>
          <w:tcPr>
            <w:tcW w:w="1150" w:type="dxa"/>
          </w:tcPr>
          <w:p w14:paraId="2FAF618C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763E16A4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46F7892A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프로젝트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2155E634" w14:textId="77777777" w:rsidR="00B4288B" w:rsidRDefault="0010783A">
            <w:pPr>
              <w:pStyle w:val="KS2"/>
              <w:rPr>
                <w:ins w:id="1668" w:author="임픽스 검토" w:date="2026-10-12T04:00:00Z"/>
              </w:rPr>
            </w:pPr>
            <w:ins w:id="1669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부서</w:t>
              </w:r>
              <w:r>
                <w:t>(Department)</w:t>
              </w:r>
            </w:ins>
          </w:p>
        </w:tc>
      </w:tr>
      <w:tr w:rsidR="00B4288B" w14:paraId="21D0B708" w14:textId="77777777">
        <w:trPr>
          <w:cantSplit/>
          <w:jc w:val="center"/>
        </w:trPr>
        <w:tc>
          <w:tcPr>
            <w:tcW w:w="2100" w:type="dxa"/>
          </w:tcPr>
          <w:p w14:paraId="2F774D31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>프로젝트담당자식별자</w:t>
            </w:r>
          </w:p>
        </w:tc>
        <w:tc>
          <w:tcPr>
            <w:tcW w:w="3000" w:type="dxa"/>
          </w:tcPr>
          <w:p w14:paraId="0ED90B9F" w14:textId="77777777" w:rsidR="00B4288B" w:rsidRDefault="0010783A">
            <w:pPr>
              <w:pStyle w:val="KS2"/>
            </w:pPr>
            <w:r>
              <w:t>PersonInChargeID</w:t>
            </w:r>
          </w:p>
        </w:tc>
        <w:tc>
          <w:tcPr>
            <w:tcW w:w="1150" w:type="dxa"/>
          </w:tcPr>
          <w:p w14:paraId="379F9CCB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014EDCE9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497D7CDC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프로젝트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담당자를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6E2BCFD3" w14:textId="77777777" w:rsidR="00B4288B" w:rsidRDefault="0010783A">
            <w:pPr>
              <w:pStyle w:val="KS2"/>
              <w:rPr>
                <w:ins w:id="1670" w:author="임픽스 검토" w:date="2026-10-12T04:00:00Z"/>
              </w:rPr>
            </w:pPr>
            <w:ins w:id="1671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사원</w:t>
              </w:r>
              <w:r>
                <w:t>(Personnel)</w:t>
              </w:r>
            </w:ins>
          </w:p>
        </w:tc>
      </w:tr>
      <w:tr w:rsidR="00B4288B" w14:paraId="57E2023E" w14:textId="77777777">
        <w:trPr>
          <w:cantSplit/>
          <w:jc w:val="center"/>
        </w:trPr>
        <w:tc>
          <w:tcPr>
            <w:tcW w:w="2100" w:type="dxa"/>
          </w:tcPr>
          <w:p w14:paraId="5F0A7E9A" w14:textId="77777777" w:rsidR="00B4288B" w:rsidRDefault="0010783A">
            <w:pPr>
              <w:pStyle w:val="KS2"/>
            </w:pPr>
            <w:r>
              <w:t>프로젝트계약일</w:t>
            </w:r>
          </w:p>
        </w:tc>
        <w:tc>
          <w:tcPr>
            <w:tcW w:w="3000" w:type="dxa"/>
          </w:tcPr>
          <w:p w14:paraId="30A7CBD6" w14:textId="77777777" w:rsidR="00B4288B" w:rsidRDefault="0010783A">
            <w:pPr>
              <w:pStyle w:val="KS2"/>
            </w:pPr>
            <w:r>
              <w:t>ProjectContractDate</w:t>
            </w:r>
          </w:p>
        </w:tc>
        <w:tc>
          <w:tcPr>
            <w:tcW w:w="1150" w:type="dxa"/>
          </w:tcPr>
          <w:p w14:paraId="3043AE2E" w14:textId="77777777" w:rsidR="00B4288B" w:rsidRDefault="0010783A">
            <w:pPr>
              <w:pStyle w:val="KS2"/>
              <w:jc w:val="center"/>
            </w:pPr>
            <w:r>
              <w:t>date</w:t>
            </w:r>
          </w:p>
        </w:tc>
        <w:tc>
          <w:tcPr>
            <w:tcW w:w="1000" w:type="dxa"/>
          </w:tcPr>
          <w:p w14:paraId="2F7DE198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0B44579E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프로젝트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계약일자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  <w:tr w:rsidR="00B4288B" w14:paraId="16CE6E54" w14:textId="77777777">
        <w:trPr>
          <w:cantSplit/>
          <w:jc w:val="center"/>
        </w:trPr>
        <w:tc>
          <w:tcPr>
            <w:tcW w:w="2100" w:type="dxa"/>
          </w:tcPr>
          <w:p w14:paraId="147CE70F" w14:textId="77777777" w:rsidR="00B4288B" w:rsidRDefault="0010783A">
            <w:pPr>
              <w:pStyle w:val="KS2"/>
            </w:pPr>
            <w:r>
              <w:t>시작예정일</w:t>
            </w:r>
          </w:p>
        </w:tc>
        <w:tc>
          <w:tcPr>
            <w:tcW w:w="3000" w:type="dxa"/>
          </w:tcPr>
          <w:p w14:paraId="16B8D875" w14:textId="77777777" w:rsidR="00B4288B" w:rsidRDefault="0010783A">
            <w:pPr>
              <w:pStyle w:val="KS2"/>
            </w:pPr>
            <w:r>
              <w:t>ExpectedStartDate</w:t>
            </w:r>
          </w:p>
        </w:tc>
        <w:tc>
          <w:tcPr>
            <w:tcW w:w="1150" w:type="dxa"/>
          </w:tcPr>
          <w:p w14:paraId="4C54C836" w14:textId="77777777" w:rsidR="00B4288B" w:rsidRDefault="0010783A">
            <w:pPr>
              <w:pStyle w:val="KS2"/>
              <w:jc w:val="center"/>
            </w:pPr>
            <w:r>
              <w:t>date</w:t>
            </w:r>
          </w:p>
        </w:tc>
        <w:tc>
          <w:tcPr>
            <w:tcW w:w="1000" w:type="dxa"/>
          </w:tcPr>
          <w:p w14:paraId="6B9192EF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4ABEDA6D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예상되는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프로젝트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시작일자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  <w:tr w:rsidR="00B4288B" w14:paraId="2646A6C0" w14:textId="77777777">
        <w:trPr>
          <w:cantSplit/>
          <w:jc w:val="center"/>
        </w:trPr>
        <w:tc>
          <w:tcPr>
            <w:tcW w:w="2100" w:type="dxa"/>
          </w:tcPr>
          <w:p w14:paraId="086B411E" w14:textId="77777777" w:rsidR="00B4288B" w:rsidRDefault="0010783A">
            <w:pPr>
              <w:pStyle w:val="KS2"/>
            </w:pPr>
            <w:r>
              <w:t>종료예정일</w:t>
            </w:r>
          </w:p>
        </w:tc>
        <w:tc>
          <w:tcPr>
            <w:tcW w:w="3000" w:type="dxa"/>
          </w:tcPr>
          <w:p w14:paraId="15ADE302" w14:textId="77777777" w:rsidR="00B4288B" w:rsidRDefault="0010783A">
            <w:pPr>
              <w:pStyle w:val="KS2"/>
            </w:pPr>
            <w:r>
              <w:t>ExpectedEndDate</w:t>
            </w:r>
          </w:p>
        </w:tc>
        <w:tc>
          <w:tcPr>
            <w:tcW w:w="1150" w:type="dxa"/>
          </w:tcPr>
          <w:p w14:paraId="4AEA85AA" w14:textId="77777777" w:rsidR="00B4288B" w:rsidRDefault="0010783A">
            <w:pPr>
              <w:pStyle w:val="KS2"/>
              <w:jc w:val="center"/>
            </w:pPr>
            <w:r>
              <w:t>date</w:t>
            </w:r>
          </w:p>
        </w:tc>
        <w:tc>
          <w:tcPr>
            <w:tcW w:w="1000" w:type="dxa"/>
          </w:tcPr>
          <w:p w14:paraId="22169E9B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8CF5D99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예상되는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프로젝트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종료일자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  <w:tr w:rsidR="00B4288B" w14:paraId="1F9EE107" w14:textId="77777777">
        <w:trPr>
          <w:cantSplit/>
          <w:jc w:val="center"/>
        </w:trPr>
        <w:tc>
          <w:tcPr>
            <w:tcW w:w="2100" w:type="dxa"/>
          </w:tcPr>
          <w:p w14:paraId="7F77EA5D" w14:textId="77777777" w:rsidR="00B4288B" w:rsidRDefault="0010783A">
            <w:pPr>
              <w:pStyle w:val="KS2"/>
            </w:pPr>
            <w:r>
              <w:t>실제시작일</w:t>
            </w:r>
          </w:p>
        </w:tc>
        <w:tc>
          <w:tcPr>
            <w:tcW w:w="3000" w:type="dxa"/>
          </w:tcPr>
          <w:p w14:paraId="3666F117" w14:textId="77777777" w:rsidR="00B4288B" w:rsidRDefault="0010783A">
            <w:pPr>
              <w:pStyle w:val="KS2"/>
            </w:pPr>
            <w:r>
              <w:t>ActualStartDate</w:t>
            </w:r>
          </w:p>
        </w:tc>
        <w:tc>
          <w:tcPr>
            <w:tcW w:w="1150" w:type="dxa"/>
          </w:tcPr>
          <w:p w14:paraId="263BCA36" w14:textId="77777777" w:rsidR="00B4288B" w:rsidRDefault="0010783A">
            <w:pPr>
              <w:pStyle w:val="KS2"/>
              <w:jc w:val="center"/>
            </w:pPr>
            <w:r>
              <w:t>date</w:t>
            </w:r>
          </w:p>
        </w:tc>
        <w:tc>
          <w:tcPr>
            <w:tcW w:w="1000" w:type="dxa"/>
          </w:tcPr>
          <w:p w14:paraId="5EC93EB3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697744FF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프로젝트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시작일자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  <w:tr w:rsidR="00B4288B" w14:paraId="2981BCE6" w14:textId="77777777">
        <w:trPr>
          <w:cantSplit/>
          <w:jc w:val="center"/>
        </w:trPr>
        <w:tc>
          <w:tcPr>
            <w:tcW w:w="2100" w:type="dxa"/>
          </w:tcPr>
          <w:p w14:paraId="2D2B7CB8" w14:textId="77777777" w:rsidR="00B4288B" w:rsidRDefault="0010783A">
            <w:pPr>
              <w:pStyle w:val="KS2"/>
            </w:pPr>
            <w:r>
              <w:t>실제종료일</w:t>
            </w:r>
          </w:p>
        </w:tc>
        <w:tc>
          <w:tcPr>
            <w:tcW w:w="3000" w:type="dxa"/>
          </w:tcPr>
          <w:p w14:paraId="785C7B01" w14:textId="77777777" w:rsidR="00B4288B" w:rsidRDefault="0010783A">
            <w:pPr>
              <w:pStyle w:val="KS2"/>
            </w:pPr>
            <w:r>
              <w:t>ActualEndDate</w:t>
            </w:r>
          </w:p>
        </w:tc>
        <w:tc>
          <w:tcPr>
            <w:tcW w:w="1150" w:type="dxa"/>
          </w:tcPr>
          <w:p w14:paraId="0EE7BF3E" w14:textId="77777777" w:rsidR="00B4288B" w:rsidRDefault="0010783A">
            <w:pPr>
              <w:pStyle w:val="KS2"/>
              <w:jc w:val="center"/>
            </w:pPr>
            <w:r>
              <w:t>date</w:t>
            </w:r>
          </w:p>
        </w:tc>
        <w:tc>
          <w:tcPr>
            <w:tcW w:w="1000" w:type="dxa"/>
          </w:tcPr>
          <w:p w14:paraId="6BA053F6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00C1E52E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프로젝트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종료일자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  <w:tr w:rsidR="00B4288B" w14:paraId="77559071" w14:textId="77777777">
        <w:trPr>
          <w:cantSplit/>
          <w:jc w:val="center"/>
        </w:trPr>
        <w:tc>
          <w:tcPr>
            <w:tcW w:w="2100" w:type="dxa"/>
          </w:tcPr>
          <w:p w14:paraId="71389D51" w14:textId="77777777" w:rsidR="00B4288B" w:rsidRDefault="0010783A">
            <w:pPr>
              <w:pStyle w:val="KS2"/>
            </w:pPr>
            <w:r>
              <w:t>수주문서번호</w:t>
            </w:r>
          </w:p>
        </w:tc>
        <w:tc>
          <w:tcPr>
            <w:tcW w:w="3000" w:type="dxa"/>
          </w:tcPr>
          <w:p w14:paraId="23F828FF" w14:textId="77777777" w:rsidR="00B4288B" w:rsidRDefault="0010783A">
            <w:pPr>
              <w:pStyle w:val="KS2"/>
            </w:pPr>
            <w:r>
              <w:t>SalesDocumentNumber</w:t>
            </w:r>
          </w:p>
        </w:tc>
        <w:tc>
          <w:tcPr>
            <w:tcW w:w="1150" w:type="dxa"/>
          </w:tcPr>
          <w:p w14:paraId="0249848D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596EB464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070B4FC1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수주문서번호</w:t>
            </w:r>
          </w:p>
          <w:p w14:paraId="4F6FA5F8" w14:textId="77777777" w:rsidR="00C065BE" w:rsidRDefault="00000000">
            <w:pPr>
              <w:pStyle w:val="KS2"/>
              <w:rPr>
                <w:ins w:id="1672" w:author="임픽스 검토" w:date="2026-10-12T04:00:00Z"/>
                <w:lang w:eastAsia="ko-KR"/>
              </w:rPr>
            </w:pPr>
            <w:ins w:id="1673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수주문서순번</w:t>
              </w:r>
              <w:r>
                <w:rPr>
                  <w:lang w:eastAsia="ko-KR"/>
                </w:rPr>
                <w:t>(SalesDocumentSequence)</w:t>
              </w:r>
              <w:r>
                <w:rPr>
                  <w:lang w:eastAsia="ko-KR"/>
                </w:rPr>
                <w:t>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함께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사용한다</w:t>
              </w:r>
            </w:ins>
          </w:p>
          <w:p w14:paraId="4D223EB1" w14:textId="77777777" w:rsidR="000F2BA5" w:rsidRDefault="0010783A">
            <w:pPr>
              <w:pStyle w:val="KS2"/>
              <w:rPr>
                <w:ins w:id="1674" w:author="임픽스 검토" w:date="2026-10-12T04:00:00Z"/>
                <w:lang w:eastAsia="ko-KR"/>
              </w:rPr>
            </w:pPr>
            <w:ins w:id="167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수주오더</w:t>
              </w:r>
              <w:r>
                <w:rPr>
                  <w:lang w:eastAsia="ko-KR"/>
                </w:rPr>
                <w:t>(SalesOrder)</w:t>
              </w:r>
            </w:ins>
          </w:p>
          <w:p w14:paraId="57FF470D" w14:textId="4F899153" w:rsidR="00B4288B" w:rsidRDefault="0010783A">
            <w:pPr>
              <w:pStyle w:val="KS2"/>
              <w:rPr>
                <w:ins w:id="1676" w:author="임픽스 검토" w:date="2026-10-12T04:00:00Z"/>
                <w:lang w:eastAsia="ko-KR"/>
              </w:rPr>
            </w:pPr>
            <w:ins w:id="167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수주문서순번</w:t>
              </w:r>
              <w:r>
                <w:rPr>
                  <w:lang w:eastAsia="ko-KR"/>
                </w:rPr>
                <w:t>(SalesDocumentSequence)</w:t>
              </w:r>
              <w:r>
                <w:rPr>
                  <w:lang w:eastAsia="ko-KR"/>
                </w:rPr>
                <w:t>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함께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사용한다</w:t>
              </w:r>
            </w:ins>
          </w:p>
        </w:tc>
      </w:tr>
      <w:tr w:rsidR="00B4288B" w14:paraId="2A4329C3" w14:textId="77777777">
        <w:trPr>
          <w:cantSplit/>
          <w:jc w:val="center"/>
          <w:ins w:id="1678" w:author="임픽스 검토" w:date="2026-10-12T04:00:00Z"/>
        </w:trPr>
        <w:tc>
          <w:tcPr>
            <w:tcW w:w="2100" w:type="dxa"/>
          </w:tcPr>
          <w:p w14:paraId="093F0785" w14:textId="77777777" w:rsidR="00C065BE" w:rsidRDefault="00000000">
            <w:pPr>
              <w:pStyle w:val="KS2"/>
              <w:rPr>
                <w:ins w:id="1679" w:author="임픽스 검토" w:date="2026-10-12T04:00:00Z"/>
              </w:rPr>
            </w:pPr>
            <w:ins w:id="1680" w:author="임픽스 검토" w:date="2026-10-12T04:00:00Z">
              <w:r>
                <w:t>수주문서순번</w:t>
              </w:r>
            </w:ins>
          </w:p>
        </w:tc>
        <w:tc>
          <w:tcPr>
            <w:tcW w:w="3000" w:type="dxa"/>
          </w:tcPr>
          <w:p w14:paraId="5210266C" w14:textId="77777777" w:rsidR="00C065BE" w:rsidRDefault="00000000">
            <w:pPr>
              <w:pStyle w:val="KS2"/>
              <w:rPr>
                <w:ins w:id="1681" w:author="임픽스 검토" w:date="2026-10-12T04:00:00Z"/>
              </w:rPr>
            </w:pPr>
            <w:ins w:id="1682" w:author="임픽스 검토" w:date="2026-10-12T04:00:00Z">
              <w:r>
                <w:t>SalesDocumentSequence</w:t>
              </w:r>
            </w:ins>
          </w:p>
        </w:tc>
        <w:tc>
          <w:tcPr>
            <w:tcW w:w="1150" w:type="dxa"/>
          </w:tcPr>
          <w:p w14:paraId="509EE469" w14:textId="77777777" w:rsidR="00C065BE" w:rsidRDefault="00000000">
            <w:pPr>
              <w:pStyle w:val="KS2"/>
              <w:jc w:val="center"/>
              <w:rPr>
                <w:ins w:id="1683" w:author="임픽스 검토" w:date="2026-10-12T04:00:00Z"/>
              </w:rPr>
            </w:pPr>
            <w:ins w:id="1684" w:author="임픽스 검토" w:date="2026-10-12T04:00:00Z">
              <w:r>
                <w:t>int</w:t>
              </w:r>
            </w:ins>
          </w:p>
        </w:tc>
        <w:tc>
          <w:tcPr>
            <w:tcW w:w="1000" w:type="dxa"/>
          </w:tcPr>
          <w:p w14:paraId="7AAD6E8D" w14:textId="77777777" w:rsidR="00C065BE" w:rsidRDefault="00000000">
            <w:pPr>
              <w:pStyle w:val="KS2"/>
              <w:jc w:val="center"/>
              <w:rPr>
                <w:ins w:id="1685" w:author="임픽스 검토" w:date="2026-10-12T04:00:00Z"/>
              </w:rPr>
            </w:pPr>
            <w:ins w:id="1686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6A771254" w14:textId="77777777" w:rsidR="00C065BE" w:rsidRDefault="00000000">
            <w:pPr>
              <w:pStyle w:val="KS2"/>
              <w:rPr>
                <w:ins w:id="1687" w:author="임픽스 검토" w:date="2026-10-12T04:00:00Z"/>
                <w:lang w:eastAsia="ko-KR"/>
              </w:rPr>
            </w:pPr>
            <w:ins w:id="168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수주문서순번</w:t>
              </w:r>
            </w:ins>
          </w:p>
          <w:p w14:paraId="75070B23" w14:textId="77777777" w:rsidR="00C065BE" w:rsidRDefault="00000000">
            <w:pPr>
              <w:pStyle w:val="KS2"/>
              <w:rPr>
                <w:ins w:id="1689" w:author="임픽스 검토" w:date="2026-10-12T04:00:00Z"/>
                <w:lang w:eastAsia="ko-KR"/>
              </w:rPr>
            </w:pPr>
            <w:ins w:id="169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수주문서번호</w:t>
              </w:r>
              <w:r>
                <w:rPr>
                  <w:lang w:eastAsia="ko-KR"/>
                </w:rPr>
                <w:t>(SalesDocumentNumber)</w:t>
              </w:r>
              <w:r>
                <w:rPr>
                  <w:lang w:eastAsia="ko-KR"/>
                </w:rPr>
                <w:t>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함께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수주오더</w:t>
              </w:r>
              <w:r>
                <w:rPr>
                  <w:lang w:eastAsia="ko-KR"/>
                </w:rPr>
                <w:t>(SalesOrder)</w:t>
              </w:r>
              <w:r>
                <w:rPr>
                  <w:lang w:eastAsia="ko-KR"/>
                </w:rPr>
                <w:t>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참조한다</w:t>
              </w:r>
            </w:ins>
          </w:p>
        </w:tc>
      </w:tr>
      <w:tr w:rsidR="00B4288B" w14:paraId="47B85F8D" w14:textId="77777777">
        <w:trPr>
          <w:cantSplit/>
          <w:jc w:val="center"/>
        </w:trPr>
        <w:tc>
          <w:tcPr>
            <w:tcW w:w="2100" w:type="dxa"/>
          </w:tcPr>
          <w:p w14:paraId="28932D46" w14:textId="77777777" w:rsidR="00B4288B" w:rsidRDefault="0010783A">
            <w:pPr>
              <w:pStyle w:val="KS2"/>
            </w:pPr>
            <w:r>
              <w:t>품목식별자</w:t>
            </w:r>
          </w:p>
        </w:tc>
        <w:tc>
          <w:tcPr>
            <w:tcW w:w="3000" w:type="dxa"/>
          </w:tcPr>
          <w:p w14:paraId="313C9166" w14:textId="77777777" w:rsidR="00B4288B" w:rsidRDefault="0010783A">
            <w:pPr>
              <w:pStyle w:val="KS2"/>
            </w:pPr>
            <w:r>
              <w:t>ItemID</w:t>
            </w:r>
          </w:p>
        </w:tc>
        <w:tc>
          <w:tcPr>
            <w:tcW w:w="1150" w:type="dxa"/>
          </w:tcPr>
          <w:p w14:paraId="7BA2CE04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2FC67919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6C20817B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36143DE0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반제품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원자재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저장품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소모품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내시스템으로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</w:p>
          <w:p w14:paraId="41968D52" w14:textId="77777777" w:rsidR="00B4288B" w:rsidRDefault="0010783A">
            <w:pPr>
              <w:pStyle w:val="KS2"/>
              <w:rPr>
                <w:ins w:id="1691" w:author="임픽스 검토" w:date="2026-10-12T04:00:00Z"/>
                <w:lang w:eastAsia="ko-KR"/>
              </w:rPr>
            </w:pPr>
            <w:ins w:id="169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품목마스터</w:t>
              </w:r>
              <w:r>
                <w:rPr>
                  <w:lang w:eastAsia="ko-KR"/>
                </w:rPr>
                <w:t>(ItemMaster)</w:t>
              </w:r>
            </w:ins>
          </w:p>
        </w:tc>
      </w:tr>
      <w:tr w:rsidR="00B4288B" w14:paraId="23E529FE" w14:textId="77777777">
        <w:trPr>
          <w:cantSplit/>
          <w:jc w:val="center"/>
        </w:trPr>
        <w:tc>
          <w:tcPr>
            <w:tcW w:w="2100" w:type="dxa"/>
          </w:tcPr>
          <w:p w14:paraId="0736791F" w14:textId="77777777" w:rsidR="00B4288B" w:rsidRDefault="0010783A">
            <w:pPr>
              <w:pStyle w:val="KS2"/>
            </w:pPr>
            <w:r>
              <w:t>사용여부</w:t>
            </w:r>
          </w:p>
        </w:tc>
        <w:tc>
          <w:tcPr>
            <w:tcW w:w="3000" w:type="dxa"/>
          </w:tcPr>
          <w:p w14:paraId="4FD14605" w14:textId="77777777" w:rsidR="00B4288B" w:rsidRDefault="0010783A">
            <w:pPr>
              <w:pStyle w:val="KS2"/>
            </w:pPr>
            <w:r>
              <w:t>UseIndicator</w:t>
            </w:r>
          </w:p>
        </w:tc>
        <w:tc>
          <w:tcPr>
            <w:tcW w:w="1150" w:type="dxa"/>
          </w:tcPr>
          <w:p w14:paraId="2A780AA7" w14:textId="77777777" w:rsidR="00B4288B" w:rsidRDefault="0010783A">
            <w:pPr>
              <w:pStyle w:val="KS2"/>
              <w:jc w:val="center"/>
            </w:pPr>
            <w:r>
              <w:t>boolean</w:t>
            </w:r>
          </w:p>
        </w:tc>
        <w:tc>
          <w:tcPr>
            <w:tcW w:w="1000" w:type="dxa"/>
          </w:tcPr>
          <w:p w14:paraId="5A3D8487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05122369" w14:textId="77777777" w:rsidR="00B4288B" w:rsidRDefault="0010783A">
            <w:pPr>
              <w:pStyle w:val="KS2"/>
            </w:pPr>
            <w:r>
              <w:t xml:space="preserve">— </w:t>
            </w:r>
            <w:r>
              <w:t>프로젝트의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여부</w:t>
            </w:r>
          </w:p>
        </w:tc>
      </w:tr>
      <w:tr w:rsidR="00B4288B" w14:paraId="2FB839FF" w14:textId="77777777">
        <w:trPr>
          <w:cantSplit/>
          <w:jc w:val="center"/>
        </w:trPr>
        <w:tc>
          <w:tcPr>
            <w:tcW w:w="2100" w:type="dxa"/>
          </w:tcPr>
          <w:p w14:paraId="2988CD9E" w14:textId="77777777" w:rsidR="00B4288B" w:rsidRDefault="0010783A">
            <w:pPr>
              <w:pStyle w:val="KS2"/>
            </w:pPr>
            <w:r>
              <w:t>사업부식별자</w:t>
            </w:r>
          </w:p>
        </w:tc>
        <w:tc>
          <w:tcPr>
            <w:tcW w:w="3000" w:type="dxa"/>
          </w:tcPr>
          <w:p w14:paraId="0044DFCC" w14:textId="77777777" w:rsidR="00B4288B" w:rsidRDefault="0010783A">
            <w:pPr>
              <w:pStyle w:val="KS2"/>
            </w:pPr>
            <w:r>
              <w:t>DivisionID</w:t>
            </w:r>
          </w:p>
        </w:tc>
        <w:tc>
          <w:tcPr>
            <w:tcW w:w="1150" w:type="dxa"/>
          </w:tcPr>
          <w:p w14:paraId="6D4A4DD4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5698AB1D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39E94B61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프로젝트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담당사업부</w:t>
            </w:r>
          </w:p>
          <w:p w14:paraId="45FDABE5" w14:textId="77777777" w:rsidR="00B4288B" w:rsidRDefault="0010783A">
            <w:pPr>
              <w:pStyle w:val="KS2"/>
              <w:rPr>
                <w:ins w:id="1693" w:author="임픽스 검토" w:date="2026-10-12T04:00:00Z"/>
                <w:lang w:eastAsia="ko-KR"/>
              </w:rPr>
            </w:pPr>
            <w:ins w:id="169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부서</w:t>
              </w:r>
              <w:r>
                <w:rPr>
                  <w:lang w:eastAsia="ko-KR"/>
                </w:rPr>
                <w:t>(Department)</w:t>
              </w:r>
            </w:ins>
          </w:p>
        </w:tc>
      </w:tr>
    </w:tbl>
    <w:p w14:paraId="4995C241" w14:textId="77777777" w:rsidR="00B4288B" w:rsidRDefault="00B4288B">
      <w:pPr>
        <w:spacing w:after="0" w:line="144" w:lineRule="auto"/>
        <w:rPr>
          <w:lang w:eastAsia="ko-KR"/>
        </w:rPr>
      </w:pPr>
    </w:p>
    <w:p w14:paraId="114A108E" w14:textId="77777777" w:rsidR="00B4288B" w:rsidRDefault="0010783A">
      <w:pPr>
        <w:pStyle w:val="46"/>
        <w:rPr>
          <w:lang w:eastAsia="ko-KR"/>
        </w:rPr>
      </w:pPr>
      <w:r>
        <w:rPr>
          <w:lang w:eastAsia="ko-KR"/>
        </w:rPr>
        <w:t xml:space="preserve">7.4.2.2  </w:t>
      </w:r>
      <w:r>
        <w:rPr>
          <w:lang w:eastAsia="ko-KR"/>
        </w:rPr>
        <w:t>설계변경지시</w:t>
      </w:r>
      <w:r>
        <w:rPr>
          <w:lang w:eastAsia="ko-KR"/>
        </w:rPr>
        <w:t>(EngineeringChangeOrder)</w:t>
      </w:r>
    </w:p>
    <w:p w14:paraId="6169E25D" w14:textId="411635B4" w:rsidR="00B4288B" w:rsidRDefault="0010783A">
      <w:pPr>
        <w:rPr>
          <w:lang w:eastAsia="ko-KR"/>
        </w:rPr>
      </w:pPr>
      <w:r>
        <w:rPr>
          <w:lang w:eastAsia="ko-KR"/>
        </w:rPr>
        <w:t>제품의</w:t>
      </w:r>
      <w:r>
        <w:rPr>
          <w:lang w:eastAsia="ko-KR"/>
        </w:rPr>
        <w:t xml:space="preserve"> </w:t>
      </w:r>
      <w:r>
        <w:rPr>
          <w:lang w:eastAsia="ko-KR"/>
        </w:rPr>
        <w:t>설계를</w:t>
      </w:r>
      <w:r>
        <w:rPr>
          <w:lang w:eastAsia="ko-KR"/>
        </w:rPr>
        <w:t xml:space="preserve"> </w:t>
      </w:r>
      <w:r>
        <w:rPr>
          <w:lang w:eastAsia="ko-KR"/>
        </w:rPr>
        <w:t>변경하는</w:t>
      </w:r>
      <w:r>
        <w:rPr>
          <w:lang w:eastAsia="ko-KR"/>
        </w:rPr>
        <w:t xml:space="preserve"> </w:t>
      </w:r>
      <w:r>
        <w:rPr>
          <w:lang w:eastAsia="ko-KR"/>
        </w:rPr>
        <w:t>지시를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설계변경지시</w:t>
      </w:r>
      <w:r>
        <w:rPr>
          <w:lang w:eastAsia="ko-KR"/>
        </w:rPr>
        <w:t xml:space="preserve"> </w:t>
      </w:r>
      <w:r>
        <w:rPr>
          <w:lang w:eastAsia="ko-KR"/>
        </w:rPr>
        <w:t>수행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BOM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공정경로</w:t>
      </w:r>
      <w:r>
        <w:rPr>
          <w:lang w:eastAsia="ko-KR"/>
        </w:rPr>
        <w:t>BOM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반영된다</w:t>
      </w:r>
      <w:r>
        <w:rPr>
          <w:lang w:eastAsia="ko-KR"/>
        </w:rPr>
        <w:t xml:space="preserve">. </w:t>
      </w:r>
      <w:r>
        <w:rPr>
          <w:lang w:eastAsia="ko-KR"/>
        </w:rPr>
        <w:t>설계변경지시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1695" w:author="임픽스 검토" w:date="2026-10-12T04:00:00Z">
        <w:r>
          <w:rPr>
            <w:lang w:eastAsia="ko-KR"/>
          </w:rPr>
          <w:delText>32</w:delText>
        </w:r>
      </w:del>
      <w:ins w:id="1696" w:author="임픽스 검토" w:date="2026-10-12T04:00:00Z">
        <w:r>
          <w:rPr>
            <w:lang w:eastAsia="ko-KR"/>
          </w:rPr>
          <w:t>35</w:t>
        </w:r>
      </w:ins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361DEE44" w14:textId="0B717BD4" w:rsidR="00B4288B" w:rsidRDefault="0010783A">
      <w:pPr>
        <w:pStyle w:val="KS"/>
        <w:rPr>
          <w:lang w:eastAsia="ko-KR"/>
        </w:rPr>
      </w:pPr>
      <w:commentRangeStart w:id="1697"/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1698" w:author="임픽스 검토" w:date="2026-10-12T04:00:00Z">
        <w:r>
          <w:rPr>
            <w:lang w:eastAsia="ko-KR"/>
          </w:rPr>
          <w:delText>32</w:delText>
        </w:r>
      </w:del>
      <w:ins w:id="1699" w:author="임픽스 검토" w:date="2026-10-12T04:00:00Z">
        <w:r>
          <w:rPr>
            <w:lang w:eastAsia="ko-KR"/>
          </w:rPr>
          <w:t>35</w:t>
        </w:r>
      </w:ins>
      <w:r>
        <w:rPr>
          <w:lang w:eastAsia="ko-KR"/>
        </w:rPr>
        <w:t xml:space="preserve"> — </w:t>
      </w:r>
      <w:r>
        <w:rPr>
          <w:lang w:eastAsia="ko-KR"/>
        </w:rPr>
        <w:t>설계변경지시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commentRangeEnd w:id="1697"/>
      <w:r>
        <w:rPr>
          <w:rStyle w:val="aff5"/>
          <w:sz w:val="20"/>
          <w:szCs w:val="22"/>
          <w:lang w:eastAsia="ko-KR"/>
        </w:rPr>
        <w:commentReference w:id="1697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4552D8CE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354A706F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03C821FA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2FCC2A85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4687FAB8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69AA4CD8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5751FD3A" w14:textId="77777777">
        <w:trPr>
          <w:cantSplit/>
          <w:jc w:val="center"/>
        </w:trPr>
        <w:tc>
          <w:tcPr>
            <w:tcW w:w="2100" w:type="dxa"/>
          </w:tcPr>
          <w:p w14:paraId="1654249D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350D6358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5DA8E54F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3371E656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339E3487" w14:textId="77777777" w:rsidR="00B4288B" w:rsidRDefault="00B4288B">
            <w:pPr>
              <w:pStyle w:val="KS2"/>
            </w:pPr>
          </w:p>
        </w:tc>
      </w:tr>
      <w:tr w:rsidR="00B4288B" w14:paraId="1A2F0BA1" w14:textId="77777777">
        <w:trPr>
          <w:cantSplit/>
          <w:jc w:val="center"/>
        </w:trPr>
        <w:tc>
          <w:tcPr>
            <w:tcW w:w="2100" w:type="dxa"/>
          </w:tcPr>
          <w:p w14:paraId="7F6C8045" w14:textId="77777777" w:rsidR="00B4288B" w:rsidRDefault="0010783A">
            <w:pPr>
              <w:pStyle w:val="KS2"/>
            </w:pPr>
            <w:r>
              <w:t>설계변경지시식별자</w:t>
            </w:r>
          </w:p>
        </w:tc>
        <w:tc>
          <w:tcPr>
            <w:tcW w:w="3000" w:type="dxa"/>
          </w:tcPr>
          <w:p w14:paraId="0081CDFB" w14:textId="77777777" w:rsidR="00B4288B" w:rsidRDefault="0010783A">
            <w:pPr>
              <w:pStyle w:val="KS2"/>
            </w:pPr>
            <w:r>
              <w:t>EngineeringChangeOrderID</w:t>
            </w:r>
          </w:p>
        </w:tc>
        <w:tc>
          <w:tcPr>
            <w:tcW w:w="1150" w:type="dxa"/>
          </w:tcPr>
          <w:p w14:paraId="0EC7D3DA" w14:textId="77777777" w:rsidR="00B4288B" w:rsidRDefault="0010783A">
            <w:pPr>
              <w:pStyle w:val="KS2"/>
              <w:jc w:val="center"/>
            </w:pPr>
            <w:r>
              <w:t>ID</w:t>
            </w:r>
          </w:p>
        </w:tc>
        <w:tc>
          <w:tcPr>
            <w:tcW w:w="1000" w:type="dxa"/>
          </w:tcPr>
          <w:p w14:paraId="2317187B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4812F432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설계변경지시를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</w:tc>
      </w:tr>
      <w:tr w:rsidR="00B4288B" w14:paraId="44F41A2D" w14:textId="77777777">
        <w:trPr>
          <w:cantSplit/>
          <w:jc w:val="center"/>
        </w:trPr>
        <w:tc>
          <w:tcPr>
            <w:tcW w:w="2100" w:type="dxa"/>
          </w:tcPr>
          <w:p w14:paraId="19DDD909" w14:textId="77777777" w:rsidR="00B4288B" w:rsidRDefault="0010783A">
            <w:pPr>
              <w:pStyle w:val="KS2"/>
            </w:pPr>
            <w:r>
              <w:t>품목식별자</w:t>
            </w:r>
          </w:p>
        </w:tc>
        <w:tc>
          <w:tcPr>
            <w:tcW w:w="3000" w:type="dxa"/>
          </w:tcPr>
          <w:p w14:paraId="6EDBF4ED" w14:textId="77777777" w:rsidR="00B4288B" w:rsidRDefault="0010783A">
            <w:pPr>
              <w:pStyle w:val="KS2"/>
            </w:pPr>
            <w:r>
              <w:t>ItemID</w:t>
            </w:r>
          </w:p>
        </w:tc>
        <w:tc>
          <w:tcPr>
            <w:tcW w:w="1150" w:type="dxa"/>
          </w:tcPr>
          <w:p w14:paraId="07500CF4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250DB300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1998CFFC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166FA6E1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반제품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원자재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저장품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소모품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내시스템으로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</w:p>
          <w:p w14:paraId="5461BF48" w14:textId="77777777" w:rsidR="00B4288B" w:rsidRDefault="0010783A">
            <w:pPr>
              <w:pStyle w:val="KS2"/>
              <w:rPr>
                <w:ins w:id="1700" w:author="임픽스 검토" w:date="2026-10-12T04:00:00Z"/>
                <w:lang w:eastAsia="ko-KR"/>
              </w:rPr>
            </w:pPr>
            <w:ins w:id="170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품목마스터</w:t>
              </w:r>
              <w:r>
                <w:rPr>
                  <w:lang w:eastAsia="ko-KR"/>
                </w:rPr>
                <w:t>(ItemMaster)</w:t>
              </w:r>
            </w:ins>
          </w:p>
        </w:tc>
      </w:tr>
      <w:tr w:rsidR="00B4288B" w14:paraId="18920EB2" w14:textId="77777777">
        <w:trPr>
          <w:cantSplit/>
          <w:jc w:val="center"/>
        </w:trPr>
        <w:tc>
          <w:tcPr>
            <w:tcW w:w="2100" w:type="dxa"/>
          </w:tcPr>
          <w:p w14:paraId="639D1533" w14:textId="77777777" w:rsidR="00B4288B" w:rsidRDefault="0010783A">
            <w:pPr>
              <w:pStyle w:val="KS2"/>
            </w:pPr>
            <w:r>
              <w:t>유효시작일</w:t>
            </w:r>
          </w:p>
        </w:tc>
        <w:tc>
          <w:tcPr>
            <w:tcW w:w="3000" w:type="dxa"/>
          </w:tcPr>
          <w:p w14:paraId="1C43321A" w14:textId="77777777" w:rsidR="00B4288B" w:rsidRDefault="0010783A">
            <w:pPr>
              <w:pStyle w:val="KS2"/>
            </w:pPr>
            <w:r>
              <w:t>ValidStartDate</w:t>
            </w:r>
          </w:p>
        </w:tc>
        <w:tc>
          <w:tcPr>
            <w:tcW w:w="1150" w:type="dxa"/>
          </w:tcPr>
          <w:p w14:paraId="58E5CA7D" w14:textId="77777777" w:rsidR="00B4288B" w:rsidRDefault="0010783A">
            <w:pPr>
              <w:pStyle w:val="KS2"/>
              <w:jc w:val="center"/>
            </w:pPr>
            <w:r>
              <w:t>date</w:t>
            </w:r>
          </w:p>
        </w:tc>
        <w:tc>
          <w:tcPr>
            <w:tcW w:w="1000" w:type="dxa"/>
          </w:tcPr>
          <w:p w14:paraId="0295FC59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4EFE9B21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설계변경지시의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유효시작일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  <w:tr w:rsidR="00B4288B" w14:paraId="17888A35" w14:textId="77777777">
        <w:trPr>
          <w:cantSplit/>
          <w:jc w:val="center"/>
        </w:trPr>
        <w:tc>
          <w:tcPr>
            <w:tcW w:w="2100" w:type="dxa"/>
          </w:tcPr>
          <w:p w14:paraId="364A74A4" w14:textId="77777777" w:rsidR="00B4288B" w:rsidRDefault="0010783A">
            <w:pPr>
              <w:pStyle w:val="KS2"/>
            </w:pPr>
            <w:r>
              <w:t>유효종료일</w:t>
            </w:r>
          </w:p>
        </w:tc>
        <w:tc>
          <w:tcPr>
            <w:tcW w:w="3000" w:type="dxa"/>
          </w:tcPr>
          <w:p w14:paraId="61699756" w14:textId="77777777" w:rsidR="00B4288B" w:rsidRDefault="0010783A">
            <w:pPr>
              <w:pStyle w:val="KS2"/>
            </w:pPr>
            <w:r>
              <w:t>ValidEndDate</w:t>
            </w:r>
          </w:p>
        </w:tc>
        <w:tc>
          <w:tcPr>
            <w:tcW w:w="1150" w:type="dxa"/>
          </w:tcPr>
          <w:p w14:paraId="2ADF9D54" w14:textId="77777777" w:rsidR="00B4288B" w:rsidRDefault="0010783A">
            <w:pPr>
              <w:pStyle w:val="KS2"/>
              <w:jc w:val="center"/>
            </w:pPr>
            <w:r>
              <w:t>date</w:t>
            </w:r>
          </w:p>
        </w:tc>
        <w:tc>
          <w:tcPr>
            <w:tcW w:w="1000" w:type="dxa"/>
          </w:tcPr>
          <w:p w14:paraId="5FA3663F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1A966AB6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설계변경지시의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유효종료일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  <w:tr w:rsidR="00B4288B" w14:paraId="735EB7F2" w14:textId="77777777">
        <w:trPr>
          <w:cantSplit/>
          <w:jc w:val="center"/>
        </w:trPr>
        <w:tc>
          <w:tcPr>
            <w:tcW w:w="2100" w:type="dxa"/>
          </w:tcPr>
          <w:p w14:paraId="6C2ACEAB" w14:textId="77777777" w:rsidR="00B4288B" w:rsidRDefault="0010783A">
            <w:pPr>
              <w:pStyle w:val="KS2"/>
            </w:pPr>
            <w:r>
              <w:t>적용예정일</w:t>
            </w:r>
          </w:p>
        </w:tc>
        <w:tc>
          <w:tcPr>
            <w:tcW w:w="3000" w:type="dxa"/>
          </w:tcPr>
          <w:p w14:paraId="414777E6" w14:textId="77777777" w:rsidR="00B4288B" w:rsidRDefault="0010783A">
            <w:pPr>
              <w:pStyle w:val="KS2"/>
            </w:pPr>
            <w:r>
              <w:t>ExpectedExecutionDate</w:t>
            </w:r>
          </w:p>
        </w:tc>
        <w:tc>
          <w:tcPr>
            <w:tcW w:w="1150" w:type="dxa"/>
          </w:tcPr>
          <w:p w14:paraId="6DCF7D1B" w14:textId="77777777" w:rsidR="00B4288B" w:rsidRDefault="0010783A">
            <w:pPr>
              <w:pStyle w:val="KS2"/>
              <w:jc w:val="center"/>
            </w:pPr>
            <w:r>
              <w:t>date</w:t>
            </w:r>
          </w:p>
        </w:tc>
        <w:tc>
          <w:tcPr>
            <w:tcW w:w="1000" w:type="dxa"/>
          </w:tcPr>
          <w:p w14:paraId="4BFF6ABF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20AEF7A2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설계변경의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예정된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일자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  <w:tr w:rsidR="00B4288B" w14:paraId="6284FA2B" w14:textId="77777777">
        <w:trPr>
          <w:cantSplit/>
          <w:jc w:val="center"/>
        </w:trPr>
        <w:tc>
          <w:tcPr>
            <w:tcW w:w="2100" w:type="dxa"/>
          </w:tcPr>
          <w:p w14:paraId="13C3C4AA" w14:textId="77777777" w:rsidR="00B4288B" w:rsidRDefault="0010783A">
            <w:pPr>
              <w:pStyle w:val="KS2"/>
            </w:pPr>
            <w:r>
              <w:t>적용이행일</w:t>
            </w:r>
          </w:p>
        </w:tc>
        <w:tc>
          <w:tcPr>
            <w:tcW w:w="3000" w:type="dxa"/>
          </w:tcPr>
          <w:p w14:paraId="585C6A13" w14:textId="77777777" w:rsidR="00B4288B" w:rsidRDefault="0010783A">
            <w:pPr>
              <w:pStyle w:val="KS2"/>
            </w:pPr>
            <w:r>
              <w:t>ExecutionDate</w:t>
            </w:r>
          </w:p>
        </w:tc>
        <w:tc>
          <w:tcPr>
            <w:tcW w:w="1150" w:type="dxa"/>
          </w:tcPr>
          <w:p w14:paraId="6C5E3D35" w14:textId="77777777" w:rsidR="00B4288B" w:rsidRDefault="0010783A">
            <w:pPr>
              <w:pStyle w:val="KS2"/>
              <w:jc w:val="center"/>
            </w:pPr>
            <w:r>
              <w:t>date</w:t>
            </w:r>
          </w:p>
        </w:tc>
        <w:tc>
          <w:tcPr>
            <w:tcW w:w="1000" w:type="dxa"/>
          </w:tcPr>
          <w:p w14:paraId="765F0014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3592F9C6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설계변경의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이행한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일자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  <w:tr w:rsidR="00B4288B" w14:paraId="7D848D38" w14:textId="77777777">
        <w:trPr>
          <w:cantSplit/>
          <w:jc w:val="center"/>
        </w:trPr>
        <w:tc>
          <w:tcPr>
            <w:tcW w:w="2100" w:type="dxa"/>
          </w:tcPr>
          <w:p w14:paraId="227E2A46" w14:textId="77777777" w:rsidR="00B4288B" w:rsidRDefault="0010783A">
            <w:pPr>
              <w:pStyle w:val="KS2"/>
            </w:pPr>
            <w:r>
              <w:t>자재명세서유형</w:t>
            </w:r>
          </w:p>
        </w:tc>
        <w:tc>
          <w:tcPr>
            <w:tcW w:w="3000" w:type="dxa"/>
          </w:tcPr>
          <w:p w14:paraId="5D28936C" w14:textId="77777777" w:rsidR="00B4288B" w:rsidRDefault="0010783A">
            <w:pPr>
              <w:pStyle w:val="KS2"/>
            </w:pPr>
            <w:r>
              <w:t>BOMType</w:t>
            </w:r>
          </w:p>
        </w:tc>
        <w:tc>
          <w:tcPr>
            <w:tcW w:w="1150" w:type="dxa"/>
          </w:tcPr>
          <w:p w14:paraId="78AC87D3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0DE39195" w14:textId="3472CF35" w:rsidR="00B4288B" w:rsidRDefault="0010783A">
            <w:pPr>
              <w:pStyle w:val="KS2"/>
              <w:jc w:val="center"/>
            </w:pPr>
            <w:del w:id="1702" w:author="임픽스 검토" w:date="2026-10-12T04:00:00Z">
              <w:r>
                <w:delText>비대상</w:delText>
              </w:r>
            </w:del>
            <w:ins w:id="1703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6E54B234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자재명세서의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유형</w:t>
            </w:r>
          </w:p>
          <w:p w14:paraId="63CA1FEC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제조</w:t>
            </w:r>
            <w:r>
              <w:rPr>
                <w:lang w:eastAsia="ko-KR"/>
              </w:rPr>
              <w:t xml:space="preserve">BOM, </w:t>
            </w:r>
            <w:r>
              <w:rPr>
                <w:lang w:eastAsia="ko-KR"/>
              </w:rPr>
              <w:t>원가</w:t>
            </w:r>
            <w:r>
              <w:rPr>
                <w:lang w:eastAsia="ko-KR"/>
              </w:rPr>
              <w:t xml:space="preserve">BOM </w:t>
            </w:r>
            <w:r>
              <w:rPr>
                <w:lang w:eastAsia="ko-KR"/>
              </w:rPr>
              <w:t>등</w:t>
            </w:r>
          </w:p>
          <w:p w14:paraId="4245741E" w14:textId="5C378A4F" w:rsidR="00C53DB3" w:rsidRDefault="00C53DB3">
            <w:pPr>
              <w:pStyle w:val="KS2"/>
              <w:rPr>
                <w:ins w:id="1704" w:author="임픽스 검토" w:date="2026-10-12T04:00:00Z"/>
                <w:lang w:eastAsia="ko-KR"/>
              </w:rPr>
            </w:pPr>
            <w:ins w:id="170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02185ED7" w14:textId="77777777">
        <w:trPr>
          <w:cantSplit/>
          <w:jc w:val="center"/>
          <w:ins w:id="1706" w:author="임픽스 검토" w:date="2026-10-12T04:00:00Z"/>
        </w:trPr>
        <w:tc>
          <w:tcPr>
            <w:tcW w:w="2100" w:type="dxa"/>
          </w:tcPr>
          <w:p w14:paraId="2AC68339" w14:textId="77777777" w:rsidR="00B4288B" w:rsidRDefault="0010783A">
            <w:pPr>
              <w:pStyle w:val="KS2"/>
              <w:rPr>
                <w:ins w:id="1707" w:author="임픽스 검토" w:date="2026-10-12T04:00:00Z"/>
              </w:rPr>
            </w:pPr>
            <w:ins w:id="1708" w:author="임픽스 검토" w:date="2026-10-12T04:00:00Z">
              <w:r>
                <w:t>자재명세서식별자</w:t>
              </w:r>
            </w:ins>
          </w:p>
        </w:tc>
        <w:tc>
          <w:tcPr>
            <w:tcW w:w="3000" w:type="dxa"/>
          </w:tcPr>
          <w:p w14:paraId="1CA4FD1F" w14:textId="77777777" w:rsidR="00B4288B" w:rsidRDefault="0010783A">
            <w:pPr>
              <w:pStyle w:val="KS2"/>
              <w:rPr>
                <w:ins w:id="1709" w:author="임픽스 검토" w:date="2026-10-12T04:00:00Z"/>
              </w:rPr>
            </w:pPr>
            <w:ins w:id="1710" w:author="임픽스 검토" w:date="2026-10-12T04:00:00Z">
              <w:r>
                <w:t>BOMID</w:t>
              </w:r>
            </w:ins>
          </w:p>
        </w:tc>
        <w:tc>
          <w:tcPr>
            <w:tcW w:w="1150" w:type="dxa"/>
          </w:tcPr>
          <w:p w14:paraId="008F58D2" w14:textId="77777777" w:rsidR="00B4288B" w:rsidRDefault="0010783A">
            <w:pPr>
              <w:pStyle w:val="KS2"/>
              <w:jc w:val="center"/>
              <w:rPr>
                <w:ins w:id="1711" w:author="임픽스 검토" w:date="2026-10-12T04:00:00Z"/>
              </w:rPr>
            </w:pPr>
            <w:ins w:id="1712" w:author="임픽스 검토" w:date="2026-10-12T04:00:00Z">
              <w:r>
                <w:t>IDREF</w:t>
              </w:r>
            </w:ins>
          </w:p>
        </w:tc>
        <w:tc>
          <w:tcPr>
            <w:tcW w:w="1000" w:type="dxa"/>
          </w:tcPr>
          <w:p w14:paraId="164F1981" w14:textId="77777777" w:rsidR="00B4288B" w:rsidRDefault="0010783A">
            <w:pPr>
              <w:pStyle w:val="KS2"/>
              <w:jc w:val="center"/>
              <w:rPr>
                <w:ins w:id="1713" w:author="임픽스 검토" w:date="2026-10-12T04:00:00Z"/>
              </w:rPr>
            </w:pPr>
            <w:ins w:id="1714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73921997" w14:textId="77777777" w:rsidR="00B4288B" w:rsidRDefault="0010783A">
            <w:pPr>
              <w:pStyle w:val="KS2"/>
              <w:rPr>
                <w:ins w:id="1715" w:author="임픽스 검토" w:date="2026-10-12T04:00:00Z"/>
                <w:lang w:eastAsia="ko-KR"/>
              </w:rPr>
            </w:pPr>
            <w:ins w:id="171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설계변경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자재명세서를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식별하기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위한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고유값</w:t>
              </w:r>
            </w:ins>
          </w:p>
          <w:p w14:paraId="46ECB63F" w14:textId="77777777" w:rsidR="00EB53D9" w:rsidRDefault="00000000">
            <w:pPr>
              <w:pStyle w:val="KS2"/>
              <w:rPr>
                <w:ins w:id="1717" w:author="임픽스 검토" w:date="2026-10-12T04:00:00Z"/>
                <w:lang w:eastAsia="ko-KR"/>
              </w:rPr>
            </w:pPr>
            <w:ins w:id="171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자재명세서</w:t>
              </w:r>
              <w:r>
                <w:rPr>
                  <w:lang w:eastAsia="ko-KR"/>
                </w:rPr>
                <w:t>(BOM)</w:t>
              </w:r>
            </w:ins>
          </w:p>
        </w:tc>
      </w:tr>
      <w:tr w:rsidR="00B4288B" w14:paraId="5064976C" w14:textId="77777777">
        <w:trPr>
          <w:cantSplit/>
          <w:jc w:val="center"/>
        </w:trPr>
        <w:tc>
          <w:tcPr>
            <w:tcW w:w="2100" w:type="dxa"/>
          </w:tcPr>
          <w:p w14:paraId="612A93E1" w14:textId="77777777" w:rsidR="00B4288B" w:rsidRDefault="0010783A">
            <w:pPr>
              <w:pStyle w:val="KS2"/>
            </w:pPr>
            <w:r>
              <w:t>자재명세서버전</w:t>
            </w:r>
          </w:p>
        </w:tc>
        <w:tc>
          <w:tcPr>
            <w:tcW w:w="3000" w:type="dxa"/>
          </w:tcPr>
          <w:p w14:paraId="3978065D" w14:textId="77777777" w:rsidR="00B4288B" w:rsidRDefault="0010783A">
            <w:pPr>
              <w:pStyle w:val="KS2"/>
            </w:pPr>
            <w:r>
              <w:t>BOMRevisionNumber</w:t>
            </w:r>
          </w:p>
        </w:tc>
        <w:tc>
          <w:tcPr>
            <w:tcW w:w="1150" w:type="dxa"/>
          </w:tcPr>
          <w:p w14:paraId="4C98FFA4" w14:textId="7AF4F5EC" w:rsidR="00B4288B" w:rsidRDefault="00B75CE3">
            <w:pPr>
              <w:pStyle w:val="KS2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int</w:t>
            </w:r>
          </w:p>
        </w:tc>
        <w:tc>
          <w:tcPr>
            <w:tcW w:w="1000" w:type="dxa"/>
          </w:tcPr>
          <w:p w14:paraId="249418F6" w14:textId="0BAF7FBC" w:rsidR="00B4288B" w:rsidRDefault="0010783A">
            <w:pPr>
              <w:pStyle w:val="KS2"/>
              <w:jc w:val="center"/>
            </w:pPr>
            <w:del w:id="1719" w:author="임픽스 검토" w:date="2026-10-12T04:00:00Z">
              <w:r>
                <w:delText>비대상</w:delText>
              </w:r>
            </w:del>
            <w:ins w:id="1720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28FBBB75" w14:textId="77777777" w:rsidR="00480FE8" w:rsidRDefault="0010783A" w:rsidP="00480FE8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자재명세서의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버전</w:t>
            </w:r>
          </w:p>
          <w:p w14:paraId="608E5BCC" w14:textId="3B70136D" w:rsidR="00480FE8" w:rsidRDefault="00480FE8" w:rsidP="00480FE8">
            <w:pPr>
              <w:pStyle w:val="KS2"/>
              <w:rPr>
                <w:ins w:id="1721" w:author="임픽스 검토" w:date="2026-10-12T04:00:00Z"/>
                <w:lang w:eastAsia="ko-KR"/>
              </w:rPr>
            </w:pPr>
            <w:ins w:id="172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대상</w:t>
              </w:r>
              <w:r>
                <w:rPr>
                  <w:rFonts w:hint="eastAsia"/>
                  <w:lang w:eastAsia="ko-KR"/>
                </w:rPr>
                <w:t xml:space="preserve">: </w:t>
              </w:r>
              <w:r>
                <w:rPr>
                  <w:rFonts w:hint="eastAsia"/>
                  <w:lang w:eastAsia="ko-KR"/>
                </w:rPr>
                <w:t>자재명세서</w:t>
              </w:r>
              <w:r>
                <w:rPr>
                  <w:rFonts w:hint="eastAsia"/>
                  <w:lang w:eastAsia="ko-KR"/>
                </w:rPr>
                <w:t>(BOM)</w:t>
              </w:r>
            </w:ins>
          </w:p>
          <w:p w14:paraId="486D5378" w14:textId="77777777" w:rsidR="00EB53D9" w:rsidRDefault="00000000">
            <w:pPr>
              <w:pStyle w:val="KS2"/>
              <w:rPr>
                <w:ins w:id="1723" w:author="임픽스 검토" w:date="2026-10-12T04:00:00Z"/>
                <w:lang w:eastAsia="ko-KR"/>
              </w:rPr>
            </w:pPr>
            <w:ins w:id="172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자재명세서식별자</w:t>
              </w:r>
              <w:r>
                <w:rPr>
                  <w:lang w:eastAsia="ko-KR"/>
                </w:rPr>
                <w:t>(BOMID)</w:t>
              </w:r>
              <w:r>
                <w:rPr>
                  <w:lang w:eastAsia="ko-KR"/>
                </w:rPr>
                <w:t>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함께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자재명세서</w:t>
              </w:r>
              <w:r>
                <w:rPr>
                  <w:lang w:eastAsia="ko-KR"/>
                </w:rPr>
                <w:t>(BOM)</w:t>
              </w:r>
              <w:r>
                <w:rPr>
                  <w:lang w:eastAsia="ko-KR"/>
                </w:rPr>
                <w:t>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참조한다</w:t>
              </w:r>
            </w:ins>
          </w:p>
        </w:tc>
      </w:tr>
      <w:tr w:rsidR="00B4288B" w14:paraId="43E3EF1E" w14:textId="77777777">
        <w:trPr>
          <w:cantSplit/>
          <w:jc w:val="center"/>
        </w:trPr>
        <w:tc>
          <w:tcPr>
            <w:tcW w:w="2100" w:type="dxa"/>
          </w:tcPr>
          <w:p w14:paraId="3E11DCCE" w14:textId="06F512F0" w:rsidR="00B4288B" w:rsidRDefault="00D265ED">
            <w:pPr>
              <w:pStyle w:val="KS2"/>
              <w:rPr>
                <w:lang w:eastAsia="ko-KR"/>
              </w:rPr>
            </w:pPr>
            <w:del w:id="1725" w:author="임픽스 검토" w:date="2026-10-12T04:00:00Z">
              <w:r>
                <w:rPr>
                  <w:rFonts w:hint="eastAsia"/>
                  <w:lang w:eastAsia="ko-KR"/>
                </w:rPr>
                <w:delText>자재식별자</w:delText>
              </w:r>
            </w:del>
            <w:ins w:id="1726" w:author="임픽스 검토" w:date="2026-10-12T04:00:00Z">
              <w:r>
                <w:rPr>
                  <w:rFonts w:hint="eastAsia"/>
                  <w:lang w:eastAsia="ko-KR"/>
                </w:rPr>
                <w:t>자품목식별자</w:t>
              </w:r>
            </w:ins>
          </w:p>
        </w:tc>
        <w:tc>
          <w:tcPr>
            <w:tcW w:w="3000" w:type="dxa"/>
          </w:tcPr>
          <w:p w14:paraId="4E50AB1E" w14:textId="5049C44F" w:rsidR="00B4288B" w:rsidRDefault="0010783A">
            <w:pPr>
              <w:pStyle w:val="KS2"/>
            </w:pPr>
            <w:del w:id="1727" w:author="임픽스 검토" w:date="2026-10-12T04:00:00Z">
              <w:r>
                <w:delText>ChilditemID</w:delText>
              </w:r>
            </w:del>
            <w:ins w:id="1728" w:author="임픽스 검토" w:date="2026-10-12T04:00:00Z">
              <w:r>
                <w:t>ChildItemID</w:t>
              </w:r>
            </w:ins>
          </w:p>
        </w:tc>
        <w:tc>
          <w:tcPr>
            <w:tcW w:w="1150" w:type="dxa"/>
          </w:tcPr>
          <w:p w14:paraId="07C18767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2674244E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50A18C6B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설계변경지시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의미</w:t>
            </w:r>
          </w:p>
          <w:p w14:paraId="6094B4AB" w14:textId="77777777" w:rsidR="00B4288B" w:rsidRDefault="0010783A">
            <w:pPr>
              <w:pStyle w:val="KS2"/>
              <w:rPr>
                <w:ins w:id="1729" w:author="임픽스 검토" w:date="2026-10-12T04:00:00Z"/>
                <w:lang w:eastAsia="ko-KR"/>
              </w:rPr>
            </w:pPr>
            <w:ins w:id="173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품목마스터</w:t>
              </w:r>
              <w:r>
                <w:rPr>
                  <w:lang w:eastAsia="ko-KR"/>
                </w:rPr>
                <w:t>(ItemMaster)</w:t>
              </w:r>
            </w:ins>
          </w:p>
        </w:tc>
      </w:tr>
      <w:tr w:rsidR="00B4288B" w14:paraId="520FE288" w14:textId="77777777">
        <w:trPr>
          <w:cantSplit/>
          <w:jc w:val="center"/>
        </w:trPr>
        <w:tc>
          <w:tcPr>
            <w:tcW w:w="2100" w:type="dxa"/>
          </w:tcPr>
          <w:p w14:paraId="1A593A6D" w14:textId="77777777" w:rsidR="00B4288B" w:rsidRDefault="0010783A">
            <w:pPr>
              <w:pStyle w:val="KS2"/>
            </w:pPr>
            <w:r>
              <w:t>기준단위코드</w:t>
            </w:r>
          </w:p>
        </w:tc>
        <w:tc>
          <w:tcPr>
            <w:tcW w:w="3000" w:type="dxa"/>
          </w:tcPr>
          <w:p w14:paraId="6C2329FB" w14:textId="77777777" w:rsidR="00B4288B" w:rsidRDefault="0010783A">
            <w:pPr>
              <w:pStyle w:val="KS2"/>
            </w:pPr>
            <w:r>
              <w:t>ItemUOMCode</w:t>
            </w:r>
          </w:p>
        </w:tc>
        <w:tc>
          <w:tcPr>
            <w:tcW w:w="1150" w:type="dxa"/>
          </w:tcPr>
          <w:p w14:paraId="1C0E7FD7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734B261B" w14:textId="75EE5EFD" w:rsidR="00B4288B" w:rsidRDefault="0010783A">
            <w:pPr>
              <w:pStyle w:val="KS2"/>
              <w:jc w:val="center"/>
            </w:pPr>
            <w:del w:id="1731" w:author="임픽스 검토" w:date="2026-10-12T04:00:00Z">
              <w:r>
                <w:delText>비대상</w:delText>
              </w:r>
            </w:del>
            <w:ins w:id="1732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3D8FC040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기준단위코드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 xml:space="preserve">: EA, DZ, HD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  <w:p w14:paraId="2501D332" w14:textId="1803477D" w:rsidR="00480FE8" w:rsidRDefault="00480FE8">
            <w:pPr>
              <w:pStyle w:val="KS2"/>
              <w:rPr>
                <w:ins w:id="1733" w:author="임픽스 검토" w:date="2026-10-12T04:00:00Z"/>
                <w:lang w:eastAsia="ko-KR"/>
              </w:rPr>
            </w:pPr>
            <w:ins w:id="173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단위그룹</w:t>
              </w:r>
              <w:r>
                <w:rPr>
                  <w:lang w:eastAsia="ko-KR"/>
                </w:rPr>
                <w:t>(UOMGroup)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단위코드</w:t>
              </w:r>
            </w:ins>
          </w:p>
        </w:tc>
      </w:tr>
      <w:tr w:rsidR="00B4288B" w14:paraId="434B84A6" w14:textId="77777777">
        <w:trPr>
          <w:cantSplit/>
          <w:jc w:val="center"/>
        </w:trPr>
        <w:tc>
          <w:tcPr>
            <w:tcW w:w="2100" w:type="dxa"/>
          </w:tcPr>
          <w:p w14:paraId="46724C2E" w14:textId="77777777" w:rsidR="00B4288B" w:rsidRDefault="0010783A">
            <w:pPr>
              <w:pStyle w:val="KS2"/>
            </w:pPr>
            <w:r>
              <w:t>실소요수량</w:t>
            </w:r>
          </w:p>
        </w:tc>
        <w:tc>
          <w:tcPr>
            <w:tcW w:w="3000" w:type="dxa"/>
          </w:tcPr>
          <w:p w14:paraId="29E15335" w14:textId="77777777" w:rsidR="00B4288B" w:rsidRDefault="0010783A">
            <w:pPr>
              <w:pStyle w:val="KS2"/>
            </w:pPr>
            <w:r>
              <w:t>ActualRequirementQuantity</w:t>
            </w:r>
          </w:p>
        </w:tc>
        <w:tc>
          <w:tcPr>
            <w:tcW w:w="1150" w:type="dxa"/>
          </w:tcPr>
          <w:p w14:paraId="4441F192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30DD354C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3152747C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대상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투입되는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소요량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 xml:space="preserve">: EA, DZ, HD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</w:tc>
      </w:tr>
    </w:tbl>
    <w:p w14:paraId="432CB8B5" w14:textId="77777777" w:rsidR="00B4288B" w:rsidRDefault="00B4288B">
      <w:pPr>
        <w:spacing w:after="0" w:line="144" w:lineRule="auto"/>
        <w:rPr>
          <w:lang w:eastAsia="ko-KR"/>
        </w:rPr>
      </w:pPr>
    </w:p>
    <w:p w14:paraId="25B6E0E1" w14:textId="77777777" w:rsidR="00B4288B" w:rsidRDefault="0010783A">
      <w:pPr>
        <w:pStyle w:val="37"/>
        <w:rPr>
          <w:lang w:eastAsia="ko-KR"/>
        </w:rPr>
      </w:pPr>
      <w:bookmarkStart w:id="1735" w:name="_Toc241499099"/>
      <w:r>
        <w:rPr>
          <w:lang w:eastAsia="ko-KR"/>
        </w:rPr>
        <w:t xml:space="preserve">7.4.3  </w:t>
      </w:r>
      <w:r>
        <w:rPr>
          <w:lang w:eastAsia="ko-KR"/>
        </w:rPr>
        <w:t>판매관리</w:t>
      </w:r>
      <w:bookmarkEnd w:id="1735"/>
    </w:p>
    <w:p w14:paraId="73DDEB81" w14:textId="77777777" w:rsidR="00B4288B" w:rsidRDefault="0010783A">
      <w:pPr>
        <w:pStyle w:val="46"/>
        <w:rPr>
          <w:lang w:eastAsia="ko-KR"/>
        </w:rPr>
      </w:pPr>
      <w:r>
        <w:rPr>
          <w:lang w:eastAsia="ko-KR"/>
        </w:rPr>
        <w:t xml:space="preserve">7.4.3.1  </w:t>
      </w:r>
      <w:r>
        <w:rPr>
          <w:lang w:eastAsia="ko-KR"/>
        </w:rPr>
        <w:t>수주오더</w:t>
      </w:r>
      <w:r>
        <w:rPr>
          <w:lang w:eastAsia="ko-KR"/>
        </w:rPr>
        <w:t>(SalesOrder)</w:t>
      </w:r>
    </w:p>
    <w:p w14:paraId="23A0B6EA" w14:textId="4D5E6E24" w:rsidR="00B4288B" w:rsidRDefault="0010783A">
      <w:pPr>
        <w:rPr>
          <w:lang w:eastAsia="ko-KR"/>
        </w:rPr>
      </w:pPr>
      <w:r>
        <w:rPr>
          <w:lang w:eastAsia="ko-KR"/>
        </w:rPr>
        <w:t>고객사</w:t>
      </w:r>
      <w:r>
        <w:rPr>
          <w:lang w:eastAsia="ko-KR"/>
        </w:rPr>
        <w:t xml:space="preserve"> </w:t>
      </w:r>
      <w:r>
        <w:rPr>
          <w:lang w:eastAsia="ko-KR"/>
        </w:rPr>
        <w:t>주문정보를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수주오더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1736" w:author="임픽스 검토" w:date="2026-10-12T04:00:00Z">
        <w:r>
          <w:rPr>
            <w:lang w:eastAsia="ko-KR"/>
          </w:rPr>
          <w:delText>33</w:delText>
        </w:r>
      </w:del>
      <w:ins w:id="1737" w:author="임픽스 검토" w:date="2026-10-12T04:00:00Z">
        <w:r>
          <w:rPr>
            <w:lang w:eastAsia="ko-KR"/>
          </w:rPr>
          <w:t>36</w:t>
        </w:r>
      </w:ins>
      <w:r>
        <w:rPr>
          <w:lang w:eastAsia="ko-KR"/>
        </w:rPr>
        <w:t>과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6795FD02" w14:textId="71702392" w:rsidR="00B4288B" w:rsidRDefault="0010783A">
      <w:pPr>
        <w:pStyle w:val="KS"/>
        <w:rPr>
          <w:lang w:eastAsia="ko-KR"/>
        </w:rPr>
      </w:pPr>
      <w:commentRangeStart w:id="1738"/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1739" w:author="임픽스 검토" w:date="2026-10-12T04:00:00Z">
        <w:r>
          <w:rPr>
            <w:lang w:eastAsia="ko-KR"/>
          </w:rPr>
          <w:delText>33</w:delText>
        </w:r>
      </w:del>
      <w:ins w:id="1740" w:author="임픽스 검토" w:date="2026-10-12T04:00:00Z">
        <w:r>
          <w:rPr>
            <w:lang w:eastAsia="ko-KR"/>
          </w:rPr>
          <w:t>36</w:t>
        </w:r>
      </w:ins>
      <w:r>
        <w:rPr>
          <w:lang w:eastAsia="ko-KR"/>
        </w:rPr>
        <w:t xml:space="preserve"> — </w:t>
      </w:r>
      <w:r>
        <w:rPr>
          <w:lang w:eastAsia="ko-KR"/>
        </w:rPr>
        <w:t>수주오더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commentRangeEnd w:id="1738"/>
      <w:r>
        <w:rPr>
          <w:rStyle w:val="aff5"/>
          <w:sz w:val="20"/>
          <w:szCs w:val="22"/>
          <w:lang w:eastAsia="ko-KR"/>
        </w:rPr>
        <w:commentReference w:id="1738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24A7F099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001812F1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369B5987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00C66FCF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57BBF831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612D5F25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1860482A" w14:textId="77777777">
        <w:trPr>
          <w:cantSplit/>
          <w:jc w:val="center"/>
        </w:trPr>
        <w:tc>
          <w:tcPr>
            <w:tcW w:w="2100" w:type="dxa"/>
          </w:tcPr>
          <w:p w14:paraId="59C5F579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1A66FF45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7C5BCB83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689B4B6F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28A9E26D" w14:textId="77777777" w:rsidR="00B4288B" w:rsidRDefault="00B4288B">
            <w:pPr>
              <w:pStyle w:val="KS2"/>
            </w:pPr>
          </w:p>
        </w:tc>
      </w:tr>
      <w:tr w:rsidR="003168E1" w14:paraId="613A4001" w14:textId="77777777">
        <w:trPr>
          <w:cantSplit/>
          <w:jc w:val="center"/>
          <w:del w:id="1741" w:author="임픽스 검토" w:date="2026-10-12T04:00:00Z"/>
        </w:trPr>
        <w:tc>
          <w:tcPr>
            <w:tcW w:w="2100" w:type="dxa"/>
            <w:shd w:val="clear" w:color="auto" w:fill="F2F2F2"/>
          </w:tcPr>
          <w:p w14:paraId="663E5FDE" w14:textId="77777777" w:rsidR="003168E1" w:rsidRDefault="00000000">
            <w:pPr>
              <w:pStyle w:val="KS2"/>
            </w:pPr>
            <w:del w:id="1742" w:author="임픽스 검토" w:date="2026-10-12T04:00:00Z">
              <w:r>
                <w:rPr>
                  <w:b/>
                </w:rPr>
                <w:delText>수주오더식별자</w:delText>
              </w:r>
            </w:del>
          </w:p>
        </w:tc>
        <w:tc>
          <w:tcPr>
            <w:tcW w:w="3000" w:type="dxa"/>
            <w:shd w:val="clear" w:color="auto" w:fill="F2F2F2"/>
          </w:tcPr>
          <w:p w14:paraId="01F0A4F0" w14:textId="77777777" w:rsidR="003168E1" w:rsidRDefault="00000000">
            <w:pPr>
              <w:pStyle w:val="KS2"/>
            </w:pPr>
            <w:del w:id="1743" w:author="임픽스 검토" w:date="2026-10-12T04:00:00Z">
              <w:r>
                <w:rPr>
                  <w:b/>
                </w:rPr>
                <w:delText>SalesOrderID</w:delText>
              </w:r>
            </w:del>
          </w:p>
        </w:tc>
        <w:tc>
          <w:tcPr>
            <w:tcW w:w="1150" w:type="dxa"/>
            <w:shd w:val="clear" w:color="auto" w:fill="F2F2F2"/>
          </w:tcPr>
          <w:p w14:paraId="07F44423" w14:textId="77777777" w:rsidR="003168E1" w:rsidRDefault="00000000">
            <w:pPr>
              <w:pStyle w:val="KS2"/>
              <w:jc w:val="center"/>
            </w:pPr>
            <w:del w:id="1744" w:author="임픽스 검토" w:date="2026-10-12T04:00:00Z">
              <w:r>
                <w:rPr>
                  <w:b/>
                </w:rPr>
                <w:delText>ID</w:delText>
              </w:r>
            </w:del>
          </w:p>
        </w:tc>
        <w:tc>
          <w:tcPr>
            <w:tcW w:w="1000" w:type="dxa"/>
            <w:shd w:val="clear" w:color="auto" w:fill="F2F2F2"/>
          </w:tcPr>
          <w:p w14:paraId="40E6A7FE" w14:textId="77777777" w:rsidR="003168E1" w:rsidRDefault="00000000">
            <w:pPr>
              <w:pStyle w:val="KS2"/>
              <w:jc w:val="center"/>
            </w:pPr>
            <w:del w:id="1745" w:author="임픽스 검토" w:date="2026-10-12T04:00:00Z">
              <w:r>
                <w:rPr>
                  <w:b/>
                </w:rPr>
                <w:delText>비대상</w:delText>
              </w:r>
            </w:del>
          </w:p>
        </w:tc>
        <w:tc>
          <w:tcPr>
            <w:tcW w:w="6970" w:type="dxa"/>
            <w:shd w:val="clear" w:color="auto" w:fill="F2F2F2"/>
          </w:tcPr>
          <w:p w14:paraId="6BC78B5C" w14:textId="77777777" w:rsidR="003168E1" w:rsidRDefault="00000000">
            <w:pPr>
              <w:pStyle w:val="KS2"/>
            </w:pPr>
            <w:del w:id="1746" w:author="임픽스 검토" w:date="2026-10-12T04:00:00Z">
              <w:r>
                <w:rPr>
                  <w:b/>
                </w:rPr>
                <w:delText xml:space="preserve">— </w:delText>
              </w:r>
              <w:r>
                <w:rPr>
                  <w:b/>
                </w:rPr>
                <w:delText>수주오더를</w:delText>
              </w:r>
              <w:r>
                <w:rPr>
                  <w:b/>
                </w:rPr>
                <w:delText xml:space="preserve"> </w:delText>
              </w:r>
              <w:r>
                <w:rPr>
                  <w:b/>
                </w:rPr>
                <w:delText>식별하기</w:delText>
              </w:r>
              <w:r>
                <w:rPr>
                  <w:b/>
                </w:rPr>
                <w:delText xml:space="preserve"> </w:delText>
              </w:r>
              <w:r>
                <w:rPr>
                  <w:b/>
                </w:rPr>
                <w:delText>위한</w:delText>
              </w:r>
              <w:r>
                <w:rPr>
                  <w:b/>
                </w:rPr>
                <w:delText xml:space="preserve"> </w:delText>
              </w:r>
              <w:r>
                <w:rPr>
                  <w:b/>
                </w:rPr>
                <w:delText>고유값</w:delText>
              </w:r>
            </w:del>
          </w:p>
        </w:tc>
      </w:tr>
      <w:tr w:rsidR="00B4288B" w14:paraId="0B632495" w14:textId="77777777">
        <w:trPr>
          <w:cantSplit/>
          <w:jc w:val="center"/>
          <w:ins w:id="1747" w:author="임픽스 검토" w:date="2026-10-12T04:00:00Z"/>
        </w:trPr>
        <w:tc>
          <w:tcPr>
            <w:tcW w:w="2100" w:type="dxa"/>
            <w:shd w:val="clear" w:color="auto" w:fill="F2F2F2"/>
          </w:tcPr>
          <w:p w14:paraId="12B662AC" w14:textId="77777777" w:rsidR="00B4288B" w:rsidRDefault="0010783A">
            <w:pPr>
              <w:pStyle w:val="KS2"/>
              <w:rPr>
                <w:ins w:id="1748" w:author="임픽스 검토" w:date="2026-10-12T04:00:00Z"/>
              </w:rPr>
            </w:pPr>
            <w:ins w:id="1749" w:author="임픽스 검토" w:date="2026-10-12T04:00:00Z">
              <w:r>
                <w:rPr>
                  <w:b/>
                </w:rPr>
                <w:t>수주오더헤더</w:t>
              </w:r>
            </w:ins>
          </w:p>
        </w:tc>
        <w:tc>
          <w:tcPr>
            <w:tcW w:w="3000" w:type="dxa"/>
            <w:shd w:val="clear" w:color="auto" w:fill="F2F2F2"/>
          </w:tcPr>
          <w:p w14:paraId="79F42112" w14:textId="77777777" w:rsidR="00B4288B" w:rsidRDefault="0010783A">
            <w:pPr>
              <w:pStyle w:val="KS2"/>
              <w:rPr>
                <w:ins w:id="1750" w:author="임픽스 검토" w:date="2026-10-12T04:00:00Z"/>
              </w:rPr>
            </w:pPr>
            <w:ins w:id="1751" w:author="임픽스 검토" w:date="2026-10-12T04:00:00Z">
              <w:r>
                <w:rPr>
                  <w:b/>
                </w:rPr>
                <w:t>SalesOrderHeader</w:t>
              </w:r>
            </w:ins>
          </w:p>
        </w:tc>
        <w:tc>
          <w:tcPr>
            <w:tcW w:w="1150" w:type="dxa"/>
            <w:shd w:val="clear" w:color="auto" w:fill="F2F2F2"/>
          </w:tcPr>
          <w:p w14:paraId="25A59F69" w14:textId="77777777" w:rsidR="00B4288B" w:rsidRDefault="0010783A">
            <w:pPr>
              <w:pStyle w:val="KS2"/>
              <w:jc w:val="center"/>
              <w:rPr>
                <w:ins w:id="1752" w:author="임픽스 검토" w:date="2026-10-12T04:00:00Z"/>
              </w:rPr>
            </w:pPr>
            <w:ins w:id="1753" w:author="임픽스 검토" w:date="2026-10-12T04:00:00Z">
              <w:r>
                <w:rPr>
                  <w:b/>
                </w:rPr>
                <w:t>struct</w:t>
              </w:r>
            </w:ins>
          </w:p>
        </w:tc>
        <w:tc>
          <w:tcPr>
            <w:tcW w:w="1000" w:type="dxa"/>
            <w:shd w:val="clear" w:color="auto" w:fill="F2F2F2"/>
          </w:tcPr>
          <w:p w14:paraId="5DE139F6" w14:textId="77777777" w:rsidR="00B4288B" w:rsidRDefault="0010783A">
            <w:pPr>
              <w:pStyle w:val="KS2"/>
              <w:jc w:val="center"/>
              <w:rPr>
                <w:ins w:id="1754" w:author="임픽스 검토" w:date="2026-10-12T04:00:00Z"/>
              </w:rPr>
            </w:pPr>
            <w:ins w:id="1755" w:author="임픽스 검토" w:date="2026-10-12T04:00:00Z">
              <w:r>
                <w:rPr>
                  <w:b/>
                </w:rPr>
                <w:t>비대상</w:t>
              </w:r>
            </w:ins>
          </w:p>
        </w:tc>
        <w:tc>
          <w:tcPr>
            <w:tcW w:w="6970" w:type="dxa"/>
            <w:shd w:val="clear" w:color="auto" w:fill="F2F2F2"/>
          </w:tcPr>
          <w:p w14:paraId="247982C3" w14:textId="77777777" w:rsidR="00B4288B" w:rsidRDefault="0010783A">
            <w:pPr>
              <w:pStyle w:val="KS2"/>
              <w:rPr>
                <w:ins w:id="1756" w:author="임픽스 검토" w:date="2026-10-12T04:00:00Z"/>
              </w:rPr>
            </w:pPr>
            <w:ins w:id="1757" w:author="임픽스 검토" w:date="2026-10-12T04:00:00Z">
              <w:r>
                <w:rPr>
                  <w:b/>
                </w:rPr>
                <w:t xml:space="preserve">— </w:t>
              </w:r>
              <w:r>
                <w:rPr>
                  <w:b/>
                </w:rPr>
                <w:t>수주문서</w:t>
              </w:r>
              <w:r>
                <w:rPr>
                  <w:b/>
                </w:rPr>
                <w:t xml:space="preserve"> 1</w:t>
              </w:r>
              <w:r>
                <w:rPr>
                  <w:b/>
                </w:rPr>
                <w:t>건의</w:t>
              </w:r>
              <w:r>
                <w:rPr>
                  <w:b/>
                </w:rPr>
                <w:t xml:space="preserve"> </w:t>
              </w:r>
              <w:r>
                <w:rPr>
                  <w:b/>
                </w:rPr>
                <w:t>공통</w:t>
              </w:r>
              <w:r>
                <w:rPr>
                  <w:b/>
                </w:rPr>
                <w:t xml:space="preserve"> </w:t>
              </w:r>
              <w:r>
                <w:rPr>
                  <w:b/>
                </w:rPr>
                <w:t>정보</w:t>
              </w:r>
              <w:r>
                <w:rPr>
                  <w:b/>
                </w:rPr>
                <w:t>(</w:t>
              </w:r>
              <w:r>
                <w:rPr>
                  <w:b/>
                </w:rPr>
                <w:t>고객사</w:t>
              </w:r>
              <w:r>
                <w:rPr>
                  <w:b/>
                </w:rPr>
                <w:t xml:space="preserve">, </w:t>
              </w:r>
              <w:r>
                <w:rPr>
                  <w:b/>
                </w:rPr>
                <w:t>수주일</w:t>
              </w:r>
              <w:r>
                <w:rPr>
                  <w:b/>
                </w:rPr>
                <w:t xml:space="preserve">, </w:t>
              </w:r>
              <w:r>
                <w:rPr>
                  <w:b/>
                </w:rPr>
                <w:t>수주유형</w:t>
              </w:r>
              <w:r>
                <w:rPr>
                  <w:b/>
                </w:rPr>
                <w:t xml:space="preserve">, </w:t>
              </w:r>
              <w:r>
                <w:rPr>
                  <w:b/>
                </w:rPr>
                <w:t>거래</w:t>
              </w:r>
              <w:r>
                <w:rPr>
                  <w:b/>
                </w:rPr>
                <w:t xml:space="preserve"> </w:t>
              </w:r>
              <w:r>
                <w:rPr>
                  <w:b/>
                </w:rPr>
                <w:t>조건</w:t>
              </w:r>
              <w:r>
                <w:rPr>
                  <w:b/>
                </w:rPr>
                <w:t>)</w:t>
              </w:r>
            </w:ins>
          </w:p>
          <w:p w14:paraId="649A37FF" w14:textId="77777777" w:rsidR="00B4288B" w:rsidRDefault="0010783A">
            <w:pPr>
              <w:pStyle w:val="KS2"/>
              <w:rPr>
                <w:ins w:id="1758" w:author="임픽스 검토" w:date="2026-10-12T04:00:00Z"/>
              </w:rPr>
            </w:pPr>
            <w:ins w:id="1759" w:author="임픽스 검토" w:date="2026-10-12T04:00:00Z">
              <w:r>
                <w:rPr>
                  <w:b/>
                </w:rPr>
                <w:t xml:space="preserve">— </w:t>
              </w:r>
              <w:r>
                <w:rPr>
                  <w:b/>
                </w:rPr>
                <w:t>수주문서마다</w:t>
              </w:r>
              <w:r>
                <w:rPr>
                  <w:b/>
                </w:rPr>
                <w:t xml:space="preserve"> 1</w:t>
              </w:r>
              <w:r>
                <w:rPr>
                  <w:b/>
                </w:rPr>
                <w:t>회</w:t>
              </w:r>
              <w:r>
                <w:rPr>
                  <w:b/>
                </w:rPr>
                <w:t xml:space="preserve"> </w:t>
              </w:r>
              <w:r>
                <w:rPr>
                  <w:b/>
                </w:rPr>
                <w:t>나타남</w:t>
              </w:r>
            </w:ins>
          </w:p>
        </w:tc>
      </w:tr>
      <w:tr w:rsidR="00B4288B" w14:paraId="351D41FF" w14:textId="77777777">
        <w:trPr>
          <w:cantSplit/>
          <w:jc w:val="center"/>
        </w:trPr>
        <w:tc>
          <w:tcPr>
            <w:tcW w:w="2100" w:type="dxa"/>
          </w:tcPr>
          <w:p w14:paraId="3C7547E7" w14:textId="77777777" w:rsidR="00B4288B" w:rsidRDefault="0010783A">
            <w:pPr>
              <w:pStyle w:val="KS2"/>
            </w:pPr>
            <w:r>
              <w:t>수주문서번호</w:t>
            </w:r>
          </w:p>
        </w:tc>
        <w:tc>
          <w:tcPr>
            <w:tcW w:w="3000" w:type="dxa"/>
          </w:tcPr>
          <w:p w14:paraId="7A54314C" w14:textId="77777777" w:rsidR="00B4288B" w:rsidRDefault="0010783A">
            <w:pPr>
              <w:pStyle w:val="KS2"/>
            </w:pPr>
            <w:r>
              <w:t>SalesDocumentNumber</w:t>
            </w:r>
          </w:p>
        </w:tc>
        <w:tc>
          <w:tcPr>
            <w:tcW w:w="1150" w:type="dxa"/>
          </w:tcPr>
          <w:p w14:paraId="757F0DAA" w14:textId="77777777" w:rsidR="003168E1" w:rsidRDefault="00000000">
            <w:pPr>
              <w:pStyle w:val="KS2"/>
              <w:jc w:val="center"/>
              <w:rPr>
                <w:del w:id="1760" w:author="임픽스 검토" w:date="2026-10-12T04:00:00Z"/>
              </w:rPr>
            </w:pPr>
            <w:del w:id="1761" w:author="임픽스 검토" w:date="2026-10-12T04:00:00Z">
              <w:r>
                <w:delText>string</w:delText>
              </w:r>
            </w:del>
          </w:p>
          <w:p w14:paraId="0AF41C49" w14:textId="77777777" w:rsidR="00B4288B" w:rsidRDefault="0010783A">
            <w:pPr>
              <w:pStyle w:val="KS2"/>
              <w:jc w:val="center"/>
              <w:rPr>
                <w:ins w:id="1762" w:author="임픽스 검토" w:date="2026-10-12T04:00:00Z"/>
              </w:rPr>
            </w:pPr>
            <w:ins w:id="1763" w:author="임픽스 검토" w:date="2026-10-12T04:00:00Z">
              <w:r>
                <w:t>ID</w:t>
              </w:r>
            </w:ins>
          </w:p>
        </w:tc>
        <w:tc>
          <w:tcPr>
            <w:tcW w:w="1000" w:type="dxa"/>
          </w:tcPr>
          <w:p w14:paraId="51EDD0BE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2B6DFA04" w14:textId="77777777" w:rsidR="00B4288B" w:rsidRDefault="0010783A">
            <w:pPr>
              <w:pStyle w:val="KS2"/>
            </w:pPr>
            <w:del w:id="1764" w:author="임픽스 검토" w:date="2026-10-12T04:00:00Z">
              <w:r>
                <w:delText xml:space="preserve">— </w:delText>
              </w:r>
              <w:r>
                <w:delText>수주문서번호</w:delText>
              </w:r>
            </w:del>
            <w:ins w:id="1765" w:author="임픽스 검토" w:date="2026-10-12T04:00:00Z">
              <w:r>
                <w:t xml:space="preserve">— </w:t>
              </w:r>
              <w:r>
                <w:t>수주문서를</w:t>
              </w:r>
              <w:r>
                <w:t xml:space="preserve"> </w:t>
              </w:r>
              <w:r>
                <w:t>식별하기</w:t>
              </w:r>
              <w:r>
                <w:t xml:space="preserve"> </w:t>
              </w:r>
              <w:r>
                <w:t>위한</w:t>
              </w:r>
              <w:r>
                <w:t xml:space="preserve"> </w:t>
              </w:r>
              <w:r>
                <w:t>고유값</w:t>
              </w:r>
            </w:ins>
          </w:p>
          <w:p w14:paraId="263C3309" w14:textId="77777777" w:rsidR="00B4288B" w:rsidRDefault="0010783A">
            <w:pPr>
              <w:pStyle w:val="KS2"/>
              <w:rPr>
                <w:ins w:id="1766" w:author="임픽스 검토" w:date="2026-10-12T04:00:00Z"/>
              </w:rPr>
            </w:pPr>
            <w:ins w:id="1767" w:author="임픽스 검토" w:date="2026-10-12T04:00:00Z">
              <w:r>
                <w:t xml:space="preserve">— </w:t>
              </w:r>
              <w:r>
                <w:t>수주문서</w:t>
              </w:r>
              <w:r>
                <w:t xml:space="preserve"> </w:t>
              </w:r>
              <w:r>
                <w:t>단위로</w:t>
              </w:r>
              <w:r>
                <w:t xml:space="preserve"> </w:t>
              </w:r>
              <w:r>
                <w:t>부여하며</w:t>
              </w:r>
              <w:r>
                <w:t xml:space="preserve">, </w:t>
              </w:r>
              <w:r>
                <w:t>수주오더헤더에</w:t>
              </w:r>
              <w:r>
                <w:t xml:space="preserve"> 1</w:t>
              </w:r>
              <w:r>
                <w:t>회</w:t>
              </w:r>
              <w:r>
                <w:t xml:space="preserve"> </w:t>
              </w:r>
              <w:r>
                <w:t>기재함</w:t>
              </w:r>
            </w:ins>
          </w:p>
        </w:tc>
      </w:tr>
      <w:tr w:rsidR="003168E1" w14:paraId="549742D4" w14:textId="77777777">
        <w:trPr>
          <w:cantSplit/>
          <w:jc w:val="center"/>
          <w:del w:id="1768" w:author="임픽스 검토" w:date="2026-10-12T04:00:00Z"/>
        </w:trPr>
        <w:tc>
          <w:tcPr>
            <w:tcW w:w="2100" w:type="dxa"/>
          </w:tcPr>
          <w:p w14:paraId="6E7EB8E8" w14:textId="77777777" w:rsidR="003168E1" w:rsidRDefault="00000000">
            <w:pPr>
              <w:pStyle w:val="KS2"/>
            </w:pPr>
            <w:del w:id="1769" w:author="임픽스 검토" w:date="2026-10-12T04:00:00Z">
              <w:r>
                <w:delText>수주문서순번</w:delText>
              </w:r>
            </w:del>
          </w:p>
        </w:tc>
        <w:tc>
          <w:tcPr>
            <w:tcW w:w="3000" w:type="dxa"/>
          </w:tcPr>
          <w:p w14:paraId="0E8897EB" w14:textId="77777777" w:rsidR="003168E1" w:rsidRDefault="00000000">
            <w:pPr>
              <w:pStyle w:val="KS2"/>
            </w:pPr>
            <w:del w:id="1770" w:author="임픽스 검토" w:date="2026-10-12T04:00:00Z">
              <w:r>
                <w:delText>SalesDocumentSequence</w:delText>
              </w:r>
            </w:del>
          </w:p>
        </w:tc>
        <w:tc>
          <w:tcPr>
            <w:tcW w:w="1150" w:type="dxa"/>
          </w:tcPr>
          <w:p w14:paraId="2938BAC2" w14:textId="77777777" w:rsidR="003168E1" w:rsidRDefault="00000000">
            <w:pPr>
              <w:pStyle w:val="KS2"/>
              <w:jc w:val="center"/>
            </w:pPr>
            <w:del w:id="1771" w:author="임픽스 검토" w:date="2026-10-12T04:00:00Z">
              <w:r>
                <w:delText>int</w:delText>
              </w:r>
            </w:del>
          </w:p>
        </w:tc>
        <w:tc>
          <w:tcPr>
            <w:tcW w:w="1000" w:type="dxa"/>
          </w:tcPr>
          <w:p w14:paraId="00617AA6" w14:textId="77777777" w:rsidR="003168E1" w:rsidRDefault="00000000">
            <w:pPr>
              <w:pStyle w:val="KS2"/>
              <w:jc w:val="center"/>
            </w:pPr>
            <w:del w:id="1772" w:author="임픽스 검토" w:date="2026-10-12T04:00:00Z">
              <w:r>
                <w:delText>비대상</w:delText>
              </w:r>
            </w:del>
          </w:p>
        </w:tc>
        <w:tc>
          <w:tcPr>
            <w:tcW w:w="6970" w:type="dxa"/>
          </w:tcPr>
          <w:p w14:paraId="36AAE16F" w14:textId="77777777" w:rsidR="003168E1" w:rsidRDefault="00000000">
            <w:pPr>
              <w:pStyle w:val="KS2"/>
              <w:rPr>
                <w:lang w:eastAsia="ko-KR"/>
              </w:rPr>
            </w:pPr>
            <w:del w:id="1773" w:author="임픽스 검토" w:date="2026-10-12T04:00:00Z">
              <w:r>
                <w:rPr>
                  <w:lang w:eastAsia="ko-KR"/>
                </w:rPr>
                <w:delText xml:space="preserve">— </w:delText>
              </w:r>
              <w:r>
                <w:rPr>
                  <w:lang w:eastAsia="ko-KR"/>
                </w:rPr>
                <w:delText>수주문서순번</w:delText>
              </w:r>
            </w:del>
          </w:p>
        </w:tc>
      </w:tr>
      <w:tr w:rsidR="00B4288B" w14:paraId="59B51F35" w14:textId="77777777">
        <w:trPr>
          <w:cantSplit/>
          <w:jc w:val="center"/>
        </w:trPr>
        <w:tc>
          <w:tcPr>
            <w:tcW w:w="2100" w:type="dxa"/>
          </w:tcPr>
          <w:p w14:paraId="7F8D08AE" w14:textId="77777777" w:rsidR="00B4288B" w:rsidRDefault="0010783A">
            <w:pPr>
              <w:pStyle w:val="KS2"/>
            </w:pPr>
            <w:r>
              <w:t>수주유형</w:t>
            </w:r>
          </w:p>
        </w:tc>
        <w:tc>
          <w:tcPr>
            <w:tcW w:w="3000" w:type="dxa"/>
          </w:tcPr>
          <w:p w14:paraId="6092F544" w14:textId="77777777" w:rsidR="00B4288B" w:rsidRDefault="0010783A">
            <w:pPr>
              <w:pStyle w:val="KS2"/>
            </w:pPr>
            <w:r>
              <w:t>SalesOrderType</w:t>
            </w:r>
          </w:p>
        </w:tc>
        <w:tc>
          <w:tcPr>
            <w:tcW w:w="1150" w:type="dxa"/>
          </w:tcPr>
          <w:p w14:paraId="00D82DDD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006429F1" w14:textId="68AE6BE1" w:rsidR="00B4288B" w:rsidRDefault="0010783A">
            <w:pPr>
              <w:pStyle w:val="KS2"/>
              <w:jc w:val="center"/>
            </w:pPr>
            <w:del w:id="1774" w:author="임픽스 검토" w:date="2026-10-12T04:00:00Z">
              <w:r>
                <w:delText>비대상</w:delText>
              </w:r>
            </w:del>
            <w:ins w:id="1775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1DA9ADF0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수주유형을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의미</w:t>
            </w:r>
          </w:p>
          <w:p w14:paraId="118295AF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수주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형태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성격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</w:p>
          <w:p w14:paraId="65E2C76A" w14:textId="77777777" w:rsidR="00D74F2B" w:rsidRDefault="00000000">
            <w:pPr>
              <w:pStyle w:val="KS2"/>
              <w:rPr>
                <w:ins w:id="1776" w:author="임픽스 검토" w:date="2026-10-12T04:00:00Z"/>
                <w:lang w:eastAsia="ko-KR"/>
              </w:rPr>
            </w:pPr>
            <w:ins w:id="177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수주유형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내수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수출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견본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무상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  <w:r>
                <w:rPr>
                  <w:lang w:eastAsia="ko-KR"/>
                </w:rPr>
                <w:t>)</w:t>
              </w:r>
            </w:ins>
          </w:p>
          <w:p w14:paraId="48090BFE" w14:textId="77777777" w:rsidR="00D74F2B" w:rsidRDefault="00000000">
            <w:pPr>
              <w:pStyle w:val="KS2"/>
              <w:rPr>
                <w:ins w:id="1778" w:author="임픽스 검토" w:date="2026-10-12T04:00:00Z"/>
                <w:lang w:eastAsia="ko-KR"/>
              </w:rPr>
            </w:pPr>
            <w:ins w:id="177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55A60703" w14:textId="77777777">
        <w:trPr>
          <w:cantSplit/>
          <w:jc w:val="center"/>
        </w:trPr>
        <w:tc>
          <w:tcPr>
            <w:tcW w:w="2100" w:type="dxa"/>
          </w:tcPr>
          <w:p w14:paraId="147B1CC8" w14:textId="77777777" w:rsidR="00B4288B" w:rsidRDefault="0010783A">
            <w:pPr>
              <w:pStyle w:val="KS2"/>
            </w:pPr>
            <w:r>
              <w:t>고객사식별자</w:t>
            </w:r>
          </w:p>
        </w:tc>
        <w:tc>
          <w:tcPr>
            <w:tcW w:w="3000" w:type="dxa"/>
          </w:tcPr>
          <w:p w14:paraId="520BE70B" w14:textId="77777777" w:rsidR="00B4288B" w:rsidRDefault="0010783A">
            <w:pPr>
              <w:pStyle w:val="KS2"/>
            </w:pPr>
            <w:r>
              <w:t>CustomerID</w:t>
            </w:r>
          </w:p>
        </w:tc>
        <w:tc>
          <w:tcPr>
            <w:tcW w:w="1150" w:type="dxa"/>
          </w:tcPr>
          <w:p w14:paraId="2DAB684A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23CCA9D0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7D9B5C9C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구매해가는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거래처를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4C3CDAE3" w14:textId="77777777" w:rsidR="00B4288B" w:rsidRDefault="0010783A">
            <w:pPr>
              <w:pStyle w:val="KS2"/>
              <w:rPr>
                <w:ins w:id="1780" w:author="임픽스 검토" w:date="2026-10-12T04:00:00Z"/>
              </w:rPr>
            </w:pPr>
            <w:ins w:id="1781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고객사</w:t>
              </w:r>
              <w:r>
                <w:t>(CustomerPartyMaster)</w:t>
              </w:r>
            </w:ins>
          </w:p>
        </w:tc>
      </w:tr>
      <w:tr w:rsidR="00B4288B" w14:paraId="78C2ECB5" w14:textId="77777777">
        <w:trPr>
          <w:cantSplit/>
          <w:jc w:val="center"/>
        </w:trPr>
        <w:tc>
          <w:tcPr>
            <w:tcW w:w="2100" w:type="dxa"/>
          </w:tcPr>
          <w:p w14:paraId="5D67E20B" w14:textId="77777777" w:rsidR="00B4288B" w:rsidRDefault="0010783A">
            <w:pPr>
              <w:pStyle w:val="KS2"/>
            </w:pPr>
            <w:r>
              <w:t>수주일</w:t>
            </w:r>
          </w:p>
        </w:tc>
        <w:tc>
          <w:tcPr>
            <w:tcW w:w="3000" w:type="dxa"/>
          </w:tcPr>
          <w:p w14:paraId="7557A5AC" w14:textId="77777777" w:rsidR="00B4288B" w:rsidRDefault="0010783A">
            <w:pPr>
              <w:pStyle w:val="KS2"/>
            </w:pPr>
            <w:r>
              <w:t>SalesDate</w:t>
            </w:r>
          </w:p>
        </w:tc>
        <w:tc>
          <w:tcPr>
            <w:tcW w:w="1150" w:type="dxa"/>
          </w:tcPr>
          <w:p w14:paraId="3E7BA3FB" w14:textId="77777777" w:rsidR="00B4288B" w:rsidRDefault="0010783A">
            <w:pPr>
              <w:pStyle w:val="KS2"/>
              <w:jc w:val="center"/>
            </w:pPr>
            <w:r>
              <w:t>date</w:t>
            </w:r>
          </w:p>
        </w:tc>
        <w:tc>
          <w:tcPr>
            <w:tcW w:w="1000" w:type="dxa"/>
          </w:tcPr>
          <w:p w14:paraId="284EAEA0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6D8DECD1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수주일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  <w:tr w:rsidR="003168E1" w14:paraId="38492934" w14:textId="77777777">
        <w:trPr>
          <w:cantSplit/>
          <w:jc w:val="center"/>
          <w:del w:id="1782" w:author="임픽스 검토" w:date="2026-10-12T04:00:00Z"/>
        </w:trPr>
        <w:tc>
          <w:tcPr>
            <w:tcW w:w="2100" w:type="dxa"/>
          </w:tcPr>
          <w:p w14:paraId="49EBAFA2" w14:textId="77777777" w:rsidR="003168E1" w:rsidRDefault="00000000">
            <w:pPr>
              <w:pStyle w:val="KS2"/>
            </w:pPr>
            <w:del w:id="1783" w:author="임픽스 검토" w:date="2026-10-12T04:00:00Z">
              <w:r>
                <w:delText>요청납기일</w:delText>
              </w:r>
            </w:del>
          </w:p>
        </w:tc>
        <w:tc>
          <w:tcPr>
            <w:tcW w:w="3000" w:type="dxa"/>
          </w:tcPr>
          <w:p w14:paraId="71BDB3EA" w14:textId="77777777" w:rsidR="003168E1" w:rsidRDefault="00000000">
            <w:pPr>
              <w:pStyle w:val="KS2"/>
            </w:pPr>
            <w:del w:id="1784" w:author="임픽스 검토" w:date="2026-10-12T04:00:00Z">
              <w:r>
                <w:delText>RequestedDeliveryDate</w:delText>
              </w:r>
            </w:del>
          </w:p>
        </w:tc>
        <w:tc>
          <w:tcPr>
            <w:tcW w:w="1150" w:type="dxa"/>
          </w:tcPr>
          <w:p w14:paraId="15ABFE96" w14:textId="77777777" w:rsidR="003168E1" w:rsidRDefault="00000000">
            <w:pPr>
              <w:pStyle w:val="KS2"/>
              <w:jc w:val="center"/>
            </w:pPr>
            <w:del w:id="1785" w:author="임픽스 검토" w:date="2026-10-12T04:00:00Z">
              <w:r>
                <w:delText>date</w:delText>
              </w:r>
            </w:del>
          </w:p>
        </w:tc>
        <w:tc>
          <w:tcPr>
            <w:tcW w:w="1000" w:type="dxa"/>
          </w:tcPr>
          <w:p w14:paraId="02528D99" w14:textId="77777777" w:rsidR="003168E1" w:rsidRDefault="00000000">
            <w:pPr>
              <w:pStyle w:val="KS2"/>
              <w:jc w:val="center"/>
            </w:pPr>
            <w:del w:id="1786" w:author="임픽스 검토" w:date="2026-10-12T04:00:00Z">
              <w:r>
                <w:delText>비대상</w:delText>
              </w:r>
            </w:del>
          </w:p>
        </w:tc>
        <w:tc>
          <w:tcPr>
            <w:tcW w:w="6970" w:type="dxa"/>
          </w:tcPr>
          <w:p w14:paraId="340ED68A" w14:textId="77777777" w:rsidR="003168E1" w:rsidRDefault="00000000">
            <w:pPr>
              <w:pStyle w:val="KS2"/>
              <w:rPr>
                <w:lang w:eastAsia="ko-KR"/>
              </w:rPr>
            </w:pPr>
            <w:del w:id="1787" w:author="임픽스 검토" w:date="2026-10-12T04:00:00Z">
              <w:r>
                <w:rPr>
                  <w:lang w:eastAsia="ko-KR"/>
                </w:rPr>
                <w:delText xml:space="preserve">— </w:delText>
              </w:r>
              <w:r>
                <w:rPr>
                  <w:lang w:eastAsia="ko-KR"/>
                </w:rPr>
                <w:delText>요청납기일</w:delText>
              </w:r>
              <w:r>
                <w:rPr>
                  <w:lang w:eastAsia="ko-KR"/>
                </w:rPr>
                <w:delText>(KS X ISO 8601</w:delText>
              </w:r>
              <w:r>
                <w:rPr>
                  <w:lang w:eastAsia="ko-KR"/>
                </w:rPr>
                <w:delText>을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따른다</w:delText>
              </w:r>
              <w:r>
                <w:rPr>
                  <w:lang w:eastAsia="ko-KR"/>
                </w:rPr>
                <w:delText>)</w:delText>
              </w:r>
            </w:del>
          </w:p>
        </w:tc>
      </w:tr>
      <w:tr w:rsidR="00B4288B" w14:paraId="589F83C3" w14:textId="77777777">
        <w:trPr>
          <w:cantSplit/>
          <w:jc w:val="center"/>
        </w:trPr>
        <w:tc>
          <w:tcPr>
            <w:tcW w:w="2100" w:type="dxa"/>
          </w:tcPr>
          <w:p w14:paraId="393EAE5C" w14:textId="77777777" w:rsidR="00B4288B" w:rsidRDefault="0010783A">
            <w:pPr>
              <w:pStyle w:val="KS2"/>
            </w:pPr>
            <w:r>
              <w:t>수주상태</w:t>
            </w:r>
          </w:p>
        </w:tc>
        <w:tc>
          <w:tcPr>
            <w:tcW w:w="3000" w:type="dxa"/>
          </w:tcPr>
          <w:p w14:paraId="34B3E2B4" w14:textId="77777777" w:rsidR="00B4288B" w:rsidRDefault="0010783A">
            <w:pPr>
              <w:pStyle w:val="KS2"/>
            </w:pPr>
            <w:r>
              <w:t>SalesStatus</w:t>
            </w:r>
          </w:p>
        </w:tc>
        <w:tc>
          <w:tcPr>
            <w:tcW w:w="1150" w:type="dxa"/>
          </w:tcPr>
          <w:p w14:paraId="740CE0B7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2D15B7B4" w14:textId="5EDD7593" w:rsidR="00B4288B" w:rsidRDefault="0010783A">
            <w:pPr>
              <w:pStyle w:val="KS2"/>
              <w:jc w:val="center"/>
            </w:pPr>
            <w:del w:id="1788" w:author="임픽스 검토" w:date="2026-10-12T04:00:00Z">
              <w:r>
                <w:delText>비대상</w:delText>
              </w:r>
            </w:del>
            <w:ins w:id="1789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203F1337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수주상태</w:t>
            </w:r>
          </w:p>
          <w:p w14:paraId="3F463EF8" w14:textId="77777777" w:rsidR="004F47B7" w:rsidRDefault="00000000">
            <w:pPr>
              <w:pStyle w:val="KS2"/>
              <w:rPr>
                <w:ins w:id="1790" w:author="임픽스 검토" w:date="2026-10-12T04:00:00Z"/>
                <w:lang w:eastAsia="ko-KR"/>
              </w:rPr>
            </w:pPr>
            <w:ins w:id="179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수주등록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수주확정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부분출하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출하완료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매출확정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종결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보류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취소</w:t>
              </w:r>
            </w:ins>
          </w:p>
          <w:p w14:paraId="35354B89" w14:textId="2ED0E917" w:rsidR="00DA70A0" w:rsidRDefault="00DA70A0">
            <w:pPr>
              <w:pStyle w:val="KS2"/>
              <w:rPr>
                <w:ins w:id="1792" w:author="임픽스 검토" w:date="2026-10-12T04:00:00Z"/>
                <w:lang w:eastAsia="ko-KR"/>
              </w:rPr>
            </w:pPr>
            <w:ins w:id="1793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2CBF877B" w14:textId="77777777">
        <w:trPr>
          <w:cantSplit/>
          <w:jc w:val="center"/>
        </w:trPr>
        <w:tc>
          <w:tcPr>
            <w:tcW w:w="2100" w:type="dxa"/>
          </w:tcPr>
          <w:p w14:paraId="7A8EA422" w14:textId="77777777" w:rsidR="00B4288B" w:rsidRDefault="0010783A">
            <w:pPr>
              <w:pStyle w:val="KS2"/>
            </w:pPr>
            <w:r>
              <w:t>출하조건코드</w:t>
            </w:r>
          </w:p>
        </w:tc>
        <w:tc>
          <w:tcPr>
            <w:tcW w:w="3000" w:type="dxa"/>
          </w:tcPr>
          <w:p w14:paraId="4D3B9374" w14:textId="77777777" w:rsidR="00B4288B" w:rsidRDefault="0010783A">
            <w:pPr>
              <w:pStyle w:val="KS2"/>
            </w:pPr>
            <w:r>
              <w:t>ShipmentTermsCode</w:t>
            </w:r>
          </w:p>
        </w:tc>
        <w:tc>
          <w:tcPr>
            <w:tcW w:w="1150" w:type="dxa"/>
          </w:tcPr>
          <w:p w14:paraId="0194A096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3DE14CFF" w14:textId="229230CE" w:rsidR="00B4288B" w:rsidRDefault="0010783A">
            <w:pPr>
              <w:pStyle w:val="KS2"/>
              <w:jc w:val="center"/>
            </w:pPr>
            <w:del w:id="1794" w:author="임픽스 검토" w:date="2026-10-12T04:00:00Z">
              <w:r>
                <w:delText>비대상</w:delText>
              </w:r>
            </w:del>
            <w:ins w:id="1795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07539674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출하조건코드</w:t>
            </w:r>
          </w:p>
          <w:p w14:paraId="52EE54E9" w14:textId="77777777" w:rsidR="00D74F2B" w:rsidRDefault="00000000">
            <w:pPr>
              <w:pStyle w:val="KS2"/>
              <w:rPr>
                <w:ins w:id="1796" w:author="임픽스 검토" w:date="2026-10-12T04:00:00Z"/>
                <w:lang w:eastAsia="ko-KR"/>
              </w:rPr>
            </w:pPr>
            <w:ins w:id="179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출하</w:t>
              </w:r>
              <w:r>
                <w:rPr>
                  <w:lang w:eastAsia="ko-KR"/>
                </w:rPr>
                <w:t>·</w:t>
              </w:r>
              <w:r>
                <w:rPr>
                  <w:lang w:eastAsia="ko-KR"/>
                </w:rPr>
                <w:t>인도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조건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공장인도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도착지인도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  <w:r>
                <w:rPr>
                  <w:lang w:eastAsia="ko-KR"/>
                </w:rPr>
                <w:t>)</w:t>
              </w:r>
              <w:r>
                <w:rPr>
                  <w:lang w:eastAsia="ko-KR"/>
                </w:rPr>
                <w:t>으로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국제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거래는</w:t>
              </w:r>
              <w:r>
                <w:rPr>
                  <w:lang w:eastAsia="ko-KR"/>
                </w:rPr>
                <w:t xml:space="preserve"> Incoterms 2020 </w:t>
              </w:r>
              <w:r>
                <w:rPr>
                  <w:lang w:eastAsia="ko-KR"/>
                </w:rPr>
                <w:t>코드</w:t>
              </w:r>
              <w:r>
                <w:rPr>
                  <w:lang w:eastAsia="ko-KR"/>
                </w:rPr>
                <w:t xml:space="preserve">(EXW, FCA, FOB, CIF, DAP </w:t>
              </w:r>
              <w:r>
                <w:rPr>
                  <w:lang w:eastAsia="ko-KR"/>
                </w:rPr>
                <w:t>등</w:t>
              </w:r>
              <w:r>
                <w:rPr>
                  <w:lang w:eastAsia="ko-KR"/>
                </w:rPr>
                <w:t xml:space="preserve">) </w:t>
              </w:r>
              <w:r>
                <w:rPr>
                  <w:lang w:eastAsia="ko-KR"/>
                </w:rPr>
                <w:t>사용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권고</w:t>
              </w:r>
            </w:ins>
          </w:p>
          <w:p w14:paraId="1C3C4663" w14:textId="77777777" w:rsidR="00D74F2B" w:rsidRDefault="00000000">
            <w:pPr>
              <w:pStyle w:val="KS2"/>
              <w:rPr>
                <w:ins w:id="1798" w:author="임픽스 검토" w:date="2026-10-12T04:00:00Z"/>
                <w:lang w:eastAsia="ko-KR"/>
              </w:rPr>
            </w:pPr>
            <w:ins w:id="179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3168E1" w14:paraId="2DB42E87" w14:textId="77777777">
        <w:trPr>
          <w:cantSplit/>
          <w:jc w:val="center"/>
          <w:del w:id="1800" w:author="임픽스 검토" w:date="2026-10-12T04:00:00Z"/>
        </w:trPr>
        <w:tc>
          <w:tcPr>
            <w:tcW w:w="2100" w:type="dxa"/>
          </w:tcPr>
          <w:p w14:paraId="69BE7BCA" w14:textId="77777777" w:rsidR="003168E1" w:rsidRDefault="00000000">
            <w:pPr>
              <w:pStyle w:val="KS2"/>
            </w:pPr>
            <w:del w:id="1801" w:author="임픽스 검토" w:date="2026-10-12T04:00:00Z">
              <w:r>
                <w:delText>거래유형</w:delText>
              </w:r>
            </w:del>
          </w:p>
        </w:tc>
        <w:tc>
          <w:tcPr>
            <w:tcW w:w="3000" w:type="dxa"/>
          </w:tcPr>
          <w:p w14:paraId="4B9FF4A9" w14:textId="77777777" w:rsidR="003168E1" w:rsidRDefault="00000000">
            <w:pPr>
              <w:pStyle w:val="KS2"/>
            </w:pPr>
            <w:del w:id="1802" w:author="임픽스 검토" w:date="2026-10-12T04:00:00Z">
              <w:r>
                <w:rPr>
                  <w:rFonts w:hint="eastAsia"/>
                  <w:lang w:eastAsia="ko-KR"/>
                </w:rPr>
                <w:delText>TransactionType</w:delText>
              </w:r>
            </w:del>
          </w:p>
        </w:tc>
        <w:tc>
          <w:tcPr>
            <w:tcW w:w="1150" w:type="dxa"/>
          </w:tcPr>
          <w:p w14:paraId="5279D009" w14:textId="77777777" w:rsidR="003168E1" w:rsidRDefault="00000000">
            <w:pPr>
              <w:pStyle w:val="KS2"/>
              <w:jc w:val="center"/>
            </w:pPr>
            <w:del w:id="1803" w:author="임픽스 검토" w:date="2026-10-12T04:00:00Z">
              <w:r>
                <w:delText>enum</w:delText>
              </w:r>
            </w:del>
          </w:p>
        </w:tc>
        <w:tc>
          <w:tcPr>
            <w:tcW w:w="1000" w:type="dxa"/>
          </w:tcPr>
          <w:p w14:paraId="262EBE8A" w14:textId="77777777" w:rsidR="003168E1" w:rsidRDefault="00000000">
            <w:pPr>
              <w:pStyle w:val="KS2"/>
              <w:jc w:val="center"/>
            </w:pPr>
            <w:del w:id="1804" w:author="임픽스 검토" w:date="2026-10-12T04:00:00Z">
              <w:r>
                <w:delText>비대상</w:delText>
              </w:r>
            </w:del>
          </w:p>
        </w:tc>
        <w:tc>
          <w:tcPr>
            <w:tcW w:w="6970" w:type="dxa"/>
          </w:tcPr>
          <w:p w14:paraId="6A5082BB" w14:textId="77777777" w:rsidR="003168E1" w:rsidRDefault="00000000">
            <w:pPr>
              <w:pStyle w:val="KS2"/>
              <w:rPr>
                <w:lang w:eastAsia="ko-KR"/>
              </w:rPr>
            </w:pPr>
            <w:del w:id="1805" w:author="임픽스 검토" w:date="2026-10-12T04:00:00Z">
              <w:r>
                <w:rPr>
                  <w:lang w:eastAsia="ko-KR"/>
                </w:rPr>
                <w:delText xml:space="preserve">— </w:delText>
              </w:r>
              <w:r>
                <w:rPr>
                  <w:lang w:eastAsia="ko-KR"/>
                </w:rPr>
                <w:delText>거래유형</w:delText>
              </w:r>
            </w:del>
          </w:p>
        </w:tc>
      </w:tr>
      <w:tr w:rsidR="00B4288B" w14:paraId="686D39A7" w14:textId="77777777">
        <w:trPr>
          <w:cantSplit/>
          <w:jc w:val="center"/>
          <w:ins w:id="1806" w:author="임픽스 검토" w:date="2026-10-12T04:00:00Z"/>
        </w:trPr>
        <w:tc>
          <w:tcPr>
            <w:tcW w:w="2100" w:type="dxa"/>
          </w:tcPr>
          <w:p w14:paraId="4ABD3B05" w14:textId="77777777" w:rsidR="00B4288B" w:rsidRDefault="0010783A">
            <w:pPr>
              <w:pStyle w:val="KS2"/>
              <w:rPr>
                <w:ins w:id="1807" w:author="임픽스 검토" w:date="2026-10-12T04:00:00Z"/>
              </w:rPr>
            </w:pPr>
            <w:ins w:id="1808" w:author="임픽스 검토" w:date="2026-10-12T04:00:00Z">
              <w:r>
                <w:t>거래유형</w:t>
              </w:r>
            </w:ins>
          </w:p>
        </w:tc>
        <w:tc>
          <w:tcPr>
            <w:tcW w:w="3000" w:type="dxa"/>
          </w:tcPr>
          <w:p w14:paraId="588E17A4" w14:textId="612DED2B" w:rsidR="00B4288B" w:rsidRDefault="002C4587">
            <w:pPr>
              <w:pStyle w:val="KS2"/>
              <w:rPr>
                <w:ins w:id="1809" w:author="임픽스 검토" w:date="2026-10-12T04:00:00Z"/>
              </w:rPr>
            </w:pPr>
            <w:ins w:id="1810" w:author="임픽스 검토" w:date="2026-10-12T04:00:00Z">
              <w:r>
                <w:rPr>
                  <w:rFonts w:hint="eastAsia"/>
                  <w:lang w:eastAsia="ko-KR"/>
                </w:rPr>
                <w:t>Sales</w:t>
              </w:r>
              <w:r>
                <w:t>TransactionType</w:t>
              </w:r>
            </w:ins>
          </w:p>
        </w:tc>
        <w:tc>
          <w:tcPr>
            <w:tcW w:w="1150" w:type="dxa"/>
          </w:tcPr>
          <w:p w14:paraId="5E2DCCD6" w14:textId="77777777" w:rsidR="00B4288B" w:rsidRDefault="0010783A">
            <w:pPr>
              <w:pStyle w:val="KS2"/>
              <w:jc w:val="center"/>
              <w:rPr>
                <w:ins w:id="1811" w:author="임픽스 검토" w:date="2026-10-12T04:00:00Z"/>
              </w:rPr>
            </w:pPr>
            <w:ins w:id="1812" w:author="임픽스 검토" w:date="2026-10-12T04:00:00Z">
              <w:r>
                <w:t>enum</w:t>
              </w:r>
            </w:ins>
          </w:p>
        </w:tc>
        <w:tc>
          <w:tcPr>
            <w:tcW w:w="1000" w:type="dxa"/>
          </w:tcPr>
          <w:p w14:paraId="1E181AEA" w14:textId="5C6E9133" w:rsidR="00B4288B" w:rsidRDefault="0010783A">
            <w:pPr>
              <w:pStyle w:val="KS2"/>
              <w:jc w:val="center"/>
              <w:rPr>
                <w:ins w:id="1813" w:author="임픽스 검토" w:date="2026-10-12T04:00:00Z"/>
              </w:rPr>
            </w:pPr>
            <w:ins w:id="1814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1DCD4F70" w14:textId="77777777" w:rsidR="00B4288B" w:rsidRDefault="0010783A">
            <w:pPr>
              <w:pStyle w:val="KS2"/>
              <w:rPr>
                <w:ins w:id="1815" w:author="임픽스 검토" w:date="2026-10-12T04:00:00Z"/>
                <w:lang w:eastAsia="ko-KR"/>
              </w:rPr>
            </w:pPr>
            <w:ins w:id="181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거래유형</w:t>
              </w:r>
            </w:ins>
          </w:p>
          <w:p w14:paraId="4F651257" w14:textId="77777777" w:rsidR="00D74F2B" w:rsidRDefault="00000000">
            <w:pPr>
              <w:pStyle w:val="KS2"/>
              <w:rPr>
                <w:ins w:id="1817" w:author="임픽스 검토" w:date="2026-10-12T04:00:00Z"/>
                <w:lang w:eastAsia="ko-KR"/>
              </w:rPr>
            </w:pPr>
            <w:ins w:id="181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매출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거래유형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과세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영세율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면세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수출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  <w:r>
                <w:rPr>
                  <w:lang w:eastAsia="ko-KR"/>
                </w:rPr>
                <w:t>)</w:t>
              </w:r>
            </w:ins>
          </w:p>
          <w:p w14:paraId="737D6D4B" w14:textId="77777777" w:rsidR="00D74F2B" w:rsidRDefault="00000000">
            <w:pPr>
              <w:pStyle w:val="KS2"/>
              <w:rPr>
                <w:ins w:id="1819" w:author="임픽스 검토" w:date="2026-10-12T04:00:00Z"/>
                <w:lang w:eastAsia="ko-KR"/>
              </w:rPr>
            </w:pPr>
            <w:ins w:id="182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5CF9D8F8" w14:textId="77777777">
        <w:trPr>
          <w:cantSplit/>
          <w:jc w:val="center"/>
        </w:trPr>
        <w:tc>
          <w:tcPr>
            <w:tcW w:w="2100" w:type="dxa"/>
          </w:tcPr>
          <w:p w14:paraId="41499DD3" w14:textId="77777777" w:rsidR="00B4288B" w:rsidRDefault="0010783A">
            <w:pPr>
              <w:pStyle w:val="KS2"/>
            </w:pPr>
            <w:r>
              <w:t>반품여부</w:t>
            </w:r>
          </w:p>
        </w:tc>
        <w:tc>
          <w:tcPr>
            <w:tcW w:w="3000" w:type="dxa"/>
          </w:tcPr>
          <w:p w14:paraId="40387F8B" w14:textId="77777777" w:rsidR="00B4288B" w:rsidRDefault="0010783A">
            <w:pPr>
              <w:pStyle w:val="KS2"/>
            </w:pPr>
            <w:r>
              <w:t>ReturnIndicator</w:t>
            </w:r>
          </w:p>
        </w:tc>
        <w:tc>
          <w:tcPr>
            <w:tcW w:w="1150" w:type="dxa"/>
          </w:tcPr>
          <w:p w14:paraId="5281D3CF" w14:textId="77777777" w:rsidR="00B4288B" w:rsidRDefault="0010783A">
            <w:pPr>
              <w:pStyle w:val="KS2"/>
              <w:jc w:val="center"/>
            </w:pPr>
            <w:r>
              <w:t>boolean</w:t>
            </w:r>
          </w:p>
        </w:tc>
        <w:tc>
          <w:tcPr>
            <w:tcW w:w="1000" w:type="dxa"/>
          </w:tcPr>
          <w:p w14:paraId="59A77DA5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098C0DCB" w14:textId="77777777" w:rsidR="00B4288B" w:rsidRDefault="0010783A">
            <w:pPr>
              <w:pStyle w:val="KS2"/>
            </w:pPr>
            <w:r>
              <w:t xml:space="preserve">— </w:t>
            </w:r>
            <w:r>
              <w:t>반품여부</w:t>
            </w:r>
          </w:p>
        </w:tc>
      </w:tr>
      <w:tr w:rsidR="00B4288B" w14:paraId="53A0478F" w14:textId="77777777">
        <w:trPr>
          <w:cantSplit/>
          <w:jc w:val="center"/>
        </w:trPr>
        <w:tc>
          <w:tcPr>
            <w:tcW w:w="2100" w:type="dxa"/>
          </w:tcPr>
          <w:p w14:paraId="78059315" w14:textId="77777777" w:rsidR="00B4288B" w:rsidRDefault="0010783A">
            <w:pPr>
              <w:pStyle w:val="KS2"/>
            </w:pPr>
            <w:r>
              <w:t>수출여부</w:t>
            </w:r>
          </w:p>
        </w:tc>
        <w:tc>
          <w:tcPr>
            <w:tcW w:w="3000" w:type="dxa"/>
          </w:tcPr>
          <w:p w14:paraId="08E8898A" w14:textId="77777777" w:rsidR="00B4288B" w:rsidRDefault="0010783A">
            <w:pPr>
              <w:pStyle w:val="KS2"/>
            </w:pPr>
            <w:r>
              <w:t>ExportIndicator</w:t>
            </w:r>
          </w:p>
        </w:tc>
        <w:tc>
          <w:tcPr>
            <w:tcW w:w="1150" w:type="dxa"/>
          </w:tcPr>
          <w:p w14:paraId="5BF11ED1" w14:textId="77777777" w:rsidR="00B4288B" w:rsidRDefault="0010783A">
            <w:pPr>
              <w:pStyle w:val="KS2"/>
              <w:jc w:val="center"/>
            </w:pPr>
            <w:r>
              <w:t>boolean</w:t>
            </w:r>
          </w:p>
        </w:tc>
        <w:tc>
          <w:tcPr>
            <w:tcW w:w="1000" w:type="dxa"/>
          </w:tcPr>
          <w:p w14:paraId="4C380DCB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1D7604BB" w14:textId="77777777" w:rsidR="00B4288B" w:rsidRDefault="0010783A">
            <w:pPr>
              <w:pStyle w:val="KS2"/>
            </w:pPr>
            <w:r>
              <w:t xml:space="preserve">— </w:t>
            </w:r>
            <w:r>
              <w:t>수출여부</w:t>
            </w:r>
          </w:p>
        </w:tc>
      </w:tr>
      <w:tr w:rsidR="00B4288B" w14:paraId="0A33BD69" w14:textId="77777777">
        <w:trPr>
          <w:cantSplit/>
          <w:jc w:val="center"/>
        </w:trPr>
        <w:tc>
          <w:tcPr>
            <w:tcW w:w="2100" w:type="dxa"/>
          </w:tcPr>
          <w:p w14:paraId="46E619AE" w14:textId="77777777" w:rsidR="00B4288B" w:rsidRDefault="0010783A">
            <w:pPr>
              <w:pStyle w:val="KS2"/>
            </w:pPr>
            <w:r>
              <w:t>수주자동승인여부</w:t>
            </w:r>
          </w:p>
        </w:tc>
        <w:tc>
          <w:tcPr>
            <w:tcW w:w="3000" w:type="dxa"/>
          </w:tcPr>
          <w:p w14:paraId="04741529" w14:textId="77777777" w:rsidR="00B4288B" w:rsidRDefault="0010783A">
            <w:pPr>
              <w:pStyle w:val="KS2"/>
            </w:pPr>
            <w:r>
              <w:t>SalesAutomaticApprovalIndicator</w:t>
            </w:r>
          </w:p>
        </w:tc>
        <w:tc>
          <w:tcPr>
            <w:tcW w:w="1150" w:type="dxa"/>
          </w:tcPr>
          <w:p w14:paraId="745C7D6A" w14:textId="77777777" w:rsidR="00B4288B" w:rsidRDefault="0010783A">
            <w:pPr>
              <w:pStyle w:val="KS2"/>
              <w:jc w:val="center"/>
            </w:pPr>
            <w:r>
              <w:t>boolean</w:t>
            </w:r>
          </w:p>
        </w:tc>
        <w:tc>
          <w:tcPr>
            <w:tcW w:w="1000" w:type="dxa"/>
          </w:tcPr>
          <w:p w14:paraId="1B443C34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23C65190" w14:textId="77777777" w:rsidR="00B4288B" w:rsidRDefault="0010783A">
            <w:pPr>
              <w:pStyle w:val="KS2"/>
            </w:pPr>
            <w:r>
              <w:t xml:space="preserve">— </w:t>
            </w:r>
            <w:r>
              <w:t>수주자동승인여부</w:t>
            </w:r>
          </w:p>
        </w:tc>
      </w:tr>
      <w:tr w:rsidR="00B4288B" w14:paraId="0BE22F17" w14:textId="77777777">
        <w:trPr>
          <w:cantSplit/>
          <w:jc w:val="center"/>
          <w:ins w:id="1821" w:author="임픽스 검토" w:date="2026-10-12T04:00:00Z"/>
        </w:trPr>
        <w:tc>
          <w:tcPr>
            <w:tcW w:w="2100" w:type="dxa"/>
            <w:shd w:val="clear" w:color="auto" w:fill="F2F2F2"/>
          </w:tcPr>
          <w:p w14:paraId="7469CEC6" w14:textId="77777777" w:rsidR="00B4288B" w:rsidRDefault="0010783A">
            <w:pPr>
              <w:pStyle w:val="KS2"/>
              <w:rPr>
                <w:ins w:id="1822" w:author="임픽스 검토" w:date="2026-10-12T04:00:00Z"/>
              </w:rPr>
            </w:pPr>
            <w:ins w:id="1823" w:author="임픽스 검토" w:date="2026-10-12T04:00:00Z">
              <w:r>
                <w:rPr>
                  <w:b/>
                </w:rPr>
                <w:t>수주오더라인</w:t>
              </w:r>
            </w:ins>
          </w:p>
        </w:tc>
        <w:tc>
          <w:tcPr>
            <w:tcW w:w="3000" w:type="dxa"/>
            <w:shd w:val="clear" w:color="auto" w:fill="F2F2F2"/>
          </w:tcPr>
          <w:p w14:paraId="1A2E8B0D" w14:textId="77777777" w:rsidR="00B4288B" w:rsidRDefault="0010783A">
            <w:pPr>
              <w:pStyle w:val="KS2"/>
              <w:rPr>
                <w:ins w:id="1824" w:author="임픽스 검토" w:date="2026-10-12T04:00:00Z"/>
              </w:rPr>
            </w:pPr>
            <w:ins w:id="1825" w:author="임픽스 검토" w:date="2026-10-12T04:00:00Z">
              <w:r>
                <w:rPr>
                  <w:b/>
                </w:rPr>
                <w:t>SalesOrderLine</w:t>
              </w:r>
            </w:ins>
          </w:p>
        </w:tc>
        <w:tc>
          <w:tcPr>
            <w:tcW w:w="1150" w:type="dxa"/>
            <w:shd w:val="clear" w:color="auto" w:fill="F2F2F2"/>
          </w:tcPr>
          <w:p w14:paraId="069934CA" w14:textId="77777777" w:rsidR="00B4288B" w:rsidRDefault="0010783A">
            <w:pPr>
              <w:pStyle w:val="KS2"/>
              <w:jc w:val="center"/>
              <w:rPr>
                <w:ins w:id="1826" w:author="임픽스 검토" w:date="2026-10-12T04:00:00Z"/>
              </w:rPr>
            </w:pPr>
            <w:ins w:id="1827" w:author="임픽스 검토" w:date="2026-10-12T04:00:00Z">
              <w:r>
                <w:rPr>
                  <w:b/>
                </w:rPr>
                <w:t>struct[1..N]</w:t>
              </w:r>
            </w:ins>
          </w:p>
        </w:tc>
        <w:tc>
          <w:tcPr>
            <w:tcW w:w="1000" w:type="dxa"/>
            <w:shd w:val="clear" w:color="auto" w:fill="F2F2F2"/>
          </w:tcPr>
          <w:p w14:paraId="3E8ACC4D" w14:textId="77777777" w:rsidR="00B4288B" w:rsidRDefault="0010783A">
            <w:pPr>
              <w:pStyle w:val="KS2"/>
              <w:jc w:val="center"/>
              <w:rPr>
                <w:ins w:id="1828" w:author="임픽스 검토" w:date="2026-10-12T04:00:00Z"/>
              </w:rPr>
            </w:pPr>
            <w:ins w:id="1829" w:author="임픽스 검토" w:date="2026-10-12T04:00:00Z">
              <w:r>
                <w:rPr>
                  <w:b/>
                </w:rPr>
                <w:t>비대상</w:t>
              </w:r>
            </w:ins>
          </w:p>
        </w:tc>
        <w:tc>
          <w:tcPr>
            <w:tcW w:w="6970" w:type="dxa"/>
            <w:shd w:val="clear" w:color="auto" w:fill="F2F2F2"/>
          </w:tcPr>
          <w:p w14:paraId="6DCC722C" w14:textId="77777777" w:rsidR="00B4288B" w:rsidRDefault="0010783A">
            <w:pPr>
              <w:pStyle w:val="KS2"/>
              <w:rPr>
                <w:ins w:id="1830" w:author="임픽스 검토" w:date="2026-10-12T04:00:00Z"/>
              </w:rPr>
            </w:pPr>
            <w:ins w:id="1831" w:author="임픽스 검토" w:date="2026-10-12T04:00:00Z">
              <w:r>
                <w:rPr>
                  <w:b/>
                </w:rPr>
                <w:t xml:space="preserve">— </w:t>
              </w:r>
              <w:r>
                <w:rPr>
                  <w:b/>
                </w:rPr>
                <w:t>수주문서를</w:t>
              </w:r>
              <w:r>
                <w:rPr>
                  <w:b/>
                </w:rPr>
                <w:t xml:space="preserve"> </w:t>
              </w:r>
              <w:r>
                <w:rPr>
                  <w:b/>
                </w:rPr>
                <w:t>구성하는</w:t>
              </w:r>
              <w:r>
                <w:rPr>
                  <w:b/>
                </w:rPr>
                <w:t xml:space="preserve"> </w:t>
              </w:r>
              <w:r>
                <w:rPr>
                  <w:b/>
                </w:rPr>
                <w:t>품목</w:t>
              </w:r>
              <w:r>
                <w:rPr>
                  <w:b/>
                </w:rPr>
                <w:t xml:space="preserve"> </w:t>
              </w:r>
              <w:r>
                <w:rPr>
                  <w:b/>
                </w:rPr>
                <w:t>행</w:t>
              </w:r>
              <w:r>
                <w:rPr>
                  <w:b/>
                </w:rPr>
                <w:t xml:space="preserve"> </w:t>
              </w:r>
              <w:r>
                <w:rPr>
                  <w:b/>
                </w:rPr>
                <w:t>정보</w:t>
              </w:r>
            </w:ins>
          </w:p>
          <w:p w14:paraId="5744F7C5" w14:textId="77777777" w:rsidR="00B4288B" w:rsidRDefault="0010783A">
            <w:pPr>
              <w:pStyle w:val="KS2"/>
              <w:rPr>
                <w:ins w:id="1832" w:author="임픽스 검토" w:date="2026-10-12T04:00:00Z"/>
              </w:rPr>
            </w:pPr>
            <w:ins w:id="1833" w:author="임픽스 검토" w:date="2026-10-12T04:00:00Z">
              <w:r>
                <w:rPr>
                  <w:b/>
                </w:rPr>
                <w:t xml:space="preserve">— </w:t>
              </w:r>
              <w:r>
                <w:rPr>
                  <w:b/>
                </w:rPr>
                <w:t>수주오더헤더</w:t>
              </w:r>
              <w:r>
                <w:rPr>
                  <w:b/>
                </w:rPr>
                <w:t xml:space="preserve"> </w:t>
              </w:r>
              <w:r>
                <w:rPr>
                  <w:b/>
                </w:rPr>
                <w:t>아래에</w:t>
              </w:r>
              <w:r>
                <w:rPr>
                  <w:b/>
                </w:rPr>
                <w:t xml:space="preserve"> 1</w:t>
              </w:r>
              <w:r>
                <w:rPr>
                  <w:b/>
                </w:rPr>
                <w:t>회</w:t>
              </w:r>
              <w:r>
                <w:rPr>
                  <w:b/>
                </w:rPr>
                <w:t xml:space="preserve"> </w:t>
              </w:r>
              <w:r>
                <w:rPr>
                  <w:b/>
                </w:rPr>
                <w:t>이상</w:t>
              </w:r>
              <w:r>
                <w:rPr>
                  <w:b/>
                </w:rPr>
                <w:t xml:space="preserve"> </w:t>
              </w:r>
              <w:r>
                <w:rPr>
                  <w:b/>
                </w:rPr>
                <w:t>반복하여</w:t>
              </w:r>
              <w:r>
                <w:rPr>
                  <w:b/>
                </w:rPr>
                <w:t xml:space="preserve"> </w:t>
              </w:r>
              <w:r>
                <w:rPr>
                  <w:b/>
                </w:rPr>
                <w:t>나타남</w:t>
              </w:r>
              <w:r>
                <w:rPr>
                  <w:b/>
                </w:rPr>
                <w:t>(1..N)</w:t>
              </w:r>
            </w:ins>
          </w:p>
        </w:tc>
      </w:tr>
      <w:tr w:rsidR="00B4288B" w14:paraId="4061B5EC" w14:textId="77777777">
        <w:trPr>
          <w:cantSplit/>
          <w:jc w:val="center"/>
          <w:ins w:id="1834" w:author="임픽스 검토" w:date="2026-10-12T04:00:00Z"/>
        </w:trPr>
        <w:tc>
          <w:tcPr>
            <w:tcW w:w="2100" w:type="dxa"/>
          </w:tcPr>
          <w:p w14:paraId="3E79A59C" w14:textId="77777777" w:rsidR="00B4288B" w:rsidRDefault="0010783A">
            <w:pPr>
              <w:pStyle w:val="KS2"/>
              <w:rPr>
                <w:ins w:id="1835" w:author="임픽스 검토" w:date="2026-10-12T04:00:00Z"/>
              </w:rPr>
            </w:pPr>
            <w:ins w:id="1836" w:author="임픽스 검토" w:date="2026-10-12T04:00:00Z">
              <w:r>
                <w:t>수주문서순번</w:t>
              </w:r>
            </w:ins>
          </w:p>
        </w:tc>
        <w:tc>
          <w:tcPr>
            <w:tcW w:w="3000" w:type="dxa"/>
          </w:tcPr>
          <w:p w14:paraId="5BD32092" w14:textId="77777777" w:rsidR="00B4288B" w:rsidRDefault="0010783A">
            <w:pPr>
              <w:pStyle w:val="KS2"/>
              <w:rPr>
                <w:ins w:id="1837" w:author="임픽스 검토" w:date="2026-10-12T04:00:00Z"/>
              </w:rPr>
            </w:pPr>
            <w:ins w:id="1838" w:author="임픽스 검토" w:date="2026-10-12T04:00:00Z">
              <w:r>
                <w:t>SalesDocumentSequence</w:t>
              </w:r>
            </w:ins>
          </w:p>
        </w:tc>
        <w:tc>
          <w:tcPr>
            <w:tcW w:w="1150" w:type="dxa"/>
          </w:tcPr>
          <w:p w14:paraId="4D956525" w14:textId="77777777" w:rsidR="00B4288B" w:rsidRDefault="0010783A">
            <w:pPr>
              <w:pStyle w:val="KS2"/>
              <w:jc w:val="center"/>
              <w:rPr>
                <w:ins w:id="1839" w:author="임픽스 검토" w:date="2026-10-12T04:00:00Z"/>
              </w:rPr>
            </w:pPr>
            <w:ins w:id="1840" w:author="임픽스 검토" w:date="2026-10-12T04:00:00Z">
              <w:r>
                <w:t>int</w:t>
              </w:r>
            </w:ins>
          </w:p>
        </w:tc>
        <w:tc>
          <w:tcPr>
            <w:tcW w:w="1000" w:type="dxa"/>
          </w:tcPr>
          <w:p w14:paraId="775609B0" w14:textId="77777777" w:rsidR="00B4288B" w:rsidRDefault="0010783A">
            <w:pPr>
              <w:pStyle w:val="KS2"/>
              <w:jc w:val="center"/>
              <w:rPr>
                <w:ins w:id="1841" w:author="임픽스 검토" w:date="2026-10-12T04:00:00Z"/>
              </w:rPr>
            </w:pPr>
            <w:ins w:id="1842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3ABEAF8E" w14:textId="77777777" w:rsidR="00B4288B" w:rsidRDefault="0010783A">
            <w:pPr>
              <w:pStyle w:val="KS2"/>
              <w:rPr>
                <w:ins w:id="1843" w:author="임픽스 검토" w:date="2026-10-12T04:00:00Z"/>
                <w:lang w:eastAsia="ko-KR"/>
              </w:rPr>
            </w:pPr>
            <w:ins w:id="184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수주문서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품목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행의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순서</w:t>
              </w:r>
            </w:ins>
          </w:p>
          <w:p w14:paraId="7F3535C1" w14:textId="77777777" w:rsidR="00B4288B" w:rsidRDefault="0010783A">
            <w:pPr>
              <w:pStyle w:val="KS2"/>
              <w:rPr>
                <w:ins w:id="1845" w:author="임픽스 검토" w:date="2026-10-12T04:00:00Z"/>
                <w:lang w:eastAsia="ko-KR"/>
              </w:rPr>
            </w:pPr>
            <w:ins w:id="184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수주오더라인은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수주문서번호와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수주문서순번의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조합으로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구분하며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다른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명사는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조합으로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수주오더라인을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참조한다</w:t>
              </w:r>
            </w:ins>
          </w:p>
        </w:tc>
      </w:tr>
      <w:tr w:rsidR="00B4288B" w14:paraId="3B0F2237" w14:textId="77777777">
        <w:trPr>
          <w:cantSplit/>
          <w:jc w:val="center"/>
        </w:trPr>
        <w:tc>
          <w:tcPr>
            <w:tcW w:w="2100" w:type="dxa"/>
          </w:tcPr>
          <w:p w14:paraId="7DF60C2E" w14:textId="77777777" w:rsidR="00B4288B" w:rsidRDefault="0010783A">
            <w:pPr>
              <w:pStyle w:val="KS2"/>
            </w:pPr>
            <w:r>
              <w:t>품목식별자</w:t>
            </w:r>
          </w:p>
        </w:tc>
        <w:tc>
          <w:tcPr>
            <w:tcW w:w="3000" w:type="dxa"/>
          </w:tcPr>
          <w:p w14:paraId="633E32E6" w14:textId="77777777" w:rsidR="00B4288B" w:rsidRDefault="0010783A">
            <w:pPr>
              <w:pStyle w:val="KS2"/>
            </w:pPr>
            <w:r>
              <w:t>ItemID</w:t>
            </w:r>
          </w:p>
        </w:tc>
        <w:tc>
          <w:tcPr>
            <w:tcW w:w="1150" w:type="dxa"/>
          </w:tcPr>
          <w:p w14:paraId="64339ADD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2AC8ED0C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793ABA40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5D0821BC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반제품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원자재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저장품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소모품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</w:p>
          <w:p w14:paraId="1C030623" w14:textId="77777777" w:rsidR="00B4288B" w:rsidRDefault="0010783A">
            <w:pPr>
              <w:pStyle w:val="KS2"/>
              <w:rPr>
                <w:ins w:id="1847" w:author="임픽스 검토" w:date="2026-10-12T04:00:00Z"/>
                <w:lang w:eastAsia="ko-KR"/>
              </w:rPr>
            </w:pPr>
            <w:ins w:id="184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품목마스터</w:t>
              </w:r>
              <w:r>
                <w:rPr>
                  <w:lang w:eastAsia="ko-KR"/>
                </w:rPr>
                <w:t>(ItemMaster)</w:t>
              </w:r>
            </w:ins>
          </w:p>
        </w:tc>
      </w:tr>
      <w:tr w:rsidR="00B4288B" w14:paraId="69638AF6" w14:textId="77777777">
        <w:trPr>
          <w:cantSplit/>
          <w:jc w:val="center"/>
        </w:trPr>
        <w:tc>
          <w:tcPr>
            <w:tcW w:w="2100" w:type="dxa"/>
          </w:tcPr>
          <w:p w14:paraId="4EA065FB" w14:textId="77777777" w:rsidR="00B4288B" w:rsidRDefault="0010783A">
            <w:pPr>
              <w:pStyle w:val="KS2"/>
            </w:pPr>
            <w:r>
              <w:t>품목명</w:t>
            </w:r>
          </w:p>
        </w:tc>
        <w:tc>
          <w:tcPr>
            <w:tcW w:w="3000" w:type="dxa"/>
          </w:tcPr>
          <w:p w14:paraId="7A752B64" w14:textId="77777777" w:rsidR="00B4288B" w:rsidRDefault="0010783A">
            <w:pPr>
              <w:pStyle w:val="KS2"/>
            </w:pPr>
            <w:r>
              <w:t>ItemName</w:t>
            </w:r>
          </w:p>
        </w:tc>
        <w:tc>
          <w:tcPr>
            <w:tcW w:w="1150" w:type="dxa"/>
          </w:tcPr>
          <w:p w14:paraId="7C0E9A07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573804BD" w14:textId="5508A04F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1B1AACCA" w14:textId="77777777" w:rsidR="00B4288B" w:rsidRDefault="0010783A">
            <w:pPr>
              <w:pStyle w:val="KS2"/>
            </w:pPr>
            <w:r>
              <w:t xml:space="preserve">— </w:t>
            </w:r>
            <w:r>
              <w:t>품목의</w:t>
            </w:r>
            <w:r>
              <w:t xml:space="preserve"> </w:t>
            </w:r>
            <w:r>
              <w:t>명칭</w:t>
            </w:r>
          </w:p>
          <w:p w14:paraId="375C3A5B" w14:textId="77777777" w:rsidR="00B4288B" w:rsidRDefault="0010783A">
            <w:pPr>
              <w:pStyle w:val="KS2"/>
              <w:rPr>
                <w:ins w:id="1849" w:author="임픽스 검토" w:date="2026-10-12T04:00:00Z"/>
              </w:rPr>
            </w:pPr>
            <w:ins w:id="1850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품목마스터</w:t>
              </w:r>
              <w:r>
                <w:t>(ItemMaster.ItemName)</w:t>
              </w:r>
            </w:ins>
          </w:p>
        </w:tc>
      </w:tr>
      <w:tr w:rsidR="00B4288B" w14:paraId="20B19F5F" w14:textId="77777777">
        <w:trPr>
          <w:cantSplit/>
          <w:jc w:val="center"/>
        </w:trPr>
        <w:tc>
          <w:tcPr>
            <w:tcW w:w="2100" w:type="dxa"/>
          </w:tcPr>
          <w:p w14:paraId="2AD6E772" w14:textId="77777777" w:rsidR="00B4288B" w:rsidRDefault="0010783A">
            <w:pPr>
              <w:pStyle w:val="KS2"/>
            </w:pPr>
            <w:r>
              <w:t>품목수량</w:t>
            </w:r>
          </w:p>
        </w:tc>
        <w:tc>
          <w:tcPr>
            <w:tcW w:w="3000" w:type="dxa"/>
          </w:tcPr>
          <w:p w14:paraId="1179BF5B" w14:textId="77777777" w:rsidR="00B4288B" w:rsidRDefault="0010783A">
            <w:pPr>
              <w:pStyle w:val="KS2"/>
            </w:pPr>
            <w:r>
              <w:t>ItemQuantity</w:t>
            </w:r>
          </w:p>
        </w:tc>
        <w:tc>
          <w:tcPr>
            <w:tcW w:w="1150" w:type="dxa"/>
          </w:tcPr>
          <w:p w14:paraId="06AECFB8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7B636828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2F9FCE14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품목수량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수량의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기준단위코드로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B4288B" w14:paraId="2B3105C5" w14:textId="77777777">
        <w:trPr>
          <w:cantSplit/>
          <w:jc w:val="center"/>
        </w:trPr>
        <w:tc>
          <w:tcPr>
            <w:tcW w:w="2100" w:type="dxa"/>
          </w:tcPr>
          <w:p w14:paraId="593BCBA3" w14:textId="77777777" w:rsidR="00B4288B" w:rsidRDefault="0010783A">
            <w:pPr>
              <w:pStyle w:val="KS2"/>
            </w:pPr>
            <w:r>
              <w:t>기준단위코드</w:t>
            </w:r>
          </w:p>
        </w:tc>
        <w:tc>
          <w:tcPr>
            <w:tcW w:w="3000" w:type="dxa"/>
          </w:tcPr>
          <w:p w14:paraId="66001B08" w14:textId="77777777" w:rsidR="00B4288B" w:rsidRDefault="0010783A">
            <w:pPr>
              <w:pStyle w:val="KS2"/>
            </w:pPr>
            <w:r>
              <w:t>ItemUOMCode</w:t>
            </w:r>
          </w:p>
        </w:tc>
        <w:tc>
          <w:tcPr>
            <w:tcW w:w="1150" w:type="dxa"/>
          </w:tcPr>
          <w:p w14:paraId="2D19F48C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57C77540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19EA02A7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기준단위코드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 xml:space="preserve">: EA, DZ, HD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  <w:p w14:paraId="41747172" w14:textId="77777777" w:rsidR="00B4288B" w:rsidRDefault="0010783A">
            <w:pPr>
              <w:pStyle w:val="KS2"/>
              <w:rPr>
                <w:ins w:id="1851" w:author="임픽스 검토" w:date="2026-10-12T04:00:00Z"/>
                <w:lang w:eastAsia="ko-KR"/>
              </w:rPr>
            </w:pPr>
            <w:ins w:id="185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단위그룹</w:t>
              </w:r>
              <w:r>
                <w:rPr>
                  <w:lang w:eastAsia="ko-KR"/>
                </w:rPr>
                <w:t>(UOMGroup)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단위코드</w:t>
              </w:r>
            </w:ins>
          </w:p>
        </w:tc>
      </w:tr>
      <w:tr w:rsidR="00B4288B" w14:paraId="19A0CE36" w14:textId="77777777">
        <w:trPr>
          <w:cantSplit/>
          <w:jc w:val="center"/>
        </w:trPr>
        <w:tc>
          <w:tcPr>
            <w:tcW w:w="2100" w:type="dxa"/>
          </w:tcPr>
          <w:p w14:paraId="12B72ADD" w14:textId="77777777" w:rsidR="00B4288B" w:rsidRDefault="0010783A">
            <w:pPr>
              <w:pStyle w:val="KS2"/>
            </w:pPr>
            <w:r>
              <w:t>판매단위코드</w:t>
            </w:r>
          </w:p>
        </w:tc>
        <w:tc>
          <w:tcPr>
            <w:tcW w:w="3000" w:type="dxa"/>
          </w:tcPr>
          <w:p w14:paraId="17F42107" w14:textId="77777777" w:rsidR="00B4288B" w:rsidRDefault="0010783A">
            <w:pPr>
              <w:pStyle w:val="KS2"/>
            </w:pPr>
            <w:r>
              <w:t>SellingUOMCode</w:t>
            </w:r>
          </w:p>
        </w:tc>
        <w:tc>
          <w:tcPr>
            <w:tcW w:w="1150" w:type="dxa"/>
          </w:tcPr>
          <w:p w14:paraId="0BA3BAA0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233B3EA1" w14:textId="1E2EDE8C" w:rsidR="00B4288B" w:rsidRDefault="0010783A">
            <w:pPr>
              <w:pStyle w:val="KS2"/>
              <w:jc w:val="center"/>
            </w:pPr>
            <w:del w:id="1853" w:author="임픽스 검토" w:date="2026-10-12T04:00:00Z">
              <w:r>
                <w:delText>비대상</w:delText>
              </w:r>
            </w:del>
            <w:ins w:id="1854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6E80071E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판매단위코드</w:t>
            </w:r>
          </w:p>
          <w:p w14:paraId="04EA9686" w14:textId="77777777" w:rsidR="004F47B7" w:rsidRDefault="00000000">
            <w:pPr>
              <w:pStyle w:val="KS2"/>
              <w:rPr>
                <w:ins w:id="1855" w:author="임픽스 검토" w:date="2026-10-12T04:00:00Z"/>
                <w:lang w:eastAsia="ko-KR"/>
              </w:rPr>
            </w:pPr>
            <w:ins w:id="185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EA, BOX, SET </w:t>
              </w:r>
              <w:r>
                <w:rPr>
                  <w:lang w:eastAsia="ko-KR"/>
                </w:rPr>
                <w:t>등</w:t>
              </w:r>
            </w:ins>
          </w:p>
          <w:p w14:paraId="32DE6A4D" w14:textId="2B616348" w:rsidR="00DA70A0" w:rsidRDefault="00DA70A0">
            <w:pPr>
              <w:pStyle w:val="KS2"/>
              <w:rPr>
                <w:ins w:id="1857" w:author="임픽스 검토" w:date="2026-10-12T04:00:00Z"/>
                <w:lang w:eastAsia="ko-KR"/>
              </w:rPr>
            </w:pPr>
            <w:ins w:id="185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단위그룹</w:t>
              </w:r>
              <w:r>
                <w:rPr>
                  <w:lang w:eastAsia="ko-KR"/>
                </w:rPr>
                <w:t>(UOMGroup)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단위코드</w:t>
              </w:r>
            </w:ins>
          </w:p>
        </w:tc>
      </w:tr>
      <w:tr w:rsidR="00B4288B" w14:paraId="19CA08E8" w14:textId="77777777">
        <w:trPr>
          <w:cantSplit/>
          <w:jc w:val="center"/>
        </w:trPr>
        <w:tc>
          <w:tcPr>
            <w:tcW w:w="2100" w:type="dxa"/>
          </w:tcPr>
          <w:p w14:paraId="4913B6F9" w14:textId="77777777" w:rsidR="00B4288B" w:rsidRDefault="0010783A">
            <w:pPr>
              <w:pStyle w:val="KS2"/>
            </w:pPr>
            <w:r>
              <w:t>단위환산수량</w:t>
            </w:r>
          </w:p>
        </w:tc>
        <w:tc>
          <w:tcPr>
            <w:tcW w:w="3000" w:type="dxa"/>
          </w:tcPr>
          <w:p w14:paraId="145F41A1" w14:textId="77777777" w:rsidR="00B4288B" w:rsidRDefault="0010783A">
            <w:pPr>
              <w:pStyle w:val="KS2"/>
            </w:pPr>
            <w:r>
              <w:t>ConversionUnitQuantity</w:t>
            </w:r>
          </w:p>
        </w:tc>
        <w:tc>
          <w:tcPr>
            <w:tcW w:w="1150" w:type="dxa"/>
          </w:tcPr>
          <w:p w14:paraId="256588CB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433D9C47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2DA1230A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단위환산수량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환산수량의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판매단위코드로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B4288B" w14:paraId="499E2476" w14:textId="77777777">
        <w:trPr>
          <w:cantSplit/>
          <w:jc w:val="center"/>
        </w:trPr>
        <w:tc>
          <w:tcPr>
            <w:tcW w:w="2100" w:type="dxa"/>
          </w:tcPr>
          <w:p w14:paraId="76C470B0" w14:textId="58C8A0A4" w:rsidR="00B4288B" w:rsidRDefault="0010783A">
            <w:pPr>
              <w:pStyle w:val="KS2"/>
            </w:pPr>
            <w:del w:id="1859" w:author="임픽스 검토" w:date="2026-10-12T04:00:00Z">
              <w:r>
                <w:delText>기준수량</w:delText>
              </w:r>
            </w:del>
            <w:ins w:id="1860" w:author="임픽스 검토" w:date="2026-10-12T04:00:00Z">
              <w:r>
                <w:t>기준</w:t>
              </w:r>
              <w:r>
                <w:rPr>
                  <w:rFonts w:hint="eastAsia"/>
                  <w:lang w:eastAsia="ko-KR"/>
                </w:rPr>
                <w:t>단위</w:t>
              </w:r>
              <w:r>
                <w:t>수량</w:t>
              </w:r>
            </w:ins>
          </w:p>
        </w:tc>
        <w:tc>
          <w:tcPr>
            <w:tcW w:w="3000" w:type="dxa"/>
          </w:tcPr>
          <w:p w14:paraId="692409EB" w14:textId="77777777" w:rsidR="00B4288B" w:rsidRDefault="0010783A">
            <w:pPr>
              <w:pStyle w:val="KS2"/>
            </w:pPr>
            <w:r>
              <w:t>ItemUnitQuantity</w:t>
            </w:r>
          </w:p>
        </w:tc>
        <w:tc>
          <w:tcPr>
            <w:tcW w:w="1150" w:type="dxa"/>
          </w:tcPr>
          <w:p w14:paraId="269D717C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01177838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C6BAB78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기준수량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수량의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기준단위코드로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B4288B" w14:paraId="76626EB9" w14:textId="77777777">
        <w:trPr>
          <w:cantSplit/>
          <w:jc w:val="center"/>
          <w:ins w:id="1861" w:author="임픽스 검토" w:date="2026-10-12T04:00:00Z"/>
        </w:trPr>
        <w:tc>
          <w:tcPr>
            <w:tcW w:w="2100" w:type="dxa"/>
          </w:tcPr>
          <w:p w14:paraId="68FFD36A" w14:textId="77777777" w:rsidR="00B4288B" w:rsidRDefault="0010783A">
            <w:pPr>
              <w:pStyle w:val="KS2"/>
              <w:rPr>
                <w:ins w:id="1862" w:author="임픽스 검토" w:date="2026-10-12T04:00:00Z"/>
              </w:rPr>
            </w:pPr>
            <w:ins w:id="1863" w:author="임픽스 검토" w:date="2026-10-12T04:00:00Z">
              <w:r>
                <w:t>요청납기일</w:t>
              </w:r>
            </w:ins>
          </w:p>
        </w:tc>
        <w:tc>
          <w:tcPr>
            <w:tcW w:w="3000" w:type="dxa"/>
          </w:tcPr>
          <w:p w14:paraId="395E667F" w14:textId="77777777" w:rsidR="00B4288B" w:rsidRDefault="0010783A">
            <w:pPr>
              <w:pStyle w:val="KS2"/>
              <w:rPr>
                <w:ins w:id="1864" w:author="임픽스 검토" w:date="2026-10-12T04:00:00Z"/>
              </w:rPr>
            </w:pPr>
            <w:ins w:id="1865" w:author="임픽스 검토" w:date="2026-10-12T04:00:00Z">
              <w:r>
                <w:t>RequestedDeliveryDate</w:t>
              </w:r>
            </w:ins>
          </w:p>
        </w:tc>
        <w:tc>
          <w:tcPr>
            <w:tcW w:w="1150" w:type="dxa"/>
          </w:tcPr>
          <w:p w14:paraId="758ED992" w14:textId="77777777" w:rsidR="00B4288B" w:rsidRDefault="0010783A">
            <w:pPr>
              <w:pStyle w:val="KS2"/>
              <w:jc w:val="center"/>
              <w:rPr>
                <w:ins w:id="1866" w:author="임픽스 검토" w:date="2026-10-12T04:00:00Z"/>
              </w:rPr>
            </w:pPr>
            <w:ins w:id="1867" w:author="임픽스 검토" w:date="2026-10-12T04:00:00Z">
              <w:r>
                <w:t>date</w:t>
              </w:r>
            </w:ins>
          </w:p>
        </w:tc>
        <w:tc>
          <w:tcPr>
            <w:tcW w:w="1000" w:type="dxa"/>
          </w:tcPr>
          <w:p w14:paraId="043DA22A" w14:textId="77777777" w:rsidR="00B4288B" w:rsidRDefault="0010783A">
            <w:pPr>
              <w:pStyle w:val="KS2"/>
              <w:jc w:val="center"/>
              <w:rPr>
                <w:ins w:id="1868" w:author="임픽스 검토" w:date="2026-10-12T04:00:00Z"/>
              </w:rPr>
            </w:pPr>
            <w:ins w:id="1869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4B82DCEE" w14:textId="77777777" w:rsidR="00B4288B" w:rsidRDefault="0010783A">
            <w:pPr>
              <w:pStyle w:val="KS2"/>
              <w:rPr>
                <w:ins w:id="1870" w:author="임픽스 검토" w:date="2026-10-12T04:00:00Z"/>
                <w:lang w:eastAsia="ko-KR"/>
              </w:rPr>
            </w:pPr>
            <w:ins w:id="187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요청납기일</w:t>
              </w:r>
              <w:r>
                <w:rPr>
                  <w:lang w:eastAsia="ko-KR"/>
                </w:rPr>
                <w:t>(KS X ISO 8601</w:t>
              </w:r>
              <w:r>
                <w:rPr>
                  <w:lang w:eastAsia="ko-KR"/>
                </w:rPr>
                <w:t>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따른다</w:t>
              </w:r>
              <w:r>
                <w:rPr>
                  <w:lang w:eastAsia="ko-KR"/>
                </w:rPr>
                <w:t>)</w:t>
              </w:r>
            </w:ins>
          </w:p>
        </w:tc>
      </w:tr>
    </w:tbl>
    <w:p w14:paraId="52E9B0A3" w14:textId="77777777" w:rsidR="00B4288B" w:rsidRDefault="00B4288B">
      <w:pPr>
        <w:spacing w:after="0" w:line="144" w:lineRule="auto"/>
        <w:rPr>
          <w:lang w:eastAsia="ko-KR"/>
        </w:rPr>
      </w:pPr>
    </w:p>
    <w:p w14:paraId="6A2A3B06" w14:textId="77777777" w:rsidR="00B4288B" w:rsidRDefault="0010783A">
      <w:pPr>
        <w:pStyle w:val="46"/>
        <w:rPr>
          <w:lang w:eastAsia="ko-KR"/>
        </w:rPr>
      </w:pPr>
      <w:r>
        <w:rPr>
          <w:lang w:eastAsia="ko-KR"/>
        </w:rPr>
        <w:t xml:space="preserve">7.4.3.2  </w:t>
      </w:r>
      <w:r>
        <w:rPr>
          <w:lang w:eastAsia="ko-KR"/>
        </w:rPr>
        <w:t>판매계획</w:t>
      </w:r>
      <w:r>
        <w:rPr>
          <w:lang w:eastAsia="ko-KR"/>
        </w:rPr>
        <w:t>(SalesPlan)</w:t>
      </w:r>
    </w:p>
    <w:p w14:paraId="71273EE7" w14:textId="5420E48F" w:rsidR="00B4288B" w:rsidRDefault="0010783A">
      <w:pPr>
        <w:rPr>
          <w:lang w:eastAsia="ko-KR"/>
        </w:rPr>
      </w:pPr>
      <w:r>
        <w:rPr>
          <w:lang w:eastAsia="ko-KR"/>
        </w:rPr>
        <w:t>고객사</w:t>
      </w:r>
      <w:r>
        <w:rPr>
          <w:lang w:eastAsia="ko-KR"/>
        </w:rPr>
        <w:t xml:space="preserve"> Forecast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수요예측정보를</w:t>
      </w:r>
      <w:r>
        <w:rPr>
          <w:lang w:eastAsia="ko-KR"/>
        </w:rPr>
        <w:t xml:space="preserve"> </w:t>
      </w:r>
      <w:r>
        <w:rPr>
          <w:lang w:eastAsia="ko-KR"/>
        </w:rPr>
        <w:t>토대로</w:t>
      </w:r>
      <w:r>
        <w:rPr>
          <w:lang w:eastAsia="ko-KR"/>
        </w:rPr>
        <w:t xml:space="preserve"> </w:t>
      </w:r>
      <w:r>
        <w:rPr>
          <w:lang w:eastAsia="ko-KR"/>
        </w:rPr>
        <w:t>작성된</w:t>
      </w:r>
      <w:r>
        <w:rPr>
          <w:lang w:eastAsia="ko-KR"/>
        </w:rPr>
        <w:t xml:space="preserve"> </w:t>
      </w:r>
      <w:r>
        <w:rPr>
          <w:lang w:eastAsia="ko-KR"/>
        </w:rPr>
        <w:t>판매계획을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판매계획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1872" w:author="임픽스 검토" w:date="2026-10-12T04:00:00Z">
        <w:r>
          <w:rPr>
            <w:lang w:eastAsia="ko-KR"/>
          </w:rPr>
          <w:delText>34</w:delText>
        </w:r>
        <w:r>
          <w:rPr>
            <w:lang w:eastAsia="ko-KR"/>
          </w:rPr>
          <w:delText>와</w:delText>
        </w:r>
      </w:del>
      <w:ins w:id="1873" w:author="임픽스 검토" w:date="2026-10-12T04:00:00Z">
        <w:r>
          <w:rPr>
            <w:lang w:eastAsia="ko-KR"/>
          </w:rPr>
          <w:t>37</w:t>
        </w:r>
        <w:r>
          <w:rPr>
            <w:lang w:eastAsia="ko-KR"/>
          </w:rPr>
          <w:t>과</w:t>
        </w:r>
      </w:ins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9A50913" w14:textId="42BF0E71" w:rsidR="00B4288B" w:rsidRDefault="0010783A">
      <w:pPr>
        <w:pStyle w:val="KS"/>
        <w:rPr>
          <w:lang w:eastAsia="ko-KR"/>
        </w:rPr>
      </w:pPr>
      <w:commentRangeStart w:id="1874"/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1875" w:author="임픽스 검토" w:date="2026-10-12T04:00:00Z">
        <w:r>
          <w:rPr>
            <w:lang w:eastAsia="ko-KR"/>
          </w:rPr>
          <w:delText>34</w:delText>
        </w:r>
      </w:del>
      <w:ins w:id="1876" w:author="임픽스 검토" w:date="2026-10-12T04:00:00Z">
        <w:r>
          <w:rPr>
            <w:lang w:eastAsia="ko-KR"/>
          </w:rPr>
          <w:t>37</w:t>
        </w:r>
      </w:ins>
      <w:r>
        <w:rPr>
          <w:lang w:eastAsia="ko-KR"/>
        </w:rPr>
        <w:t xml:space="preserve"> — </w:t>
      </w:r>
      <w:r>
        <w:rPr>
          <w:lang w:eastAsia="ko-KR"/>
        </w:rPr>
        <w:t>판매계획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commentRangeEnd w:id="1874"/>
      <w:r>
        <w:rPr>
          <w:rStyle w:val="aff5"/>
          <w:sz w:val="20"/>
          <w:szCs w:val="22"/>
          <w:lang w:eastAsia="ko-KR"/>
        </w:rPr>
        <w:commentReference w:id="1874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42F14D54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1B59D9C6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6104396D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7A1BE2C9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1AD83135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72E47F37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6E1852B7" w14:textId="77777777">
        <w:trPr>
          <w:cantSplit/>
          <w:jc w:val="center"/>
        </w:trPr>
        <w:tc>
          <w:tcPr>
            <w:tcW w:w="2100" w:type="dxa"/>
          </w:tcPr>
          <w:p w14:paraId="3E305C2B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604CB07D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791BA790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34F83EB1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3289DE0C" w14:textId="77777777" w:rsidR="00B4288B" w:rsidRDefault="00B4288B">
            <w:pPr>
              <w:pStyle w:val="KS2"/>
            </w:pPr>
          </w:p>
        </w:tc>
      </w:tr>
      <w:tr w:rsidR="00B4288B" w14:paraId="3F490E08" w14:textId="77777777">
        <w:trPr>
          <w:cantSplit/>
          <w:jc w:val="center"/>
        </w:trPr>
        <w:tc>
          <w:tcPr>
            <w:tcW w:w="2100" w:type="dxa"/>
          </w:tcPr>
          <w:p w14:paraId="362A26F3" w14:textId="77777777" w:rsidR="00B4288B" w:rsidRDefault="0010783A">
            <w:pPr>
              <w:pStyle w:val="KS2"/>
            </w:pPr>
            <w:r>
              <w:t>판매계획식별자</w:t>
            </w:r>
          </w:p>
        </w:tc>
        <w:tc>
          <w:tcPr>
            <w:tcW w:w="3000" w:type="dxa"/>
          </w:tcPr>
          <w:p w14:paraId="0A25047C" w14:textId="77777777" w:rsidR="00B4288B" w:rsidRDefault="0010783A">
            <w:pPr>
              <w:pStyle w:val="KS2"/>
            </w:pPr>
            <w:r>
              <w:t>SalesPlanID</w:t>
            </w:r>
          </w:p>
        </w:tc>
        <w:tc>
          <w:tcPr>
            <w:tcW w:w="1150" w:type="dxa"/>
          </w:tcPr>
          <w:p w14:paraId="4929B21B" w14:textId="77777777" w:rsidR="00B4288B" w:rsidRDefault="0010783A">
            <w:pPr>
              <w:pStyle w:val="KS2"/>
              <w:jc w:val="center"/>
            </w:pPr>
            <w:r>
              <w:t>ID</w:t>
            </w:r>
          </w:p>
        </w:tc>
        <w:tc>
          <w:tcPr>
            <w:tcW w:w="1000" w:type="dxa"/>
          </w:tcPr>
          <w:p w14:paraId="5FA2A454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D870147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판매계획을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</w:tc>
      </w:tr>
      <w:tr w:rsidR="00B4288B" w14:paraId="67A66A8A" w14:textId="77777777">
        <w:trPr>
          <w:cantSplit/>
          <w:jc w:val="center"/>
        </w:trPr>
        <w:tc>
          <w:tcPr>
            <w:tcW w:w="2100" w:type="dxa"/>
          </w:tcPr>
          <w:p w14:paraId="70AC31E1" w14:textId="77777777" w:rsidR="00B4288B" w:rsidRDefault="0010783A">
            <w:pPr>
              <w:pStyle w:val="KS2"/>
            </w:pPr>
            <w:r>
              <w:t>품목식별자</w:t>
            </w:r>
          </w:p>
        </w:tc>
        <w:tc>
          <w:tcPr>
            <w:tcW w:w="3000" w:type="dxa"/>
          </w:tcPr>
          <w:p w14:paraId="190270F0" w14:textId="77777777" w:rsidR="00B4288B" w:rsidRDefault="0010783A">
            <w:pPr>
              <w:pStyle w:val="KS2"/>
            </w:pPr>
            <w:r>
              <w:t>ItemID</w:t>
            </w:r>
          </w:p>
        </w:tc>
        <w:tc>
          <w:tcPr>
            <w:tcW w:w="1150" w:type="dxa"/>
          </w:tcPr>
          <w:p w14:paraId="0DB365C2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36536A4A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3921762B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53BF2EEE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반제품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원자재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저장품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소모품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</w:p>
          <w:p w14:paraId="68783C19" w14:textId="77777777" w:rsidR="00B4288B" w:rsidRDefault="0010783A">
            <w:pPr>
              <w:pStyle w:val="KS2"/>
              <w:rPr>
                <w:ins w:id="1877" w:author="임픽스 검토" w:date="2026-10-12T04:00:00Z"/>
                <w:lang w:eastAsia="ko-KR"/>
              </w:rPr>
            </w:pPr>
            <w:ins w:id="187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품목마스터</w:t>
              </w:r>
              <w:r>
                <w:rPr>
                  <w:lang w:eastAsia="ko-KR"/>
                </w:rPr>
                <w:t>(ItemMaster)</w:t>
              </w:r>
            </w:ins>
          </w:p>
        </w:tc>
      </w:tr>
      <w:tr w:rsidR="00B4288B" w14:paraId="0AC2EEE1" w14:textId="77777777">
        <w:trPr>
          <w:cantSplit/>
          <w:jc w:val="center"/>
        </w:trPr>
        <w:tc>
          <w:tcPr>
            <w:tcW w:w="2100" w:type="dxa"/>
          </w:tcPr>
          <w:p w14:paraId="765219B4" w14:textId="77777777" w:rsidR="00B4288B" w:rsidRDefault="0010783A">
            <w:pPr>
              <w:pStyle w:val="KS2"/>
            </w:pPr>
            <w:r>
              <w:t>품목명</w:t>
            </w:r>
          </w:p>
        </w:tc>
        <w:tc>
          <w:tcPr>
            <w:tcW w:w="3000" w:type="dxa"/>
          </w:tcPr>
          <w:p w14:paraId="46B10BF8" w14:textId="77777777" w:rsidR="00B4288B" w:rsidRDefault="0010783A">
            <w:pPr>
              <w:pStyle w:val="KS2"/>
            </w:pPr>
            <w:r>
              <w:t>ItemName</w:t>
            </w:r>
          </w:p>
        </w:tc>
        <w:tc>
          <w:tcPr>
            <w:tcW w:w="1150" w:type="dxa"/>
          </w:tcPr>
          <w:p w14:paraId="1125136C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5666C00B" w14:textId="307E1E99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3EE24D79" w14:textId="77777777" w:rsidR="00B4288B" w:rsidRDefault="0010783A">
            <w:pPr>
              <w:pStyle w:val="KS2"/>
            </w:pPr>
            <w:r>
              <w:t xml:space="preserve">— </w:t>
            </w:r>
            <w:r>
              <w:t>품목의</w:t>
            </w:r>
            <w:r>
              <w:t xml:space="preserve"> </w:t>
            </w:r>
            <w:r>
              <w:t>명칭</w:t>
            </w:r>
          </w:p>
          <w:p w14:paraId="32F6C752" w14:textId="77777777" w:rsidR="00B4288B" w:rsidRDefault="0010783A">
            <w:pPr>
              <w:pStyle w:val="KS2"/>
              <w:rPr>
                <w:ins w:id="1879" w:author="임픽스 검토" w:date="2026-10-12T04:00:00Z"/>
              </w:rPr>
            </w:pPr>
            <w:ins w:id="1880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품목마스터</w:t>
              </w:r>
              <w:r>
                <w:t>(ItemMaster.ItemName)</w:t>
              </w:r>
            </w:ins>
          </w:p>
        </w:tc>
      </w:tr>
      <w:tr w:rsidR="00B4288B" w14:paraId="68F00472" w14:textId="77777777">
        <w:trPr>
          <w:cantSplit/>
          <w:jc w:val="center"/>
        </w:trPr>
        <w:tc>
          <w:tcPr>
            <w:tcW w:w="2100" w:type="dxa"/>
          </w:tcPr>
          <w:p w14:paraId="7352F1FF" w14:textId="77777777" w:rsidR="00B4288B" w:rsidRDefault="0010783A">
            <w:pPr>
              <w:pStyle w:val="KS2"/>
            </w:pPr>
            <w:r>
              <w:t>판매추정치</w:t>
            </w:r>
          </w:p>
        </w:tc>
        <w:tc>
          <w:tcPr>
            <w:tcW w:w="3000" w:type="dxa"/>
          </w:tcPr>
          <w:p w14:paraId="501AAFAF" w14:textId="77777777" w:rsidR="00B4288B" w:rsidRDefault="0010783A">
            <w:pPr>
              <w:pStyle w:val="KS2"/>
            </w:pPr>
            <w:r>
              <w:t>SalesProjection</w:t>
            </w:r>
          </w:p>
        </w:tc>
        <w:tc>
          <w:tcPr>
            <w:tcW w:w="1150" w:type="dxa"/>
          </w:tcPr>
          <w:p w14:paraId="2AD2A3B8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6DDF86D5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3344940A" w14:textId="77777777" w:rsidR="00B4288B" w:rsidRDefault="0010783A">
            <w:pPr>
              <w:pStyle w:val="KS2"/>
            </w:pPr>
            <w:r>
              <w:t xml:space="preserve">— </w:t>
            </w:r>
            <w:r>
              <w:t>판매추정치</w:t>
            </w:r>
          </w:p>
        </w:tc>
      </w:tr>
      <w:tr w:rsidR="00B4288B" w14:paraId="068F5942" w14:textId="77777777">
        <w:trPr>
          <w:cantSplit/>
          <w:jc w:val="center"/>
        </w:trPr>
        <w:tc>
          <w:tcPr>
            <w:tcW w:w="2100" w:type="dxa"/>
          </w:tcPr>
          <w:p w14:paraId="5AE767D3" w14:textId="77777777" w:rsidR="00B4288B" w:rsidRDefault="0010783A">
            <w:pPr>
              <w:pStyle w:val="KS2"/>
            </w:pPr>
            <w:r>
              <w:t>예측시작일</w:t>
            </w:r>
          </w:p>
        </w:tc>
        <w:tc>
          <w:tcPr>
            <w:tcW w:w="3000" w:type="dxa"/>
          </w:tcPr>
          <w:p w14:paraId="7A86DE65" w14:textId="77777777" w:rsidR="00B4288B" w:rsidRDefault="0010783A">
            <w:pPr>
              <w:pStyle w:val="KS2"/>
            </w:pPr>
            <w:r>
              <w:t>ProjectionStartDate</w:t>
            </w:r>
          </w:p>
        </w:tc>
        <w:tc>
          <w:tcPr>
            <w:tcW w:w="1150" w:type="dxa"/>
          </w:tcPr>
          <w:p w14:paraId="230EB33E" w14:textId="77777777" w:rsidR="00B4288B" w:rsidRDefault="0010783A">
            <w:pPr>
              <w:pStyle w:val="KS2"/>
              <w:jc w:val="center"/>
            </w:pPr>
            <w:r>
              <w:t>date</w:t>
            </w:r>
          </w:p>
        </w:tc>
        <w:tc>
          <w:tcPr>
            <w:tcW w:w="1000" w:type="dxa"/>
          </w:tcPr>
          <w:p w14:paraId="05FF1064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25248F04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판매추정치를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산정하기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시작일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  <w:tr w:rsidR="00B4288B" w14:paraId="13CD5AB3" w14:textId="77777777">
        <w:trPr>
          <w:cantSplit/>
          <w:jc w:val="center"/>
        </w:trPr>
        <w:tc>
          <w:tcPr>
            <w:tcW w:w="2100" w:type="dxa"/>
          </w:tcPr>
          <w:p w14:paraId="445FF36C" w14:textId="77777777" w:rsidR="00B4288B" w:rsidRDefault="0010783A">
            <w:pPr>
              <w:pStyle w:val="KS2"/>
            </w:pPr>
            <w:r>
              <w:t>예측종료일</w:t>
            </w:r>
          </w:p>
        </w:tc>
        <w:tc>
          <w:tcPr>
            <w:tcW w:w="3000" w:type="dxa"/>
          </w:tcPr>
          <w:p w14:paraId="300A43C9" w14:textId="77777777" w:rsidR="00B4288B" w:rsidRDefault="0010783A">
            <w:pPr>
              <w:pStyle w:val="KS2"/>
            </w:pPr>
            <w:r>
              <w:t>ProjectionEndDate</w:t>
            </w:r>
          </w:p>
        </w:tc>
        <w:tc>
          <w:tcPr>
            <w:tcW w:w="1150" w:type="dxa"/>
          </w:tcPr>
          <w:p w14:paraId="14D74FC9" w14:textId="77777777" w:rsidR="00B4288B" w:rsidRDefault="0010783A">
            <w:pPr>
              <w:pStyle w:val="KS2"/>
              <w:jc w:val="center"/>
            </w:pPr>
            <w:r>
              <w:t>date</w:t>
            </w:r>
          </w:p>
        </w:tc>
        <w:tc>
          <w:tcPr>
            <w:tcW w:w="1000" w:type="dxa"/>
          </w:tcPr>
          <w:p w14:paraId="231C9CBA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1BB542B8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판매추정치를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산정하기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종료일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</w:tbl>
    <w:p w14:paraId="481D2DF0" w14:textId="77777777" w:rsidR="00B4288B" w:rsidRDefault="00B4288B">
      <w:pPr>
        <w:spacing w:after="0" w:line="144" w:lineRule="auto"/>
        <w:rPr>
          <w:lang w:eastAsia="ko-KR"/>
        </w:rPr>
      </w:pPr>
    </w:p>
    <w:p w14:paraId="227830C6" w14:textId="77777777" w:rsidR="00B4288B" w:rsidRDefault="0010783A">
      <w:pPr>
        <w:pStyle w:val="37"/>
        <w:rPr>
          <w:lang w:eastAsia="ko-KR"/>
        </w:rPr>
      </w:pPr>
      <w:bookmarkStart w:id="1881" w:name="_Toc241499100"/>
      <w:r>
        <w:rPr>
          <w:lang w:eastAsia="ko-KR"/>
        </w:rPr>
        <w:t xml:space="preserve">7.4.4  </w:t>
      </w:r>
      <w:r>
        <w:rPr>
          <w:lang w:eastAsia="ko-KR"/>
        </w:rPr>
        <w:t>구매관리</w:t>
      </w:r>
      <w:bookmarkEnd w:id="1881"/>
    </w:p>
    <w:p w14:paraId="77F3D493" w14:textId="77777777" w:rsidR="00B4288B" w:rsidRDefault="0010783A">
      <w:pPr>
        <w:pStyle w:val="46"/>
        <w:rPr>
          <w:lang w:eastAsia="ko-KR"/>
        </w:rPr>
      </w:pPr>
      <w:r>
        <w:rPr>
          <w:lang w:eastAsia="ko-KR"/>
        </w:rPr>
        <w:t xml:space="preserve">7.4.4.1  </w:t>
      </w:r>
      <w:r>
        <w:rPr>
          <w:lang w:eastAsia="ko-KR"/>
        </w:rPr>
        <w:t>기준가격</w:t>
      </w:r>
      <w:r>
        <w:rPr>
          <w:lang w:eastAsia="ko-KR"/>
        </w:rPr>
        <w:t>(BasePrice)</w:t>
      </w:r>
    </w:p>
    <w:p w14:paraId="602EF187" w14:textId="56146538" w:rsidR="00B4288B" w:rsidRDefault="0010783A">
      <w:pPr>
        <w:rPr>
          <w:lang w:eastAsia="ko-KR"/>
        </w:rPr>
      </w:pPr>
      <w:r>
        <w:rPr>
          <w:lang w:eastAsia="ko-KR"/>
        </w:rPr>
        <w:t>구매요청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참조하기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구매품의</w:t>
      </w:r>
      <w:r>
        <w:rPr>
          <w:lang w:eastAsia="ko-KR"/>
        </w:rPr>
        <w:t xml:space="preserve"> </w:t>
      </w:r>
      <w:r>
        <w:rPr>
          <w:lang w:eastAsia="ko-KR"/>
        </w:rPr>
        <w:t>기준가격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기준가격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1882" w:author="임픽스 검토" w:date="2026-10-12T04:00:00Z">
        <w:r>
          <w:rPr>
            <w:lang w:eastAsia="ko-KR"/>
          </w:rPr>
          <w:delText>35</w:delText>
        </w:r>
        <w:r>
          <w:rPr>
            <w:lang w:eastAsia="ko-KR"/>
          </w:rPr>
          <w:delText>와</w:delText>
        </w:r>
      </w:del>
      <w:ins w:id="1883" w:author="임픽스 검토" w:date="2026-10-12T04:00:00Z">
        <w:r>
          <w:rPr>
            <w:lang w:eastAsia="ko-KR"/>
          </w:rPr>
          <w:t>38</w:t>
        </w:r>
        <w:r>
          <w:rPr>
            <w:lang w:eastAsia="ko-KR"/>
          </w:rPr>
          <w:t>과</w:t>
        </w:r>
      </w:ins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3F4B811" w14:textId="1AF23476" w:rsidR="00B4288B" w:rsidRDefault="0010783A">
      <w:pPr>
        <w:pStyle w:val="KS"/>
        <w:rPr>
          <w:lang w:eastAsia="ko-KR"/>
        </w:rPr>
      </w:pPr>
      <w:commentRangeStart w:id="1884"/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1885" w:author="임픽스 검토" w:date="2026-10-12T04:00:00Z">
        <w:r>
          <w:rPr>
            <w:lang w:eastAsia="ko-KR"/>
          </w:rPr>
          <w:delText>22</w:delText>
        </w:r>
      </w:del>
      <w:ins w:id="1886" w:author="임픽스 검토" w:date="2026-10-12T04:00:00Z">
        <w:r>
          <w:rPr>
            <w:lang w:eastAsia="ko-KR"/>
          </w:rPr>
          <w:t>38</w:t>
        </w:r>
      </w:ins>
      <w:r>
        <w:rPr>
          <w:lang w:eastAsia="ko-KR"/>
        </w:rPr>
        <w:t xml:space="preserve"> — </w:t>
      </w:r>
      <w:r>
        <w:rPr>
          <w:lang w:eastAsia="ko-KR"/>
        </w:rPr>
        <w:t>기준가격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commentRangeEnd w:id="1884"/>
      <w:r>
        <w:rPr>
          <w:rStyle w:val="aff5"/>
          <w:sz w:val="20"/>
          <w:szCs w:val="22"/>
          <w:lang w:eastAsia="ko-KR"/>
        </w:rPr>
        <w:commentReference w:id="1884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54A6A509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5E46067E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3F73F0F5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5DEFB108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4F676B6D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4D91278A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5BCE4CD6" w14:textId="77777777">
        <w:trPr>
          <w:cantSplit/>
          <w:jc w:val="center"/>
        </w:trPr>
        <w:tc>
          <w:tcPr>
            <w:tcW w:w="2100" w:type="dxa"/>
          </w:tcPr>
          <w:p w14:paraId="18162430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2476F7B7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0309FCC1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3132205A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6B0FE4ED" w14:textId="77777777" w:rsidR="00B4288B" w:rsidRDefault="00B4288B">
            <w:pPr>
              <w:pStyle w:val="KS2"/>
            </w:pPr>
          </w:p>
        </w:tc>
      </w:tr>
      <w:tr w:rsidR="00B4288B" w14:paraId="51B047A1" w14:textId="77777777">
        <w:trPr>
          <w:cantSplit/>
          <w:jc w:val="center"/>
        </w:trPr>
        <w:tc>
          <w:tcPr>
            <w:tcW w:w="2100" w:type="dxa"/>
          </w:tcPr>
          <w:p w14:paraId="14668796" w14:textId="77777777" w:rsidR="00B4288B" w:rsidRDefault="0010783A">
            <w:pPr>
              <w:pStyle w:val="KS2"/>
            </w:pPr>
            <w:r>
              <w:t>품목식별자</w:t>
            </w:r>
          </w:p>
        </w:tc>
        <w:tc>
          <w:tcPr>
            <w:tcW w:w="3000" w:type="dxa"/>
          </w:tcPr>
          <w:p w14:paraId="3C6C30CD" w14:textId="77777777" w:rsidR="00B4288B" w:rsidRDefault="0010783A">
            <w:pPr>
              <w:pStyle w:val="KS2"/>
            </w:pPr>
            <w:r>
              <w:t>ItemID</w:t>
            </w:r>
          </w:p>
        </w:tc>
        <w:tc>
          <w:tcPr>
            <w:tcW w:w="1150" w:type="dxa"/>
          </w:tcPr>
          <w:p w14:paraId="1D9901DD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11E94983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3DB5F258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081EE5F3" w14:textId="0D9A177F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반제품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원자재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저장품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소모품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del w:id="1887" w:author="임픽스 검토" w:date="2026-10-12T04:00:00Z">
              <w:r>
                <w:rPr>
                  <w:lang w:eastAsia="ko-KR"/>
                </w:rPr>
                <w:delText>회사내시스템으로</w:delText>
              </w:r>
            </w:del>
            <w:ins w:id="1888" w:author="임픽스 검토" w:date="2026-10-12T04:00:00Z">
              <w:r>
                <w:rPr>
                  <w:lang w:eastAsia="ko-KR"/>
                </w:rPr>
                <w:t>회사내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시스템으로</w:t>
              </w:r>
            </w:ins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</w:p>
          <w:p w14:paraId="246855CC" w14:textId="77777777" w:rsidR="00B4288B" w:rsidRDefault="0010783A">
            <w:pPr>
              <w:pStyle w:val="KS2"/>
              <w:rPr>
                <w:ins w:id="1889" w:author="임픽스 검토" w:date="2026-10-12T04:00:00Z"/>
                <w:lang w:eastAsia="ko-KR"/>
              </w:rPr>
            </w:pPr>
            <w:ins w:id="189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품목마스터</w:t>
              </w:r>
              <w:r>
                <w:rPr>
                  <w:lang w:eastAsia="ko-KR"/>
                </w:rPr>
                <w:t>(ItemMaster)</w:t>
              </w:r>
            </w:ins>
          </w:p>
        </w:tc>
      </w:tr>
      <w:tr w:rsidR="00B4288B" w14:paraId="66A6516A" w14:textId="77777777">
        <w:trPr>
          <w:cantSplit/>
          <w:jc w:val="center"/>
        </w:trPr>
        <w:tc>
          <w:tcPr>
            <w:tcW w:w="2100" w:type="dxa"/>
          </w:tcPr>
          <w:p w14:paraId="72B8C121" w14:textId="77777777" w:rsidR="00B4288B" w:rsidRDefault="0010783A">
            <w:pPr>
              <w:pStyle w:val="KS2"/>
            </w:pPr>
            <w:r>
              <w:t>환종코드</w:t>
            </w:r>
          </w:p>
        </w:tc>
        <w:tc>
          <w:tcPr>
            <w:tcW w:w="3000" w:type="dxa"/>
          </w:tcPr>
          <w:p w14:paraId="34D6006E" w14:textId="77777777" w:rsidR="00B4288B" w:rsidRDefault="0010783A">
            <w:pPr>
              <w:pStyle w:val="KS2"/>
            </w:pPr>
            <w:r>
              <w:t>CurrencyCode</w:t>
            </w:r>
          </w:p>
        </w:tc>
        <w:tc>
          <w:tcPr>
            <w:tcW w:w="1150" w:type="dxa"/>
          </w:tcPr>
          <w:p w14:paraId="10DB561A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4982EAA0" w14:textId="316A728C" w:rsidR="00B4288B" w:rsidRDefault="0010783A">
            <w:pPr>
              <w:pStyle w:val="KS2"/>
              <w:jc w:val="center"/>
            </w:pPr>
            <w:del w:id="1891" w:author="임픽스 검토" w:date="2026-10-12T04:00:00Z">
              <w:r>
                <w:delText>비대상</w:delText>
              </w:r>
            </w:del>
            <w:ins w:id="1892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3E6FEB65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환종코드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 xml:space="preserve">: KRW, USD, JPY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  <w:p w14:paraId="6AC1D807" w14:textId="77777777" w:rsidR="00D74F2B" w:rsidRDefault="00000000">
            <w:pPr>
              <w:pStyle w:val="KS2"/>
              <w:rPr>
                <w:ins w:id="1893" w:author="임픽스 검토" w:date="2026-10-12T04:00:00Z"/>
                <w:lang w:eastAsia="ko-KR"/>
              </w:rPr>
            </w:pPr>
            <w:ins w:id="189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  <w:r>
                <w:rPr>
                  <w:lang w:eastAsia="ko-KR"/>
                </w:rPr>
                <w:t xml:space="preserve">(ISO 4217 </w:t>
              </w:r>
              <w:r>
                <w:rPr>
                  <w:lang w:eastAsia="ko-KR"/>
                </w:rPr>
                <w:t>통화코드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사용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권고</w:t>
              </w:r>
              <w:r>
                <w:rPr>
                  <w:lang w:eastAsia="ko-KR"/>
                </w:rPr>
                <w:t>)</w:t>
              </w:r>
            </w:ins>
          </w:p>
          <w:p w14:paraId="580F973C" w14:textId="77777777" w:rsidR="00D74F2B" w:rsidRDefault="00000000">
            <w:pPr>
              <w:pStyle w:val="KS2"/>
              <w:rPr>
                <w:ins w:id="1895" w:author="임픽스 검토" w:date="2026-10-12T04:00:00Z"/>
                <w:lang w:eastAsia="ko-KR"/>
              </w:rPr>
            </w:pPr>
            <w:ins w:id="189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기준가격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행은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품목식별자와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환종코드의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조합으로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구분하며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조합에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포함되는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속성은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값을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생략할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없음</w:t>
              </w:r>
              <w:r>
                <w:rPr>
                  <w:lang w:eastAsia="ko-KR"/>
                </w:rPr>
                <w:t>(7.1)</w:t>
              </w:r>
            </w:ins>
          </w:p>
        </w:tc>
      </w:tr>
      <w:tr w:rsidR="00B4288B" w14:paraId="622723AC" w14:textId="77777777">
        <w:trPr>
          <w:cantSplit/>
          <w:jc w:val="center"/>
        </w:trPr>
        <w:tc>
          <w:tcPr>
            <w:tcW w:w="2100" w:type="dxa"/>
          </w:tcPr>
          <w:p w14:paraId="158E338A" w14:textId="77777777" w:rsidR="00B4288B" w:rsidRDefault="0010783A">
            <w:pPr>
              <w:pStyle w:val="KS2"/>
            </w:pPr>
            <w:r>
              <w:t>단가</w:t>
            </w:r>
          </w:p>
        </w:tc>
        <w:tc>
          <w:tcPr>
            <w:tcW w:w="3000" w:type="dxa"/>
          </w:tcPr>
          <w:p w14:paraId="0B5BFB6B" w14:textId="77777777" w:rsidR="00B4288B" w:rsidRDefault="0010783A">
            <w:pPr>
              <w:pStyle w:val="KS2"/>
            </w:pPr>
            <w:r>
              <w:t>UnitPrice</w:t>
            </w:r>
          </w:p>
        </w:tc>
        <w:tc>
          <w:tcPr>
            <w:tcW w:w="1150" w:type="dxa"/>
          </w:tcPr>
          <w:p w14:paraId="62C8F9E2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53272DEA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2119498B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단가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금액의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환종코드로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B4288B" w14:paraId="531A0B5D" w14:textId="77777777">
        <w:trPr>
          <w:cantSplit/>
          <w:jc w:val="center"/>
        </w:trPr>
        <w:tc>
          <w:tcPr>
            <w:tcW w:w="2100" w:type="dxa"/>
          </w:tcPr>
          <w:p w14:paraId="129076F2" w14:textId="77777777" w:rsidR="00B4288B" w:rsidRDefault="0010783A">
            <w:pPr>
              <w:pStyle w:val="KS2"/>
            </w:pPr>
            <w:r>
              <w:t>결제조건코드</w:t>
            </w:r>
          </w:p>
        </w:tc>
        <w:tc>
          <w:tcPr>
            <w:tcW w:w="3000" w:type="dxa"/>
          </w:tcPr>
          <w:p w14:paraId="4B2FE640" w14:textId="77777777" w:rsidR="00B4288B" w:rsidRDefault="0010783A">
            <w:pPr>
              <w:pStyle w:val="KS2"/>
            </w:pPr>
            <w:r>
              <w:t>PaymentTermsCode</w:t>
            </w:r>
          </w:p>
        </w:tc>
        <w:tc>
          <w:tcPr>
            <w:tcW w:w="1150" w:type="dxa"/>
          </w:tcPr>
          <w:p w14:paraId="07A0F1E8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446CFDCA" w14:textId="746A3B8A" w:rsidR="00B4288B" w:rsidRDefault="0010783A">
            <w:pPr>
              <w:pStyle w:val="KS2"/>
              <w:jc w:val="center"/>
            </w:pPr>
            <w:del w:id="1897" w:author="임픽스 검토" w:date="2026-10-12T04:00:00Z">
              <w:r>
                <w:delText>비대상</w:delText>
              </w:r>
            </w:del>
            <w:ins w:id="1898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2451042D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구매거래처에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대금결제조건</w:t>
            </w:r>
          </w:p>
          <w:p w14:paraId="298979BC" w14:textId="77777777" w:rsidR="00D74F2B" w:rsidRDefault="00000000">
            <w:pPr>
              <w:pStyle w:val="KS2"/>
              <w:rPr>
                <w:ins w:id="1899" w:author="임픽스 검토" w:date="2026-10-12T04:00:00Z"/>
                <w:lang w:eastAsia="ko-KR"/>
              </w:rPr>
            </w:pPr>
            <w:ins w:id="190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대금결제조건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현금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어음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월말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마감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후</w:t>
              </w:r>
              <w:r>
                <w:rPr>
                  <w:lang w:eastAsia="ko-KR"/>
                </w:rPr>
                <w:t xml:space="preserve"> 30</w:t>
              </w:r>
              <w:r>
                <w:rPr>
                  <w:lang w:eastAsia="ko-KR"/>
                </w:rPr>
                <w:t>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지급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  <w:r>
                <w:rPr>
                  <w:lang w:eastAsia="ko-KR"/>
                </w:rPr>
                <w:t>)</w:t>
              </w:r>
            </w:ins>
          </w:p>
          <w:p w14:paraId="1A0FD812" w14:textId="77777777" w:rsidR="00D74F2B" w:rsidRDefault="00000000">
            <w:pPr>
              <w:pStyle w:val="KS2"/>
              <w:rPr>
                <w:ins w:id="1901" w:author="임픽스 검토" w:date="2026-10-12T04:00:00Z"/>
                <w:lang w:eastAsia="ko-KR"/>
              </w:rPr>
            </w:pPr>
            <w:ins w:id="190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3E50F73C" w14:textId="77777777">
        <w:trPr>
          <w:cantSplit/>
          <w:jc w:val="center"/>
        </w:trPr>
        <w:tc>
          <w:tcPr>
            <w:tcW w:w="2100" w:type="dxa"/>
          </w:tcPr>
          <w:p w14:paraId="2932C089" w14:textId="77777777" w:rsidR="00B4288B" w:rsidRDefault="0010783A">
            <w:pPr>
              <w:pStyle w:val="KS2"/>
            </w:pPr>
            <w:r>
              <w:t>사용여부</w:t>
            </w:r>
          </w:p>
        </w:tc>
        <w:tc>
          <w:tcPr>
            <w:tcW w:w="3000" w:type="dxa"/>
          </w:tcPr>
          <w:p w14:paraId="1B1101C4" w14:textId="77777777" w:rsidR="00B4288B" w:rsidRDefault="0010783A">
            <w:pPr>
              <w:pStyle w:val="KS2"/>
            </w:pPr>
            <w:r>
              <w:t>UseIndicator</w:t>
            </w:r>
          </w:p>
        </w:tc>
        <w:tc>
          <w:tcPr>
            <w:tcW w:w="1150" w:type="dxa"/>
          </w:tcPr>
          <w:p w14:paraId="767D864E" w14:textId="77777777" w:rsidR="00B4288B" w:rsidRDefault="0010783A">
            <w:pPr>
              <w:pStyle w:val="KS2"/>
              <w:jc w:val="center"/>
            </w:pPr>
            <w:r>
              <w:t>boolean</w:t>
            </w:r>
          </w:p>
        </w:tc>
        <w:tc>
          <w:tcPr>
            <w:tcW w:w="1000" w:type="dxa"/>
          </w:tcPr>
          <w:p w14:paraId="489650D3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49A79D79" w14:textId="77777777" w:rsidR="00B4288B" w:rsidRDefault="0010783A">
            <w:pPr>
              <w:pStyle w:val="KS2"/>
            </w:pPr>
            <w:r>
              <w:t xml:space="preserve">— </w:t>
            </w:r>
            <w:r>
              <w:t>기준가격의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여부</w:t>
            </w:r>
          </w:p>
        </w:tc>
      </w:tr>
    </w:tbl>
    <w:p w14:paraId="43298F30" w14:textId="77777777" w:rsidR="00B4288B" w:rsidRDefault="00B4288B">
      <w:pPr>
        <w:spacing w:after="0" w:line="144" w:lineRule="auto"/>
      </w:pPr>
    </w:p>
    <w:p w14:paraId="2C670ED6" w14:textId="77777777" w:rsidR="00B4288B" w:rsidRDefault="0010783A">
      <w:pPr>
        <w:pStyle w:val="46"/>
        <w:rPr>
          <w:lang w:eastAsia="ko-KR"/>
        </w:rPr>
      </w:pPr>
      <w:r>
        <w:rPr>
          <w:lang w:eastAsia="ko-KR"/>
        </w:rPr>
        <w:t xml:space="preserve">7.4.4.2  </w:t>
      </w:r>
      <w:r>
        <w:rPr>
          <w:lang w:eastAsia="ko-KR"/>
        </w:rPr>
        <w:t>구매요청</w:t>
      </w:r>
      <w:r>
        <w:rPr>
          <w:lang w:eastAsia="ko-KR"/>
        </w:rPr>
        <w:t>(PurchaseRequisition)</w:t>
      </w:r>
    </w:p>
    <w:p w14:paraId="08B0FEE3" w14:textId="3E18BA4D" w:rsidR="00B4288B" w:rsidRDefault="0010783A">
      <w:pPr>
        <w:rPr>
          <w:lang w:eastAsia="ko-KR"/>
        </w:rPr>
      </w:pP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판매를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수급되어야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품목을</w:t>
      </w:r>
      <w:r>
        <w:rPr>
          <w:lang w:eastAsia="ko-KR"/>
        </w:rPr>
        <w:t xml:space="preserve"> </w:t>
      </w:r>
      <w:r>
        <w:rPr>
          <w:lang w:eastAsia="ko-KR"/>
        </w:rPr>
        <w:t>요청하는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>(</w:t>
      </w:r>
      <w:r>
        <w:rPr>
          <w:lang w:eastAsia="ko-KR"/>
        </w:rPr>
        <w:t>원부자재</w:t>
      </w:r>
      <w:r>
        <w:rPr>
          <w:lang w:eastAsia="ko-KR"/>
        </w:rPr>
        <w:t xml:space="preserve">, </w:t>
      </w:r>
      <w:r>
        <w:rPr>
          <w:lang w:eastAsia="ko-KR"/>
        </w:rPr>
        <w:t>소모품</w:t>
      </w:r>
      <w:r>
        <w:rPr>
          <w:lang w:eastAsia="ko-KR"/>
        </w:rPr>
        <w:t xml:space="preserve">, </w:t>
      </w:r>
      <w:r>
        <w:rPr>
          <w:lang w:eastAsia="ko-KR"/>
        </w:rPr>
        <w:t>상품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). </w:t>
      </w:r>
      <w:r>
        <w:rPr>
          <w:lang w:eastAsia="ko-KR"/>
        </w:rPr>
        <w:t>구매요청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1903" w:author="임픽스 검토" w:date="2026-10-12T04:00:00Z">
        <w:r>
          <w:rPr>
            <w:lang w:eastAsia="ko-KR"/>
          </w:rPr>
          <w:delText>36</w:delText>
        </w:r>
        <w:r>
          <w:rPr>
            <w:lang w:eastAsia="ko-KR"/>
          </w:rPr>
          <w:delText>과</w:delText>
        </w:r>
      </w:del>
      <w:ins w:id="1904" w:author="임픽스 검토" w:date="2026-10-12T04:00:00Z">
        <w:r>
          <w:rPr>
            <w:lang w:eastAsia="ko-KR"/>
          </w:rPr>
          <w:t>39</w:t>
        </w:r>
        <w:r>
          <w:rPr>
            <w:lang w:eastAsia="ko-KR"/>
          </w:rPr>
          <w:t>와</w:t>
        </w:r>
      </w:ins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92F0776" w14:textId="5BFA0CC6" w:rsidR="00B4288B" w:rsidRDefault="0010783A">
      <w:pPr>
        <w:pStyle w:val="KS"/>
        <w:rPr>
          <w:lang w:eastAsia="ko-KR"/>
        </w:rPr>
      </w:pPr>
      <w:commentRangeStart w:id="1905"/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1906" w:author="임픽스 검토" w:date="2026-10-12T04:00:00Z">
        <w:r>
          <w:rPr>
            <w:lang w:eastAsia="ko-KR"/>
          </w:rPr>
          <w:delText>36</w:delText>
        </w:r>
      </w:del>
      <w:ins w:id="1907" w:author="임픽스 검토" w:date="2026-10-12T04:00:00Z">
        <w:r>
          <w:rPr>
            <w:lang w:eastAsia="ko-KR"/>
          </w:rPr>
          <w:t>39</w:t>
        </w:r>
      </w:ins>
      <w:r>
        <w:rPr>
          <w:lang w:eastAsia="ko-KR"/>
        </w:rPr>
        <w:t xml:space="preserve"> — </w:t>
      </w:r>
      <w:r>
        <w:rPr>
          <w:lang w:eastAsia="ko-KR"/>
        </w:rPr>
        <w:t>구매요청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commentRangeEnd w:id="1905"/>
      <w:r>
        <w:rPr>
          <w:rStyle w:val="aff5"/>
          <w:sz w:val="20"/>
          <w:szCs w:val="22"/>
          <w:lang w:eastAsia="ko-KR"/>
        </w:rPr>
        <w:commentReference w:id="1905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4943B823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6C3DE7CC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1DF26437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76FB430E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20486F51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15E33A63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21C2CB34" w14:textId="77777777">
        <w:trPr>
          <w:cantSplit/>
          <w:jc w:val="center"/>
        </w:trPr>
        <w:tc>
          <w:tcPr>
            <w:tcW w:w="2100" w:type="dxa"/>
          </w:tcPr>
          <w:p w14:paraId="45FBFE31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6F5371B8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6F3E8A77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4D52E35A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7FE8D1BA" w14:textId="77777777" w:rsidR="00B4288B" w:rsidRDefault="00B4288B">
            <w:pPr>
              <w:pStyle w:val="KS2"/>
            </w:pPr>
          </w:p>
        </w:tc>
      </w:tr>
      <w:tr w:rsidR="00B4288B" w14:paraId="6130AA26" w14:textId="77777777">
        <w:trPr>
          <w:cantSplit/>
          <w:jc w:val="center"/>
        </w:trPr>
        <w:tc>
          <w:tcPr>
            <w:tcW w:w="2100" w:type="dxa"/>
          </w:tcPr>
          <w:p w14:paraId="48FA3C78" w14:textId="77777777" w:rsidR="00B4288B" w:rsidRDefault="0010783A">
            <w:pPr>
              <w:pStyle w:val="KS2"/>
            </w:pPr>
            <w:r>
              <w:t>구매요청식별자</w:t>
            </w:r>
          </w:p>
        </w:tc>
        <w:tc>
          <w:tcPr>
            <w:tcW w:w="3000" w:type="dxa"/>
          </w:tcPr>
          <w:p w14:paraId="42EE925F" w14:textId="65345DD6" w:rsidR="00B4288B" w:rsidRDefault="0010783A">
            <w:pPr>
              <w:pStyle w:val="KS2"/>
            </w:pPr>
            <w:r>
              <w:t>PurchaseRequisitionID</w:t>
            </w:r>
          </w:p>
        </w:tc>
        <w:tc>
          <w:tcPr>
            <w:tcW w:w="1150" w:type="dxa"/>
          </w:tcPr>
          <w:p w14:paraId="55722AFD" w14:textId="77777777" w:rsidR="00B4288B" w:rsidRDefault="0010783A">
            <w:pPr>
              <w:pStyle w:val="KS2"/>
              <w:jc w:val="center"/>
            </w:pPr>
            <w:r>
              <w:t>ID</w:t>
            </w:r>
          </w:p>
        </w:tc>
        <w:tc>
          <w:tcPr>
            <w:tcW w:w="1000" w:type="dxa"/>
          </w:tcPr>
          <w:p w14:paraId="17E81C01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3E872203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구매요청을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</w:tc>
      </w:tr>
      <w:tr w:rsidR="00B4288B" w14:paraId="3F56FC21" w14:textId="77777777">
        <w:trPr>
          <w:cantSplit/>
          <w:jc w:val="center"/>
        </w:trPr>
        <w:tc>
          <w:tcPr>
            <w:tcW w:w="2100" w:type="dxa"/>
          </w:tcPr>
          <w:p w14:paraId="22FC6493" w14:textId="77777777" w:rsidR="00B4288B" w:rsidRDefault="0010783A">
            <w:pPr>
              <w:pStyle w:val="KS2"/>
            </w:pPr>
            <w:r>
              <w:t>구매요청버전</w:t>
            </w:r>
          </w:p>
        </w:tc>
        <w:tc>
          <w:tcPr>
            <w:tcW w:w="3000" w:type="dxa"/>
          </w:tcPr>
          <w:p w14:paraId="47AB1D0A" w14:textId="77777777" w:rsidR="00B4288B" w:rsidRDefault="0010783A">
            <w:pPr>
              <w:pStyle w:val="KS2"/>
            </w:pPr>
            <w:r>
              <w:t>PurchaseRequisitionRevisionNumber</w:t>
            </w:r>
          </w:p>
        </w:tc>
        <w:tc>
          <w:tcPr>
            <w:tcW w:w="1150" w:type="dxa"/>
          </w:tcPr>
          <w:p w14:paraId="0A85E6F9" w14:textId="77777777" w:rsidR="00B4288B" w:rsidRDefault="0010783A">
            <w:pPr>
              <w:pStyle w:val="KS2"/>
              <w:jc w:val="center"/>
            </w:pPr>
            <w:r>
              <w:t>int</w:t>
            </w:r>
          </w:p>
        </w:tc>
        <w:tc>
          <w:tcPr>
            <w:tcW w:w="1000" w:type="dxa"/>
          </w:tcPr>
          <w:p w14:paraId="4DFA85DE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1EEE8452" w14:textId="77777777" w:rsidR="00B4288B" w:rsidRDefault="0010783A">
            <w:pPr>
              <w:pStyle w:val="KS2"/>
            </w:pPr>
            <w:r>
              <w:t xml:space="preserve">— </w:t>
            </w:r>
            <w:r>
              <w:t>구매요청버전</w:t>
            </w:r>
          </w:p>
        </w:tc>
      </w:tr>
      <w:tr w:rsidR="00B4288B" w14:paraId="088C08E1" w14:textId="77777777">
        <w:trPr>
          <w:cantSplit/>
          <w:jc w:val="center"/>
        </w:trPr>
        <w:tc>
          <w:tcPr>
            <w:tcW w:w="2100" w:type="dxa"/>
          </w:tcPr>
          <w:p w14:paraId="07135CA0" w14:textId="77777777" w:rsidR="00B4288B" w:rsidRDefault="0010783A">
            <w:pPr>
              <w:pStyle w:val="KS2"/>
            </w:pPr>
            <w:r>
              <w:t>품목식별자</w:t>
            </w:r>
          </w:p>
        </w:tc>
        <w:tc>
          <w:tcPr>
            <w:tcW w:w="3000" w:type="dxa"/>
          </w:tcPr>
          <w:p w14:paraId="0CD5296A" w14:textId="77777777" w:rsidR="00B4288B" w:rsidRDefault="0010783A">
            <w:pPr>
              <w:pStyle w:val="KS2"/>
            </w:pPr>
            <w:r>
              <w:t>ItemID</w:t>
            </w:r>
          </w:p>
        </w:tc>
        <w:tc>
          <w:tcPr>
            <w:tcW w:w="1150" w:type="dxa"/>
          </w:tcPr>
          <w:p w14:paraId="68A27F54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3CFB9FB8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1C2B2665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3E6CAE48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반제품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원자재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저장품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소모품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</w:p>
          <w:p w14:paraId="6A66E5D5" w14:textId="77777777" w:rsidR="00B4288B" w:rsidRDefault="0010783A">
            <w:pPr>
              <w:pStyle w:val="KS2"/>
              <w:rPr>
                <w:ins w:id="1908" w:author="임픽스 검토" w:date="2026-10-12T04:00:00Z"/>
                <w:lang w:eastAsia="ko-KR"/>
              </w:rPr>
            </w:pPr>
            <w:ins w:id="190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품목마스터</w:t>
              </w:r>
              <w:r>
                <w:rPr>
                  <w:lang w:eastAsia="ko-KR"/>
                </w:rPr>
                <w:t>(ItemMaster)</w:t>
              </w:r>
            </w:ins>
          </w:p>
        </w:tc>
      </w:tr>
      <w:tr w:rsidR="00B4288B" w14:paraId="70B18478" w14:textId="77777777">
        <w:trPr>
          <w:cantSplit/>
          <w:jc w:val="center"/>
        </w:trPr>
        <w:tc>
          <w:tcPr>
            <w:tcW w:w="2100" w:type="dxa"/>
          </w:tcPr>
          <w:p w14:paraId="7F3D53CF" w14:textId="77777777" w:rsidR="00B4288B" w:rsidRDefault="0010783A">
            <w:pPr>
              <w:pStyle w:val="KS2"/>
            </w:pPr>
            <w:r>
              <w:t>품목명</w:t>
            </w:r>
          </w:p>
        </w:tc>
        <w:tc>
          <w:tcPr>
            <w:tcW w:w="3000" w:type="dxa"/>
          </w:tcPr>
          <w:p w14:paraId="6EC5359D" w14:textId="77777777" w:rsidR="00B4288B" w:rsidRDefault="0010783A">
            <w:pPr>
              <w:pStyle w:val="KS2"/>
            </w:pPr>
            <w:r>
              <w:t>ItemName</w:t>
            </w:r>
          </w:p>
        </w:tc>
        <w:tc>
          <w:tcPr>
            <w:tcW w:w="1150" w:type="dxa"/>
          </w:tcPr>
          <w:p w14:paraId="1EA6CD56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0020151E" w14:textId="4C60AF0F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69D6CE34" w14:textId="77777777" w:rsidR="00B4288B" w:rsidRDefault="0010783A">
            <w:pPr>
              <w:pStyle w:val="KS2"/>
            </w:pPr>
            <w:r>
              <w:t xml:space="preserve">— </w:t>
            </w:r>
            <w:r>
              <w:t>품목의</w:t>
            </w:r>
            <w:r>
              <w:t xml:space="preserve"> </w:t>
            </w:r>
            <w:r>
              <w:t>명칭</w:t>
            </w:r>
          </w:p>
          <w:p w14:paraId="003B22F1" w14:textId="77777777" w:rsidR="00B4288B" w:rsidRDefault="0010783A">
            <w:pPr>
              <w:pStyle w:val="KS2"/>
              <w:rPr>
                <w:ins w:id="1910" w:author="임픽스 검토" w:date="2026-10-12T04:00:00Z"/>
              </w:rPr>
            </w:pPr>
            <w:ins w:id="1911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품목마스터</w:t>
              </w:r>
              <w:r>
                <w:t>(ItemMaster.ItemName)</w:t>
              </w:r>
            </w:ins>
          </w:p>
        </w:tc>
      </w:tr>
      <w:tr w:rsidR="00B4288B" w14:paraId="7545967E" w14:textId="77777777">
        <w:trPr>
          <w:cantSplit/>
          <w:jc w:val="center"/>
        </w:trPr>
        <w:tc>
          <w:tcPr>
            <w:tcW w:w="2100" w:type="dxa"/>
          </w:tcPr>
          <w:p w14:paraId="6533E72D" w14:textId="77777777" w:rsidR="00B4288B" w:rsidRDefault="0010783A">
            <w:pPr>
              <w:pStyle w:val="KS2"/>
            </w:pPr>
            <w:r>
              <w:t>구매요청수량</w:t>
            </w:r>
          </w:p>
        </w:tc>
        <w:tc>
          <w:tcPr>
            <w:tcW w:w="3000" w:type="dxa"/>
          </w:tcPr>
          <w:p w14:paraId="1338A5A8" w14:textId="77777777" w:rsidR="00B4288B" w:rsidRDefault="0010783A">
            <w:pPr>
              <w:pStyle w:val="KS2"/>
            </w:pPr>
            <w:r>
              <w:t>DemandQuantity</w:t>
            </w:r>
          </w:p>
        </w:tc>
        <w:tc>
          <w:tcPr>
            <w:tcW w:w="1150" w:type="dxa"/>
          </w:tcPr>
          <w:p w14:paraId="7F37DE9E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1D644345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2A7568E3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구매요청수량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수량의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기준단위코드로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B4288B" w14:paraId="59CC1CA4" w14:textId="77777777">
        <w:trPr>
          <w:cantSplit/>
          <w:jc w:val="center"/>
        </w:trPr>
        <w:tc>
          <w:tcPr>
            <w:tcW w:w="2100" w:type="dxa"/>
          </w:tcPr>
          <w:p w14:paraId="09AB4B4D" w14:textId="77777777" w:rsidR="00B4288B" w:rsidRDefault="0010783A">
            <w:pPr>
              <w:pStyle w:val="KS2"/>
            </w:pPr>
            <w:r>
              <w:t>기준단위코드</w:t>
            </w:r>
          </w:p>
        </w:tc>
        <w:tc>
          <w:tcPr>
            <w:tcW w:w="3000" w:type="dxa"/>
          </w:tcPr>
          <w:p w14:paraId="0B746F44" w14:textId="77777777" w:rsidR="00B4288B" w:rsidRDefault="0010783A">
            <w:pPr>
              <w:pStyle w:val="KS2"/>
            </w:pPr>
            <w:r>
              <w:t>ItemUOMCode</w:t>
            </w:r>
          </w:p>
        </w:tc>
        <w:tc>
          <w:tcPr>
            <w:tcW w:w="1150" w:type="dxa"/>
          </w:tcPr>
          <w:p w14:paraId="0CDD3037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1C8F5D6A" w14:textId="3C171049" w:rsidR="00B4288B" w:rsidRDefault="0010783A">
            <w:pPr>
              <w:pStyle w:val="KS2"/>
              <w:jc w:val="center"/>
            </w:pPr>
            <w:del w:id="1912" w:author="임픽스 검토" w:date="2026-10-12T04:00:00Z">
              <w:r>
                <w:delText>비대상</w:delText>
              </w:r>
            </w:del>
            <w:ins w:id="1913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32E1C007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기준단위코드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 xml:space="preserve">: EA, DZ, HD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  <w:p w14:paraId="42FF5E29" w14:textId="57002520" w:rsidR="00B355C5" w:rsidRDefault="00B355C5">
            <w:pPr>
              <w:pStyle w:val="KS2"/>
              <w:rPr>
                <w:ins w:id="1914" w:author="임픽스 검토" w:date="2026-10-12T04:00:00Z"/>
                <w:lang w:eastAsia="ko-KR"/>
              </w:rPr>
            </w:pPr>
            <w:ins w:id="191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단위그룹</w:t>
              </w:r>
              <w:r>
                <w:rPr>
                  <w:lang w:eastAsia="ko-KR"/>
                </w:rPr>
                <w:t>(UOMGroup)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단위코드</w:t>
              </w:r>
            </w:ins>
          </w:p>
        </w:tc>
      </w:tr>
      <w:tr w:rsidR="00B4288B" w14:paraId="47864DEC" w14:textId="77777777">
        <w:trPr>
          <w:cantSplit/>
          <w:jc w:val="center"/>
        </w:trPr>
        <w:tc>
          <w:tcPr>
            <w:tcW w:w="2100" w:type="dxa"/>
          </w:tcPr>
          <w:p w14:paraId="06739FF1" w14:textId="77777777" w:rsidR="00B4288B" w:rsidRDefault="0010783A">
            <w:pPr>
              <w:pStyle w:val="KS2"/>
            </w:pPr>
            <w:r>
              <w:t>구매요청단가</w:t>
            </w:r>
          </w:p>
        </w:tc>
        <w:tc>
          <w:tcPr>
            <w:tcW w:w="3000" w:type="dxa"/>
          </w:tcPr>
          <w:p w14:paraId="1CCB844B" w14:textId="77777777" w:rsidR="00B4288B" w:rsidRDefault="0010783A">
            <w:pPr>
              <w:pStyle w:val="KS2"/>
            </w:pPr>
            <w:r>
              <w:t>PurchaseRequisitionUnitPrice</w:t>
            </w:r>
          </w:p>
        </w:tc>
        <w:tc>
          <w:tcPr>
            <w:tcW w:w="1150" w:type="dxa"/>
          </w:tcPr>
          <w:p w14:paraId="469EFD60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5C6B1454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12F7CD29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구매요청단가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단가의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환종코드로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B4288B" w14:paraId="26AEA36B" w14:textId="77777777">
        <w:trPr>
          <w:cantSplit/>
          <w:jc w:val="center"/>
        </w:trPr>
        <w:tc>
          <w:tcPr>
            <w:tcW w:w="2100" w:type="dxa"/>
          </w:tcPr>
          <w:p w14:paraId="06684123" w14:textId="77777777" w:rsidR="00B4288B" w:rsidRDefault="0010783A">
            <w:pPr>
              <w:pStyle w:val="KS2"/>
            </w:pPr>
            <w:r>
              <w:t>환종코드</w:t>
            </w:r>
          </w:p>
        </w:tc>
        <w:tc>
          <w:tcPr>
            <w:tcW w:w="3000" w:type="dxa"/>
          </w:tcPr>
          <w:p w14:paraId="68978C7E" w14:textId="77777777" w:rsidR="00B4288B" w:rsidRDefault="0010783A">
            <w:pPr>
              <w:pStyle w:val="KS2"/>
            </w:pPr>
            <w:r>
              <w:t>CurrencyCode</w:t>
            </w:r>
          </w:p>
        </w:tc>
        <w:tc>
          <w:tcPr>
            <w:tcW w:w="1150" w:type="dxa"/>
          </w:tcPr>
          <w:p w14:paraId="18F5A122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22334349" w14:textId="531DE010" w:rsidR="00B4288B" w:rsidRDefault="0010783A">
            <w:pPr>
              <w:pStyle w:val="KS2"/>
              <w:jc w:val="center"/>
            </w:pPr>
            <w:del w:id="1916" w:author="임픽스 검토" w:date="2026-10-12T04:00:00Z">
              <w:r>
                <w:delText>비대상</w:delText>
              </w:r>
            </w:del>
            <w:ins w:id="1917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23A90842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환종코드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 xml:space="preserve">: KRW, USD, JPY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  <w:p w14:paraId="0E2CFD87" w14:textId="77777777" w:rsidR="00D74F2B" w:rsidRDefault="00000000">
            <w:pPr>
              <w:pStyle w:val="KS2"/>
              <w:rPr>
                <w:ins w:id="1918" w:author="임픽스 검토" w:date="2026-10-12T04:00:00Z"/>
                <w:lang w:eastAsia="ko-KR"/>
              </w:rPr>
            </w:pPr>
            <w:ins w:id="191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  <w:r>
                <w:rPr>
                  <w:lang w:eastAsia="ko-KR"/>
                </w:rPr>
                <w:t xml:space="preserve">(ISO 4217 </w:t>
              </w:r>
              <w:r>
                <w:rPr>
                  <w:lang w:eastAsia="ko-KR"/>
                </w:rPr>
                <w:t>통화코드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사용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권고</w:t>
              </w:r>
              <w:r>
                <w:rPr>
                  <w:lang w:eastAsia="ko-KR"/>
                </w:rPr>
                <w:t>)</w:t>
              </w:r>
            </w:ins>
          </w:p>
        </w:tc>
      </w:tr>
      <w:tr w:rsidR="00B4288B" w14:paraId="6AF9A902" w14:textId="77777777">
        <w:trPr>
          <w:cantSplit/>
          <w:jc w:val="center"/>
        </w:trPr>
        <w:tc>
          <w:tcPr>
            <w:tcW w:w="2100" w:type="dxa"/>
          </w:tcPr>
          <w:p w14:paraId="14C018BD" w14:textId="77777777" w:rsidR="00B4288B" w:rsidRDefault="0010783A">
            <w:pPr>
              <w:pStyle w:val="KS2"/>
            </w:pPr>
            <w:r>
              <w:t>공급사식별자</w:t>
            </w:r>
          </w:p>
        </w:tc>
        <w:tc>
          <w:tcPr>
            <w:tcW w:w="3000" w:type="dxa"/>
          </w:tcPr>
          <w:p w14:paraId="2881CE79" w14:textId="77777777" w:rsidR="00B4288B" w:rsidRDefault="0010783A">
            <w:pPr>
              <w:pStyle w:val="KS2"/>
            </w:pPr>
            <w:r>
              <w:t>VendorID</w:t>
            </w:r>
          </w:p>
        </w:tc>
        <w:tc>
          <w:tcPr>
            <w:tcW w:w="1150" w:type="dxa"/>
          </w:tcPr>
          <w:p w14:paraId="16DABA32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6025D984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2716967D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구입해오는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거래처를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289804B7" w14:textId="77777777" w:rsidR="00B4288B" w:rsidRDefault="0010783A">
            <w:pPr>
              <w:pStyle w:val="KS2"/>
              <w:rPr>
                <w:ins w:id="1920" w:author="임픽스 검토" w:date="2026-10-12T04:00:00Z"/>
              </w:rPr>
            </w:pPr>
            <w:ins w:id="1921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공급사</w:t>
              </w:r>
              <w:r>
                <w:t>(VendorPartyMaster)</w:t>
              </w:r>
            </w:ins>
          </w:p>
        </w:tc>
      </w:tr>
      <w:tr w:rsidR="00B4288B" w14:paraId="211D2DD1" w14:textId="77777777">
        <w:trPr>
          <w:cantSplit/>
          <w:jc w:val="center"/>
        </w:trPr>
        <w:tc>
          <w:tcPr>
            <w:tcW w:w="2100" w:type="dxa"/>
          </w:tcPr>
          <w:p w14:paraId="06D5AB57" w14:textId="77777777" w:rsidR="00B4288B" w:rsidRDefault="0010783A">
            <w:pPr>
              <w:pStyle w:val="KS2"/>
            </w:pPr>
            <w:r>
              <w:t>공급사명</w:t>
            </w:r>
          </w:p>
        </w:tc>
        <w:tc>
          <w:tcPr>
            <w:tcW w:w="3000" w:type="dxa"/>
          </w:tcPr>
          <w:p w14:paraId="4E1AD496" w14:textId="77777777" w:rsidR="00B4288B" w:rsidRDefault="0010783A">
            <w:pPr>
              <w:pStyle w:val="KS2"/>
            </w:pPr>
            <w:r>
              <w:t>VendorName</w:t>
            </w:r>
          </w:p>
        </w:tc>
        <w:tc>
          <w:tcPr>
            <w:tcW w:w="1150" w:type="dxa"/>
          </w:tcPr>
          <w:p w14:paraId="765A703B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06907D4D" w14:textId="1C1D9F60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70239BCE" w14:textId="77777777" w:rsidR="00B4288B" w:rsidRDefault="0010783A">
            <w:pPr>
              <w:pStyle w:val="KS2"/>
            </w:pPr>
            <w:r>
              <w:t xml:space="preserve">— </w:t>
            </w:r>
            <w:r>
              <w:t>공급사의</w:t>
            </w:r>
            <w:r>
              <w:t xml:space="preserve"> </w:t>
            </w:r>
            <w:r>
              <w:t>명칭</w:t>
            </w:r>
          </w:p>
          <w:p w14:paraId="77B82CD2" w14:textId="77777777" w:rsidR="00B4288B" w:rsidRDefault="0010783A">
            <w:pPr>
              <w:pStyle w:val="KS2"/>
              <w:rPr>
                <w:ins w:id="1922" w:author="임픽스 검토" w:date="2026-10-12T04:00:00Z"/>
              </w:rPr>
            </w:pPr>
            <w:ins w:id="1923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공급사</w:t>
              </w:r>
              <w:r>
                <w:t>(VendorPartyMaster.VendorName)</w:t>
              </w:r>
            </w:ins>
          </w:p>
        </w:tc>
      </w:tr>
      <w:tr w:rsidR="00B4288B" w14:paraId="15A1072B" w14:textId="77777777">
        <w:trPr>
          <w:cantSplit/>
          <w:jc w:val="center"/>
        </w:trPr>
        <w:tc>
          <w:tcPr>
            <w:tcW w:w="2100" w:type="dxa"/>
          </w:tcPr>
          <w:p w14:paraId="777367B1" w14:textId="77777777" w:rsidR="00B4288B" w:rsidRDefault="0010783A">
            <w:pPr>
              <w:pStyle w:val="KS2"/>
            </w:pPr>
            <w:r>
              <w:t>요청납기일</w:t>
            </w:r>
          </w:p>
        </w:tc>
        <w:tc>
          <w:tcPr>
            <w:tcW w:w="3000" w:type="dxa"/>
          </w:tcPr>
          <w:p w14:paraId="215DD70E" w14:textId="77777777" w:rsidR="00B4288B" w:rsidRDefault="0010783A">
            <w:pPr>
              <w:pStyle w:val="KS2"/>
            </w:pPr>
            <w:r>
              <w:t>RequestedDeliveryDate</w:t>
            </w:r>
          </w:p>
        </w:tc>
        <w:tc>
          <w:tcPr>
            <w:tcW w:w="1150" w:type="dxa"/>
          </w:tcPr>
          <w:p w14:paraId="28100157" w14:textId="77777777" w:rsidR="00B4288B" w:rsidRDefault="0010783A">
            <w:pPr>
              <w:pStyle w:val="KS2"/>
              <w:jc w:val="center"/>
            </w:pPr>
            <w:r>
              <w:t>date</w:t>
            </w:r>
          </w:p>
        </w:tc>
        <w:tc>
          <w:tcPr>
            <w:tcW w:w="1000" w:type="dxa"/>
          </w:tcPr>
          <w:p w14:paraId="09102480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4B54F753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요청납기일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  <w:tr w:rsidR="00B4288B" w14:paraId="7E768F02" w14:textId="77777777">
        <w:trPr>
          <w:cantSplit/>
          <w:jc w:val="center"/>
        </w:trPr>
        <w:tc>
          <w:tcPr>
            <w:tcW w:w="2100" w:type="dxa"/>
          </w:tcPr>
          <w:p w14:paraId="5D9CB231" w14:textId="77777777" w:rsidR="00B4288B" w:rsidRDefault="0010783A">
            <w:pPr>
              <w:pStyle w:val="KS2"/>
            </w:pPr>
            <w:r>
              <w:t>구매요청부서</w:t>
            </w:r>
          </w:p>
        </w:tc>
        <w:tc>
          <w:tcPr>
            <w:tcW w:w="3000" w:type="dxa"/>
          </w:tcPr>
          <w:p w14:paraId="5F6CFD22" w14:textId="77777777" w:rsidR="00B4288B" w:rsidRDefault="0010783A">
            <w:pPr>
              <w:pStyle w:val="KS2"/>
            </w:pPr>
            <w:r>
              <w:t>RequesterDepartmentID</w:t>
            </w:r>
          </w:p>
        </w:tc>
        <w:tc>
          <w:tcPr>
            <w:tcW w:w="1150" w:type="dxa"/>
          </w:tcPr>
          <w:p w14:paraId="7337DA70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40C3F9C4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3951B071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구매요청부서</w:t>
            </w:r>
          </w:p>
          <w:p w14:paraId="0DEAA988" w14:textId="77777777" w:rsidR="00B4288B" w:rsidRDefault="0010783A">
            <w:pPr>
              <w:pStyle w:val="KS2"/>
              <w:rPr>
                <w:ins w:id="1924" w:author="임픽스 검토" w:date="2026-10-12T04:00:00Z"/>
                <w:lang w:eastAsia="ko-KR"/>
              </w:rPr>
            </w:pPr>
            <w:ins w:id="192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부서</w:t>
              </w:r>
              <w:r>
                <w:rPr>
                  <w:lang w:eastAsia="ko-KR"/>
                </w:rPr>
                <w:t>(Department)</w:t>
              </w:r>
            </w:ins>
          </w:p>
        </w:tc>
      </w:tr>
      <w:tr w:rsidR="00B4288B" w14:paraId="222207BE" w14:textId="77777777">
        <w:trPr>
          <w:cantSplit/>
          <w:jc w:val="center"/>
        </w:trPr>
        <w:tc>
          <w:tcPr>
            <w:tcW w:w="2100" w:type="dxa"/>
          </w:tcPr>
          <w:p w14:paraId="2559404E" w14:textId="77777777" w:rsidR="00B4288B" w:rsidRDefault="0010783A">
            <w:pPr>
              <w:pStyle w:val="KS2"/>
            </w:pPr>
            <w:r>
              <w:t>구매요청자</w:t>
            </w:r>
          </w:p>
        </w:tc>
        <w:tc>
          <w:tcPr>
            <w:tcW w:w="3000" w:type="dxa"/>
          </w:tcPr>
          <w:p w14:paraId="6C04BE7C" w14:textId="77777777" w:rsidR="00B4288B" w:rsidRDefault="0010783A">
            <w:pPr>
              <w:pStyle w:val="KS2"/>
            </w:pPr>
            <w:r>
              <w:t>RequesterPersonnelID</w:t>
            </w:r>
          </w:p>
        </w:tc>
        <w:tc>
          <w:tcPr>
            <w:tcW w:w="1150" w:type="dxa"/>
          </w:tcPr>
          <w:p w14:paraId="0D0C8633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3484FC6A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6CD43696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구매요청자</w:t>
            </w:r>
          </w:p>
          <w:p w14:paraId="243F0EA8" w14:textId="77777777" w:rsidR="00B4288B" w:rsidRDefault="0010783A">
            <w:pPr>
              <w:pStyle w:val="KS2"/>
              <w:rPr>
                <w:ins w:id="1926" w:author="임픽스 검토" w:date="2026-10-12T04:00:00Z"/>
                <w:lang w:eastAsia="ko-KR"/>
              </w:rPr>
            </w:pPr>
            <w:ins w:id="192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사원</w:t>
              </w:r>
              <w:r>
                <w:rPr>
                  <w:lang w:eastAsia="ko-KR"/>
                </w:rPr>
                <w:t>(Personnel)</w:t>
              </w:r>
            </w:ins>
          </w:p>
        </w:tc>
      </w:tr>
    </w:tbl>
    <w:p w14:paraId="0E8FCD28" w14:textId="77777777" w:rsidR="00B4288B" w:rsidRDefault="00B4288B">
      <w:pPr>
        <w:spacing w:after="0" w:line="144" w:lineRule="auto"/>
        <w:rPr>
          <w:lang w:eastAsia="ko-KR"/>
        </w:rPr>
      </w:pPr>
    </w:p>
    <w:p w14:paraId="3DBE35CC" w14:textId="77777777" w:rsidR="00B4288B" w:rsidRDefault="0010783A">
      <w:pPr>
        <w:pStyle w:val="46"/>
        <w:rPr>
          <w:lang w:eastAsia="ko-KR"/>
        </w:rPr>
      </w:pPr>
      <w:r>
        <w:rPr>
          <w:lang w:eastAsia="ko-KR"/>
        </w:rPr>
        <w:t xml:space="preserve">7.4.4.3  </w:t>
      </w:r>
      <w:r>
        <w:rPr>
          <w:lang w:eastAsia="ko-KR"/>
        </w:rPr>
        <w:t>구매발주</w:t>
      </w:r>
      <w:r>
        <w:rPr>
          <w:lang w:eastAsia="ko-KR"/>
        </w:rPr>
        <w:t>(PurchaseOrder)</w:t>
      </w:r>
    </w:p>
    <w:p w14:paraId="4522AAC7" w14:textId="5D8AA998" w:rsidR="00B4288B" w:rsidRDefault="0010783A">
      <w:pPr>
        <w:rPr>
          <w:lang w:eastAsia="ko-KR"/>
        </w:rPr>
      </w:pPr>
      <w:r>
        <w:rPr>
          <w:lang w:eastAsia="ko-KR"/>
        </w:rPr>
        <w:t>구매자가</w:t>
      </w:r>
      <w:r>
        <w:rPr>
          <w:lang w:eastAsia="ko-KR"/>
        </w:rPr>
        <w:t xml:space="preserve"> </w:t>
      </w:r>
      <w:r>
        <w:rPr>
          <w:lang w:eastAsia="ko-KR"/>
        </w:rPr>
        <w:t>공급자의</w:t>
      </w:r>
      <w:r>
        <w:rPr>
          <w:lang w:eastAsia="ko-KR"/>
        </w:rPr>
        <w:t xml:space="preserve"> </w:t>
      </w:r>
      <w:r>
        <w:rPr>
          <w:lang w:eastAsia="ko-KR"/>
        </w:rPr>
        <w:t>품목을</w:t>
      </w:r>
      <w:r>
        <w:rPr>
          <w:lang w:eastAsia="ko-KR"/>
        </w:rPr>
        <w:t xml:space="preserve"> </w:t>
      </w:r>
      <w:r>
        <w:rPr>
          <w:lang w:eastAsia="ko-KR"/>
        </w:rPr>
        <w:t>구매하기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주문을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구매발주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1928" w:author="임픽스 검토" w:date="2026-10-12T04:00:00Z">
        <w:r>
          <w:rPr>
            <w:lang w:eastAsia="ko-KR"/>
          </w:rPr>
          <w:delText>37</w:delText>
        </w:r>
      </w:del>
      <w:ins w:id="1929" w:author="임픽스 검토" w:date="2026-10-12T04:00:00Z">
        <w:r>
          <w:rPr>
            <w:lang w:eastAsia="ko-KR"/>
          </w:rPr>
          <w:t>40</w:t>
        </w:r>
      </w:ins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DFE5BB3" w14:textId="2D5B67A4" w:rsidR="00B4288B" w:rsidRDefault="0010783A">
      <w:pPr>
        <w:pStyle w:val="KS"/>
        <w:rPr>
          <w:lang w:eastAsia="ko-KR"/>
        </w:rPr>
      </w:pPr>
      <w:commentRangeStart w:id="1930"/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1931" w:author="임픽스 검토" w:date="2026-10-12T04:00:00Z">
        <w:r>
          <w:rPr>
            <w:lang w:eastAsia="ko-KR"/>
          </w:rPr>
          <w:delText>23</w:delText>
        </w:r>
      </w:del>
      <w:ins w:id="1932" w:author="임픽스 검토" w:date="2026-10-12T04:00:00Z">
        <w:r>
          <w:rPr>
            <w:lang w:eastAsia="ko-KR"/>
          </w:rPr>
          <w:t>40</w:t>
        </w:r>
      </w:ins>
      <w:r>
        <w:rPr>
          <w:lang w:eastAsia="ko-KR"/>
        </w:rPr>
        <w:t xml:space="preserve"> — </w:t>
      </w:r>
      <w:r>
        <w:rPr>
          <w:lang w:eastAsia="ko-KR"/>
        </w:rPr>
        <w:t>구매발주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commentRangeEnd w:id="1930"/>
      <w:r>
        <w:rPr>
          <w:rStyle w:val="aff5"/>
          <w:sz w:val="20"/>
          <w:szCs w:val="22"/>
          <w:lang w:eastAsia="ko-KR"/>
        </w:rPr>
        <w:commentReference w:id="1930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5B51C000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0210BFD7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579C5E77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24E0E063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620D08AF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29130FCC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03BC3E30" w14:textId="77777777">
        <w:trPr>
          <w:cantSplit/>
          <w:jc w:val="center"/>
        </w:trPr>
        <w:tc>
          <w:tcPr>
            <w:tcW w:w="2100" w:type="dxa"/>
          </w:tcPr>
          <w:p w14:paraId="6A3FB75C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296A2BD3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69200A9A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0D43A4B1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7711DF9B" w14:textId="77777777" w:rsidR="00B4288B" w:rsidRDefault="00B4288B">
            <w:pPr>
              <w:pStyle w:val="KS2"/>
            </w:pPr>
          </w:p>
        </w:tc>
      </w:tr>
      <w:tr w:rsidR="003168E1" w14:paraId="009E198B" w14:textId="77777777">
        <w:trPr>
          <w:cantSplit/>
          <w:jc w:val="center"/>
          <w:del w:id="1933" w:author="임픽스 검토" w:date="2026-10-12T04:00:00Z"/>
        </w:trPr>
        <w:tc>
          <w:tcPr>
            <w:tcW w:w="2100" w:type="dxa"/>
            <w:shd w:val="clear" w:color="auto" w:fill="F2F2F2"/>
          </w:tcPr>
          <w:p w14:paraId="61057C21" w14:textId="77777777" w:rsidR="003168E1" w:rsidRDefault="00000000">
            <w:pPr>
              <w:pStyle w:val="KS2"/>
            </w:pPr>
            <w:del w:id="1934" w:author="임픽스 검토" w:date="2026-10-12T04:00:00Z">
              <w:r>
                <w:rPr>
                  <w:b/>
                </w:rPr>
                <w:delText>구매발주식별자</w:delText>
              </w:r>
            </w:del>
          </w:p>
        </w:tc>
        <w:tc>
          <w:tcPr>
            <w:tcW w:w="3000" w:type="dxa"/>
            <w:shd w:val="clear" w:color="auto" w:fill="F2F2F2"/>
          </w:tcPr>
          <w:p w14:paraId="2A77F6D9" w14:textId="77777777" w:rsidR="003168E1" w:rsidRDefault="00000000">
            <w:pPr>
              <w:pStyle w:val="KS2"/>
            </w:pPr>
            <w:del w:id="1935" w:author="임픽스 검토" w:date="2026-10-12T04:00:00Z">
              <w:r>
                <w:rPr>
                  <w:b/>
                </w:rPr>
                <w:delText>PurchaseOrderID</w:delText>
              </w:r>
            </w:del>
          </w:p>
        </w:tc>
        <w:tc>
          <w:tcPr>
            <w:tcW w:w="1150" w:type="dxa"/>
            <w:shd w:val="clear" w:color="auto" w:fill="F2F2F2"/>
          </w:tcPr>
          <w:p w14:paraId="5745BC25" w14:textId="77777777" w:rsidR="003168E1" w:rsidRDefault="00000000">
            <w:pPr>
              <w:pStyle w:val="KS2"/>
              <w:jc w:val="center"/>
            </w:pPr>
            <w:del w:id="1936" w:author="임픽스 검토" w:date="2026-10-12T04:00:00Z">
              <w:r>
                <w:rPr>
                  <w:b/>
                </w:rPr>
                <w:delText>ID</w:delText>
              </w:r>
            </w:del>
          </w:p>
        </w:tc>
        <w:tc>
          <w:tcPr>
            <w:tcW w:w="1000" w:type="dxa"/>
            <w:shd w:val="clear" w:color="auto" w:fill="F2F2F2"/>
          </w:tcPr>
          <w:p w14:paraId="294FC510" w14:textId="77777777" w:rsidR="003168E1" w:rsidRDefault="00000000">
            <w:pPr>
              <w:pStyle w:val="KS2"/>
              <w:jc w:val="center"/>
            </w:pPr>
            <w:del w:id="1937" w:author="임픽스 검토" w:date="2026-10-12T04:00:00Z">
              <w:r>
                <w:rPr>
                  <w:b/>
                </w:rPr>
                <w:delText>비대상</w:delText>
              </w:r>
            </w:del>
          </w:p>
        </w:tc>
        <w:tc>
          <w:tcPr>
            <w:tcW w:w="6970" w:type="dxa"/>
            <w:shd w:val="clear" w:color="auto" w:fill="F2F2F2"/>
          </w:tcPr>
          <w:p w14:paraId="7447C6AF" w14:textId="77777777" w:rsidR="003168E1" w:rsidRDefault="00000000">
            <w:pPr>
              <w:pStyle w:val="KS2"/>
              <w:rPr>
                <w:lang w:eastAsia="ko-KR"/>
              </w:rPr>
            </w:pPr>
            <w:del w:id="1938" w:author="임픽스 검토" w:date="2026-10-12T04:00:00Z">
              <w:r>
                <w:rPr>
                  <w:b/>
                </w:rPr>
                <w:delText xml:space="preserve">— </w:delText>
              </w:r>
              <w:r>
                <w:rPr>
                  <w:b/>
                </w:rPr>
                <w:delText>구매발주를</w:delText>
              </w:r>
              <w:r>
                <w:rPr>
                  <w:b/>
                </w:rPr>
                <w:delText xml:space="preserve"> </w:delText>
              </w:r>
              <w:r>
                <w:rPr>
                  <w:b/>
                </w:rPr>
                <w:delText>식별하기</w:delText>
              </w:r>
              <w:r>
                <w:rPr>
                  <w:b/>
                </w:rPr>
                <w:delText xml:space="preserve"> </w:delText>
              </w:r>
              <w:r>
                <w:rPr>
                  <w:b/>
                </w:rPr>
                <w:delText>위한</w:delText>
              </w:r>
              <w:r>
                <w:rPr>
                  <w:b/>
                </w:rPr>
                <w:delText xml:space="preserve"> </w:delText>
              </w:r>
              <w:r>
                <w:rPr>
                  <w:b/>
                </w:rPr>
                <w:delText>고유값</w:delText>
              </w:r>
            </w:del>
          </w:p>
        </w:tc>
      </w:tr>
      <w:tr w:rsidR="00B4288B" w14:paraId="34FAC62A" w14:textId="77777777">
        <w:trPr>
          <w:cantSplit/>
          <w:jc w:val="center"/>
          <w:ins w:id="1939" w:author="임픽스 검토" w:date="2026-10-12T04:00:00Z"/>
        </w:trPr>
        <w:tc>
          <w:tcPr>
            <w:tcW w:w="2100" w:type="dxa"/>
            <w:shd w:val="clear" w:color="auto" w:fill="F2F2F2"/>
          </w:tcPr>
          <w:p w14:paraId="4C46A79C" w14:textId="77777777" w:rsidR="00B4288B" w:rsidRDefault="0010783A">
            <w:pPr>
              <w:pStyle w:val="KS2"/>
              <w:rPr>
                <w:ins w:id="1940" w:author="임픽스 검토" w:date="2026-10-12T04:00:00Z"/>
              </w:rPr>
            </w:pPr>
            <w:ins w:id="1941" w:author="임픽스 검토" w:date="2026-10-12T04:00:00Z">
              <w:r>
                <w:rPr>
                  <w:b/>
                </w:rPr>
                <w:t>구매발주헤더</w:t>
              </w:r>
            </w:ins>
          </w:p>
        </w:tc>
        <w:tc>
          <w:tcPr>
            <w:tcW w:w="3000" w:type="dxa"/>
            <w:shd w:val="clear" w:color="auto" w:fill="F2F2F2"/>
          </w:tcPr>
          <w:p w14:paraId="4D98FBC4" w14:textId="77777777" w:rsidR="00B4288B" w:rsidRDefault="0010783A">
            <w:pPr>
              <w:pStyle w:val="KS2"/>
              <w:rPr>
                <w:ins w:id="1942" w:author="임픽스 검토" w:date="2026-10-12T04:00:00Z"/>
              </w:rPr>
            </w:pPr>
            <w:ins w:id="1943" w:author="임픽스 검토" w:date="2026-10-12T04:00:00Z">
              <w:r>
                <w:rPr>
                  <w:b/>
                </w:rPr>
                <w:t>PurchaseOrderHeader</w:t>
              </w:r>
            </w:ins>
          </w:p>
        </w:tc>
        <w:tc>
          <w:tcPr>
            <w:tcW w:w="1150" w:type="dxa"/>
            <w:shd w:val="clear" w:color="auto" w:fill="F2F2F2"/>
          </w:tcPr>
          <w:p w14:paraId="00FF6952" w14:textId="77777777" w:rsidR="00B4288B" w:rsidRDefault="0010783A">
            <w:pPr>
              <w:pStyle w:val="KS2"/>
              <w:jc w:val="center"/>
              <w:rPr>
                <w:ins w:id="1944" w:author="임픽스 검토" w:date="2026-10-12T04:00:00Z"/>
              </w:rPr>
            </w:pPr>
            <w:ins w:id="1945" w:author="임픽스 검토" w:date="2026-10-12T04:00:00Z">
              <w:r>
                <w:rPr>
                  <w:b/>
                </w:rPr>
                <w:t>struct</w:t>
              </w:r>
            </w:ins>
          </w:p>
        </w:tc>
        <w:tc>
          <w:tcPr>
            <w:tcW w:w="1000" w:type="dxa"/>
            <w:shd w:val="clear" w:color="auto" w:fill="F2F2F2"/>
          </w:tcPr>
          <w:p w14:paraId="61781D78" w14:textId="77777777" w:rsidR="00B4288B" w:rsidRDefault="0010783A">
            <w:pPr>
              <w:pStyle w:val="KS2"/>
              <w:jc w:val="center"/>
              <w:rPr>
                <w:ins w:id="1946" w:author="임픽스 검토" w:date="2026-10-12T04:00:00Z"/>
              </w:rPr>
            </w:pPr>
            <w:ins w:id="1947" w:author="임픽스 검토" w:date="2026-10-12T04:00:00Z">
              <w:r>
                <w:rPr>
                  <w:b/>
                </w:rPr>
                <w:t>비대상</w:t>
              </w:r>
            </w:ins>
          </w:p>
        </w:tc>
        <w:tc>
          <w:tcPr>
            <w:tcW w:w="6970" w:type="dxa"/>
            <w:shd w:val="clear" w:color="auto" w:fill="F2F2F2"/>
          </w:tcPr>
          <w:p w14:paraId="580F64A7" w14:textId="77777777" w:rsidR="00B4288B" w:rsidRDefault="0010783A">
            <w:pPr>
              <w:pStyle w:val="KS2"/>
              <w:rPr>
                <w:ins w:id="1948" w:author="임픽스 검토" w:date="2026-10-12T04:00:00Z"/>
                <w:lang w:eastAsia="ko-KR"/>
              </w:rPr>
            </w:pPr>
            <w:ins w:id="1949" w:author="임픽스 검토" w:date="2026-10-12T04:00:00Z">
              <w:r>
                <w:rPr>
                  <w:b/>
                </w:rPr>
                <w:t xml:space="preserve">— </w:t>
              </w:r>
              <w:r>
                <w:rPr>
                  <w:b/>
                </w:rPr>
                <w:t>구매문서</w:t>
              </w:r>
              <w:r>
                <w:rPr>
                  <w:b/>
                </w:rPr>
                <w:t xml:space="preserve"> 1</w:t>
              </w:r>
              <w:r>
                <w:rPr>
                  <w:b/>
                </w:rPr>
                <w:t>건의</w:t>
              </w:r>
              <w:r>
                <w:rPr>
                  <w:b/>
                </w:rPr>
                <w:t xml:space="preserve"> </w:t>
              </w:r>
              <w:r>
                <w:rPr>
                  <w:b/>
                </w:rPr>
                <w:t>공통</w:t>
              </w:r>
              <w:r>
                <w:rPr>
                  <w:b/>
                </w:rPr>
                <w:t xml:space="preserve"> </w:t>
              </w:r>
              <w:r>
                <w:rPr>
                  <w:b/>
                </w:rPr>
                <w:t>정보</w:t>
              </w:r>
              <w:r>
                <w:rPr>
                  <w:b/>
                </w:rPr>
                <w:t>(</w:t>
              </w:r>
              <w:r>
                <w:rPr>
                  <w:b/>
                </w:rPr>
                <w:t>공급사</w:t>
              </w:r>
              <w:r>
                <w:rPr>
                  <w:b/>
                </w:rPr>
                <w:t xml:space="preserve">, </w:t>
              </w:r>
              <w:r>
                <w:rPr>
                  <w:b/>
                </w:rPr>
                <w:t>발주일</w:t>
              </w:r>
              <w:r>
                <w:rPr>
                  <w:b/>
                </w:rPr>
                <w:t xml:space="preserve">, </w:t>
              </w:r>
              <w:r>
                <w:rPr>
                  <w:b/>
                </w:rPr>
                <w:t>결제</w:t>
              </w:r>
              <w:r>
                <w:rPr>
                  <w:b/>
                </w:rPr>
                <w:t>·</w:t>
              </w:r>
              <w:r>
                <w:rPr>
                  <w:b/>
                </w:rPr>
                <w:t>거래</w:t>
              </w:r>
              <w:r>
                <w:rPr>
                  <w:b/>
                </w:rPr>
                <w:t xml:space="preserve"> </w:t>
              </w:r>
              <w:r>
                <w:rPr>
                  <w:b/>
                </w:rPr>
                <w:t>조건</w:t>
              </w:r>
              <w:r>
                <w:rPr>
                  <w:b/>
                </w:rPr>
                <w:t xml:space="preserve">, </w:t>
              </w:r>
              <w:r>
                <w:rPr>
                  <w:b/>
                </w:rPr>
                <w:t>담당자</w:t>
              </w:r>
              <w:r>
                <w:rPr>
                  <w:b/>
                </w:rPr>
                <w:t>)</w:t>
              </w:r>
            </w:ins>
          </w:p>
          <w:p w14:paraId="61953AB9" w14:textId="77777777" w:rsidR="00B4288B" w:rsidRDefault="0010783A">
            <w:pPr>
              <w:pStyle w:val="KS2"/>
              <w:rPr>
                <w:ins w:id="1950" w:author="임픽스 검토" w:date="2026-10-12T04:00:00Z"/>
                <w:lang w:eastAsia="ko-KR"/>
              </w:rPr>
            </w:pPr>
            <w:ins w:id="1951" w:author="임픽스 검토" w:date="2026-10-12T04:00:00Z">
              <w:r>
                <w:rPr>
                  <w:b/>
                </w:rPr>
                <w:t xml:space="preserve">— </w:t>
              </w:r>
              <w:r>
                <w:rPr>
                  <w:b/>
                </w:rPr>
                <w:t>구매문서마다</w:t>
              </w:r>
              <w:r>
                <w:rPr>
                  <w:b/>
                </w:rPr>
                <w:t xml:space="preserve"> 1</w:t>
              </w:r>
              <w:r>
                <w:rPr>
                  <w:b/>
                </w:rPr>
                <w:t>회</w:t>
              </w:r>
              <w:r>
                <w:rPr>
                  <w:b/>
                </w:rPr>
                <w:t xml:space="preserve"> </w:t>
              </w:r>
              <w:r>
                <w:rPr>
                  <w:b/>
                </w:rPr>
                <w:t>나타남</w:t>
              </w:r>
            </w:ins>
          </w:p>
        </w:tc>
      </w:tr>
      <w:tr w:rsidR="00B4288B" w14:paraId="68096171" w14:textId="77777777">
        <w:trPr>
          <w:cantSplit/>
          <w:jc w:val="center"/>
        </w:trPr>
        <w:tc>
          <w:tcPr>
            <w:tcW w:w="2100" w:type="dxa"/>
          </w:tcPr>
          <w:p w14:paraId="1F69BA76" w14:textId="77777777" w:rsidR="00B4288B" w:rsidRDefault="0010783A">
            <w:pPr>
              <w:pStyle w:val="KS2"/>
            </w:pPr>
            <w:r>
              <w:t>구매문서번호</w:t>
            </w:r>
          </w:p>
        </w:tc>
        <w:tc>
          <w:tcPr>
            <w:tcW w:w="3000" w:type="dxa"/>
          </w:tcPr>
          <w:p w14:paraId="36230FFE" w14:textId="77777777" w:rsidR="00B4288B" w:rsidRDefault="0010783A">
            <w:pPr>
              <w:pStyle w:val="KS2"/>
            </w:pPr>
            <w:r>
              <w:t>PurchaseDocumentNumber</w:t>
            </w:r>
          </w:p>
        </w:tc>
        <w:tc>
          <w:tcPr>
            <w:tcW w:w="1150" w:type="dxa"/>
          </w:tcPr>
          <w:p w14:paraId="139115DF" w14:textId="77777777" w:rsidR="003168E1" w:rsidRDefault="00000000">
            <w:pPr>
              <w:pStyle w:val="KS2"/>
              <w:jc w:val="center"/>
              <w:rPr>
                <w:del w:id="1952" w:author="임픽스 검토" w:date="2026-10-12T04:00:00Z"/>
              </w:rPr>
            </w:pPr>
            <w:del w:id="1953" w:author="임픽스 검토" w:date="2026-10-12T04:00:00Z">
              <w:r>
                <w:delText>string</w:delText>
              </w:r>
            </w:del>
          </w:p>
          <w:p w14:paraId="7A2955EB" w14:textId="77777777" w:rsidR="00B4288B" w:rsidRDefault="0010783A">
            <w:pPr>
              <w:pStyle w:val="KS2"/>
              <w:jc w:val="center"/>
              <w:rPr>
                <w:ins w:id="1954" w:author="임픽스 검토" w:date="2026-10-12T04:00:00Z"/>
              </w:rPr>
            </w:pPr>
            <w:ins w:id="1955" w:author="임픽스 검토" w:date="2026-10-12T04:00:00Z">
              <w:r>
                <w:t>ID</w:t>
              </w:r>
            </w:ins>
          </w:p>
        </w:tc>
        <w:tc>
          <w:tcPr>
            <w:tcW w:w="1000" w:type="dxa"/>
          </w:tcPr>
          <w:p w14:paraId="1ED1FFA0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6DB2C2D" w14:textId="77777777" w:rsidR="00B4288B" w:rsidRDefault="0010783A">
            <w:pPr>
              <w:pStyle w:val="KS2"/>
              <w:rPr>
                <w:lang w:eastAsia="ko-KR"/>
              </w:rPr>
            </w:pPr>
            <w:del w:id="1956" w:author="임픽스 검토" w:date="2026-10-12T04:00:00Z">
              <w:r>
                <w:delText xml:space="preserve">— </w:delText>
              </w:r>
              <w:r>
                <w:delText>구매문서번호</w:delText>
              </w:r>
            </w:del>
            <w:ins w:id="1957" w:author="임픽스 검토" w:date="2026-10-12T04:00:00Z">
              <w:r>
                <w:t xml:space="preserve">— </w:t>
              </w:r>
              <w:r>
                <w:t>구매문서를</w:t>
              </w:r>
              <w:r>
                <w:t xml:space="preserve"> </w:t>
              </w:r>
              <w:r>
                <w:t>식별하기</w:t>
              </w:r>
              <w:r>
                <w:t xml:space="preserve"> </w:t>
              </w:r>
              <w:r>
                <w:t>위한</w:t>
              </w:r>
              <w:r>
                <w:t xml:space="preserve"> </w:t>
              </w:r>
              <w:r>
                <w:t>고유값</w:t>
              </w:r>
            </w:ins>
          </w:p>
          <w:p w14:paraId="4000D2F8" w14:textId="77777777" w:rsidR="00B4288B" w:rsidRDefault="0010783A">
            <w:pPr>
              <w:pStyle w:val="KS2"/>
              <w:rPr>
                <w:ins w:id="1958" w:author="임픽스 검토" w:date="2026-10-12T04:00:00Z"/>
                <w:lang w:eastAsia="ko-KR"/>
              </w:rPr>
            </w:pPr>
            <w:ins w:id="1959" w:author="임픽스 검토" w:date="2026-10-12T04:00:00Z">
              <w:r>
                <w:t xml:space="preserve">— </w:t>
              </w:r>
              <w:r>
                <w:t>구매문서</w:t>
              </w:r>
              <w:r>
                <w:t xml:space="preserve"> </w:t>
              </w:r>
              <w:r>
                <w:t>단위로</w:t>
              </w:r>
              <w:r>
                <w:t xml:space="preserve"> </w:t>
              </w:r>
              <w:r>
                <w:t>부여하며</w:t>
              </w:r>
              <w:r>
                <w:t xml:space="preserve">, </w:t>
              </w:r>
              <w:r>
                <w:t>구매발주헤더에</w:t>
              </w:r>
              <w:r>
                <w:t xml:space="preserve"> 1</w:t>
              </w:r>
              <w:r>
                <w:t>회</w:t>
              </w:r>
              <w:r>
                <w:t xml:space="preserve"> </w:t>
              </w:r>
              <w:r>
                <w:t>기재함</w:t>
              </w:r>
            </w:ins>
          </w:p>
        </w:tc>
      </w:tr>
      <w:tr w:rsidR="00B4288B" w14:paraId="32D6EE32" w14:textId="77777777">
        <w:trPr>
          <w:cantSplit/>
          <w:jc w:val="center"/>
        </w:trPr>
        <w:tc>
          <w:tcPr>
            <w:tcW w:w="2100" w:type="dxa"/>
          </w:tcPr>
          <w:p w14:paraId="4AEC0EE1" w14:textId="77777777" w:rsidR="00B4288B" w:rsidRDefault="0010783A">
            <w:pPr>
              <w:pStyle w:val="KS2"/>
            </w:pPr>
            <w:r>
              <w:t>공급사식별자</w:t>
            </w:r>
          </w:p>
        </w:tc>
        <w:tc>
          <w:tcPr>
            <w:tcW w:w="3000" w:type="dxa"/>
          </w:tcPr>
          <w:p w14:paraId="5D03BDFB" w14:textId="77777777" w:rsidR="00B4288B" w:rsidRDefault="0010783A">
            <w:pPr>
              <w:pStyle w:val="KS2"/>
            </w:pPr>
            <w:r>
              <w:t>VendorID</w:t>
            </w:r>
          </w:p>
        </w:tc>
        <w:tc>
          <w:tcPr>
            <w:tcW w:w="1150" w:type="dxa"/>
          </w:tcPr>
          <w:p w14:paraId="739C23C4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48151163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6B48CE1E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구입해오는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거래처를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631835DB" w14:textId="77777777" w:rsidR="00B4288B" w:rsidRDefault="0010783A">
            <w:pPr>
              <w:pStyle w:val="KS2"/>
              <w:rPr>
                <w:ins w:id="1960" w:author="임픽스 검토" w:date="2026-10-12T04:00:00Z"/>
              </w:rPr>
            </w:pPr>
            <w:ins w:id="1961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공급사</w:t>
              </w:r>
              <w:r>
                <w:t>(VendorPartyMaster)</w:t>
              </w:r>
            </w:ins>
          </w:p>
        </w:tc>
      </w:tr>
      <w:tr w:rsidR="00B4288B" w14:paraId="691F521D" w14:textId="77777777">
        <w:trPr>
          <w:cantSplit/>
          <w:jc w:val="center"/>
        </w:trPr>
        <w:tc>
          <w:tcPr>
            <w:tcW w:w="2100" w:type="dxa"/>
          </w:tcPr>
          <w:p w14:paraId="7A7CD39F" w14:textId="77777777" w:rsidR="00B4288B" w:rsidRDefault="0010783A">
            <w:pPr>
              <w:pStyle w:val="KS2"/>
            </w:pPr>
            <w:r>
              <w:t>결제조건코드</w:t>
            </w:r>
          </w:p>
        </w:tc>
        <w:tc>
          <w:tcPr>
            <w:tcW w:w="3000" w:type="dxa"/>
          </w:tcPr>
          <w:p w14:paraId="21CF6456" w14:textId="77777777" w:rsidR="00B4288B" w:rsidRDefault="0010783A">
            <w:pPr>
              <w:pStyle w:val="KS2"/>
            </w:pPr>
            <w:r>
              <w:t>PaymentTermsCode</w:t>
            </w:r>
          </w:p>
        </w:tc>
        <w:tc>
          <w:tcPr>
            <w:tcW w:w="1150" w:type="dxa"/>
          </w:tcPr>
          <w:p w14:paraId="2C490E89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09BF68B4" w14:textId="77A391E2" w:rsidR="00B4288B" w:rsidRDefault="0010783A">
            <w:pPr>
              <w:pStyle w:val="KS2"/>
              <w:jc w:val="center"/>
            </w:pPr>
            <w:del w:id="1962" w:author="임픽스 검토" w:date="2026-10-12T04:00:00Z">
              <w:r>
                <w:delText>비대상</w:delText>
              </w:r>
            </w:del>
            <w:ins w:id="1963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0F206715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구매거래처에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대금결제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조건</w:t>
            </w:r>
          </w:p>
          <w:p w14:paraId="0700D0DA" w14:textId="77777777" w:rsidR="00D74F2B" w:rsidRDefault="00000000">
            <w:pPr>
              <w:pStyle w:val="KS2"/>
              <w:rPr>
                <w:ins w:id="1964" w:author="임픽스 검토" w:date="2026-10-12T04:00:00Z"/>
                <w:lang w:eastAsia="ko-KR"/>
              </w:rPr>
            </w:pPr>
            <w:ins w:id="196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대금결제조건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현금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어음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월말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마감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후</w:t>
              </w:r>
              <w:r>
                <w:rPr>
                  <w:lang w:eastAsia="ko-KR"/>
                </w:rPr>
                <w:t xml:space="preserve"> 30</w:t>
              </w:r>
              <w:r>
                <w:rPr>
                  <w:lang w:eastAsia="ko-KR"/>
                </w:rPr>
                <w:t>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지급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  <w:r>
                <w:rPr>
                  <w:lang w:eastAsia="ko-KR"/>
                </w:rPr>
                <w:t>)</w:t>
              </w:r>
            </w:ins>
          </w:p>
          <w:p w14:paraId="4558FEA1" w14:textId="77777777" w:rsidR="00D74F2B" w:rsidRDefault="00000000">
            <w:pPr>
              <w:pStyle w:val="KS2"/>
              <w:rPr>
                <w:ins w:id="1966" w:author="임픽스 검토" w:date="2026-10-12T04:00:00Z"/>
                <w:lang w:eastAsia="ko-KR"/>
              </w:rPr>
            </w:pPr>
            <w:ins w:id="196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2565FBD8" w14:textId="77777777">
        <w:trPr>
          <w:cantSplit/>
          <w:jc w:val="center"/>
        </w:trPr>
        <w:tc>
          <w:tcPr>
            <w:tcW w:w="2100" w:type="dxa"/>
          </w:tcPr>
          <w:p w14:paraId="719E194B" w14:textId="77777777" w:rsidR="00B4288B" w:rsidRDefault="0010783A">
            <w:pPr>
              <w:pStyle w:val="KS2"/>
            </w:pPr>
            <w:r>
              <w:t>구매그룹코드</w:t>
            </w:r>
          </w:p>
        </w:tc>
        <w:tc>
          <w:tcPr>
            <w:tcW w:w="3000" w:type="dxa"/>
          </w:tcPr>
          <w:p w14:paraId="593D4EA0" w14:textId="77777777" w:rsidR="00B4288B" w:rsidRDefault="0010783A">
            <w:pPr>
              <w:pStyle w:val="KS2"/>
            </w:pPr>
            <w:r>
              <w:t>PurchaseGroupCode</w:t>
            </w:r>
          </w:p>
        </w:tc>
        <w:tc>
          <w:tcPr>
            <w:tcW w:w="1150" w:type="dxa"/>
          </w:tcPr>
          <w:p w14:paraId="1FFE3E0C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779F17BD" w14:textId="18437F7C" w:rsidR="00B4288B" w:rsidRDefault="0010783A">
            <w:pPr>
              <w:pStyle w:val="KS2"/>
              <w:jc w:val="center"/>
            </w:pPr>
            <w:del w:id="1968" w:author="임픽스 검토" w:date="2026-10-12T04:00:00Z">
              <w:r>
                <w:delText>비대상</w:delText>
              </w:r>
            </w:del>
            <w:ins w:id="1969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2D5EB582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구매그룹코드</w:t>
            </w:r>
          </w:p>
          <w:p w14:paraId="1FC708A2" w14:textId="77777777" w:rsidR="00D74F2B" w:rsidRDefault="00000000">
            <w:pPr>
              <w:pStyle w:val="KS2"/>
              <w:rPr>
                <w:ins w:id="1970" w:author="임픽스 검토" w:date="2026-10-12T04:00:00Z"/>
                <w:lang w:eastAsia="ko-KR"/>
              </w:rPr>
            </w:pPr>
            <w:ins w:id="197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구매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업무를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담당하는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구매그룹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구매조직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담당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</w:t>
              </w:r>
              <w:r>
                <w:rPr>
                  <w:lang w:eastAsia="ko-KR"/>
                </w:rPr>
                <w:t>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  <w:p w14:paraId="31A30027" w14:textId="77777777" w:rsidR="00D74F2B" w:rsidRDefault="00000000">
            <w:pPr>
              <w:pStyle w:val="KS2"/>
              <w:rPr>
                <w:ins w:id="1972" w:author="임픽스 검토" w:date="2026-10-12T04:00:00Z"/>
                <w:lang w:eastAsia="ko-KR"/>
              </w:rPr>
            </w:pPr>
            <w:ins w:id="1973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구매조직이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세분화되지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않은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기업은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운영할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있음</w:t>
              </w:r>
            </w:ins>
          </w:p>
          <w:p w14:paraId="1A57138D" w14:textId="77777777" w:rsidR="004F47B7" w:rsidRDefault="00000000">
            <w:pPr>
              <w:pStyle w:val="KS2"/>
              <w:rPr>
                <w:ins w:id="1974" w:author="임픽스 검토" w:date="2026-10-12T04:00:00Z"/>
                <w:lang w:eastAsia="ko-KR"/>
              </w:rPr>
            </w:pPr>
            <w:ins w:id="197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원자재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구매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부자재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구매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외주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구매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설비</w:t>
              </w:r>
              <w:r>
                <w:rPr>
                  <w:lang w:eastAsia="ko-KR"/>
                </w:rPr>
                <w:t>·</w:t>
              </w:r>
              <w:r>
                <w:rPr>
                  <w:lang w:eastAsia="ko-KR"/>
                </w:rPr>
                <w:t>자산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구매</w:t>
              </w:r>
              <w:r>
                <w:rPr>
                  <w:lang w:eastAsia="ko-KR"/>
                </w:rPr>
                <w:t xml:space="preserve">, MRO </w:t>
              </w:r>
              <w:r>
                <w:rPr>
                  <w:lang w:eastAsia="ko-KR"/>
                </w:rPr>
                <w:t>구매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수입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구매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</w:ins>
          </w:p>
          <w:p w14:paraId="5549A5B8" w14:textId="77777777" w:rsidR="00D74F2B" w:rsidRDefault="00000000">
            <w:pPr>
              <w:pStyle w:val="KS2"/>
              <w:rPr>
                <w:ins w:id="1976" w:author="임픽스 검토" w:date="2026-10-12T04:00:00Z"/>
                <w:lang w:eastAsia="ko-KR"/>
              </w:rPr>
            </w:pPr>
            <w:ins w:id="197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012F49DA" w14:textId="77777777">
        <w:trPr>
          <w:cantSplit/>
          <w:jc w:val="center"/>
        </w:trPr>
        <w:tc>
          <w:tcPr>
            <w:tcW w:w="2100" w:type="dxa"/>
          </w:tcPr>
          <w:p w14:paraId="547B491C" w14:textId="77777777" w:rsidR="00B4288B" w:rsidRDefault="0010783A">
            <w:pPr>
              <w:pStyle w:val="KS2"/>
            </w:pPr>
            <w:r>
              <w:t>환종코드</w:t>
            </w:r>
          </w:p>
        </w:tc>
        <w:tc>
          <w:tcPr>
            <w:tcW w:w="3000" w:type="dxa"/>
          </w:tcPr>
          <w:p w14:paraId="18B0A77E" w14:textId="77777777" w:rsidR="00B4288B" w:rsidRDefault="0010783A">
            <w:pPr>
              <w:pStyle w:val="KS2"/>
            </w:pPr>
            <w:r>
              <w:t>CurrencyCode</w:t>
            </w:r>
          </w:p>
        </w:tc>
        <w:tc>
          <w:tcPr>
            <w:tcW w:w="1150" w:type="dxa"/>
          </w:tcPr>
          <w:p w14:paraId="4C164AF7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0E46B66E" w14:textId="6C127E5C" w:rsidR="00B4288B" w:rsidRDefault="0010783A">
            <w:pPr>
              <w:pStyle w:val="KS2"/>
              <w:jc w:val="center"/>
            </w:pPr>
            <w:del w:id="1978" w:author="임픽스 검토" w:date="2026-10-12T04:00:00Z">
              <w:r>
                <w:delText>비대상</w:delText>
              </w:r>
            </w:del>
            <w:ins w:id="1979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49D1657D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환종코드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 xml:space="preserve">: KRW, USD, JPY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  <w:p w14:paraId="05675D9D" w14:textId="77777777" w:rsidR="00D74F2B" w:rsidRDefault="00000000">
            <w:pPr>
              <w:pStyle w:val="KS2"/>
              <w:rPr>
                <w:ins w:id="1980" w:author="임픽스 검토" w:date="2026-10-12T04:00:00Z"/>
                <w:lang w:eastAsia="ko-KR"/>
              </w:rPr>
            </w:pPr>
            <w:ins w:id="198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  <w:r>
                <w:rPr>
                  <w:lang w:eastAsia="ko-KR"/>
                </w:rPr>
                <w:t xml:space="preserve">(ISO 4217 </w:t>
              </w:r>
              <w:r>
                <w:rPr>
                  <w:lang w:eastAsia="ko-KR"/>
                </w:rPr>
                <w:t>통화코드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사용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권고</w:t>
              </w:r>
              <w:r>
                <w:rPr>
                  <w:lang w:eastAsia="ko-KR"/>
                </w:rPr>
                <w:t>)</w:t>
              </w:r>
            </w:ins>
          </w:p>
        </w:tc>
      </w:tr>
      <w:tr w:rsidR="00B4288B" w14:paraId="035C0B66" w14:textId="77777777">
        <w:trPr>
          <w:cantSplit/>
          <w:jc w:val="center"/>
        </w:trPr>
        <w:tc>
          <w:tcPr>
            <w:tcW w:w="2100" w:type="dxa"/>
          </w:tcPr>
          <w:p w14:paraId="0E30D0B8" w14:textId="77777777" w:rsidR="00B4288B" w:rsidRDefault="0010783A">
            <w:pPr>
              <w:pStyle w:val="KS2"/>
            </w:pPr>
            <w:r>
              <w:t>환율</w:t>
            </w:r>
          </w:p>
        </w:tc>
        <w:tc>
          <w:tcPr>
            <w:tcW w:w="3000" w:type="dxa"/>
          </w:tcPr>
          <w:p w14:paraId="01C3CFE2" w14:textId="77777777" w:rsidR="00B4288B" w:rsidRDefault="0010783A">
            <w:pPr>
              <w:pStyle w:val="KS2"/>
            </w:pPr>
            <w:r>
              <w:t>ExchangeRate</w:t>
            </w:r>
          </w:p>
        </w:tc>
        <w:tc>
          <w:tcPr>
            <w:tcW w:w="1150" w:type="dxa"/>
          </w:tcPr>
          <w:p w14:paraId="500AB015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451206CF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F9C1EF2" w14:textId="77777777" w:rsidR="00B4288B" w:rsidRDefault="0010783A">
            <w:pPr>
              <w:pStyle w:val="KS2"/>
            </w:pPr>
            <w:r>
              <w:t xml:space="preserve">— </w:t>
            </w:r>
            <w:r>
              <w:t>환율</w:t>
            </w:r>
          </w:p>
        </w:tc>
      </w:tr>
      <w:tr w:rsidR="00B4288B" w14:paraId="0FB21621" w14:textId="77777777">
        <w:trPr>
          <w:cantSplit/>
          <w:jc w:val="center"/>
        </w:trPr>
        <w:tc>
          <w:tcPr>
            <w:tcW w:w="2100" w:type="dxa"/>
          </w:tcPr>
          <w:p w14:paraId="7D2E0797" w14:textId="77777777" w:rsidR="00B4288B" w:rsidRDefault="0010783A">
            <w:pPr>
              <w:pStyle w:val="KS2"/>
            </w:pPr>
            <w:r>
              <w:t>승인일</w:t>
            </w:r>
          </w:p>
        </w:tc>
        <w:tc>
          <w:tcPr>
            <w:tcW w:w="3000" w:type="dxa"/>
          </w:tcPr>
          <w:p w14:paraId="69E62D41" w14:textId="77777777" w:rsidR="00B4288B" w:rsidRDefault="0010783A">
            <w:pPr>
              <w:pStyle w:val="KS2"/>
            </w:pPr>
            <w:r>
              <w:t>PurchaseApprovalDate</w:t>
            </w:r>
          </w:p>
        </w:tc>
        <w:tc>
          <w:tcPr>
            <w:tcW w:w="1150" w:type="dxa"/>
          </w:tcPr>
          <w:p w14:paraId="3E630B21" w14:textId="77777777" w:rsidR="00B4288B" w:rsidRDefault="0010783A">
            <w:pPr>
              <w:pStyle w:val="KS2"/>
              <w:jc w:val="center"/>
            </w:pPr>
            <w:r>
              <w:t>date</w:t>
            </w:r>
          </w:p>
        </w:tc>
        <w:tc>
          <w:tcPr>
            <w:tcW w:w="1000" w:type="dxa"/>
          </w:tcPr>
          <w:p w14:paraId="78AEB5C5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61803D07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구매요청에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구매승인일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  <w:tr w:rsidR="00B4288B" w14:paraId="3BEBB6B8" w14:textId="77777777">
        <w:trPr>
          <w:cantSplit/>
          <w:jc w:val="center"/>
        </w:trPr>
        <w:tc>
          <w:tcPr>
            <w:tcW w:w="2100" w:type="dxa"/>
          </w:tcPr>
          <w:p w14:paraId="3E07A8A2" w14:textId="77777777" w:rsidR="00B4288B" w:rsidRDefault="0010783A">
            <w:pPr>
              <w:pStyle w:val="KS2"/>
            </w:pPr>
            <w:r>
              <w:t>구매발주일</w:t>
            </w:r>
          </w:p>
        </w:tc>
        <w:tc>
          <w:tcPr>
            <w:tcW w:w="3000" w:type="dxa"/>
          </w:tcPr>
          <w:p w14:paraId="46DD34FB" w14:textId="77777777" w:rsidR="00B4288B" w:rsidRDefault="0010783A">
            <w:pPr>
              <w:pStyle w:val="KS2"/>
            </w:pPr>
            <w:r>
              <w:t>PurchaseOrderDate</w:t>
            </w:r>
          </w:p>
        </w:tc>
        <w:tc>
          <w:tcPr>
            <w:tcW w:w="1150" w:type="dxa"/>
          </w:tcPr>
          <w:p w14:paraId="2F464AC4" w14:textId="77777777" w:rsidR="00B4288B" w:rsidRDefault="0010783A">
            <w:pPr>
              <w:pStyle w:val="KS2"/>
              <w:jc w:val="center"/>
            </w:pPr>
            <w:r>
              <w:t>date</w:t>
            </w:r>
          </w:p>
        </w:tc>
        <w:tc>
          <w:tcPr>
            <w:tcW w:w="1000" w:type="dxa"/>
          </w:tcPr>
          <w:p w14:paraId="36AF02EB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30FB04F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구매발주일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  <w:tr w:rsidR="00B4288B" w14:paraId="705C4658" w14:textId="77777777">
        <w:trPr>
          <w:cantSplit/>
          <w:jc w:val="center"/>
        </w:trPr>
        <w:tc>
          <w:tcPr>
            <w:tcW w:w="2100" w:type="dxa"/>
          </w:tcPr>
          <w:p w14:paraId="5CCD7999" w14:textId="77777777" w:rsidR="00B4288B" w:rsidRDefault="0010783A">
            <w:pPr>
              <w:pStyle w:val="KS2"/>
            </w:pPr>
            <w:r>
              <w:t>발주유형코드</w:t>
            </w:r>
          </w:p>
        </w:tc>
        <w:tc>
          <w:tcPr>
            <w:tcW w:w="3000" w:type="dxa"/>
          </w:tcPr>
          <w:p w14:paraId="51BECABB" w14:textId="77777777" w:rsidR="00B4288B" w:rsidRDefault="0010783A">
            <w:pPr>
              <w:pStyle w:val="KS2"/>
            </w:pPr>
            <w:r>
              <w:t>PurchaseOrderTypeCode</w:t>
            </w:r>
          </w:p>
        </w:tc>
        <w:tc>
          <w:tcPr>
            <w:tcW w:w="1150" w:type="dxa"/>
          </w:tcPr>
          <w:p w14:paraId="1F745435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4CCF3AC9" w14:textId="598E9A5E" w:rsidR="00B4288B" w:rsidRDefault="0010783A">
            <w:pPr>
              <w:pStyle w:val="KS2"/>
              <w:jc w:val="center"/>
            </w:pPr>
            <w:del w:id="1982" w:author="임픽스 검토" w:date="2026-10-12T04:00:00Z">
              <w:r>
                <w:delText>비대상</w:delText>
              </w:r>
            </w:del>
            <w:ins w:id="1983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407B2CB8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구매유형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구매형태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성격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</w:p>
          <w:p w14:paraId="7648E899" w14:textId="77777777" w:rsidR="005847A8" w:rsidRDefault="005847A8">
            <w:pPr>
              <w:pStyle w:val="KS2"/>
              <w:rPr>
                <w:ins w:id="1984" w:author="임픽스 검토" w:date="2026-10-12T04:00:00Z"/>
                <w:lang w:eastAsia="ko-KR"/>
              </w:rPr>
            </w:pPr>
            <w:ins w:id="198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rFonts w:hint="eastAsia"/>
                  <w:lang w:eastAsia="ko-KR"/>
                </w:rPr>
                <w:t>발주유형은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일반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발주</w:t>
              </w:r>
              <w:r>
                <w:rPr>
                  <w:rFonts w:hint="eastAsia"/>
                  <w:lang w:eastAsia="ko-KR"/>
                </w:rPr>
                <w:t xml:space="preserve">, </w:t>
              </w:r>
              <w:r>
                <w:rPr>
                  <w:rFonts w:hint="eastAsia"/>
                  <w:lang w:eastAsia="ko-KR"/>
                </w:rPr>
                <w:t>외주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가공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발주</w:t>
              </w:r>
              <w:r>
                <w:rPr>
                  <w:rFonts w:hint="eastAsia"/>
                  <w:lang w:eastAsia="ko-KR"/>
                </w:rPr>
                <w:t xml:space="preserve">, </w:t>
              </w:r>
              <w:r>
                <w:rPr>
                  <w:rFonts w:hint="eastAsia"/>
                  <w:lang w:eastAsia="ko-KR"/>
                </w:rPr>
                <w:t>위탁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발주</w:t>
              </w:r>
              <w:r>
                <w:rPr>
                  <w:rFonts w:hint="eastAsia"/>
                  <w:lang w:eastAsia="ko-KR"/>
                </w:rPr>
                <w:t xml:space="preserve">, </w:t>
              </w:r>
              <w:r>
                <w:rPr>
                  <w:rFonts w:hint="eastAsia"/>
                  <w:lang w:eastAsia="ko-KR"/>
                </w:rPr>
                <w:t>사내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이관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발주</w:t>
              </w:r>
              <w:r>
                <w:rPr>
                  <w:rFonts w:hint="eastAsia"/>
                  <w:lang w:eastAsia="ko-KR"/>
                </w:rPr>
                <w:t xml:space="preserve">, </w:t>
              </w:r>
              <w:r>
                <w:rPr>
                  <w:rFonts w:hint="eastAsia"/>
                  <w:lang w:eastAsia="ko-KR"/>
                </w:rPr>
                <w:t>서비스</w:t>
              </w:r>
              <w:r>
                <w:rPr>
                  <w:rFonts w:hint="eastAsia"/>
                  <w:lang w:eastAsia="ko-KR"/>
                </w:rPr>
                <w:t>/</w:t>
              </w:r>
              <w:r>
                <w:rPr>
                  <w:rFonts w:hint="eastAsia"/>
                  <w:lang w:eastAsia="ko-KR"/>
                </w:rPr>
                <w:t>공사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발주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등을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포함</w:t>
              </w:r>
            </w:ins>
          </w:p>
          <w:p w14:paraId="450F2070" w14:textId="300CE4ED" w:rsidR="005847A8" w:rsidRDefault="005847A8">
            <w:pPr>
              <w:pStyle w:val="KS2"/>
              <w:rPr>
                <w:ins w:id="1986" w:author="임픽스 검토" w:date="2026-10-12T04:00:00Z"/>
                <w:lang w:eastAsia="ko-KR"/>
              </w:rPr>
            </w:pPr>
            <w:ins w:id="198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rFonts w:hint="eastAsia"/>
                  <w:lang w:eastAsia="ko-KR"/>
                </w:rPr>
                <w:t>참조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대상</w:t>
              </w:r>
              <w:r>
                <w:rPr>
                  <w:rFonts w:hint="eastAsia"/>
                  <w:lang w:eastAsia="ko-KR"/>
                </w:rPr>
                <w:t xml:space="preserve">: </w:t>
              </w:r>
              <w:r>
                <w:rPr>
                  <w:rFonts w:hint="eastAsia"/>
                  <w:lang w:eastAsia="ko-KR"/>
                </w:rPr>
                <w:t>공통코드정보</w:t>
              </w:r>
              <w:r>
                <w:rPr>
                  <w:rFonts w:hint="eastAsia"/>
                  <w:lang w:eastAsia="ko-KR"/>
                </w:rPr>
                <w:t>(CommonCodeMaster)</w:t>
              </w:r>
              <w:r>
                <w:rPr>
                  <w:rFonts w:hint="eastAsia"/>
                  <w:lang w:eastAsia="ko-KR"/>
                </w:rPr>
                <w:t>의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코드</w:t>
              </w:r>
            </w:ins>
          </w:p>
        </w:tc>
      </w:tr>
      <w:tr w:rsidR="00B4288B" w14:paraId="4ACC369F" w14:textId="77777777">
        <w:trPr>
          <w:cantSplit/>
          <w:jc w:val="center"/>
        </w:trPr>
        <w:tc>
          <w:tcPr>
            <w:tcW w:w="2100" w:type="dxa"/>
          </w:tcPr>
          <w:p w14:paraId="1F03A01F" w14:textId="77777777" w:rsidR="00B4288B" w:rsidRDefault="0010783A">
            <w:pPr>
              <w:pStyle w:val="KS2"/>
            </w:pPr>
            <w:r>
              <w:t>거래유형</w:t>
            </w:r>
          </w:p>
        </w:tc>
        <w:tc>
          <w:tcPr>
            <w:tcW w:w="3000" w:type="dxa"/>
          </w:tcPr>
          <w:p w14:paraId="69228C5E" w14:textId="77777777" w:rsidR="00B4288B" w:rsidRDefault="0010783A">
            <w:pPr>
              <w:pStyle w:val="KS2"/>
            </w:pPr>
            <w:r>
              <w:t>PurchaseTransactionType</w:t>
            </w:r>
          </w:p>
        </w:tc>
        <w:tc>
          <w:tcPr>
            <w:tcW w:w="1150" w:type="dxa"/>
          </w:tcPr>
          <w:p w14:paraId="6D6FDA72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771C419E" w14:textId="4BA3CDC1" w:rsidR="00B4288B" w:rsidRDefault="0010783A">
            <w:pPr>
              <w:pStyle w:val="KS2"/>
              <w:jc w:val="center"/>
            </w:pPr>
            <w:del w:id="1988" w:author="임픽스 검토" w:date="2026-10-12T04:00:00Z">
              <w:r>
                <w:delText>비대상</w:delText>
              </w:r>
            </w:del>
            <w:ins w:id="1989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19FEAE30" w14:textId="77777777" w:rsidR="0086572D" w:rsidRDefault="0010783A" w:rsidP="0086572D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거래유형</w:t>
            </w:r>
          </w:p>
          <w:p w14:paraId="120E547F" w14:textId="50C865C5" w:rsidR="0086572D" w:rsidRDefault="0086572D" w:rsidP="0086572D">
            <w:pPr>
              <w:pStyle w:val="KS2"/>
              <w:rPr>
                <w:ins w:id="1990" w:author="임픽스 검토" w:date="2026-10-12T04:00:00Z"/>
                <w:lang w:eastAsia="ko-KR"/>
              </w:rPr>
            </w:pPr>
            <w:ins w:id="199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거래유형은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과세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면세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불공제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수입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카드과세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현금영수증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포함</w:t>
              </w:r>
            </w:ins>
          </w:p>
          <w:p w14:paraId="61DFF64A" w14:textId="77777777" w:rsidR="00EB53D9" w:rsidRDefault="00000000">
            <w:pPr>
              <w:pStyle w:val="KS2"/>
              <w:rPr>
                <w:ins w:id="1992" w:author="임픽스 검토" w:date="2026-10-12T04:00:00Z"/>
                <w:lang w:eastAsia="ko-KR"/>
              </w:rPr>
            </w:pPr>
            <w:ins w:id="1993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644BBC0A" w14:textId="77777777">
        <w:trPr>
          <w:cantSplit/>
          <w:jc w:val="center"/>
        </w:trPr>
        <w:tc>
          <w:tcPr>
            <w:tcW w:w="2100" w:type="dxa"/>
          </w:tcPr>
          <w:p w14:paraId="17584B3B" w14:textId="77777777" w:rsidR="00B4288B" w:rsidRDefault="0010783A">
            <w:pPr>
              <w:pStyle w:val="KS2"/>
            </w:pPr>
            <w:r>
              <w:t>시작일</w:t>
            </w:r>
          </w:p>
        </w:tc>
        <w:tc>
          <w:tcPr>
            <w:tcW w:w="3000" w:type="dxa"/>
          </w:tcPr>
          <w:p w14:paraId="314AC544" w14:textId="77777777" w:rsidR="00B4288B" w:rsidRDefault="0010783A">
            <w:pPr>
              <w:pStyle w:val="KS2"/>
            </w:pPr>
            <w:r>
              <w:t>PurchaseOrderStartDate</w:t>
            </w:r>
          </w:p>
        </w:tc>
        <w:tc>
          <w:tcPr>
            <w:tcW w:w="1150" w:type="dxa"/>
          </w:tcPr>
          <w:p w14:paraId="1C7E8956" w14:textId="77777777" w:rsidR="00B4288B" w:rsidRDefault="0010783A">
            <w:pPr>
              <w:pStyle w:val="KS2"/>
              <w:jc w:val="center"/>
            </w:pPr>
            <w:r>
              <w:t>date</w:t>
            </w:r>
          </w:p>
        </w:tc>
        <w:tc>
          <w:tcPr>
            <w:tcW w:w="1000" w:type="dxa"/>
          </w:tcPr>
          <w:p w14:paraId="3D677498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44F0C894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구매발주에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구매시작일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  <w:tr w:rsidR="00B4288B" w14:paraId="08533053" w14:textId="77777777">
        <w:trPr>
          <w:cantSplit/>
          <w:jc w:val="center"/>
        </w:trPr>
        <w:tc>
          <w:tcPr>
            <w:tcW w:w="2100" w:type="dxa"/>
          </w:tcPr>
          <w:p w14:paraId="4879C983" w14:textId="77777777" w:rsidR="00B4288B" w:rsidRDefault="0010783A">
            <w:pPr>
              <w:pStyle w:val="KS2"/>
            </w:pPr>
            <w:r>
              <w:t>유효일</w:t>
            </w:r>
          </w:p>
        </w:tc>
        <w:tc>
          <w:tcPr>
            <w:tcW w:w="3000" w:type="dxa"/>
          </w:tcPr>
          <w:p w14:paraId="0334866D" w14:textId="77777777" w:rsidR="00B4288B" w:rsidRDefault="0010783A">
            <w:pPr>
              <w:pStyle w:val="KS2"/>
            </w:pPr>
            <w:r>
              <w:t>PurchaseOrderValidDate</w:t>
            </w:r>
          </w:p>
        </w:tc>
        <w:tc>
          <w:tcPr>
            <w:tcW w:w="1150" w:type="dxa"/>
          </w:tcPr>
          <w:p w14:paraId="1115C34A" w14:textId="77777777" w:rsidR="00B4288B" w:rsidRDefault="0010783A">
            <w:pPr>
              <w:pStyle w:val="KS2"/>
              <w:jc w:val="center"/>
            </w:pPr>
            <w:r>
              <w:t>date</w:t>
            </w:r>
          </w:p>
        </w:tc>
        <w:tc>
          <w:tcPr>
            <w:tcW w:w="1000" w:type="dxa"/>
          </w:tcPr>
          <w:p w14:paraId="0AF1B080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50CD4F8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구매발주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유효일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  <w:tr w:rsidR="00B4288B" w14:paraId="6532D5A9" w14:textId="77777777">
        <w:trPr>
          <w:cantSplit/>
          <w:jc w:val="center"/>
        </w:trPr>
        <w:tc>
          <w:tcPr>
            <w:tcW w:w="2100" w:type="dxa"/>
          </w:tcPr>
          <w:p w14:paraId="7A7187F0" w14:textId="77777777" w:rsidR="00B4288B" w:rsidRDefault="0010783A">
            <w:pPr>
              <w:pStyle w:val="KS2"/>
            </w:pPr>
            <w:r>
              <w:t>사원식별자</w:t>
            </w:r>
          </w:p>
        </w:tc>
        <w:tc>
          <w:tcPr>
            <w:tcW w:w="3000" w:type="dxa"/>
          </w:tcPr>
          <w:p w14:paraId="7078ED55" w14:textId="77777777" w:rsidR="00B4288B" w:rsidRDefault="0010783A">
            <w:pPr>
              <w:pStyle w:val="KS2"/>
            </w:pPr>
            <w:r>
              <w:t>PersonnelID</w:t>
            </w:r>
          </w:p>
        </w:tc>
        <w:tc>
          <w:tcPr>
            <w:tcW w:w="1150" w:type="dxa"/>
          </w:tcPr>
          <w:p w14:paraId="6A35CC7D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2CF2C5EE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78A0123A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인사조직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사원을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2FE821F3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구매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담당자의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식별정보</w:t>
            </w:r>
          </w:p>
          <w:p w14:paraId="776B29E3" w14:textId="77777777" w:rsidR="00B4288B" w:rsidRDefault="0010783A">
            <w:pPr>
              <w:pStyle w:val="KS2"/>
              <w:rPr>
                <w:ins w:id="1994" w:author="임픽스 검토" w:date="2026-10-12T04:00:00Z"/>
              </w:rPr>
            </w:pPr>
            <w:ins w:id="1995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사원</w:t>
              </w:r>
              <w:r>
                <w:t>(Personnel)</w:t>
              </w:r>
            </w:ins>
          </w:p>
        </w:tc>
      </w:tr>
      <w:tr w:rsidR="00B4288B" w14:paraId="36D960B5" w14:textId="77777777">
        <w:trPr>
          <w:cantSplit/>
          <w:jc w:val="center"/>
        </w:trPr>
        <w:tc>
          <w:tcPr>
            <w:tcW w:w="2100" w:type="dxa"/>
          </w:tcPr>
          <w:p w14:paraId="6A3B9952" w14:textId="77777777" w:rsidR="00B4288B" w:rsidRDefault="0010783A">
            <w:pPr>
              <w:pStyle w:val="KS2"/>
            </w:pPr>
            <w:r>
              <w:t>발주마감여부</w:t>
            </w:r>
          </w:p>
        </w:tc>
        <w:tc>
          <w:tcPr>
            <w:tcW w:w="3000" w:type="dxa"/>
          </w:tcPr>
          <w:p w14:paraId="0B75D255" w14:textId="77777777" w:rsidR="00B4288B" w:rsidRDefault="0010783A">
            <w:pPr>
              <w:pStyle w:val="KS2"/>
            </w:pPr>
            <w:r>
              <w:t>PurchaseOrderClosingIndicator</w:t>
            </w:r>
          </w:p>
        </w:tc>
        <w:tc>
          <w:tcPr>
            <w:tcW w:w="1150" w:type="dxa"/>
          </w:tcPr>
          <w:p w14:paraId="4212BDCD" w14:textId="77777777" w:rsidR="00B4288B" w:rsidRDefault="0010783A">
            <w:pPr>
              <w:pStyle w:val="KS2"/>
              <w:jc w:val="center"/>
            </w:pPr>
            <w:r>
              <w:t>boolean</w:t>
            </w:r>
          </w:p>
        </w:tc>
        <w:tc>
          <w:tcPr>
            <w:tcW w:w="1000" w:type="dxa"/>
          </w:tcPr>
          <w:p w14:paraId="640840C8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2BAA144C" w14:textId="77777777" w:rsidR="00B4288B" w:rsidRDefault="0010783A">
            <w:pPr>
              <w:pStyle w:val="KS2"/>
            </w:pPr>
            <w:r>
              <w:t xml:space="preserve">— </w:t>
            </w:r>
            <w:r>
              <w:t>발주마감여부</w:t>
            </w:r>
          </w:p>
        </w:tc>
      </w:tr>
      <w:tr w:rsidR="00B4288B" w14:paraId="0A9118FB" w14:textId="77777777">
        <w:trPr>
          <w:cantSplit/>
          <w:jc w:val="center"/>
        </w:trPr>
        <w:tc>
          <w:tcPr>
            <w:tcW w:w="2100" w:type="dxa"/>
          </w:tcPr>
          <w:p w14:paraId="4C5FC2F7" w14:textId="77777777" w:rsidR="00B4288B" w:rsidRDefault="0010783A">
            <w:pPr>
              <w:pStyle w:val="KS2"/>
            </w:pPr>
            <w:r>
              <w:t>발주마감일</w:t>
            </w:r>
          </w:p>
        </w:tc>
        <w:tc>
          <w:tcPr>
            <w:tcW w:w="3000" w:type="dxa"/>
          </w:tcPr>
          <w:p w14:paraId="10C754F3" w14:textId="77777777" w:rsidR="00B4288B" w:rsidRDefault="0010783A">
            <w:pPr>
              <w:pStyle w:val="KS2"/>
            </w:pPr>
            <w:r>
              <w:t>PurchaseOrderClosingDate</w:t>
            </w:r>
          </w:p>
        </w:tc>
        <w:tc>
          <w:tcPr>
            <w:tcW w:w="1150" w:type="dxa"/>
          </w:tcPr>
          <w:p w14:paraId="4A12B23D" w14:textId="77777777" w:rsidR="00B4288B" w:rsidRDefault="0010783A">
            <w:pPr>
              <w:pStyle w:val="KS2"/>
              <w:jc w:val="center"/>
            </w:pPr>
            <w:r>
              <w:t>date</w:t>
            </w:r>
          </w:p>
        </w:tc>
        <w:tc>
          <w:tcPr>
            <w:tcW w:w="1000" w:type="dxa"/>
          </w:tcPr>
          <w:p w14:paraId="4A4C9E55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8630A5A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발주마감일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  <w:tr w:rsidR="00B4288B" w14:paraId="5E703D3D" w14:textId="77777777">
        <w:trPr>
          <w:cantSplit/>
          <w:jc w:val="center"/>
          <w:ins w:id="1996" w:author="임픽스 검토" w:date="2026-10-12T04:00:00Z"/>
        </w:trPr>
        <w:tc>
          <w:tcPr>
            <w:tcW w:w="2100" w:type="dxa"/>
            <w:shd w:val="clear" w:color="auto" w:fill="F2F2F2"/>
          </w:tcPr>
          <w:p w14:paraId="7AAA4E74" w14:textId="77777777" w:rsidR="00B4288B" w:rsidRDefault="0010783A">
            <w:pPr>
              <w:pStyle w:val="KS2"/>
              <w:rPr>
                <w:ins w:id="1997" w:author="임픽스 검토" w:date="2026-10-12T04:00:00Z"/>
              </w:rPr>
            </w:pPr>
            <w:ins w:id="1998" w:author="임픽스 검토" w:date="2026-10-12T04:00:00Z">
              <w:r>
                <w:rPr>
                  <w:b/>
                </w:rPr>
                <w:t>구매발주라인</w:t>
              </w:r>
            </w:ins>
          </w:p>
        </w:tc>
        <w:tc>
          <w:tcPr>
            <w:tcW w:w="3000" w:type="dxa"/>
            <w:shd w:val="clear" w:color="auto" w:fill="F2F2F2"/>
          </w:tcPr>
          <w:p w14:paraId="7290BA97" w14:textId="77777777" w:rsidR="00B4288B" w:rsidRDefault="0010783A">
            <w:pPr>
              <w:pStyle w:val="KS2"/>
              <w:rPr>
                <w:ins w:id="1999" w:author="임픽스 검토" w:date="2026-10-12T04:00:00Z"/>
              </w:rPr>
            </w:pPr>
            <w:ins w:id="2000" w:author="임픽스 검토" w:date="2026-10-12T04:00:00Z">
              <w:r>
                <w:rPr>
                  <w:b/>
                </w:rPr>
                <w:t>PurchaseOrderLine</w:t>
              </w:r>
            </w:ins>
          </w:p>
        </w:tc>
        <w:tc>
          <w:tcPr>
            <w:tcW w:w="1150" w:type="dxa"/>
            <w:shd w:val="clear" w:color="auto" w:fill="F2F2F2"/>
          </w:tcPr>
          <w:p w14:paraId="355315D6" w14:textId="77777777" w:rsidR="00B4288B" w:rsidRDefault="0010783A">
            <w:pPr>
              <w:pStyle w:val="KS2"/>
              <w:jc w:val="center"/>
              <w:rPr>
                <w:ins w:id="2001" w:author="임픽스 검토" w:date="2026-10-12T04:00:00Z"/>
              </w:rPr>
            </w:pPr>
            <w:ins w:id="2002" w:author="임픽스 검토" w:date="2026-10-12T04:00:00Z">
              <w:r>
                <w:rPr>
                  <w:b/>
                </w:rPr>
                <w:t>struct[1..N]</w:t>
              </w:r>
            </w:ins>
          </w:p>
        </w:tc>
        <w:tc>
          <w:tcPr>
            <w:tcW w:w="1000" w:type="dxa"/>
            <w:shd w:val="clear" w:color="auto" w:fill="F2F2F2"/>
          </w:tcPr>
          <w:p w14:paraId="4F798AA2" w14:textId="77777777" w:rsidR="00B4288B" w:rsidRDefault="0010783A">
            <w:pPr>
              <w:pStyle w:val="KS2"/>
              <w:jc w:val="center"/>
              <w:rPr>
                <w:ins w:id="2003" w:author="임픽스 검토" w:date="2026-10-12T04:00:00Z"/>
              </w:rPr>
            </w:pPr>
            <w:ins w:id="2004" w:author="임픽스 검토" w:date="2026-10-12T04:00:00Z">
              <w:r>
                <w:rPr>
                  <w:b/>
                </w:rPr>
                <w:t>비대상</w:t>
              </w:r>
            </w:ins>
          </w:p>
        </w:tc>
        <w:tc>
          <w:tcPr>
            <w:tcW w:w="6970" w:type="dxa"/>
            <w:shd w:val="clear" w:color="auto" w:fill="F2F2F2"/>
          </w:tcPr>
          <w:p w14:paraId="04C8452B" w14:textId="77777777" w:rsidR="00B4288B" w:rsidRDefault="0010783A">
            <w:pPr>
              <w:pStyle w:val="KS2"/>
              <w:rPr>
                <w:ins w:id="2005" w:author="임픽스 검토" w:date="2026-10-12T04:00:00Z"/>
                <w:lang w:eastAsia="ko-KR"/>
              </w:rPr>
            </w:pPr>
            <w:ins w:id="2006" w:author="임픽스 검토" w:date="2026-10-12T04:00:00Z">
              <w:r>
                <w:rPr>
                  <w:b/>
                </w:rPr>
                <w:t xml:space="preserve">— </w:t>
              </w:r>
              <w:r>
                <w:rPr>
                  <w:b/>
                </w:rPr>
                <w:t>구매문서를</w:t>
              </w:r>
              <w:r>
                <w:rPr>
                  <w:b/>
                </w:rPr>
                <w:t xml:space="preserve"> </w:t>
              </w:r>
              <w:r>
                <w:rPr>
                  <w:b/>
                </w:rPr>
                <w:t>구성하는</w:t>
              </w:r>
              <w:r>
                <w:rPr>
                  <w:b/>
                </w:rPr>
                <w:t xml:space="preserve"> </w:t>
              </w:r>
              <w:r>
                <w:rPr>
                  <w:b/>
                </w:rPr>
                <w:t>품목</w:t>
              </w:r>
              <w:r>
                <w:rPr>
                  <w:b/>
                </w:rPr>
                <w:t xml:space="preserve"> </w:t>
              </w:r>
              <w:r>
                <w:rPr>
                  <w:b/>
                </w:rPr>
                <w:t>행</w:t>
              </w:r>
              <w:r>
                <w:rPr>
                  <w:b/>
                </w:rPr>
                <w:t xml:space="preserve"> </w:t>
              </w:r>
              <w:r>
                <w:rPr>
                  <w:b/>
                </w:rPr>
                <w:t>정보</w:t>
              </w:r>
            </w:ins>
          </w:p>
          <w:p w14:paraId="12122DB5" w14:textId="77777777" w:rsidR="00B4288B" w:rsidRDefault="0010783A">
            <w:pPr>
              <w:pStyle w:val="KS2"/>
              <w:rPr>
                <w:ins w:id="2007" w:author="임픽스 검토" w:date="2026-10-12T04:00:00Z"/>
                <w:lang w:eastAsia="ko-KR"/>
              </w:rPr>
            </w:pPr>
            <w:ins w:id="2008" w:author="임픽스 검토" w:date="2026-10-12T04:00:00Z">
              <w:r>
                <w:rPr>
                  <w:b/>
                </w:rPr>
                <w:t xml:space="preserve">— </w:t>
              </w:r>
              <w:r>
                <w:rPr>
                  <w:b/>
                </w:rPr>
                <w:t>구매발주헤더</w:t>
              </w:r>
              <w:r>
                <w:rPr>
                  <w:b/>
                </w:rPr>
                <w:t xml:space="preserve"> </w:t>
              </w:r>
              <w:r>
                <w:rPr>
                  <w:b/>
                </w:rPr>
                <w:t>아래에</w:t>
              </w:r>
              <w:r>
                <w:rPr>
                  <w:b/>
                </w:rPr>
                <w:t xml:space="preserve"> 1</w:t>
              </w:r>
              <w:r>
                <w:rPr>
                  <w:b/>
                </w:rPr>
                <w:t>회</w:t>
              </w:r>
              <w:r>
                <w:rPr>
                  <w:b/>
                </w:rPr>
                <w:t xml:space="preserve"> </w:t>
              </w:r>
              <w:r>
                <w:rPr>
                  <w:b/>
                </w:rPr>
                <w:t>이상</w:t>
              </w:r>
              <w:r>
                <w:rPr>
                  <w:b/>
                </w:rPr>
                <w:t xml:space="preserve"> </w:t>
              </w:r>
              <w:r>
                <w:rPr>
                  <w:b/>
                </w:rPr>
                <w:t>반복하여</w:t>
              </w:r>
              <w:r>
                <w:rPr>
                  <w:b/>
                </w:rPr>
                <w:t xml:space="preserve"> </w:t>
              </w:r>
              <w:r>
                <w:rPr>
                  <w:b/>
                </w:rPr>
                <w:t>나타남</w:t>
              </w:r>
              <w:r>
                <w:rPr>
                  <w:b/>
                </w:rPr>
                <w:t>(1..N)</w:t>
              </w:r>
            </w:ins>
          </w:p>
        </w:tc>
      </w:tr>
      <w:tr w:rsidR="00B4288B" w14:paraId="7DC940FB" w14:textId="77777777">
        <w:trPr>
          <w:cantSplit/>
          <w:jc w:val="center"/>
        </w:trPr>
        <w:tc>
          <w:tcPr>
            <w:tcW w:w="2100" w:type="dxa"/>
          </w:tcPr>
          <w:p w14:paraId="7B781971" w14:textId="77777777" w:rsidR="00B4288B" w:rsidRDefault="0010783A">
            <w:pPr>
              <w:pStyle w:val="KS2"/>
            </w:pPr>
            <w:r>
              <w:t>구매문서순번</w:t>
            </w:r>
          </w:p>
        </w:tc>
        <w:tc>
          <w:tcPr>
            <w:tcW w:w="3000" w:type="dxa"/>
          </w:tcPr>
          <w:p w14:paraId="4974F019" w14:textId="77777777" w:rsidR="00B4288B" w:rsidRDefault="0010783A">
            <w:pPr>
              <w:pStyle w:val="KS2"/>
            </w:pPr>
            <w:r>
              <w:t>PurchaseDocumentSequence</w:t>
            </w:r>
          </w:p>
        </w:tc>
        <w:tc>
          <w:tcPr>
            <w:tcW w:w="1150" w:type="dxa"/>
          </w:tcPr>
          <w:p w14:paraId="262BC63A" w14:textId="77777777" w:rsidR="00B4288B" w:rsidRDefault="0010783A">
            <w:pPr>
              <w:pStyle w:val="KS2"/>
              <w:jc w:val="center"/>
            </w:pPr>
            <w:r>
              <w:t>int</w:t>
            </w:r>
          </w:p>
        </w:tc>
        <w:tc>
          <w:tcPr>
            <w:tcW w:w="1000" w:type="dxa"/>
          </w:tcPr>
          <w:p w14:paraId="78605C0F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23B8A61C" w14:textId="77777777" w:rsidR="00B4288B" w:rsidRDefault="0010783A">
            <w:pPr>
              <w:pStyle w:val="KS2"/>
              <w:rPr>
                <w:lang w:eastAsia="ko-KR"/>
              </w:rPr>
            </w:pPr>
            <w:del w:id="2009" w:author="임픽스 검토" w:date="2026-10-12T04:00:00Z">
              <w:r>
                <w:rPr>
                  <w:lang w:eastAsia="ko-KR"/>
                </w:rPr>
                <w:delText xml:space="preserve">— </w:delText>
              </w:r>
              <w:r>
                <w:rPr>
                  <w:lang w:eastAsia="ko-KR"/>
                </w:rPr>
                <w:delText>구매문서순번</w:delText>
              </w:r>
            </w:del>
            <w:ins w:id="201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구매문서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품목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행의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순서</w:t>
              </w:r>
            </w:ins>
          </w:p>
          <w:p w14:paraId="12EA27C0" w14:textId="77777777" w:rsidR="00B4288B" w:rsidRDefault="0010783A">
            <w:pPr>
              <w:pStyle w:val="KS2"/>
              <w:rPr>
                <w:ins w:id="2011" w:author="임픽스 검토" w:date="2026-10-12T04:00:00Z"/>
                <w:lang w:eastAsia="ko-KR"/>
              </w:rPr>
            </w:pPr>
            <w:ins w:id="201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구매발주라인은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구매문서번호와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구매문서순번의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조합으로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구분하며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다른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명사는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조합으로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구매발주라인을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참조한다</w:t>
              </w:r>
            </w:ins>
          </w:p>
        </w:tc>
      </w:tr>
      <w:tr w:rsidR="00B4288B" w14:paraId="201B8EF4" w14:textId="77777777">
        <w:trPr>
          <w:cantSplit/>
          <w:jc w:val="center"/>
        </w:trPr>
        <w:tc>
          <w:tcPr>
            <w:tcW w:w="2100" w:type="dxa"/>
          </w:tcPr>
          <w:p w14:paraId="2CCEE1F5" w14:textId="77777777" w:rsidR="00B4288B" w:rsidRDefault="0010783A">
            <w:pPr>
              <w:pStyle w:val="KS2"/>
            </w:pPr>
            <w:r>
              <w:t>구매라인유형</w:t>
            </w:r>
          </w:p>
        </w:tc>
        <w:tc>
          <w:tcPr>
            <w:tcW w:w="3000" w:type="dxa"/>
          </w:tcPr>
          <w:p w14:paraId="17BF48C0" w14:textId="77777777" w:rsidR="00B4288B" w:rsidRDefault="0010783A">
            <w:pPr>
              <w:pStyle w:val="KS2"/>
            </w:pPr>
            <w:r>
              <w:t>ItemPurchaseType</w:t>
            </w:r>
          </w:p>
        </w:tc>
        <w:tc>
          <w:tcPr>
            <w:tcW w:w="1150" w:type="dxa"/>
          </w:tcPr>
          <w:p w14:paraId="2056B1F0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38F502E7" w14:textId="12BAE25F" w:rsidR="00B4288B" w:rsidRDefault="0010783A">
            <w:pPr>
              <w:pStyle w:val="KS2"/>
              <w:jc w:val="center"/>
            </w:pPr>
            <w:del w:id="2013" w:author="임픽스 검토" w:date="2026-10-12T04:00:00Z">
              <w:r>
                <w:delText>비대상</w:delText>
              </w:r>
            </w:del>
            <w:ins w:id="2014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70E19033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구매라인유형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품목별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구매유형을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</w:p>
          <w:p w14:paraId="2A7D3308" w14:textId="1351D5A4" w:rsidR="000C568E" w:rsidRDefault="000C568E">
            <w:pPr>
              <w:pStyle w:val="KS2"/>
              <w:rPr>
                <w:ins w:id="2015" w:author="임픽스 검토" w:date="2026-10-12T04:00:00Z"/>
                <w:lang w:eastAsia="ko-KR"/>
              </w:rPr>
            </w:pPr>
            <w:ins w:id="201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구매라인유형</w:t>
              </w:r>
              <w:r>
                <w:rPr>
                  <w:rFonts w:hint="eastAsia"/>
                  <w:lang w:eastAsia="ko-KR"/>
                </w:rPr>
                <w:t>은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품목</w:t>
              </w:r>
              <w:r>
                <w:rPr>
                  <w:rFonts w:hint="eastAsia"/>
                  <w:lang w:eastAsia="ko-KR"/>
                </w:rPr>
                <w:t xml:space="preserve">, </w:t>
              </w:r>
              <w:r>
                <w:rPr>
                  <w:rFonts w:hint="eastAsia"/>
                  <w:lang w:eastAsia="ko-KR"/>
                </w:rPr>
                <w:t>서비스</w:t>
              </w:r>
              <w:r>
                <w:rPr>
                  <w:rFonts w:hint="eastAsia"/>
                  <w:lang w:eastAsia="ko-KR"/>
                </w:rPr>
                <w:t xml:space="preserve">, </w:t>
              </w:r>
              <w:r>
                <w:rPr>
                  <w:rFonts w:hint="eastAsia"/>
                  <w:lang w:eastAsia="ko-KR"/>
                </w:rPr>
                <w:t>고정자산</w:t>
              </w:r>
              <w:r>
                <w:rPr>
                  <w:rFonts w:hint="eastAsia"/>
                  <w:lang w:eastAsia="ko-KR"/>
                </w:rPr>
                <w:t xml:space="preserve">, </w:t>
              </w:r>
              <w:r>
                <w:rPr>
                  <w:rFonts w:hint="eastAsia"/>
                  <w:lang w:eastAsia="ko-KR"/>
                </w:rPr>
                <w:t>비품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등을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포함</w:t>
              </w:r>
            </w:ins>
          </w:p>
          <w:p w14:paraId="73BC0528" w14:textId="77777777" w:rsidR="00EB53D9" w:rsidRDefault="00000000">
            <w:pPr>
              <w:pStyle w:val="KS2"/>
              <w:rPr>
                <w:ins w:id="2017" w:author="임픽스 검토" w:date="2026-10-12T04:00:00Z"/>
                <w:lang w:eastAsia="ko-KR"/>
              </w:rPr>
            </w:pPr>
            <w:ins w:id="201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4B39647C" w14:textId="77777777">
        <w:trPr>
          <w:cantSplit/>
          <w:jc w:val="center"/>
        </w:trPr>
        <w:tc>
          <w:tcPr>
            <w:tcW w:w="2100" w:type="dxa"/>
          </w:tcPr>
          <w:p w14:paraId="5C47E056" w14:textId="77777777" w:rsidR="00B4288B" w:rsidRDefault="0010783A">
            <w:pPr>
              <w:pStyle w:val="KS2"/>
            </w:pPr>
            <w:r>
              <w:t>품목식별자</w:t>
            </w:r>
          </w:p>
        </w:tc>
        <w:tc>
          <w:tcPr>
            <w:tcW w:w="3000" w:type="dxa"/>
          </w:tcPr>
          <w:p w14:paraId="4C7617D6" w14:textId="77777777" w:rsidR="00B4288B" w:rsidRDefault="0010783A">
            <w:pPr>
              <w:pStyle w:val="KS2"/>
            </w:pPr>
            <w:r>
              <w:t>ItemID</w:t>
            </w:r>
          </w:p>
        </w:tc>
        <w:tc>
          <w:tcPr>
            <w:tcW w:w="1150" w:type="dxa"/>
          </w:tcPr>
          <w:p w14:paraId="697D495A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0673EF05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28A546D2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679A9C03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반제품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원자재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저장품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소모품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</w:p>
          <w:p w14:paraId="316001FF" w14:textId="77777777" w:rsidR="00B4288B" w:rsidRDefault="0010783A">
            <w:pPr>
              <w:pStyle w:val="KS2"/>
              <w:rPr>
                <w:ins w:id="2019" w:author="임픽스 검토" w:date="2026-10-12T04:00:00Z"/>
                <w:lang w:eastAsia="ko-KR"/>
              </w:rPr>
            </w:pPr>
            <w:ins w:id="202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품목마스터</w:t>
              </w:r>
              <w:r>
                <w:rPr>
                  <w:lang w:eastAsia="ko-KR"/>
                </w:rPr>
                <w:t>(ItemMaster)</w:t>
              </w:r>
            </w:ins>
          </w:p>
        </w:tc>
      </w:tr>
      <w:tr w:rsidR="00B4288B" w14:paraId="175616D5" w14:textId="77777777">
        <w:trPr>
          <w:cantSplit/>
          <w:jc w:val="center"/>
        </w:trPr>
        <w:tc>
          <w:tcPr>
            <w:tcW w:w="2100" w:type="dxa"/>
          </w:tcPr>
          <w:p w14:paraId="73D0C282" w14:textId="77777777" w:rsidR="00B4288B" w:rsidRDefault="0010783A">
            <w:pPr>
              <w:pStyle w:val="KS2"/>
            </w:pPr>
            <w:r>
              <w:t>품목명</w:t>
            </w:r>
          </w:p>
        </w:tc>
        <w:tc>
          <w:tcPr>
            <w:tcW w:w="3000" w:type="dxa"/>
          </w:tcPr>
          <w:p w14:paraId="2AC2F0C9" w14:textId="77777777" w:rsidR="00B4288B" w:rsidRDefault="0010783A">
            <w:pPr>
              <w:pStyle w:val="KS2"/>
            </w:pPr>
            <w:r>
              <w:t>ItemName</w:t>
            </w:r>
          </w:p>
        </w:tc>
        <w:tc>
          <w:tcPr>
            <w:tcW w:w="1150" w:type="dxa"/>
          </w:tcPr>
          <w:p w14:paraId="139C16BB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6620B0E3" w14:textId="51A28DDF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0F2EF412" w14:textId="77777777" w:rsidR="00B4288B" w:rsidRDefault="0010783A">
            <w:pPr>
              <w:pStyle w:val="KS2"/>
            </w:pPr>
            <w:r>
              <w:t xml:space="preserve">— </w:t>
            </w:r>
            <w:r>
              <w:t>품목의</w:t>
            </w:r>
            <w:r>
              <w:t xml:space="preserve"> </w:t>
            </w:r>
            <w:r>
              <w:t>명칭</w:t>
            </w:r>
          </w:p>
          <w:p w14:paraId="3C03BB61" w14:textId="77777777" w:rsidR="00B4288B" w:rsidRDefault="0010783A">
            <w:pPr>
              <w:pStyle w:val="KS2"/>
              <w:rPr>
                <w:ins w:id="2021" w:author="임픽스 검토" w:date="2026-10-12T04:00:00Z"/>
              </w:rPr>
            </w:pPr>
            <w:ins w:id="2022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품목마스터</w:t>
              </w:r>
              <w:r>
                <w:t>(ItemMaster.ItemName)</w:t>
              </w:r>
            </w:ins>
          </w:p>
        </w:tc>
      </w:tr>
      <w:tr w:rsidR="00B4288B" w14:paraId="764D9D0C" w14:textId="77777777">
        <w:trPr>
          <w:cantSplit/>
          <w:jc w:val="center"/>
        </w:trPr>
        <w:tc>
          <w:tcPr>
            <w:tcW w:w="2100" w:type="dxa"/>
          </w:tcPr>
          <w:p w14:paraId="5CB69702" w14:textId="77777777" w:rsidR="00B4288B" w:rsidRDefault="0010783A">
            <w:pPr>
              <w:pStyle w:val="KS2"/>
            </w:pPr>
            <w:r>
              <w:t>발주라인상태코드</w:t>
            </w:r>
          </w:p>
        </w:tc>
        <w:tc>
          <w:tcPr>
            <w:tcW w:w="3000" w:type="dxa"/>
          </w:tcPr>
          <w:p w14:paraId="63CC1951" w14:textId="77777777" w:rsidR="00B4288B" w:rsidRDefault="0010783A">
            <w:pPr>
              <w:pStyle w:val="KS2"/>
            </w:pPr>
            <w:r>
              <w:t>PurchaseOrderLineStatusCode</w:t>
            </w:r>
          </w:p>
        </w:tc>
        <w:tc>
          <w:tcPr>
            <w:tcW w:w="1150" w:type="dxa"/>
          </w:tcPr>
          <w:p w14:paraId="27F4205A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5B89F40F" w14:textId="0EE2861C" w:rsidR="00B4288B" w:rsidRDefault="0010783A">
            <w:pPr>
              <w:pStyle w:val="KS2"/>
              <w:jc w:val="center"/>
            </w:pPr>
            <w:del w:id="2023" w:author="임픽스 검토" w:date="2026-10-12T04:00:00Z">
              <w:r>
                <w:delText>비대상</w:delText>
              </w:r>
            </w:del>
            <w:ins w:id="2024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16477255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발주라인상태코드</w:t>
            </w:r>
          </w:p>
          <w:p w14:paraId="5664DBB5" w14:textId="08CD04A3" w:rsidR="00BD1B32" w:rsidRDefault="00BD1B32">
            <w:pPr>
              <w:pStyle w:val="KS2"/>
              <w:rPr>
                <w:ins w:id="2025" w:author="임픽스 검토" w:date="2026-10-12T04:00:00Z"/>
                <w:lang w:eastAsia="ko-KR"/>
              </w:rPr>
            </w:pPr>
            <w:ins w:id="202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발주라인상태</w:t>
              </w:r>
              <w:r>
                <w:rPr>
                  <w:rFonts w:hint="eastAsia"/>
                  <w:lang w:eastAsia="ko-KR"/>
                </w:rPr>
                <w:t>는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발주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진행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중</w:t>
              </w:r>
              <w:r>
                <w:rPr>
                  <w:rFonts w:hint="eastAsia"/>
                  <w:lang w:eastAsia="ko-KR"/>
                </w:rPr>
                <w:t xml:space="preserve">, </w:t>
              </w:r>
              <w:r>
                <w:rPr>
                  <w:rFonts w:hint="eastAsia"/>
                  <w:lang w:eastAsia="ko-KR"/>
                </w:rPr>
                <w:t>입고완료</w:t>
              </w:r>
              <w:r>
                <w:rPr>
                  <w:rFonts w:hint="eastAsia"/>
                  <w:lang w:eastAsia="ko-KR"/>
                </w:rPr>
                <w:t xml:space="preserve">, </w:t>
              </w:r>
              <w:r>
                <w:rPr>
                  <w:rFonts w:hint="eastAsia"/>
                  <w:lang w:eastAsia="ko-KR"/>
                </w:rPr>
                <w:t>송장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처리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완료</w:t>
              </w:r>
              <w:r>
                <w:rPr>
                  <w:rFonts w:hint="eastAsia"/>
                  <w:lang w:eastAsia="ko-KR"/>
                </w:rPr>
                <w:t xml:space="preserve">, </w:t>
              </w:r>
              <w:r>
                <w:rPr>
                  <w:rFonts w:hint="eastAsia"/>
                  <w:lang w:eastAsia="ko-KR"/>
                </w:rPr>
                <w:t>최종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종결</w:t>
              </w:r>
              <w:r>
                <w:rPr>
                  <w:rFonts w:hint="eastAsia"/>
                  <w:lang w:eastAsia="ko-KR"/>
                </w:rPr>
                <w:t xml:space="preserve">, </w:t>
              </w:r>
              <w:r>
                <w:rPr>
                  <w:rFonts w:hint="eastAsia"/>
                  <w:lang w:eastAsia="ko-KR"/>
                </w:rPr>
                <w:t>취소</w:t>
              </w:r>
              <w:r>
                <w:rPr>
                  <w:rFonts w:hint="eastAsia"/>
                  <w:lang w:eastAsia="ko-KR"/>
                </w:rPr>
                <w:t xml:space="preserve">, </w:t>
              </w:r>
              <w:r>
                <w:rPr>
                  <w:rFonts w:hint="eastAsia"/>
                  <w:lang w:eastAsia="ko-KR"/>
                </w:rPr>
                <w:t>보류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등을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포함</w:t>
              </w:r>
            </w:ins>
          </w:p>
          <w:p w14:paraId="297F0ECA" w14:textId="77777777" w:rsidR="00EB53D9" w:rsidRDefault="00000000">
            <w:pPr>
              <w:pStyle w:val="KS2"/>
              <w:rPr>
                <w:ins w:id="2027" w:author="임픽스 검토" w:date="2026-10-12T04:00:00Z"/>
                <w:lang w:eastAsia="ko-KR"/>
              </w:rPr>
            </w:pPr>
            <w:ins w:id="202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73AA5446" w14:textId="77777777">
        <w:trPr>
          <w:cantSplit/>
          <w:jc w:val="center"/>
        </w:trPr>
        <w:tc>
          <w:tcPr>
            <w:tcW w:w="2100" w:type="dxa"/>
          </w:tcPr>
          <w:p w14:paraId="1A8EBD96" w14:textId="77777777" w:rsidR="00B4288B" w:rsidRDefault="0010783A">
            <w:pPr>
              <w:pStyle w:val="KS2"/>
            </w:pPr>
            <w:r>
              <w:t>세무코드</w:t>
            </w:r>
          </w:p>
        </w:tc>
        <w:tc>
          <w:tcPr>
            <w:tcW w:w="3000" w:type="dxa"/>
          </w:tcPr>
          <w:p w14:paraId="710BF071" w14:textId="77777777" w:rsidR="00B4288B" w:rsidRDefault="0010783A">
            <w:pPr>
              <w:pStyle w:val="KS2"/>
            </w:pPr>
            <w:r>
              <w:t>TaxCode</w:t>
            </w:r>
          </w:p>
        </w:tc>
        <w:tc>
          <w:tcPr>
            <w:tcW w:w="1150" w:type="dxa"/>
          </w:tcPr>
          <w:p w14:paraId="72140DCB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06621092" w14:textId="6EBECBCA" w:rsidR="00B4288B" w:rsidRDefault="0010783A">
            <w:pPr>
              <w:pStyle w:val="KS2"/>
              <w:jc w:val="center"/>
            </w:pPr>
            <w:del w:id="2029" w:author="임픽스 검토" w:date="2026-10-12T04:00:00Z">
              <w:r>
                <w:delText>비대상</w:delText>
              </w:r>
            </w:del>
            <w:ins w:id="2030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5B6BBDD1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세무코드</w:t>
            </w:r>
          </w:p>
          <w:p w14:paraId="7B227333" w14:textId="7DDC6EFF" w:rsidR="00BD1B32" w:rsidRDefault="00BD1B32">
            <w:pPr>
              <w:pStyle w:val="KS2"/>
              <w:rPr>
                <w:ins w:id="2031" w:author="임픽스 검토" w:date="2026-10-12T04:00:00Z"/>
                <w:lang w:eastAsia="ko-KR"/>
              </w:rPr>
            </w:pPr>
            <w:ins w:id="203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세무코드는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과세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영세율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매입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면세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불공제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수입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매입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카드과세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현금영수증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과세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포함</w:t>
              </w:r>
            </w:ins>
          </w:p>
          <w:p w14:paraId="33BC8587" w14:textId="77777777" w:rsidR="00EB53D9" w:rsidRDefault="00000000">
            <w:pPr>
              <w:pStyle w:val="KS2"/>
              <w:rPr>
                <w:ins w:id="2033" w:author="임픽스 검토" w:date="2026-10-12T04:00:00Z"/>
                <w:lang w:eastAsia="ko-KR"/>
              </w:rPr>
            </w:pPr>
            <w:ins w:id="203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0634EA59" w14:textId="77777777">
        <w:trPr>
          <w:cantSplit/>
          <w:jc w:val="center"/>
        </w:trPr>
        <w:tc>
          <w:tcPr>
            <w:tcW w:w="2100" w:type="dxa"/>
          </w:tcPr>
          <w:p w14:paraId="686FFF3B" w14:textId="77777777" w:rsidR="00B4288B" w:rsidRDefault="0010783A">
            <w:pPr>
              <w:pStyle w:val="KS2"/>
            </w:pPr>
            <w:r>
              <w:t>기준단위코드</w:t>
            </w:r>
          </w:p>
        </w:tc>
        <w:tc>
          <w:tcPr>
            <w:tcW w:w="3000" w:type="dxa"/>
          </w:tcPr>
          <w:p w14:paraId="2B9F79BD" w14:textId="77777777" w:rsidR="00B4288B" w:rsidRDefault="0010783A">
            <w:pPr>
              <w:pStyle w:val="KS2"/>
            </w:pPr>
            <w:r>
              <w:t>ItemUOMCode</w:t>
            </w:r>
          </w:p>
        </w:tc>
        <w:tc>
          <w:tcPr>
            <w:tcW w:w="1150" w:type="dxa"/>
          </w:tcPr>
          <w:p w14:paraId="200E1271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56E6372A" w14:textId="2EF091C5" w:rsidR="00B4288B" w:rsidRDefault="0010783A">
            <w:pPr>
              <w:pStyle w:val="KS2"/>
              <w:jc w:val="center"/>
            </w:pPr>
            <w:del w:id="2035" w:author="임픽스 검토" w:date="2026-10-12T04:00:00Z">
              <w:r>
                <w:delText>비대상</w:delText>
              </w:r>
            </w:del>
            <w:ins w:id="2036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40A05EF8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기준단위코드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 xml:space="preserve">: EA, DZ, HD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  <w:p w14:paraId="58DF3659" w14:textId="636816AD" w:rsidR="004121C5" w:rsidRDefault="004121C5">
            <w:pPr>
              <w:pStyle w:val="KS2"/>
              <w:rPr>
                <w:ins w:id="2037" w:author="임픽스 검토" w:date="2026-10-12T04:00:00Z"/>
                <w:lang w:eastAsia="ko-KR"/>
              </w:rPr>
            </w:pPr>
            <w:ins w:id="203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단위그룹</w:t>
              </w:r>
              <w:r>
                <w:rPr>
                  <w:lang w:eastAsia="ko-KR"/>
                </w:rPr>
                <w:t>(UOMGroup)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단위코드</w:t>
              </w:r>
            </w:ins>
          </w:p>
        </w:tc>
      </w:tr>
      <w:tr w:rsidR="00B4288B" w14:paraId="21D5249F" w14:textId="77777777">
        <w:trPr>
          <w:cantSplit/>
          <w:jc w:val="center"/>
        </w:trPr>
        <w:tc>
          <w:tcPr>
            <w:tcW w:w="2100" w:type="dxa"/>
          </w:tcPr>
          <w:p w14:paraId="370F0F08" w14:textId="77777777" w:rsidR="00B4288B" w:rsidRDefault="0010783A">
            <w:pPr>
              <w:pStyle w:val="KS2"/>
            </w:pPr>
            <w:r>
              <w:t>발주단위코드</w:t>
            </w:r>
          </w:p>
        </w:tc>
        <w:tc>
          <w:tcPr>
            <w:tcW w:w="3000" w:type="dxa"/>
          </w:tcPr>
          <w:p w14:paraId="57C0704F" w14:textId="77777777" w:rsidR="00B4288B" w:rsidRDefault="0010783A">
            <w:pPr>
              <w:pStyle w:val="KS2"/>
            </w:pPr>
            <w:r>
              <w:t>PurchaseOrderUOMCode</w:t>
            </w:r>
          </w:p>
        </w:tc>
        <w:tc>
          <w:tcPr>
            <w:tcW w:w="1150" w:type="dxa"/>
          </w:tcPr>
          <w:p w14:paraId="0CA16EB4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2820A75D" w14:textId="38FE3296" w:rsidR="00B4288B" w:rsidRDefault="0010783A">
            <w:pPr>
              <w:pStyle w:val="KS2"/>
              <w:jc w:val="center"/>
            </w:pPr>
            <w:del w:id="2039" w:author="임픽스 검토" w:date="2026-10-12T04:00:00Z">
              <w:r>
                <w:delText>비대상</w:delText>
              </w:r>
            </w:del>
            <w:ins w:id="2040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69083DC3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발주단위코드</w:t>
            </w:r>
          </w:p>
          <w:p w14:paraId="1995CAB0" w14:textId="77777777" w:rsidR="004F47B7" w:rsidRDefault="00000000">
            <w:pPr>
              <w:pStyle w:val="KS2"/>
              <w:rPr>
                <w:ins w:id="2041" w:author="임픽스 검토" w:date="2026-10-12T04:00:00Z"/>
                <w:lang w:eastAsia="ko-KR"/>
              </w:rPr>
            </w:pPr>
            <w:ins w:id="204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EA, BOX, kg, ROL </w:t>
              </w:r>
              <w:r>
                <w:rPr>
                  <w:lang w:eastAsia="ko-KR"/>
                </w:rPr>
                <w:t>등</w:t>
              </w:r>
            </w:ins>
          </w:p>
          <w:p w14:paraId="07C16891" w14:textId="7C3645B7" w:rsidR="004121C5" w:rsidRDefault="004121C5">
            <w:pPr>
              <w:pStyle w:val="KS2"/>
              <w:rPr>
                <w:ins w:id="2043" w:author="임픽스 검토" w:date="2026-10-12T04:00:00Z"/>
                <w:lang w:eastAsia="ko-KR"/>
              </w:rPr>
            </w:pPr>
            <w:ins w:id="204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단위그룹</w:t>
              </w:r>
              <w:r>
                <w:rPr>
                  <w:lang w:eastAsia="ko-KR"/>
                </w:rPr>
                <w:t>(UOMGroup)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단위코드</w:t>
              </w:r>
            </w:ins>
          </w:p>
        </w:tc>
      </w:tr>
      <w:tr w:rsidR="00B4288B" w14:paraId="6AF05DE9" w14:textId="77777777">
        <w:trPr>
          <w:cantSplit/>
          <w:jc w:val="center"/>
        </w:trPr>
        <w:tc>
          <w:tcPr>
            <w:tcW w:w="2100" w:type="dxa"/>
          </w:tcPr>
          <w:p w14:paraId="08EAA61B" w14:textId="77777777" w:rsidR="00B4288B" w:rsidRDefault="0010783A">
            <w:pPr>
              <w:pStyle w:val="KS2"/>
            </w:pPr>
            <w:r>
              <w:t>단위환산수량</w:t>
            </w:r>
          </w:p>
        </w:tc>
        <w:tc>
          <w:tcPr>
            <w:tcW w:w="3000" w:type="dxa"/>
          </w:tcPr>
          <w:p w14:paraId="2CF31215" w14:textId="77777777" w:rsidR="00B4288B" w:rsidRDefault="0010783A">
            <w:pPr>
              <w:pStyle w:val="KS2"/>
            </w:pPr>
            <w:r>
              <w:t>ConversionUnitQuantity</w:t>
            </w:r>
          </w:p>
        </w:tc>
        <w:tc>
          <w:tcPr>
            <w:tcW w:w="1150" w:type="dxa"/>
          </w:tcPr>
          <w:p w14:paraId="040972EB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798A5931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4B8C9301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단위환산수량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구매발주에서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기준단위로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환산한수량을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</w:p>
        </w:tc>
      </w:tr>
      <w:tr w:rsidR="00B4288B" w14:paraId="6E5FF7E8" w14:textId="77777777">
        <w:trPr>
          <w:cantSplit/>
          <w:jc w:val="center"/>
        </w:trPr>
        <w:tc>
          <w:tcPr>
            <w:tcW w:w="2100" w:type="dxa"/>
          </w:tcPr>
          <w:p w14:paraId="224F979A" w14:textId="43031508" w:rsidR="00B4288B" w:rsidRDefault="0010783A">
            <w:pPr>
              <w:pStyle w:val="KS2"/>
            </w:pPr>
            <w:del w:id="2045" w:author="임픽스 검토" w:date="2026-10-12T04:00:00Z">
              <w:r>
                <w:delText>기준수량</w:delText>
              </w:r>
            </w:del>
            <w:ins w:id="2046" w:author="임픽스 검토" w:date="2026-10-12T04:00:00Z">
              <w:r>
                <w:t>기준</w:t>
              </w:r>
              <w:r>
                <w:rPr>
                  <w:rFonts w:hint="eastAsia"/>
                  <w:lang w:eastAsia="ko-KR"/>
                </w:rPr>
                <w:t>단위</w:t>
              </w:r>
              <w:r>
                <w:t>수량</w:t>
              </w:r>
            </w:ins>
          </w:p>
        </w:tc>
        <w:tc>
          <w:tcPr>
            <w:tcW w:w="3000" w:type="dxa"/>
          </w:tcPr>
          <w:p w14:paraId="6277AE68" w14:textId="77777777" w:rsidR="00B4288B" w:rsidRDefault="0010783A">
            <w:pPr>
              <w:pStyle w:val="KS2"/>
            </w:pPr>
            <w:r>
              <w:t>ItemUnitQuantity</w:t>
            </w:r>
          </w:p>
        </w:tc>
        <w:tc>
          <w:tcPr>
            <w:tcW w:w="1150" w:type="dxa"/>
          </w:tcPr>
          <w:p w14:paraId="246AC637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2F42FE2E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381DE827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기준수량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수량의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기준단위코드로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B4288B" w14:paraId="03A70D23" w14:textId="77777777">
        <w:trPr>
          <w:cantSplit/>
          <w:jc w:val="center"/>
        </w:trPr>
        <w:tc>
          <w:tcPr>
            <w:tcW w:w="2100" w:type="dxa"/>
          </w:tcPr>
          <w:p w14:paraId="72B67404" w14:textId="77777777" w:rsidR="00B4288B" w:rsidRDefault="0010783A">
            <w:pPr>
              <w:pStyle w:val="KS2"/>
            </w:pPr>
            <w:r>
              <w:t>구매발주수량</w:t>
            </w:r>
          </w:p>
        </w:tc>
        <w:tc>
          <w:tcPr>
            <w:tcW w:w="3000" w:type="dxa"/>
          </w:tcPr>
          <w:p w14:paraId="5C8DBDA7" w14:textId="77777777" w:rsidR="00B4288B" w:rsidRDefault="0010783A">
            <w:pPr>
              <w:pStyle w:val="KS2"/>
            </w:pPr>
            <w:r>
              <w:t>PurchaseOrderQuantity</w:t>
            </w:r>
          </w:p>
        </w:tc>
        <w:tc>
          <w:tcPr>
            <w:tcW w:w="1150" w:type="dxa"/>
          </w:tcPr>
          <w:p w14:paraId="44B1A7C7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6E7E5DA6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00DB99C7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구매발주수량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수량의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기준단위코드로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B4288B" w14:paraId="028EE811" w14:textId="77777777">
        <w:trPr>
          <w:cantSplit/>
          <w:jc w:val="center"/>
        </w:trPr>
        <w:tc>
          <w:tcPr>
            <w:tcW w:w="2100" w:type="dxa"/>
          </w:tcPr>
          <w:p w14:paraId="3AAFA0C7" w14:textId="77777777" w:rsidR="00B4288B" w:rsidRDefault="0010783A">
            <w:pPr>
              <w:pStyle w:val="KS2"/>
            </w:pPr>
            <w:r>
              <w:t>구매입고수량</w:t>
            </w:r>
          </w:p>
        </w:tc>
        <w:tc>
          <w:tcPr>
            <w:tcW w:w="3000" w:type="dxa"/>
          </w:tcPr>
          <w:p w14:paraId="7EB7C5F1" w14:textId="77777777" w:rsidR="00B4288B" w:rsidRDefault="0010783A">
            <w:pPr>
              <w:pStyle w:val="KS2"/>
            </w:pPr>
            <w:r>
              <w:t>PurchaseGoodsReceiptQuantity</w:t>
            </w:r>
          </w:p>
        </w:tc>
        <w:tc>
          <w:tcPr>
            <w:tcW w:w="1150" w:type="dxa"/>
          </w:tcPr>
          <w:p w14:paraId="6B31B2B9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6CA24CEE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296E2BB1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구매입고수량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수량의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기준단위코드로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B4288B" w14:paraId="38583170" w14:textId="77777777">
        <w:trPr>
          <w:cantSplit/>
          <w:jc w:val="center"/>
        </w:trPr>
        <w:tc>
          <w:tcPr>
            <w:tcW w:w="2100" w:type="dxa"/>
          </w:tcPr>
          <w:p w14:paraId="3F698195" w14:textId="77777777" w:rsidR="00B4288B" w:rsidRDefault="0010783A">
            <w:pPr>
              <w:pStyle w:val="KS2"/>
            </w:pPr>
            <w:r>
              <w:t>구매거래단가</w:t>
            </w:r>
          </w:p>
        </w:tc>
        <w:tc>
          <w:tcPr>
            <w:tcW w:w="3000" w:type="dxa"/>
          </w:tcPr>
          <w:p w14:paraId="4D9D0DD1" w14:textId="77777777" w:rsidR="00B4288B" w:rsidRDefault="0010783A">
            <w:pPr>
              <w:pStyle w:val="KS2"/>
            </w:pPr>
            <w:r>
              <w:t>PurchaseTransactionUnitPrice</w:t>
            </w:r>
          </w:p>
        </w:tc>
        <w:tc>
          <w:tcPr>
            <w:tcW w:w="1150" w:type="dxa"/>
          </w:tcPr>
          <w:p w14:paraId="1D27EFDB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202971BD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0FD1694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구매거래단가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금액의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환종코드로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B4288B" w14:paraId="60EB9EBD" w14:textId="77777777">
        <w:trPr>
          <w:cantSplit/>
          <w:jc w:val="center"/>
        </w:trPr>
        <w:tc>
          <w:tcPr>
            <w:tcW w:w="2100" w:type="dxa"/>
          </w:tcPr>
          <w:p w14:paraId="2A6D7154" w14:textId="77777777" w:rsidR="00B4288B" w:rsidRDefault="0010783A">
            <w:pPr>
              <w:pStyle w:val="KS2"/>
            </w:pPr>
            <w:r>
              <w:t>구매거래금액</w:t>
            </w:r>
          </w:p>
        </w:tc>
        <w:tc>
          <w:tcPr>
            <w:tcW w:w="3000" w:type="dxa"/>
          </w:tcPr>
          <w:p w14:paraId="43A15C9C" w14:textId="77777777" w:rsidR="00B4288B" w:rsidRDefault="0010783A">
            <w:pPr>
              <w:pStyle w:val="KS2"/>
            </w:pPr>
            <w:r>
              <w:t>PurchaseTransactionPrice</w:t>
            </w:r>
          </w:p>
        </w:tc>
        <w:tc>
          <w:tcPr>
            <w:tcW w:w="1150" w:type="dxa"/>
          </w:tcPr>
          <w:p w14:paraId="206AB640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38DE661B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46FFDDC5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구매거래금액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금액의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환종코드로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B4288B" w14:paraId="743E2679" w14:textId="77777777">
        <w:trPr>
          <w:cantSplit/>
          <w:jc w:val="center"/>
        </w:trPr>
        <w:tc>
          <w:tcPr>
            <w:tcW w:w="2100" w:type="dxa"/>
          </w:tcPr>
          <w:p w14:paraId="4A35A023" w14:textId="77777777" w:rsidR="00B4288B" w:rsidRDefault="0010783A">
            <w:pPr>
              <w:pStyle w:val="KS2"/>
            </w:pPr>
            <w:r>
              <w:t>발주단가</w:t>
            </w:r>
          </w:p>
        </w:tc>
        <w:tc>
          <w:tcPr>
            <w:tcW w:w="3000" w:type="dxa"/>
          </w:tcPr>
          <w:p w14:paraId="064D32A3" w14:textId="77777777" w:rsidR="00B4288B" w:rsidRDefault="0010783A">
            <w:pPr>
              <w:pStyle w:val="KS2"/>
            </w:pPr>
            <w:r>
              <w:t>PurchaseOrderUnitPrice</w:t>
            </w:r>
          </w:p>
        </w:tc>
        <w:tc>
          <w:tcPr>
            <w:tcW w:w="1150" w:type="dxa"/>
          </w:tcPr>
          <w:p w14:paraId="5A9C5B79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3B6E1D01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0A5B865C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발주단가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금액의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환종코드로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B4288B" w14:paraId="4316A6F6" w14:textId="77777777">
        <w:trPr>
          <w:cantSplit/>
          <w:jc w:val="center"/>
        </w:trPr>
        <w:tc>
          <w:tcPr>
            <w:tcW w:w="2100" w:type="dxa"/>
          </w:tcPr>
          <w:p w14:paraId="0F56F2DC" w14:textId="77777777" w:rsidR="00B4288B" w:rsidRDefault="0010783A">
            <w:pPr>
              <w:pStyle w:val="KS2"/>
            </w:pPr>
            <w:r>
              <w:t>발주금액</w:t>
            </w:r>
          </w:p>
        </w:tc>
        <w:tc>
          <w:tcPr>
            <w:tcW w:w="3000" w:type="dxa"/>
          </w:tcPr>
          <w:p w14:paraId="15AFA1FD" w14:textId="77777777" w:rsidR="00B4288B" w:rsidRDefault="0010783A">
            <w:pPr>
              <w:pStyle w:val="KS2"/>
            </w:pPr>
            <w:r>
              <w:t>PurchaseOrderPrice</w:t>
            </w:r>
          </w:p>
        </w:tc>
        <w:tc>
          <w:tcPr>
            <w:tcW w:w="1150" w:type="dxa"/>
          </w:tcPr>
          <w:p w14:paraId="0DE62601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514CA597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047978A9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발주금액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금액의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환종코드로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B4288B" w14:paraId="44B9CCDB" w14:textId="77777777">
        <w:trPr>
          <w:cantSplit/>
          <w:jc w:val="center"/>
        </w:trPr>
        <w:tc>
          <w:tcPr>
            <w:tcW w:w="2100" w:type="dxa"/>
          </w:tcPr>
          <w:p w14:paraId="571014B7" w14:textId="77777777" w:rsidR="00B4288B" w:rsidRDefault="0010783A">
            <w:pPr>
              <w:pStyle w:val="KS2"/>
            </w:pPr>
            <w:r>
              <w:t>부가세금액</w:t>
            </w:r>
          </w:p>
        </w:tc>
        <w:tc>
          <w:tcPr>
            <w:tcW w:w="3000" w:type="dxa"/>
          </w:tcPr>
          <w:p w14:paraId="1EF79928" w14:textId="77777777" w:rsidR="00B4288B" w:rsidRDefault="0010783A">
            <w:pPr>
              <w:pStyle w:val="KS2"/>
            </w:pPr>
            <w:r>
              <w:t>VATPrice</w:t>
            </w:r>
          </w:p>
        </w:tc>
        <w:tc>
          <w:tcPr>
            <w:tcW w:w="1150" w:type="dxa"/>
          </w:tcPr>
          <w:p w14:paraId="1BBB63DB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7EF2979B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3BAF075A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부가세금액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금액의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환종코드로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B4288B" w14:paraId="0F0733FF" w14:textId="77777777">
        <w:trPr>
          <w:cantSplit/>
          <w:jc w:val="center"/>
        </w:trPr>
        <w:tc>
          <w:tcPr>
            <w:tcW w:w="2100" w:type="dxa"/>
          </w:tcPr>
          <w:p w14:paraId="26F4BA23" w14:textId="77777777" w:rsidR="00B4288B" w:rsidRDefault="0010783A">
            <w:pPr>
              <w:pStyle w:val="KS2"/>
            </w:pPr>
            <w:r>
              <w:t>납기예정일</w:t>
            </w:r>
          </w:p>
        </w:tc>
        <w:tc>
          <w:tcPr>
            <w:tcW w:w="3000" w:type="dxa"/>
          </w:tcPr>
          <w:p w14:paraId="15959C9F" w14:textId="77777777" w:rsidR="00B4288B" w:rsidRDefault="0010783A">
            <w:pPr>
              <w:pStyle w:val="KS2"/>
            </w:pPr>
            <w:r>
              <w:t>ExpectedDeliveryDate</w:t>
            </w:r>
          </w:p>
        </w:tc>
        <w:tc>
          <w:tcPr>
            <w:tcW w:w="1150" w:type="dxa"/>
          </w:tcPr>
          <w:p w14:paraId="27A63350" w14:textId="77777777" w:rsidR="00B4288B" w:rsidRDefault="0010783A">
            <w:pPr>
              <w:pStyle w:val="KS2"/>
              <w:jc w:val="center"/>
            </w:pPr>
            <w:r>
              <w:t>date</w:t>
            </w:r>
          </w:p>
        </w:tc>
        <w:tc>
          <w:tcPr>
            <w:tcW w:w="1000" w:type="dxa"/>
          </w:tcPr>
          <w:p w14:paraId="2E0B5CB4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04F03AAA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납기예정일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  <w:tr w:rsidR="00B4288B" w14:paraId="12EC5DF0" w14:textId="77777777">
        <w:trPr>
          <w:cantSplit/>
          <w:jc w:val="center"/>
        </w:trPr>
        <w:tc>
          <w:tcPr>
            <w:tcW w:w="2100" w:type="dxa"/>
          </w:tcPr>
          <w:p w14:paraId="226285DF" w14:textId="77777777" w:rsidR="00B4288B" w:rsidRDefault="0010783A">
            <w:pPr>
              <w:pStyle w:val="KS2"/>
            </w:pPr>
            <w:r>
              <w:t>수입검사여부</w:t>
            </w:r>
          </w:p>
        </w:tc>
        <w:tc>
          <w:tcPr>
            <w:tcW w:w="3000" w:type="dxa"/>
          </w:tcPr>
          <w:p w14:paraId="38B67362" w14:textId="206DA8C7" w:rsidR="00B4288B" w:rsidRDefault="0010783A">
            <w:pPr>
              <w:pStyle w:val="KS2"/>
            </w:pPr>
            <w:del w:id="2047" w:author="임픽스 검토" w:date="2026-10-12T04:00:00Z">
              <w:r>
                <w:delText>IncomingQualityControlIndicator</w:delText>
              </w:r>
            </w:del>
            <w:ins w:id="2048" w:author="임픽스 검토" w:date="2026-10-12T04:00:00Z">
              <w:r>
                <w:t>IncomingInspectionIndicator</w:t>
              </w:r>
            </w:ins>
          </w:p>
        </w:tc>
        <w:tc>
          <w:tcPr>
            <w:tcW w:w="1150" w:type="dxa"/>
          </w:tcPr>
          <w:p w14:paraId="4A75595B" w14:textId="77777777" w:rsidR="00B4288B" w:rsidRDefault="0010783A">
            <w:pPr>
              <w:pStyle w:val="KS2"/>
              <w:jc w:val="center"/>
            </w:pPr>
            <w:r>
              <w:t>boolean</w:t>
            </w:r>
          </w:p>
        </w:tc>
        <w:tc>
          <w:tcPr>
            <w:tcW w:w="1000" w:type="dxa"/>
          </w:tcPr>
          <w:p w14:paraId="12F1E156" w14:textId="77777777" w:rsidR="00B4288B" w:rsidRDefault="0010783A">
            <w:pPr>
              <w:pStyle w:val="KS2"/>
              <w:jc w:val="center"/>
            </w:pPr>
            <w:del w:id="2049" w:author="임픽스 검토" w:date="2026-10-12T04:00:00Z">
              <w:r>
                <w:delText>비대상</w:delText>
              </w:r>
            </w:del>
            <w:ins w:id="2050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645E5B95" w14:textId="77777777" w:rsidR="00B4288B" w:rsidRDefault="0010783A">
            <w:pPr>
              <w:pStyle w:val="KS2"/>
            </w:pPr>
            <w:r>
              <w:t xml:space="preserve">— </w:t>
            </w:r>
            <w:r>
              <w:t>수입검사여부</w:t>
            </w:r>
          </w:p>
          <w:p w14:paraId="76384EC7" w14:textId="77777777" w:rsidR="00B4288B" w:rsidRDefault="0010783A">
            <w:pPr>
              <w:pStyle w:val="KS2"/>
              <w:rPr>
                <w:ins w:id="2051" w:author="임픽스 검토" w:date="2026-10-12T04:00:00Z"/>
              </w:rPr>
            </w:pPr>
            <w:ins w:id="2052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품목마스터</w:t>
              </w:r>
              <w:r>
                <w:t>(ItemMaster.IncomingInspectionIndicator)</w:t>
              </w:r>
            </w:ins>
          </w:p>
        </w:tc>
      </w:tr>
      <w:tr w:rsidR="003168E1" w14:paraId="7417F423" w14:textId="77777777">
        <w:trPr>
          <w:cantSplit/>
          <w:jc w:val="center"/>
          <w:del w:id="2053" w:author="임픽스 검토" w:date="2026-10-12T04:00:00Z"/>
        </w:trPr>
        <w:tc>
          <w:tcPr>
            <w:tcW w:w="2100" w:type="dxa"/>
          </w:tcPr>
          <w:p w14:paraId="693320A0" w14:textId="77777777" w:rsidR="003168E1" w:rsidRDefault="00000000">
            <w:pPr>
              <w:pStyle w:val="KS2"/>
            </w:pPr>
            <w:del w:id="2054" w:author="임픽스 검토" w:date="2026-10-12T04:00:00Z">
              <w:r>
                <w:delText>발주마감일</w:delText>
              </w:r>
            </w:del>
          </w:p>
        </w:tc>
        <w:tc>
          <w:tcPr>
            <w:tcW w:w="3000" w:type="dxa"/>
          </w:tcPr>
          <w:p w14:paraId="69778F89" w14:textId="77777777" w:rsidR="003168E1" w:rsidRDefault="00000000">
            <w:pPr>
              <w:pStyle w:val="KS2"/>
            </w:pPr>
            <w:del w:id="2055" w:author="임픽스 검토" w:date="2026-10-12T04:00:00Z">
              <w:r>
                <w:delText>PurchaseOrderClosingDate</w:delText>
              </w:r>
            </w:del>
          </w:p>
        </w:tc>
        <w:tc>
          <w:tcPr>
            <w:tcW w:w="1150" w:type="dxa"/>
          </w:tcPr>
          <w:p w14:paraId="2ACA6CD0" w14:textId="77777777" w:rsidR="003168E1" w:rsidRDefault="00000000">
            <w:pPr>
              <w:pStyle w:val="KS2"/>
              <w:jc w:val="center"/>
            </w:pPr>
            <w:del w:id="2056" w:author="임픽스 검토" w:date="2026-10-12T04:00:00Z">
              <w:r>
                <w:delText>date</w:delText>
              </w:r>
            </w:del>
          </w:p>
        </w:tc>
        <w:tc>
          <w:tcPr>
            <w:tcW w:w="1000" w:type="dxa"/>
          </w:tcPr>
          <w:p w14:paraId="32BD2C93" w14:textId="77777777" w:rsidR="003168E1" w:rsidRDefault="00000000">
            <w:pPr>
              <w:pStyle w:val="KS2"/>
              <w:jc w:val="center"/>
            </w:pPr>
            <w:del w:id="2057" w:author="임픽스 검토" w:date="2026-10-12T04:00:00Z">
              <w:r>
                <w:delText>비대상</w:delText>
              </w:r>
            </w:del>
          </w:p>
        </w:tc>
        <w:tc>
          <w:tcPr>
            <w:tcW w:w="6970" w:type="dxa"/>
          </w:tcPr>
          <w:p w14:paraId="1E63C20B" w14:textId="77777777" w:rsidR="003168E1" w:rsidRDefault="00000000">
            <w:pPr>
              <w:pStyle w:val="KS2"/>
              <w:rPr>
                <w:lang w:eastAsia="ko-KR"/>
              </w:rPr>
            </w:pPr>
            <w:del w:id="2058" w:author="임픽스 검토" w:date="2026-10-12T04:00:00Z">
              <w:r>
                <w:rPr>
                  <w:lang w:eastAsia="ko-KR"/>
                </w:rPr>
                <w:delText xml:space="preserve">— </w:delText>
              </w:r>
              <w:r>
                <w:rPr>
                  <w:lang w:eastAsia="ko-KR"/>
                </w:rPr>
                <w:delText>발주마감일</w:delText>
              </w:r>
              <w:r>
                <w:rPr>
                  <w:lang w:eastAsia="ko-KR"/>
                </w:rPr>
                <w:delText>(KS X ISO 8601</w:delText>
              </w:r>
              <w:r>
                <w:rPr>
                  <w:lang w:eastAsia="ko-KR"/>
                </w:rPr>
                <w:delText>을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따른다</w:delText>
              </w:r>
              <w:r>
                <w:rPr>
                  <w:lang w:eastAsia="ko-KR"/>
                </w:rPr>
                <w:delText>)</w:delText>
              </w:r>
            </w:del>
          </w:p>
        </w:tc>
      </w:tr>
      <w:tr w:rsidR="00B4288B" w14:paraId="5B139717" w14:textId="77777777">
        <w:trPr>
          <w:cantSplit/>
          <w:jc w:val="center"/>
        </w:trPr>
        <w:tc>
          <w:tcPr>
            <w:tcW w:w="2100" w:type="dxa"/>
          </w:tcPr>
          <w:p w14:paraId="0512EBEB" w14:textId="77777777" w:rsidR="00B4288B" w:rsidRDefault="0010783A">
            <w:pPr>
              <w:pStyle w:val="KS2"/>
            </w:pPr>
            <w:r>
              <w:t>계정코드</w:t>
            </w:r>
          </w:p>
        </w:tc>
        <w:tc>
          <w:tcPr>
            <w:tcW w:w="3000" w:type="dxa"/>
          </w:tcPr>
          <w:p w14:paraId="41F15370" w14:textId="77777777" w:rsidR="00B4288B" w:rsidRDefault="0010783A">
            <w:pPr>
              <w:pStyle w:val="KS2"/>
            </w:pPr>
            <w:r>
              <w:t>AccountCode</w:t>
            </w:r>
          </w:p>
        </w:tc>
        <w:tc>
          <w:tcPr>
            <w:tcW w:w="1150" w:type="dxa"/>
          </w:tcPr>
          <w:p w14:paraId="621ACAF3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38E8AF42" w14:textId="1481C99C" w:rsidR="00B4288B" w:rsidRDefault="0010783A">
            <w:pPr>
              <w:pStyle w:val="KS2"/>
              <w:jc w:val="center"/>
            </w:pPr>
            <w:del w:id="2059" w:author="임픽스 검토" w:date="2026-10-12T04:00:00Z">
              <w:r>
                <w:delText>비대상</w:delText>
              </w:r>
            </w:del>
            <w:ins w:id="2060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51984ECB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계정코드</w:t>
            </w:r>
          </w:p>
          <w:p w14:paraId="4E202EA6" w14:textId="77777777" w:rsidR="00D74F2B" w:rsidRDefault="00000000">
            <w:pPr>
              <w:pStyle w:val="KS2"/>
              <w:rPr>
                <w:ins w:id="2061" w:author="임픽스 검토" w:date="2026-10-12T04:00:00Z"/>
                <w:lang w:eastAsia="ko-KR"/>
              </w:rPr>
            </w:pPr>
            <w:ins w:id="206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구매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거래가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기표되는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회계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계정과목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원재료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부재료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상품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소모품비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  <w:r>
                <w:rPr>
                  <w:lang w:eastAsia="ko-KR"/>
                </w:rPr>
                <w:t>)</w:t>
              </w:r>
            </w:ins>
          </w:p>
          <w:p w14:paraId="43AA7B9C" w14:textId="77777777" w:rsidR="00D74F2B" w:rsidRDefault="00000000">
            <w:pPr>
              <w:pStyle w:val="KS2"/>
              <w:rPr>
                <w:ins w:id="2063" w:author="임픽스 검토" w:date="2026-10-12T04:00:00Z"/>
                <w:lang w:eastAsia="ko-KR"/>
              </w:rPr>
            </w:pPr>
            <w:ins w:id="2064" w:author="임픽스 검토" w:date="2026-10-12T04:00:00Z">
              <w:r>
                <w:rPr>
                  <w:lang w:eastAsia="ko-KR"/>
                </w:rPr>
                <w:t xml:space="preserve">— ERP </w:t>
              </w:r>
              <w:r>
                <w:rPr>
                  <w:lang w:eastAsia="ko-KR"/>
                </w:rPr>
                <w:t>회계모듈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또는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자체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회계모듈의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계정과목을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공통코드로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등록하여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사용</w:t>
              </w:r>
            </w:ins>
          </w:p>
          <w:p w14:paraId="7E54D953" w14:textId="77777777" w:rsidR="00D74F2B" w:rsidRDefault="00000000">
            <w:pPr>
              <w:pStyle w:val="KS2"/>
              <w:rPr>
                <w:ins w:id="2065" w:author="임픽스 검토" w:date="2026-10-12T04:00:00Z"/>
                <w:lang w:eastAsia="ko-KR"/>
              </w:rPr>
            </w:pPr>
            <w:ins w:id="206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033AF080" w14:textId="77777777">
        <w:trPr>
          <w:cantSplit/>
          <w:jc w:val="center"/>
        </w:trPr>
        <w:tc>
          <w:tcPr>
            <w:tcW w:w="2100" w:type="dxa"/>
          </w:tcPr>
          <w:p w14:paraId="199822ED" w14:textId="77777777" w:rsidR="00B4288B" w:rsidRDefault="0010783A">
            <w:pPr>
              <w:pStyle w:val="KS2"/>
            </w:pPr>
            <w:r>
              <w:t>부가세포함거래단가</w:t>
            </w:r>
          </w:p>
        </w:tc>
        <w:tc>
          <w:tcPr>
            <w:tcW w:w="3000" w:type="dxa"/>
          </w:tcPr>
          <w:p w14:paraId="7C80A234" w14:textId="77777777" w:rsidR="00B4288B" w:rsidRDefault="0010783A">
            <w:pPr>
              <w:pStyle w:val="KS2"/>
            </w:pPr>
            <w:r>
              <w:t>VATTransactionUnitPrice</w:t>
            </w:r>
          </w:p>
        </w:tc>
        <w:tc>
          <w:tcPr>
            <w:tcW w:w="1150" w:type="dxa"/>
          </w:tcPr>
          <w:p w14:paraId="6DDBA95D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1EFD3405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2C1788F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부가세포함거래단가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금액의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환종코드로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B4288B" w14:paraId="50F927BE" w14:textId="77777777">
        <w:trPr>
          <w:cantSplit/>
          <w:jc w:val="center"/>
        </w:trPr>
        <w:tc>
          <w:tcPr>
            <w:tcW w:w="2100" w:type="dxa"/>
          </w:tcPr>
          <w:p w14:paraId="07291D5E" w14:textId="77777777" w:rsidR="00B4288B" w:rsidRDefault="0010783A">
            <w:pPr>
              <w:pStyle w:val="KS2"/>
            </w:pPr>
            <w:r>
              <w:t>부가세포함거래금액</w:t>
            </w:r>
          </w:p>
        </w:tc>
        <w:tc>
          <w:tcPr>
            <w:tcW w:w="3000" w:type="dxa"/>
          </w:tcPr>
          <w:p w14:paraId="4F5861D6" w14:textId="77777777" w:rsidR="00B4288B" w:rsidRDefault="0010783A">
            <w:pPr>
              <w:pStyle w:val="KS2"/>
            </w:pPr>
            <w:r>
              <w:t>VATTransactionPrice</w:t>
            </w:r>
          </w:p>
        </w:tc>
        <w:tc>
          <w:tcPr>
            <w:tcW w:w="1150" w:type="dxa"/>
          </w:tcPr>
          <w:p w14:paraId="0CAE328A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11D5A097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4B7E8D22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부가세포함거래금액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금액의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환종코드로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B4288B" w14:paraId="4E0FD232" w14:textId="77777777">
        <w:trPr>
          <w:cantSplit/>
          <w:jc w:val="center"/>
        </w:trPr>
        <w:tc>
          <w:tcPr>
            <w:tcW w:w="2100" w:type="dxa"/>
          </w:tcPr>
          <w:p w14:paraId="01768E6D" w14:textId="77777777" w:rsidR="00B4288B" w:rsidRDefault="0010783A">
            <w:pPr>
              <w:pStyle w:val="KS2"/>
            </w:pPr>
            <w:r>
              <w:t>부가세포함장부금액</w:t>
            </w:r>
          </w:p>
        </w:tc>
        <w:tc>
          <w:tcPr>
            <w:tcW w:w="3000" w:type="dxa"/>
          </w:tcPr>
          <w:p w14:paraId="3C429C60" w14:textId="77777777" w:rsidR="00B4288B" w:rsidRDefault="0010783A">
            <w:pPr>
              <w:pStyle w:val="KS2"/>
            </w:pPr>
            <w:r>
              <w:t>VATCarryingAmount</w:t>
            </w:r>
          </w:p>
        </w:tc>
        <w:tc>
          <w:tcPr>
            <w:tcW w:w="1150" w:type="dxa"/>
          </w:tcPr>
          <w:p w14:paraId="6275F23B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61DAA131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1B66B3E3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부가세포함장부금액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금액의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환종코드로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</w:tbl>
    <w:p w14:paraId="4FFFB3FC" w14:textId="77777777" w:rsidR="00B4288B" w:rsidRDefault="00B4288B">
      <w:pPr>
        <w:spacing w:after="0" w:line="144" w:lineRule="auto"/>
        <w:rPr>
          <w:lang w:eastAsia="ko-KR"/>
        </w:rPr>
      </w:pPr>
    </w:p>
    <w:p w14:paraId="1FA8B300" w14:textId="77777777" w:rsidR="00B4288B" w:rsidRDefault="0010783A">
      <w:pPr>
        <w:pStyle w:val="37"/>
        <w:rPr>
          <w:lang w:eastAsia="ko-KR"/>
        </w:rPr>
      </w:pPr>
      <w:bookmarkStart w:id="2067" w:name="_Toc241499101"/>
      <w:r>
        <w:rPr>
          <w:lang w:eastAsia="ko-KR"/>
        </w:rPr>
        <w:t xml:space="preserve">7.4.5  </w:t>
      </w:r>
      <w:r>
        <w:rPr>
          <w:lang w:eastAsia="ko-KR"/>
        </w:rPr>
        <w:t>자재관리</w:t>
      </w:r>
      <w:bookmarkEnd w:id="2067"/>
    </w:p>
    <w:p w14:paraId="25E7C26C" w14:textId="77777777" w:rsidR="00B4288B" w:rsidRDefault="0010783A">
      <w:pPr>
        <w:pStyle w:val="46"/>
        <w:rPr>
          <w:lang w:eastAsia="ko-KR"/>
        </w:rPr>
      </w:pPr>
      <w:r>
        <w:rPr>
          <w:lang w:eastAsia="ko-KR"/>
        </w:rPr>
        <w:t xml:space="preserve">7.4.5.1  </w:t>
      </w:r>
      <w:r>
        <w:rPr>
          <w:lang w:eastAsia="ko-KR"/>
        </w:rPr>
        <w:t>자재도착</w:t>
      </w:r>
      <w:r>
        <w:rPr>
          <w:lang w:eastAsia="ko-KR"/>
        </w:rPr>
        <w:t>(MaterialArrival)</w:t>
      </w:r>
    </w:p>
    <w:p w14:paraId="471A5E49" w14:textId="2230C303" w:rsidR="00B4288B" w:rsidRDefault="0010783A">
      <w:pPr>
        <w:rPr>
          <w:lang w:eastAsia="ko-KR"/>
        </w:rPr>
      </w:pPr>
      <w:r>
        <w:rPr>
          <w:lang w:eastAsia="ko-KR"/>
        </w:rPr>
        <w:t>자재가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수입검사를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도착한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자재도착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2068" w:author="임픽스 검토" w:date="2026-10-12T04:00:00Z">
        <w:r>
          <w:rPr>
            <w:lang w:eastAsia="ko-KR"/>
          </w:rPr>
          <w:delText>38</w:delText>
        </w:r>
      </w:del>
      <w:ins w:id="2069" w:author="임픽스 검토" w:date="2026-10-12T04:00:00Z">
        <w:r>
          <w:rPr>
            <w:lang w:eastAsia="ko-KR"/>
          </w:rPr>
          <w:t>41</w:t>
        </w:r>
      </w:ins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99FE112" w14:textId="57681A81" w:rsidR="00B4288B" w:rsidRDefault="0010783A">
      <w:pPr>
        <w:pStyle w:val="KS"/>
        <w:rPr>
          <w:lang w:eastAsia="ko-KR"/>
        </w:rPr>
      </w:pPr>
      <w:commentRangeStart w:id="2070"/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2071" w:author="임픽스 검토" w:date="2026-10-12T04:00:00Z">
        <w:r>
          <w:rPr>
            <w:lang w:eastAsia="ko-KR"/>
          </w:rPr>
          <w:delText>38</w:delText>
        </w:r>
      </w:del>
      <w:ins w:id="2072" w:author="임픽스 검토" w:date="2026-10-12T04:00:00Z">
        <w:r>
          <w:rPr>
            <w:lang w:eastAsia="ko-KR"/>
          </w:rPr>
          <w:t>41</w:t>
        </w:r>
      </w:ins>
      <w:r>
        <w:rPr>
          <w:lang w:eastAsia="ko-KR"/>
        </w:rPr>
        <w:t xml:space="preserve"> — </w:t>
      </w:r>
      <w:r>
        <w:rPr>
          <w:lang w:eastAsia="ko-KR"/>
        </w:rPr>
        <w:t>자재도착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commentRangeEnd w:id="2070"/>
      <w:r>
        <w:rPr>
          <w:rStyle w:val="aff5"/>
          <w:sz w:val="20"/>
          <w:szCs w:val="22"/>
          <w:lang w:eastAsia="ko-KR"/>
        </w:rPr>
        <w:commentReference w:id="2070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7AFF21B8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658A6579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0963CF6B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5518E408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36F0EE88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53FBB943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7F556F58" w14:textId="77777777">
        <w:trPr>
          <w:cantSplit/>
          <w:jc w:val="center"/>
        </w:trPr>
        <w:tc>
          <w:tcPr>
            <w:tcW w:w="2100" w:type="dxa"/>
          </w:tcPr>
          <w:p w14:paraId="28BD7CA4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08636F88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69BA609D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2E194752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1AD1D7ED" w14:textId="77777777" w:rsidR="00B4288B" w:rsidRDefault="00B4288B">
            <w:pPr>
              <w:pStyle w:val="KS2"/>
            </w:pPr>
          </w:p>
        </w:tc>
      </w:tr>
      <w:tr w:rsidR="00B4288B" w14:paraId="250072A7" w14:textId="77777777">
        <w:trPr>
          <w:cantSplit/>
          <w:jc w:val="center"/>
        </w:trPr>
        <w:tc>
          <w:tcPr>
            <w:tcW w:w="2100" w:type="dxa"/>
          </w:tcPr>
          <w:p w14:paraId="0B9D716B" w14:textId="77777777" w:rsidR="00B4288B" w:rsidRDefault="0010783A">
            <w:pPr>
              <w:pStyle w:val="KS2"/>
            </w:pPr>
            <w:r>
              <w:t>구매문서번호</w:t>
            </w:r>
          </w:p>
        </w:tc>
        <w:tc>
          <w:tcPr>
            <w:tcW w:w="3000" w:type="dxa"/>
          </w:tcPr>
          <w:p w14:paraId="3214BF75" w14:textId="7DA9D902" w:rsidR="00B4288B" w:rsidRDefault="0010783A">
            <w:pPr>
              <w:pStyle w:val="KS2"/>
            </w:pPr>
            <w:r>
              <w:t>PurchaseDocument</w:t>
            </w:r>
            <w:r>
              <w:rPr>
                <w:rFonts w:hint="eastAsia"/>
                <w:lang w:eastAsia="ko-KR"/>
              </w:rPr>
              <w:t>Number</w:t>
            </w:r>
          </w:p>
        </w:tc>
        <w:tc>
          <w:tcPr>
            <w:tcW w:w="1150" w:type="dxa"/>
          </w:tcPr>
          <w:p w14:paraId="07DD445C" w14:textId="77777777" w:rsidR="003168E1" w:rsidRDefault="00000000">
            <w:pPr>
              <w:pStyle w:val="KS2"/>
              <w:jc w:val="center"/>
              <w:rPr>
                <w:del w:id="2073" w:author="임픽스 검토" w:date="2026-10-12T04:00:00Z"/>
                <w:lang w:eastAsia="ko-KR"/>
              </w:rPr>
            </w:pPr>
            <w:del w:id="2074" w:author="임픽스 검토" w:date="2026-10-12T04:00:00Z">
              <w:r>
                <w:rPr>
                  <w:rFonts w:hint="eastAsia"/>
                  <w:lang w:eastAsia="ko-KR"/>
                </w:rPr>
                <w:delText>string</w:delText>
              </w:r>
            </w:del>
          </w:p>
          <w:p w14:paraId="6101BE13" w14:textId="37FBD865" w:rsidR="00B4288B" w:rsidRDefault="004339C7">
            <w:pPr>
              <w:pStyle w:val="KS2"/>
              <w:jc w:val="center"/>
              <w:rPr>
                <w:ins w:id="2075" w:author="임픽스 검토" w:date="2026-10-12T04:00:00Z"/>
                <w:lang w:eastAsia="ko-KR"/>
              </w:rPr>
            </w:pPr>
            <w:ins w:id="2076" w:author="임픽스 검토" w:date="2026-10-12T04:00:00Z">
              <w:r>
                <w:rPr>
                  <w:rFonts w:hint="eastAsia"/>
                  <w:lang w:eastAsia="ko-KR"/>
                </w:rPr>
                <w:t>IDREF</w:t>
              </w:r>
            </w:ins>
          </w:p>
        </w:tc>
        <w:tc>
          <w:tcPr>
            <w:tcW w:w="1000" w:type="dxa"/>
          </w:tcPr>
          <w:p w14:paraId="1AE5BF30" w14:textId="53A97607" w:rsidR="00B4288B" w:rsidRDefault="0010783A">
            <w:pPr>
              <w:pStyle w:val="KS2"/>
              <w:jc w:val="center"/>
            </w:pPr>
            <w:del w:id="2077" w:author="임픽스 검토" w:date="2026-10-12T04:00:00Z">
              <w:r>
                <w:delText>비대상</w:delText>
              </w:r>
            </w:del>
            <w:ins w:id="2078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57E1B978" w14:textId="30B1A46E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구매문서</w:t>
            </w:r>
            <w:r>
              <w:rPr>
                <w:rFonts w:hint="eastAsia"/>
                <w:lang w:eastAsia="ko-KR"/>
              </w:rPr>
              <w:t>번호</w:t>
            </w:r>
          </w:p>
          <w:p w14:paraId="7AE45792" w14:textId="6FBA72BF" w:rsidR="004339C7" w:rsidRDefault="004339C7" w:rsidP="004339C7">
            <w:pPr>
              <w:pStyle w:val="KS2"/>
              <w:rPr>
                <w:ins w:id="2079" w:author="임픽스 검토" w:date="2026-10-12T04:00:00Z"/>
                <w:lang w:eastAsia="ko-KR"/>
              </w:rPr>
            </w:pPr>
            <w:ins w:id="208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rFonts w:hint="eastAsia"/>
                  <w:lang w:eastAsia="ko-KR"/>
                </w:rPr>
                <w:t>참조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대상</w:t>
              </w:r>
              <w:r>
                <w:rPr>
                  <w:rFonts w:hint="eastAsia"/>
                  <w:lang w:eastAsia="ko-KR"/>
                </w:rPr>
                <w:t xml:space="preserve">: </w:t>
              </w:r>
              <w:r>
                <w:rPr>
                  <w:rFonts w:hint="eastAsia"/>
                  <w:lang w:eastAsia="ko-KR"/>
                </w:rPr>
                <w:t>구매발주</w:t>
              </w:r>
              <w:r>
                <w:rPr>
                  <w:rFonts w:hint="eastAsia"/>
                  <w:lang w:eastAsia="ko-KR"/>
                </w:rPr>
                <w:t>(PurchaseOrder)</w:t>
              </w:r>
            </w:ins>
          </w:p>
          <w:p w14:paraId="527893ED" w14:textId="67029647" w:rsidR="00EB53D9" w:rsidRDefault="00000000">
            <w:pPr>
              <w:pStyle w:val="KS2"/>
              <w:rPr>
                <w:ins w:id="2081" w:author="임픽스 검토" w:date="2026-10-12T04:00:00Z"/>
                <w:lang w:eastAsia="ko-KR"/>
              </w:rPr>
            </w:pPr>
            <w:ins w:id="208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구매문서순번</w:t>
              </w:r>
              <w:r>
                <w:rPr>
                  <w:lang w:eastAsia="ko-KR"/>
                </w:rPr>
                <w:t>(PurchaseDocumentSequence)</w:t>
              </w:r>
              <w:r>
                <w:rPr>
                  <w:lang w:eastAsia="ko-KR"/>
                </w:rPr>
                <w:t>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함께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구매발주</w:t>
              </w:r>
              <w:r>
                <w:rPr>
                  <w:lang w:eastAsia="ko-KR"/>
                </w:rPr>
                <w:t>(PurchaseOrder)</w:t>
              </w:r>
              <w:r>
                <w:rPr>
                  <w:lang w:eastAsia="ko-KR"/>
                </w:rPr>
                <w:t>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참조한다</w:t>
              </w:r>
            </w:ins>
          </w:p>
        </w:tc>
      </w:tr>
      <w:tr w:rsidR="003130E3" w14:paraId="669200F3" w14:textId="77777777">
        <w:trPr>
          <w:cantSplit/>
          <w:jc w:val="center"/>
          <w:ins w:id="2083" w:author="임픽스 검토" w:date="2026-10-12T04:00:00Z"/>
        </w:trPr>
        <w:tc>
          <w:tcPr>
            <w:tcW w:w="2100" w:type="dxa"/>
          </w:tcPr>
          <w:p w14:paraId="651D6C3C" w14:textId="59DDA177" w:rsidR="003130E3" w:rsidRPr="0083175E" w:rsidRDefault="003130E3" w:rsidP="003130E3">
            <w:pPr>
              <w:pStyle w:val="KS2"/>
              <w:rPr>
                <w:ins w:id="2084" w:author="임픽스 검토" w:date="2026-10-12T04:00:00Z"/>
                <w:color w:val="000000" w:themeColor="text1"/>
                <w:lang w:eastAsia="ko-KR"/>
              </w:rPr>
            </w:pPr>
            <w:ins w:id="2085" w:author="임픽스 검토" w:date="2026-10-12T04:00:00Z">
              <w:r w:rsidRPr="0083175E">
                <w:rPr>
                  <w:color w:val="000000" w:themeColor="text1"/>
                  <w:lang w:eastAsia="ko-KR"/>
                </w:rPr>
                <w:t>구매문서</w:t>
              </w:r>
              <w:r w:rsidRPr="0083175E">
                <w:rPr>
                  <w:rFonts w:hint="eastAsia"/>
                  <w:color w:val="000000" w:themeColor="text1"/>
                  <w:lang w:eastAsia="ko-KR"/>
                </w:rPr>
                <w:t>순번</w:t>
              </w:r>
            </w:ins>
          </w:p>
        </w:tc>
        <w:tc>
          <w:tcPr>
            <w:tcW w:w="3000" w:type="dxa"/>
          </w:tcPr>
          <w:p w14:paraId="34CE241F" w14:textId="3988232B" w:rsidR="003130E3" w:rsidRPr="0083175E" w:rsidRDefault="003130E3" w:rsidP="003130E3">
            <w:pPr>
              <w:pStyle w:val="KS2"/>
              <w:rPr>
                <w:ins w:id="2086" w:author="임픽스 검토" w:date="2026-10-12T04:00:00Z"/>
                <w:color w:val="000000" w:themeColor="text1"/>
                <w:lang w:eastAsia="ko-KR"/>
              </w:rPr>
            </w:pPr>
            <w:ins w:id="2087" w:author="임픽스 검토" w:date="2026-10-12T04:00:00Z">
              <w:r w:rsidRPr="0083175E">
                <w:rPr>
                  <w:color w:val="000000" w:themeColor="text1"/>
                </w:rPr>
                <w:t>PurchaseDocument</w:t>
              </w:r>
              <w:r w:rsidRPr="0083175E">
                <w:rPr>
                  <w:rFonts w:hint="eastAsia"/>
                  <w:color w:val="000000" w:themeColor="text1"/>
                  <w:lang w:eastAsia="ko-KR"/>
                </w:rPr>
                <w:t>Sequence</w:t>
              </w:r>
            </w:ins>
          </w:p>
        </w:tc>
        <w:tc>
          <w:tcPr>
            <w:tcW w:w="1150" w:type="dxa"/>
          </w:tcPr>
          <w:p w14:paraId="634C896F" w14:textId="6BD88519" w:rsidR="003130E3" w:rsidRPr="0083175E" w:rsidRDefault="003130E3" w:rsidP="003130E3">
            <w:pPr>
              <w:pStyle w:val="KS2"/>
              <w:jc w:val="center"/>
              <w:rPr>
                <w:ins w:id="2088" w:author="임픽스 검토" w:date="2026-10-12T04:00:00Z"/>
                <w:color w:val="000000" w:themeColor="text1"/>
                <w:lang w:eastAsia="ko-KR"/>
              </w:rPr>
            </w:pPr>
            <w:ins w:id="2089" w:author="임픽스 검토" w:date="2026-10-12T04:00:00Z">
              <w:r w:rsidRPr="0083175E">
                <w:rPr>
                  <w:rFonts w:hint="eastAsia"/>
                  <w:color w:val="000000" w:themeColor="text1"/>
                  <w:lang w:eastAsia="ko-KR"/>
                </w:rPr>
                <w:t>int</w:t>
              </w:r>
            </w:ins>
          </w:p>
        </w:tc>
        <w:tc>
          <w:tcPr>
            <w:tcW w:w="1000" w:type="dxa"/>
          </w:tcPr>
          <w:p w14:paraId="0A414ECE" w14:textId="0E8E3F1F" w:rsidR="003130E3" w:rsidRPr="0083175E" w:rsidRDefault="003130E3" w:rsidP="003130E3">
            <w:pPr>
              <w:pStyle w:val="KS2"/>
              <w:jc w:val="center"/>
              <w:rPr>
                <w:ins w:id="2090" w:author="임픽스 검토" w:date="2026-10-12T04:00:00Z"/>
                <w:color w:val="000000" w:themeColor="text1"/>
              </w:rPr>
            </w:pPr>
            <w:ins w:id="2091" w:author="임픽스 검토" w:date="2026-10-12T04:00:00Z">
              <w:r w:rsidRPr="0083175E">
                <w:rPr>
                  <w:color w:val="000000" w:themeColor="text1"/>
                </w:rPr>
                <w:t>대상</w:t>
              </w:r>
            </w:ins>
          </w:p>
        </w:tc>
        <w:tc>
          <w:tcPr>
            <w:tcW w:w="6970" w:type="dxa"/>
          </w:tcPr>
          <w:p w14:paraId="02184E53" w14:textId="0E5504ED" w:rsidR="003130E3" w:rsidRPr="0083175E" w:rsidRDefault="003130E3" w:rsidP="003130E3">
            <w:pPr>
              <w:pStyle w:val="KS2"/>
              <w:rPr>
                <w:ins w:id="2092" w:author="임픽스 검토" w:date="2026-10-12T04:00:00Z"/>
                <w:color w:val="000000" w:themeColor="text1"/>
                <w:lang w:eastAsia="ko-KR"/>
              </w:rPr>
            </w:pPr>
            <w:ins w:id="2093" w:author="임픽스 검토" w:date="2026-10-12T04:00:00Z">
              <w:r w:rsidRPr="0083175E">
                <w:rPr>
                  <w:color w:val="000000" w:themeColor="text1"/>
                  <w:lang w:eastAsia="ko-KR"/>
                </w:rPr>
                <w:t xml:space="preserve">— </w:t>
              </w:r>
              <w:r w:rsidRPr="0083175E">
                <w:rPr>
                  <w:color w:val="000000" w:themeColor="text1"/>
                  <w:lang w:eastAsia="ko-KR"/>
                </w:rPr>
                <w:t>구매문서</w:t>
              </w:r>
              <w:r w:rsidRPr="0083175E">
                <w:rPr>
                  <w:rFonts w:hint="eastAsia"/>
                  <w:color w:val="000000" w:themeColor="text1"/>
                  <w:lang w:eastAsia="ko-KR"/>
                </w:rPr>
                <w:t>순번</w:t>
              </w:r>
            </w:ins>
          </w:p>
          <w:p w14:paraId="0678E265" w14:textId="69DB9AAF" w:rsidR="003130E3" w:rsidRPr="0083175E" w:rsidRDefault="003130E3" w:rsidP="003130E3">
            <w:pPr>
              <w:pStyle w:val="KS2"/>
              <w:rPr>
                <w:ins w:id="2094" w:author="임픽스 검토" w:date="2026-10-12T04:00:00Z"/>
                <w:color w:val="000000" w:themeColor="text1"/>
                <w:lang w:eastAsia="ko-KR"/>
              </w:rPr>
            </w:pPr>
            <w:ins w:id="2095" w:author="임픽스 검토" w:date="2026-10-12T04:00:00Z">
              <w:r w:rsidRPr="0083175E">
                <w:rPr>
                  <w:color w:val="000000" w:themeColor="text1"/>
                  <w:lang w:eastAsia="ko-KR"/>
                </w:rPr>
                <w:t xml:space="preserve">— </w:t>
              </w:r>
              <w:r w:rsidRPr="0083175E">
                <w:rPr>
                  <w:rFonts w:hint="eastAsia"/>
                  <w:color w:val="000000" w:themeColor="text1"/>
                  <w:lang w:eastAsia="ko-KR"/>
                </w:rPr>
                <w:t>참조</w:t>
              </w:r>
              <w:r w:rsidRPr="0083175E">
                <w:rPr>
                  <w:rFonts w:hint="eastAsia"/>
                  <w:color w:val="000000" w:themeColor="text1"/>
                  <w:lang w:eastAsia="ko-KR"/>
                </w:rPr>
                <w:t xml:space="preserve"> </w:t>
              </w:r>
              <w:r w:rsidRPr="0083175E">
                <w:rPr>
                  <w:rFonts w:hint="eastAsia"/>
                  <w:color w:val="000000" w:themeColor="text1"/>
                  <w:lang w:eastAsia="ko-KR"/>
                </w:rPr>
                <w:t>대상</w:t>
              </w:r>
              <w:r w:rsidRPr="0083175E">
                <w:rPr>
                  <w:rFonts w:hint="eastAsia"/>
                  <w:color w:val="000000" w:themeColor="text1"/>
                  <w:lang w:eastAsia="ko-KR"/>
                </w:rPr>
                <w:t xml:space="preserve">: </w:t>
              </w:r>
              <w:r w:rsidRPr="0083175E">
                <w:rPr>
                  <w:rFonts w:hint="eastAsia"/>
                  <w:color w:val="000000" w:themeColor="text1"/>
                  <w:lang w:eastAsia="ko-KR"/>
                </w:rPr>
                <w:t>구매발주</w:t>
              </w:r>
              <w:r w:rsidRPr="0083175E">
                <w:rPr>
                  <w:rFonts w:hint="eastAsia"/>
                  <w:color w:val="000000" w:themeColor="text1"/>
                  <w:lang w:eastAsia="ko-KR"/>
                </w:rPr>
                <w:t>(PurchaseOrder)</w:t>
              </w:r>
            </w:ins>
          </w:p>
          <w:p w14:paraId="57EB4ABD" w14:textId="77777777" w:rsidR="00D74F2B" w:rsidRPr="0083175E" w:rsidRDefault="00000000">
            <w:pPr>
              <w:pStyle w:val="KS2"/>
              <w:rPr>
                <w:ins w:id="2096" w:author="임픽스 검토" w:date="2026-10-12T04:00:00Z"/>
                <w:color w:val="000000" w:themeColor="text1"/>
              </w:rPr>
            </w:pPr>
            <w:ins w:id="2097" w:author="임픽스 검토" w:date="2026-10-12T04:00:00Z">
              <w:r w:rsidRPr="0083175E">
                <w:rPr>
                  <w:color w:val="000000" w:themeColor="text1"/>
                  <w:lang w:eastAsia="ko-KR"/>
                </w:rPr>
                <w:t xml:space="preserve">— </w:t>
              </w:r>
              <w:r w:rsidRPr="0083175E">
                <w:rPr>
                  <w:color w:val="000000" w:themeColor="text1"/>
                  <w:lang w:eastAsia="ko-KR"/>
                </w:rPr>
                <w:t>구매문서번호</w:t>
              </w:r>
              <w:r w:rsidRPr="0083175E">
                <w:rPr>
                  <w:color w:val="000000" w:themeColor="text1"/>
                  <w:lang w:eastAsia="ko-KR"/>
                </w:rPr>
                <w:t>(PurchaseDocumentNumber)</w:t>
              </w:r>
              <w:r w:rsidRPr="0083175E">
                <w:rPr>
                  <w:color w:val="000000" w:themeColor="text1"/>
                  <w:lang w:eastAsia="ko-KR"/>
                </w:rPr>
                <w:t>와</w:t>
              </w:r>
              <w:r w:rsidRPr="0083175E">
                <w:rPr>
                  <w:color w:val="000000" w:themeColor="text1"/>
                  <w:lang w:eastAsia="ko-KR"/>
                </w:rPr>
                <w:t xml:space="preserve"> </w:t>
              </w:r>
              <w:r w:rsidRPr="0083175E">
                <w:rPr>
                  <w:color w:val="000000" w:themeColor="text1"/>
                  <w:lang w:eastAsia="ko-KR"/>
                </w:rPr>
                <w:t>함께</w:t>
              </w:r>
              <w:r w:rsidRPr="0083175E">
                <w:rPr>
                  <w:color w:val="000000" w:themeColor="text1"/>
                  <w:lang w:eastAsia="ko-KR"/>
                </w:rPr>
                <w:t xml:space="preserve"> </w:t>
              </w:r>
              <w:r w:rsidRPr="0083175E">
                <w:rPr>
                  <w:color w:val="000000" w:themeColor="text1"/>
                  <w:lang w:eastAsia="ko-KR"/>
                </w:rPr>
                <w:t>구매발주</w:t>
              </w:r>
              <w:r w:rsidRPr="0083175E">
                <w:rPr>
                  <w:color w:val="000000" w:themeColor="text1"/>
                  <w:lang w:eastAsia="ko-KR"/>
                </w:rPr>
                <w:t>(PurchaseOrder)</w:t>
              </w:r>
              <w:r w:rsidRPr="0083175E">
                <w:rPr>
                  <w:color w:val="000000" w:themeColor="text1"/>
                  <w:lang w:eastAsia="ko-KR"/>
                </w:rPr>
                <w:t>를</w:t>
              </w:r>
              <w:r w:rsidRPr="0083175E">
                <w:rPr>
                  <w:color w:val="000000" w:themeColor="text1"/>
                  <w:lang w:eastAsia="ko-KR"/>
                </w:rPr>
                <w:t xml:space="preserve"> </w:t>
              </w:r>
              <w:r w:rsidRPr="0083175E">
                <w:rPr>
                  <w:color w:val="000000" w:themeColor="text1"/>
                  <w:lang w:eastAsia="ko-KR"/>
                </w:rPr>
                <w:t>참조한다</w:t>
              </w:r>
            </w:ins>
          </w:p>
        </w:tc>
      </w:tr>
      <w:tr w:rsidR="003130E3" w14:paraId="6C5DBDF5" w14:textId="77777777">
        <w:trPr>
          <w:cantSplit/>
          <w:jc w:val="center"/>
        </w:trPr>
        <w:tc>
          <w:tcPr>
            <w:tcW w:w="2100" w:type="dxa"/>
          </w:tcPr>
          <w:p w14:paraId="1D3B38D4" w14:textId="77777777" w:rsidR="003130E3" w:rsidRDefault="003130E3" w:rsidP="003130E3">
            <w:pPr>
              <w:pStyle w:val="KS2"/>
            </w:pPr>
            <w:r>
              <w:t>품목식별자</w:t>
            </w:r>
          </w:p>
        </w:tc>
        <w:tc>
          <w:tcPr>
            <w:tcW w:w="3000" w:type="dxa"/>
          </w:tcPr>
          <w:p w14:paraId="03FFCD6C" w14:textId="77777777" w:rsidR="003130E3" w:rsidRDefault="003130E3" w:rsidP="003130E3">
            <w:pPr>
              <w:pStyle w:val="KS2"/>
            </w:pPr>
            <w:r>
              <w:t>ItemID</w:t>
            </w:r>
          </w:p>
        </w:tc>
        <w:tc>
          <w:tcPr>
            <w:tcW w:w="1150" w:type="dxa"/>
          </w:tcPr>
          <w:p w14:paraId="077868C0" w14:textId="77777777" w:rsidR="003130E3" w:rsidRDefault="003130E3" w:rsidP="003130E3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3157504A" w14:textId="77777777" w:rsidR="003130E3" w:rsidRDefault="003130E3" w:rsidP="003130E3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7DAFE5BF" w14:textId="77777777" w:rsidR="003130E3" w:rsidRDefault="003130E3" w:rsidP="003130E3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600DB96F" w14:textId="1E7DE47E" w:rsidR="003130E3" w:rsidRDefault="003130E3" w:rsidP="003130E3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반제품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원자재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저장품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소모품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del w:id="2098" w:author="임픽스 검토" w:date="2026-10-12T04:00:00Z">
              <w:r>
                <w:rPr>
                  <w:lang w:eastAsia="ko-KR"/>
                </w:rPr>
                <w:delText>회사내시스템으로</w:delText>
              </w:r>
            </w:del>
            <w:ins w:id="2099" w:author="임픽스 검토" w:date="2026-10-12T04:00:00Z">
              <w:r>
                <w:rPr>
                  <w:lang w:eastAsia="ko-KR"/>
                </w:rPr>
                <w:t>회사내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시스템으로</w:t>
              </w:r>
            </w:ins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</w:p>
          <w:p w14:paraId="098FCAA4" w14:textId="77777777" w:rsidR="003130E3" w:rsidRDefault="003130E3" w:rsidP="003130E3">
            <w:pPr>
              <w:pStyle w:val="KS2"/>
              <w:rPr>
                <w:ins w:id="2100" w:author="임픽스 검토" w:date="2026-10-12T04:00:00Z"/>
                <w:lang w:eastAsia="ko-KR"/>
              </w:rPr>
            </w:pPr>
            <w:ins w:id="210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품목마스터</w:t>
              </w:r>
              <w:r>
                <w:rPr>
                  <w:lang w:eastAsia="ko-KR"/>
                </w:rPr>
                <w:t>(ItemMaster)</w:t>
              </w:r>
            </w:ins>
          </w:p>
        </w:tc>
      </w:tr>
      <w:tr w:rsidR="003130E3" w14:paraId="00D82D14" w14:textId="77777777">
        <w:trPr>
          <w:cantSplit/>
          <w:jc w:val="center"/>
        </w:trPr>
        <w:tc>
          <w:tcPr>
            <w:tcW w:w="2100" w:type="dxa"/>
          </w:tcPr>
          <w:p w14:paraId="634D4BAD" w14:textId="77777777" w:rsidR="003130E3" w:rsidRDefault="003130E3" w:rsidP="003130E3">
            <w:pPr>
              <w:pStyle w:val="KS2"/>
            </w:pPr>
            <w:r>
              <w:t>구매입고수량</w:t>
            </w:r>
          </w:p>
        </w:tc>
        <w:tc>
          <w:tcPr>
            <w:tcW w:w="3000" w:type="dxa"/>
          </w:tcPr>
          <w:p w14:paraId="275D0670" w14:textId="77777777" w:rsidR="003130E3" w:rsidRDefault="003130E3" w:rsidP="003130E3">
            <w:pPr>
              <w:pStyle w:val="KS2"/>
            </w:pPr>
            <w:r>
              <w:t>PurchaseGoodsReceiptQuantity</w:t>
            </w:r>
          </w:p>
        </w:tc>
        <w:tc>
          <w:tcPr>
            <w:tcW w:w="1150" w:type="dxa"/>
          </w:tcPr>
          <w:p w14:paraId="36CCC151" w14:textId="77777777" w:rsidR="003130E3" w:rsidRDefault="003130E3" w:rsidP="003130E3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682116F7" w14:textId="77777777" w:rsidR="003130E3" w:rsidRDefault="003130E3" w:rsidP="003130E3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87AFA10" w14:textId="77777777" w:rsidR="003130E3" w:rsidRDefault="003130E3" w:rsidP="003130E3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구매입고수량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수량의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기준단위코드로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3130E3" w14:paraId="3FEF4788" w14:textId="77777777">
        <w:trPr>
          <w:cantSplit/>
          <w:jc w:val="center"/>
        </w:trPr>
        <w:tc>
          <w:tcPr>
            <w:tcW w:w="2100" w:type="dxa"/>
          </w:tcPr>
          <w:p w14:paraId="00461603" w14:textId="77777777" w:rsidR="003130E3" w:rsidRDefault="003130E3" w:rsidP="003130E3">
            <w:pPr>
              <w:pStyle w:val="KS2"/>
            </w:pPr>
            <w:r>
              <w:t>입고창고식별자</w:t>
            </w:r>
          </w:p>
        </w:tc>
        <w:tc>
          <w:tcPr>
            <w:tcW w:w="3000" w:type="dxa"/>
          </w:tcPr>
          <w:p w14:paraId="1BC717FB" w14:textId="77777777" w:rsidR="003130E3" w:rsidRDefault="003130E3" w:rsidP="003130E3">
            <w:pPr>
              <w:pStyle w:val="KS2"/>
            </w:pPr>
            <w:r>
              <w:t>ReceiptWarehouseID</w:t>
            </w:r>
          </w:p>
        </w:tc>
        <w:tc>
          <w:tcPr>
            <w:tcW w:w="1150" w:type="dxa"/>
          </w:tcPr>
          <w:p w14:paraId="3FEFC193" w14:textId="77777777" w:rsidR="003130E3" w:rsidRDefault="003130E3" w:rsidP="003130E3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6BE1FA1E" w14:textId="77777777" w:rsidR="003130E3" w:rsidRDefault="003130E3" w:rsidP="003130E3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5745494F" w14:textId="77777777" w:rsidR="003130E3" w:rsidRDefault="003130E3" w:rsidP="003130E3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창고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저장위치</w:t>
            </w:r>
            <w:r>
              <w:rPr>
                <w:lang w:eastAsia="ko-KR"/>
              </w:rPr>
              <w:t>)</w:t>
            </w:r>
          </w:p>
          <w:p w14:paraId="181A31A5" w14:textId="77777777" w:rsidR="003130E3" w:rsidRDefault="003130E3" w:rsidP="003130E3">
            <w:pPr>
              <w:pStyle w:val="KS2"/>
              <w:rPr>
                <w:ins w:id="2102" w:author="임픽스 검토" w:date="2026-10-12T04:00:00Z"/>
              </w:rPr>
            </w:pPr>
            <w:ins w:id="2103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창고</w:t>
              </w:r>
              <w:r>
                <w:t>(WarehouseLocation)</w:t>
              </w:r>
            </w:ins>
          </w:p>
        </w:tc>
      </w:tr>
      <w:tr w:rsidR="003130E3" w14:paraId="0A6D07BA" w14:textId="77777777">
        <w:trPr>
          <w:cantSplit/>
          <w:jc w:val="center"/>
        </w:trPr>
        <w:tc>
          <w:tcPr>
            <w:tcW w:w="2100" w:type="dxa"/>
          </w:tcPr>
          <w:p w14:paraId="5997F5E9" w14:textId="77777777" w:rsidR="003130E3" w:rsidRDefault="003130E3" w:rsidP="003130E3">
            <w:pPr>
              <w:pStyle w:val="KS2"/>
            </w:pPr>
            <w:r>
              <w:t>입고처리일</w:t>
            </w:r>
          </w:p>
        </w:tc>
        <w:tc>
          <w:tcPr>
            <w:tcW w:w="3000" w:type="dxa"/>
          </w:tcPr>
          <w:p w14:paraId="35C1CCC1" w14:textId="77777777" w:rsidR="003130E3" w:rsidRDefault="003130E3" w:rsidP="003130E3">
            <w:pPr>
              <w:pStyle w:val="KS2"/>
            </w:pPr>
            <w:r>
              <w:t>GoodsReceiptDate</w:t>
            </w:r>
          </w:p>
        </w:tc>
        <w:tc>
          <w:tcPr>
            <w:tcW w:w="1150" w:type="dxa"/>
          </w:tcPr>
          <w:p w14:paraId="66D8CB2C" w14:textId="77777777" w:rsidR="003130E3" w:rsidRDefault="003130E3" w:rsidP="003130E3">
            <w:pPr>
              <w:pStyle w:val="KS2"/>
              <w:jc w:val="center"/>
            </w:pPr>
            <w:r>
              <w:t>date</w:t>
            </w:r>
          </w:p>
        </w:tc>
        <w:tc>
          <w:tcPr>
            <w:tcW w:w="1000" w:type="dxa"/>
          </w:tcPr>
          <w:p w14:paraId="25F746A1" w14:textId="77777777" w:rsidR="003130E3" w:rsidRDefault="003130E3" w:rsidP="003130E3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1A5D5AB1" w14:textId="77777777" w:rsidR="003130E3" w:rsidRDefault="003130E3" w:rsidP="003130E3">
            <w:pPr>
              <w:pStyle w:val="KS2"/>
            </w:pPr>
            <w:r>
              <w:t xml:space="preserve">— </w:t>
            </w:r>
            <w:r>
              <w:t>입고처리일</w:t>
            </w:r>
          </w:p>
        </w:tc>
      </w:tr>
      <w:tr w:rsidR="003130E3" w14:paraId="71F8E20B" w14:textId="77777777">
        <w:trPr>
          <w:cantSplit/>
          <w:jc w:val="center"/>
        </w:trPr>
        <w:tc>
          <w:tcPr>
            <w:tcW w:w="2100" w:type="dxa"/>
          </w:tcPr>
          <w:p w14:paraId="13CE32BB" w14:textId="77777777" w:rsidR="003130E3" w:rsidRDefault="003130E3" w:rsidP="003130E3">
            <w:pPr>
              <w:pStyle w:val="KS2"/>
            </w:pPr>
            <w:r>
              <w:t>로트식별자</w:t>
            </w:r>
          </w:p>
        </w:tc>
        <w:tc>
          <w:tcPr>
            <w:tcW w:w="3000" w:type="dxa"/>
          </w:tcPr>
          <w:p w14:paraId="687CE056" w14:textId="77777777" w:rsidR="003130E3" w:rsidRDefault="003130E3" w:rsidP="003130E3">
            <w:pPr>
              <w:pStyle w:val="KS2"/>
            </w:pPr>
            <w:r>
              <w:t>LotID</w:t>
            </w:r>
          </w:p>
        </w:tc>
        <w:tc>
          <w:tcPr>
            <w:tcW w:w="1150" w:type="dxa"/>
          </w:tcPr>
          <w:p w14:paraId="19B72A1F" w14:textId="77777777" w:rsidR="003130E3" w:rsidRDefault="003130E3" w:rsidP="003130E3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22D7A9CD" w14:textId="77777777" w:rsidR="003130E3" w:rsidRDefault="003130E3" w:rsidP="003130E3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4699DC56" w14:textId="77777777" w:rsidR="003130E3" w:rsidRDefault="003130E3" w:rsidP="003130E3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자재도착에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로트의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고유식별값</w:t>
            </w:r>
          </w:p>
          <w:p w14:paraId="17A6B84B" w14:textId="77777777" w:rsidR="003130E3" w:rsidRDefault="003130E3" w:rsidP="003130E3">
            <w:pPr>
              <w:pStyle w:val="KS2"/>
              <w:rPr>
                <w:ins w:id="2104" w:author="임픽스 검토" w:date="2026-10-12T04:00:00Z"/>
              </w:rPr>
            </w:pPr>
            <w:ins w:id="2105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로트</w:t>
              </w:r>
              <w:r>
                <w:t>(Lot)</w:t>
              </w:r>
            </w:ins>
          </w:p>
          <w:p w14:paraId="4E943D1C" w14:textId="77777777" w:rsidR="003130E3" w:rsidRDefault="003130E3" w:rsidP="003130E3">
            <w:pPr>
              <w:pStyle w:val="KS2"/>
              <w:rPr>
                <w:ins w:id="2106" w:author="임픽스 검토" w:date="2026-10-12T04:00:00Z"/>
              </w:rPr>
            </w:pPr>
            <w:ins w:id="2107" w:author="임픽스 검토" w:date="2026-10-12T04:00:00Z">
              <w:r>
                <w:t xml:space="preserve">— </w:t>
              </w:r>
              <w:r>
                <w:t>자재도착</w:t>
              </w:r>
              <w:r>
                <w:t xml:space="preserve"> </w:t>
              </w:r>
              <w:r>
                <w:t>행은</w:t>
              </w:r>
              <w:r>
                <w:t xml:space="preserve"> </w:t>
              </w:r>
              <w:r>
                <w:t>구매문서번호</w:t>
              </w:r>
              <w:r>
                <w:t xml:space="preserve">, </w:t>
              </w:r>
              <w:r>
                <w:t>구매문서순번</w:t>
              </w:r>
              <w:r>
                <w:t xml:space="preserve">, </w:t>
              </w:r>
              <w:r>
                <w:t>로트식별자의</w:t>
              </w:r>
              <w:r>
                <w:t xml:space="preserve"> </w:t>
              </w:r>
              <w:r>
                <w:t>조합으로</w:t>
              </w:r>
              <w:r>
                <w:t xml:space="preserve"> </w:t>
              </w:r>
              <w:r>
                <w:t>구분하며</w:t>
              </w:r>
              <w:r>
                <w:t xml:space="preserve">, </w:t>
              </w:r>
              <w:r>
                <w:t>조합에</w:t>
              </w:r>
              <w:r>
                <w:t xml:space="preserve"> </w:t>
              </w:r>
              <w:r>
                <w:t>포함되는</w:t>
              </w:r>
              <w:r>
                <w:t xml:space="preserve"> </w:t>
              </w:r>
              <w:r>
                <w:t>속성은</w:t>
              </w:r>
              <w:r>
                <w:t xml:space="preserve"> </w:t>
              </w:r>
              <w:r>
                <w:t>값을</w:t>
              </w:r>
              <w:r>
                <w:t xml:space="preserve"> </w:t>
              </w:r>
              <w:r>
                <w:t>생략할</w:t>
              </w:r>
              <w:r>
                <w:t xml:space="preserve"> </w:t>
              </w:r>
              <w:r>
                <w:t>수</w:t>
              </w:r>
              <w:r>
                <w:t xml:space="preserve"> </w:t>
              </w:r>
              <w:r>
                <w:t>없음</w:t>
              </w:r>
              <w:r>
                <w:t>(7.1)</w:t>
              </w:r>
            </w:ins>
          </w:p>
        </w:tc>
      </w:tr>
      <w:tr w:rsidR="003130E3" w14:paraId="174A609D" w14:textId="77777777">
        <w:trPr>
          <w:cantSplit/>
          <w:jc w:val="center"/>
        </w:trPr>
        <w:tc>
          <w:tcPr>
            <w:tcW w:w="2100" w:type="dxa"/>
          </w:tcPr>
          <w:p w14:paraId="7404C72A" w14:textId="77777777" w:rsidR="003130E3" w:rsidRDefault="003130E3" w:rsidP="003130E3">
            <w:pPr>
              <w:pStyle w:val="KS2"/>
            </w:pPr>
            <w:r>
              <w:t>품목수량</w:t>
            </w:r>
          </w:p>
        </w:tc>
        <w:tc>
          <w:tcPr>
            <w:tcW w:w="3000" w:type="dxa"/>
          </w:tcPr>
          <w:p w14:paraId="76598A2B" w14:textId="77777777" w:rsidR="003130E3" w:rsidRDefault="003130E3" w:rsidP="003130E3">
            <w:pPr>
              <w:pStyle w:val="KS2"/>
            </w:pPr>
            <w:r>
              <w:t>ItemQuantity</w:t>
            </w:r>
          </w:p>
        </w:tc>
        <w:tc>
          <w:tcPr>
            <w:tcW w:w="1150" w:type="dxa"/>
          </w:tcPr>
          <w:p w14:paraId="641693D2" w14:textId="77777777" w:rsidR="003130E3" w:rsidRDefault="003130E3" w:rsidP="003130E3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5131D766" w14:textId="77777777" w:rsidR="003130E3" w:rsidRDefault="003130E3" w:rsidP="003130E3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0021446B" w14:textId="77777777" w:rsidR="003130E3" w:rsidRDefault="003130E3" w:rsidP="003130E3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품목수량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수량의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기준단위코드로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3130E3" w14:paraId="529BD502" w14:textId="77777777">
        <w:trPr>
          <w:cantSplit/>
          <w:jc w:val="center"/>
        </w:trPr>
        <w:tc>
          <w:tcPr>
            <w:tcW w:w="2100" w:type="dxa"/>
          </w:tcPr>
          <w:p w14:paraId="1B69332B" w14:textId="77777777" w:rsidR="003130E3" w:rsidRDefault="003130E3" w:rsidP="003130E3">
            <w:pPr>
              <w:pStyle w:val="KS2"/>
            </w:pPr>
            <w:r>
              <w:t>공급사식별자</w:t>
            </w:r>
          </w:p>
        </w:tc>
        <w:tc>
          <w:tcPr>
            <w:tcW w:w="3000" w:type="dxa"/>
          </w:tcPr>
          <w:p w14:paraId="2DDCA915" w14:textId="77777777" w:rsidR="003130E3" w:rsidRDefault="003130E3" w:rsidP="003130E3">
            <w:pPr>
              <w:pStyle w:val="KS2"/>
            </w:pPr>
            <w:r>
              <w:t>VendorID</w:t>
            </w:r>
          </w:p>
        </w:tc>
        <w:tc>
          <w:tcPr>
            <w:tcW w:w="1150" w:type="dxa"/>
          </w:tcPr>
          <w:p w14:paraId="054F59FB" w14:textId="77777777" w:rsidR="003130E3" w:rsidRDefault="003130E3" w:rsidP="003130E3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503BB35F" w14:textId="77777777" w:rsidR="003130E3" w:rsidRDefault="003130E3" w:rsidP="003130E3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1D5D1E67" w14:textId="77777777" w:rsidR="003130E3" w:rsidRDefault="003130E3" w:rsidP="003130E3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구입해오는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거래처를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1864158F" w14:textId="77777777" w:rsidR="003130E3" w:rsidRDefault="003130E3" w:rsidP="003130E3">
            <w:pPr>
              <w:pStyle w:val="KS2"/>
              <w:rPr>
                <w:ins w:id="2108" w:author="임픽스 검토" w:date="2026-10-12T04:00:00Z"/>
              </w:rPr>
            </w:pPr>
            <w:ins w:id="2109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공급사</w:t>
              </w:r>
              <w:r>
                <w:t>(VendorPartyMaster)</w:t>
              </w:r>
            </w:ins>
          </w:p>
        </w:tc>
      </w:tr>
    </w:tbl>
    <w:p w14:paraId="3F478132" w14:textId="77777777" w:rsidR="00B4288B" w:rsidRDefault="00B4288B">
      <w:pPr>
        <w:spacing w:after="0" w:line="144" w:lineRule="auto"/>
      </w:pPr>
    </w:p>
    <w:p w14:paraId="35344257" w14:textId="77777777" w:rsidR="00B4288B" w:rsidRDefault="0010783A">
      <w:pPr>
        <w:pStyle w:val="46"/>
      </w:pPr>
      <w:r>
        <w:t xml:space="preserve">7.4.5.2  </w:t>
      </w:r>
      <w:r>
        <w:t>입고</w:t>
      </w:r>
      <w:r>
        <w:t>(GoodsReceipt)</w:t>
      </w:r>
    </w:p>
    <w:p w14:paraId="30E1E204" w14:textId="5DB585A9" w:rsidR="00B4288B" w:rsidRDefault="0010783A">
      <w:pPr>
        <w:rPr>
          <w:lang w:eastAsia="ko-KR"/>
        </w:rPr>
      </w:pPr>
      <w:r>
        <w:rPr>
          <w:lang w:eastAsia="ko-KR"/>
        </w:rPr>
        <w:t>구매</w:t>
      </w:r>
      <w:r>
        <w:rPr>
          <w:lang w:eastAsia="ko-KR"/>
        </w:rPr>
        <w:t xml:space="preserve"> </w:t>
      </w:r>
      <w:r>
        <w:rPr>
          <w:lang w:eastAsia="ko-KR"/>
        </w:rPr>
        <w:t>발주된</w:t>
      </w:r>
      <w:r>
        <w:rPr>
          <w:lang w:eastAsia="ko-KR"/>
        </w:rPr>
        <w:t xml:space="preserve"> </w:t>
      </w:r>
      <w:r>
        <w:rPr>
          <w:lang w:eastAsia="ko-KR"/>
        </w:rPr>
        <w:t>품목을</w:t>
      </w:r>
      <w:r>
        <w:rPr>
          <w:lang w:eastAsia="ko-KR"/>
        </w:rPr>
        <w:t xml:space="preserve"> </w:t>
      </w:r>
      <w:r>
        <w:rPr>
          <w:lang w:eastAsia="ko-KR"/>
        </w:rPr>
        <w:t>협력업체로부터</w:t>
      </w:r>
      <w:r>
        <w:rPr>
          <w:lang w:eastAsia="ko-KR"/>
        </w:rPr>
        <w:t xml:space="preserve"> </w:t>
      </w:r>
      <w:r>
        <w:rPr>
          <w:lang w:eastAsia="ko-KR"/>
        </w:rPr>
        <w:t>납품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2110" w:author="임픽스 검토" w:date="2026-10-12T04:00:00Z">
        <w:r>
          <w:rPr>
            <w:lang w:eastAsia="ko-KR"/>
          </w:rPr>
          <w:delText>39</w:delText>
        </w:r>
      </w:del>
      <w:ins w:id="2111" w:author="임픽스 검토" w:date="2026-10-12T04:00:00Z">
        <w:r>
          <w:rPr>
            <w:lang w:eastAsia="ko-KR"/>
          </w:rPr>
          <w:t>42</w:t>
        </w:r>
      </w:ins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64A88832" w14:textId="75F682D8" w:rsidR="00B4288B" w:rsidRDefault="0010783A">
      <w:pPr>
        <w:pStyle w:val="KS"/>
      </w:pPr>
      <w:commentRangeStart w:id="2112"/>
      <w:r>
        <w:t>표</w:t>
      </w:r>
      <w:r>
        <w:t xml:space="preserve"> </w:t>
      </w:r>
      <w:del w:id="2113" w:author="임픽스 검토" w:date="2026-10-12T04:00:00Z">
        <w:r>
          <w:delText>24</w:delText>
        </w:r>
      </w:del>
      <w:ins w:id="2114" w:author="임픽스 검토" w:date="2026-10-12T04:00:00Z">
        <w:r>
          <w:t>42</w:t>
        </w:r>
      </w:ins>
      <w:r>
        <w:t xml:space="preserve"> — </w:t>
      </w:r>
      <w:r>
        <w:t>입고</w:t>
      </w:r>
      <w:r>
        <w:t xml:space="preserve"> </w:t>
      </w:r>
      <w:r>
        <w:t>명사</w:t>
      </w:r>
      <w:r>
        <w:t xml:space="preserve"> </w:t>
      </w:r>
      <w:r>
        <w:t>정보</w:t>
      </w:r>
      <w:r>
        <w:t xml:space="preserve"> </w:t>
      </w:r>
      <w:r>
        <w:t>속성</w:t>
      </w:r>
      <w:commentRangeEnd w:id="2112"/>
      <w:r>
        <w:rPr>
          <w:rStyle w:val="aff5"/>
          <w:sz w:val="20"/>
          <w:szCs w:val="22"/>
        </w:rPr>
        <w:commentReference w:id="2112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6D89BA10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307DD0B7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65BCBB32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14664848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32EFA0D6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2DFA11CD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469B2C3F" w14:textId="77777777">
        <w:trPr>
          <w:cantSplit/>
          <w:jc w:val="center"/>
        </w:trPr>
        <w:tc>
          <w:tcPr>
            <w:tcW w:w="2100" w:type="dxa"/>
          </w:tcPr>
          <w:p w14:paraId="57B3FAC9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2EA8DE57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1F6689F9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3BC7CB2E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7ACA869D" w14:textId="77777777" w:rsidR="00B4288B" w:rsidRDefault="00B4288B">
            <w:pPr>
              <w:pStyle w:val="KS2"/>
            </w:pPr>
          </w:p>
        </w:tc>
      </w:tr>
      <w:tr w:rsidR="00B4288B" w14:paraId="0799FB94" w14:textId="77777777">
        <w:trPr>
          <w:cantSplit/>
          <w:jc w:val="center"/>
        </w:trPr>
        <w:tc>
          <w:tcPr>
            <w:tcW w:w="2100" w:type="dxa"/>
          </w:tcPr>
          <w:p w14:paraId="49FD466D" w14:textId="77777777" w:rsidR="00B4288B" w:rsidRDefault="0010783A">
            <w:pPr>
              <w:pStyle w:val="KS2"/>
            </w:pPr>
            <w:r>
              <w:t>입고식별자</w:t>
            </w:r>
          </w:p>
        </w:tc>
        <w:tc>
          <w:tcPr>
            <w:tcW w:w="3000" w:type="dxa"/>
          </w:tcPr>
          <w:p w14:paraId="14839FC3" w14:textId="77777777" w:rsidR="00B4288B" w:rsidRDefault="0010783A">
            <w:pPr>
              <w:pStyle w:val="KS2"/>
            </w:pPr>
            <w:r>
              <w:t>GoodsReceiptID</w:t>
            </w:r>
          </w:p>
        </w:tc>
        <w:tc>
          <w:tcPr>
            <w:tcW w:w="1150" w:type="dxa"/>
          </w:tcPr>
          <w:p w14:paraId="1894BF5A" w14:textId="77777777" w:rsidR="00B4288B" w:rsidRDefault="0010783A">
            <w:pPr>
              <w:pStyle w:val="KS2"/>
              <w:jc w:val="center"/>
            </w:pPr>
            <w:r>
              <w:t>ID</w:t>
            </w:r>
          </w:p>
        </w:tc>
        <w:tc>
          <w:tcPr>
            <w:tcW w:w="1000" w:type="dxa"/>
          </w:tcPr>
          <w:p w14:paraId="1D7DAC6D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94C8512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입고를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20665E77" w14:textId="77777777" w:rsidR="00B4288B" w:rsidRDefault="0010783A">
            <w:pPr>
              <w:pStyle w:val="KS2"/>
              <w:rPr>
                <w:ins w:id="2115" w:author="임픽스 검토" w:date="2026-10-12T04:00:00Z"/>
                <w:lang w:eastAsia="ko-KR"/>
              </w:rPr>
            </w:pPr>
            <w:ins w:id="211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입고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문서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부여하며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입고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문서에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속한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모든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품목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행에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같은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값을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사용함</w:t>
              </w:r>
            </w:ins>
          </w:p>
        </w:tc>
      </w:tr>
      <w:tr w:rsidR="00B4288B" w14:paraId="4E36FDAF" w14:textId="77777777">
        <w:trPr>
          <w:cantSplit/>
          <w:jc w:val="center"/>
        </w:trPr>
        <w:tc>
          <w:tcPr>
            <w:tcW w:w="2100" w:type="dxa"/>
          </w:tcPr>
          <w:p w14:paraId="39550FF1" w14:textId="77777777" w:rsidR="00B4288B" w:rsidRDefault="0010783A">
            <w:pPr>
              <w:pStyle w:val="KS2"/>
            </w:pPr>
            <w:r>
              <w:t>창고식별자</w:t>
            </w:r>
          </w:p>
        </w:tc>
        <w:tc>
          <w:tcPr>
            <w:tcW w:w="3000" w:type="dxa"/>
          </w:tcPr>
          <w:p w14:paraId="0F516CB7" w14:textId="77777777" w:rsidR="00B4288B" w:rsidRDefault="0010783A">
            <w:pPr>
              <w:pStyle w:val="KS2"/>
            </w:pPr>
            <w:r>
              <w:t>WarehouseID</w:t>
            </w:r>
          </w:p>
        </w:tc>
        <w:tc>
          <w:tcPr>
            <w:tcW w:w="1150" w:type="dxa"/>
          </w:tcPr>
          <w:p w14:paraId="41C46BFE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276FBC00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048C25D8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창고를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0F947AC8" w14:textId="77777777" w:rsidR="00B4288B" w:rsidRDefault="0010783A">
            <w:pPr>
              <w:pStyle w:val="KS2"/>
              <w:rPr>
                <w:ins w:id="2117" w:author="임픽스 검토" w:date="2026-10-12T04:00:00Z"/>
              </w:rPr>
            </w:pPr>
            <w:ins w:id="2118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창고</w:t>
              </w:r>
              <w:r>
                <w:t>(WarehouseLocation)</w:t>
              </w:r>
            </w:ins>
          </w:p>
        </w:tc>
      </w:tr>
      <w:tr w:rsidR="00B4288B" w14:paraId="6AB1E505" w14:textId="77777777">
        <w:trPr>
          <w:cantSplit/>
          <w:jc w:val="center"/>
        </w:trPr>
        <w:tc>
          <w:tcPr>
            <w:tcW w:w="2100" w:type="dxa"/>
          </w:tcPr>
          <w:p w14:paraId="2EAEF0CD" w14:textId="77777777" w:rsidR="00B4288B" w:rsidRDefault="0010783A">
            <w:pPr>
              <w:pStyle w:val="KS2"/>
            </w:pPr>
            <w:r>
              <w:t>사원식별자</w:t>
            </w:r>
          </w:p>
        </w:tc>
        <w:tc>
          <w:tcPr>
            <w:tcW w:w="3000" w:type="dxa"/>
          </w:tcPr>
          <w:p w14:paraId="0858B43B" w14:textId="77777777" w:rsidR="00B4288B" w:rsidRDefault="0010783A">
            <w:pPr>
              <w:pStyle w:val="KS2"/>
            </w:pPr>
            <w:r>
              <w:t>PersonnelID</w:t>
            </w:r>
          </w:p>
        </w:tc>
        <w:tc>
          <w:tcPr>
            <w:tcW w:w="1150" w:type="dxa"/>
          </w:tcPr>
          <w:p w14:paraId="4E06E10C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78F46A3D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539CA10B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인사조직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사원을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3ADAF8A4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입고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담당자의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식별정보</w:t>
            </w:r>
          </w:p>
          <w:p w14:paraId="7D8176A7" w14:textId="77777777" w:rsidR="00B4288B" w:rsidRDefault="0010783A">
            <w:pPr>
              <w:pStyle w:val="KS2"/>
              <w:rPr>
                <w:ins w:id="2119" w:author="임픽스 검토" w:date="2026-10-12T04:00:00Z"/>
              </w:rPr>
            </w:pPr>
            <w:ins w:id="2120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사원</w:t>
              </w:r>
              <w:r>
                <w:t>(Personnel)</w:t>
              </w:r>
            </w:ins>
          </w:p>
        </w:tc>
      </w:tr>
      <w:tr w:rsidR="00B4288B" w14:paraId="69DB9EFF" w14:textId="77777777">
        <w:trPr>
          <w:cantSplit/>
          <w:jc w:val="center"/>
        </w:trPr>
        <w:tc>
          <w:tcPr>
            <w:tcW w:w="2100" w:type="dxa"/>
          </w:tcPr>
          <w:p w14:paraId="45ABD080" w14:textId="77777777" w:rsidR="00B4288B" w:rsidRDefault="0010783A">
            <w:pPr>
              <w:pStyle w:val="KS2"/>
            </w:pPr>
            <w:r>
              <w:t>입고순번</w:t>
            </w:r>
          </w:p>
        </w:tc>
        <w:tc>
          <w:tcPr>
            <w:tcW w:w="3000" w:type="dxa"/>
          </w:tcPr>
          <w:p w14:paraId="6B6A969D" w14:textId="77777777" w:rsidR="00B4288B" w:rsidRDefault="0010783A">
            <w:pPr>
              <w:pStyle w:val="KS2"/>
            </w:pPr>
            <w:r>
              <w:t>GoodsReceiptSequence</w:t>
            </w:r>
          </w:p>
        </w:tc>
        <w:tc>
          <w:tcPr>
            <w:tcW w:w="1150" w:type="dxa"/>
          </w:tcPr>
          <w:p w14:paraId="7320F640" w14:textId="77777777" w:rsidR="00B4288B" w:rsidRDefault="0010783A">
            <w:pPr>
              <w:pStyle w:val="KS2"/>
              <w:jc w:val="center"/>
            </w:pPr>
            <w:r>
              <w:t>int</w:t>
            </w:r>
          </w:p>
        </w:tc>
        <w:tc>
          <w:tcPr>
            <w:tcW w:w="1000" w:type="dxa"/>
          </w:tcPr>
          <w:p w14:paraId="5293E0C5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0E22D896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입고순번</w:t>
            </w:r>
          </w:p>
          <w:p w14:paraId="1242BF7E" w14:textId="77777777" w:rsidR="00B4288B" w:rsidRDefault="0010783A">
            <w:pPr>
              <w:pStyle w:val="KS2"/>
              <w:rPr>
                <w:ins w:id="2121" w:author="임픽스 검토" w:date="2026-10-12T04:00:00Z"/>
                <w:lang w:eastAsia="ko-KR"/>
              </w:rPr>
            </w:pPr>
            <w:ins w:id="212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입고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행은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입고식별자와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입고순번의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조합으로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구분함</w:t>
              </w:r>
            </w:ins>
          </w:p>
        </w:tc>
      </w:tr>
      <w:tr w:rsidR="00B4288B" w14:paraId="1C6DEF2D" w14:textId="77777777">
        <w:trPr>
          <w:cantSplit/>
          <w:jc w:val="center"/>
        </w:trPr>
        <w:tc>
          <w:tcPr>
            <w:tcW w:w="2100" w:type="dxa"/>
          </w:tcPr>
          <w:p w14:paraId="296F98CB" w14:textId="77777777" w:rsidR="00B4288B" w:rsidRDefault="0010783A">
            <w:pPr>
              <w:pStyle w:val="KS2"/>
            </w:pPr>
            <w:r>
              <w:t>입고처리유형</w:t>
            </w:r>
          </w:p>
        </w:tc>
        <w:tc>
          <w:tcPr>
            <w:tcW w:w="3000" w:type="dxa"/>
          </w:tcPr>
          <w:p w14:paraId="39457CC3" w14:textId="77777777" w:rsidR="00B4288B" w:rsidRDefault="0010783A">
            <w:pPr>
              <w:pStyle w:val="KS2"/>
            </w:pPr>
            <w:r>
              <w:t>GoodsReceiptType</w:t>
            </w:r>
          </w:p>
        </w:tc>
        <w:tc>
          <w:tcPr>
            <w:tcW w:w="1150" w:type="dxa"/>
          </w:tcPr>
          <w:p w14:paraId="39D01696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7EFF58D9" w14:textId="4166127B" w:rsidR="00B4288B" w:rsidRDefault="0010783A">
            <w:pPr>
              <w:pStyle w:val="KS2"/>
              <w:jc w:val="center"/>
            </w:pPr>
            <w:del w:id="2123" w:author="임픽스 검토" w:date="2026-10-12T04:00:00Z">
              <w:r>
                <w:delText>비대상</w:delText>
              </w:r>
            </w:del>
            <w:ins w:id="2124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0B7DA372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입고처리유형</w:t>
            </w:r>
          </w:p>
          <w:p w14:paraId="37B206CE" w14:textId="77777777" w:rsidR="005B398F" w:rsidRDefault="005B398F">
            <w:pPr>
              <w:pStyle w:val="KS2"/>
              <w:rPr>
                <w:ins w:id="2125" w:author="임픽스 검토" w:date="2026-10-12T04:00:00Z"/>
                <w:lang w:eastAsia="ko-KR"/>
              </w:rPr>
            </w:pPr>
            <w:ins w:id="212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입</w:t>
              </w:r>
              <w:r>
                <w:rPr>
                  <w:rFonts w:hint="eastAsia"/>
                  <w:lang w:eastAsia="ko-KR"/>
                </w:rPr>
                <w:t>고처리유형은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발주입고</w:t>
              </w:r>
              <w:r>
                <w:rPr>
                  <w:rFonts w:hint="eastAsia"/>
                  <w:lang w:eastAsia="ko-KR"/>
                </w:rPr>
                <w:t xml:space="preserve">, </w:t>
              </w:r>
              <w:r>
                <w:rPr>
                  <w:rFonts w:hint="eastAsia"/>
                  <w:lang w:eastAsia="ko-KR"/>
                </w:rPr>
                <w:t>검사입고</w:t>
              </w:r>
              <w:r>
                <w:rPr>
                  <w:rFonts w:hint="eastAsia"/>
                  <w:lang w:eastAsia="ko-KR"/>
                </w:rPr>
                <w:t xml:space="preserve">, </w:t>
              </w:r>
              <w:r>
                <w:rPr>
                  <w:rFonts w:hint="eastAsia"/>
                  <w:lang w:eastAsia="ko-KR"/>
                </w:rPr>
                <w:t>예외입고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등을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포함</w:t>
              </w:r>
            </w:ins>
          </w:p>
          <w:p w14:paraId="25006D4D" w14:textId="540D7CFE" w:rsidR="00E456FA" w:rsidRDefault="00E456FA" w:rsidP="00E456FA">
            <w:pPr>
              <w:pStyle w:val="KS2"/>
              <w:rPr>
                <w:ins w:id="2127" w:author="임픽스 검토" w:date="2026-10-12T04:00:00Z"/>
                <w:lang w:eastAsia="ko-KR"/>
              </w:rPr>
            </w:pPr>
            <w:ins w:id="212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rFonts w:hint="eastAsia"/>
                  <w:lang w:eastAsia="ko-KR"/>
                </w:rPr>
                <w:t>참조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대상</w:t>
              </w:r>
              <w:r>
                <w:rPr>
                  <w:rFonts w:hint="eastAsia"/>
                  <w:lang w:eastAsia="ko-KR"/>
                </w:rPr>
                <w:t xml:space="preserve">: </w:t>
              </w:r>
              <w:r>
                <w:rPr>
                  <w:rFonts w:hint="eastAsia"/>
                  <w:lang w:eastAsia="ko-KR"/>
                </w:rPr>
                <w:t>공통코드정보</w:t>
              </w:r>
              <w:r>
                <w:rPr>
                  <w:rFonts w:hint="eastAsia"/>
                  <w:lang w:eastAsia="ko-KR"/>
                </w:rPr>
                <w:t>(CommonCodeMaster)</w:t>
              </w:r>
              <w:r>
                <w:rPr>
                  <w:rFonts w:hint="eastAsia"/>
                  <w:lang w:eastAsia="ko-KR"/>
                </w:rPr>
                <w:t>의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코드</w:t>
              </w:r>
            </w:ins>
          </w:p>
        </w:tc>
      </w:tr>
      <w:tr w:rsidR="00B4288B" w14:paraId="67491C72" w14:textId="77777777">
        <w:trPr>
          <w:cantSplit/>
          <w:jc w:val="center"/>
        </w:trPr>
        <w:tc>
          <w:tcPr>
            <w:tcW w:w="2100" w:type="dxa"/>
          </w:tcPr>
          <w:p w14:paraId="407D60C6" w14:textId="77777777" w:rsidR="00B4288B" w:rsidRDefault="0010783A">
            <w:pPr>
              <w:pStyle w:val="KS2"/>
            </w:pPr>
            <w:r>
              <w:t>입고반품유형</w:t>
            </w:r>
          </w:p>
        </w:tc>
        <w:tc>
          <w:tcPr>
            <w:tcW w:w="3000" w:type="dxa"/>
          </w:tcPr>
          <w:p w14:paraId="24F65416" w14:textId="77777777" w:rsidR="00B4288B" w:rsidRDefault="0010783A">
            <w:pPr>
              <w:pStyle w:val="KS2"/>
            </w:pPr>
            <w:r>
              <w:t>GoodsReceiptReturnType</w:t>
            </w:r>
          </w:p>
        </w:tc>
        <w:tc>
          <w:tcPr>
            <w:tcW w:w="1150" w:type="dxa"/>
          </w:tcPr>
          <w:p w14:paraId="1904A6C3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627E475A" w14:textId="59159784" w:rsidR="00B4288B" w:rsidRDefault="0010783A">
            <w:pPr>
              <w:pStyle w:val="KS2"/>
              <w:jc w:val="center"/>
            </w:pPr>
            <w:del w:id="2129" w:author="임픽스 검토" w:date="2026-10-12T04:00:00Z">
              <w:r>
                <w:delText>비대상</w:delText>
              </w:r>
            </w:del>
            <w:ins w:id="2130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346F4A0B" w14:textId="77777777" w:rsidR="00B4288B" w:rsidRDefault="0010783A">
            <w:pPr>
              <w:pStyle w:val="KS2"/>
              <w:rPr>
                <w:lang w:eastAsia="ko-KR"/>
              </w:rPr>
            </w:pPr>
            <w:del w:id="2131" w:author="임픽스 검토" w:date="2026-10-12T04:00:00Z">
              <w:r>
                <w:rPr>
                  <w:lang w:eastAsia="ko-KR"/>
                </w:rPr>
                <w:delText xml:space="preserve">— </w:delText>
              </w:r>
              <w:r>
                <w:rPr>
                  <w:lang w:eastAsia="ko-KR"/>
                </w:rPr>
                <w:delText>입고반품유형</w:delText>
              </w:r>
            </w:del>
            <w:ins w:id="213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입고반품유형</w:t>
              </w:r>
              <w:r>
                <w:rPr>
                  <w:rFonts w:hint="eastAsia"/>
                  <w:lang w:eastAsia="ko-KR"/>
                </w:rPr>
                <w:t>은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구매발주된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품목의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입고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반품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처리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유형</w:t>
              </w:r>
            </w:ins>
          </w:p>
          <w:p w14:paraId="38917A49" w14:textId="0C51500F" w:rsidR="00E456FA" w:rsidRDefault="00E456FA">
            <w:pPr>
              <w:pStyle w:val="KS2"/>
              <w:rPr>
                <w:ins w:id="2133" w:author="임픽스 검토" w:date="2026-10-12T04:00:00Z"/>
                <w:lang w:eastAsia="ko-KR"/>
              </w:rPr>
            </w:pPr>
            <w:ins w:id="213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rFonts w:hint="eastAsia"/>
                  <w:lang w:eastAsia="ko-KR"/>
                </w:rPr>
                <w:t>입고반품유형은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공급업체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반품</w:t>
              </w:r>
              <w:r>
                <w:rPr>
                  <w:rFonts w:hint="eastAsia"/>
                  <w:lang w:eastAsia="ko-KR"/>
                </w:rPr>
                <w:t xml:space="preserve">, </w:t>
              </w:r>
              <w:r>
                <w:rPr>
                  <w:rFonts w:hint="eastAsia"/>
                  <w:lang w:eastAsia="ko-KR"/>
                </w:rPr>
                <w:t>입고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취소</w:t>
              </w:r>
              <w:r>
                <w:rPr>
                  <w:rFonts w:hint="eastAsia"/>
                  <w:lang w:eastAsia="ko-KR"/>
                </w:rPr>
                <w:t xml:space="preserve">, </w:t>
              </w:r>
              <w:r>
                <w:rPr>
                  <w:rFonts w:hint="eastAsia"/>
                  <w:lang w:eastAsia="ko-KR"/>
                </w:rPr>
                <w:t>반품</w:t>
              </w:r>
              <w:r>
                <w:rPr>
                  <w:rFonts w:hint="eastAsia"/>
                  <w:lang w:eastAsia="ko-KR"/>
                </w:rPr>
                <w:t xml:space="preserve"> PO </w:t>
              </w:r>
              <w:r>
                <w:rPr>
                  <w:rFonts w:hint="eastAsia"/>
                  <w:lang w:eastAsia="ko-KR"/>
                </w:rPr>
                <w:t>기반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입고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등을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포함</w:t>
              </w:r>
            </w:ins>
          </w:p>
          <w:p w14:paraId="21843099" w14:textId="74376752" w:rsidR="009F6053" w:rsidRPr="00E456FA" w:rsidRDefault="009F6053">
            <w:pPr>
              <w:pStyle w:val="KS2"/>
              <w:rPr>
                <w:ins w:id="2135" w:author="임픽스 검토" w:date="2026-10-12T04:00:00Z"/>
                <w:lang w:eastAsia="ko-KR"/>
              </w:rPr>
            </w:pPr>
            <w:ins w:id="213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rFonts w:hint="eastAsia"/>
                  <w:lang w:eastAsia="ko-KR"/>
                </w:rPr>
                <w:t>참조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대상</w:t>
              </w:r>
              <w:r>
                <w:rPr>
                  <w:rFonts w:hint="eastAsia"/>
                  <w:lang w:eastAsia="ko-KR"/>
                </w:rPr>
                <w:t xml:space="preserve">: </w:t>
              </w:r>
              <w:r>
                <w:rPr>
                  <w:rFonts w:hint="eastAsia"/>
                  <w:lang w:eastAsia="ko-KR"/>
                </w:rPr>
                <w:t>공통코드정보</w:t>
              </w:r>
              <w:r>
                <w:rPr>
                  <w:rFonts w:hint="eastAsia"/>
                  <w:lang w:eastAsia="ko-KR"/>
                </w:rPr>
                <w:t>(CommonCodeMaster)</w:t>
              </w:r>
              <w:r>
                <w:rPr>
                  <w:rFonts w:hint="eastAsia"/>
                  <w:lang w:eastAsia="ko-KR"/>
                </w:rPr>
                <w:t>의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코드</w:t>
              </w:r>
            </w:ins>
          </w:p>
        </w:tc>
      </w:tr>
      <w:tr w:rsidR="00B4288B" w14:paraId="083B4A65" w14:textId="77777777">
        <w:trPr>
          <w:cantSplit/>
          <w:jc w:val="center"/>
        </w:trPr>
        <w:tc>
          <w:tcPr>
            <w:tcW w:w="2100" w:type="dxa"/>
          </w:tcPr>
          <w:p w14:paraId="7AD52A76" w14:textId="77777777" w:rsidR="00B4288B" w:rsidRDefault="0010783A">
            <w:pPr>
              <w:pStyle w:val="KS2"/>
            </w:pPr>
            <w:r>
              <w:t>입고처리일</w:t>
            </w:r>
          </w:p>
        </w:tc>
        <w:tc>
          <w:tcPr>
            <w:tcW w:w="3000" w:type="dxa"/>
          </w:tcPr>
          <w:p w14:paraId="5ECAE408" w14:textId="77777777" w:rsidR="00B4288B" w:rsidRDefault="0010783A">
            <w:pPr>
              <w:pStyle w:val="KS2"/>
            </w:pPr>
            <w:r>
              <w:t>GoodsReceiptDate</w:t>
            </w:r>
          </w:p>
        </w:tc>
        <w:tc>
          <w:tcPr>
            <w:tcW w:w="1150" w:type="dxa"/>
          </w:tcPr>
          <w:p w14:paraId="289AE7CA" w14:textId="77777777" w:rsidR="00B4288B" w:rsidRDefault="0010783A">
            <w:pPr>
              <w:pStyle w:val="KS2"/>
              <w:jc w:val="center"/>
            </w:pPr>
            <w:r>
              <w:t>date</w:t>
            </w:r>
          </w:p>
        </w:tc>
        <w:tc>
          <w:tcPr>
            <w:tcW w:w="1000" w:type="dxa"/>
          </w:tcPr>
          <w:p w14:paraId="59BB04E7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6B7E78F" w14:textId="77777777" w:rsidR="00B4288B" w:rsidRDefault="0010783A">
            <w:pPr>
              <w:pStyle w:val="KS2"/>
            </w:pPr>
            <w:r>
              <w:t xml:space="preserve">— </w:t>
            </w:r>
            <w:r>
              <w:t>입고처리일</w:t>
            </w:r>
          </w:p>
        </w:tc>
      </w:tr>
      <w:tr w:rsidR="00B4288B" w14:paraId="3CC841B3" w14:textId="77777777">
        <w:trPr>
          <w:cantSplit/>
          <w:jc w:val="center"/>
        </w:trPr>
        <w:tc>
          <w:tcPr>
            <w:tcW w:w="2100" w:type="dxa"/>
          </w:tcPr>
          <w:p w14:paraId="65A1B877" w14:textId="77777777" w:rsidR="00B4288B" w:rsidRDefault="0010783A">
            <w:pPr>
              <w:pStyle w:val="KS2"/>
            </w:pPr>
            <w:r>
              <w:t>품목식별자</w:t>
            </w:r>
          </w:p>
        </w:tc>
        <w:tc>
          <w:tcPr>
            <w:tcW w:w="3000" w:type="dxa"/>
          </w:tcPr>
          <w:p w14:paraId="082E9AC8" w14:textId="77777777" w:rsidR="00B4288B" w:rsidRDefault="0010783A">
            <w:pPr>
              <w:pStyle w:val="KS2"/>
            </w:pPr>
            <w:r>
              <w:t>ItemID</w:t>
            </w:r>
          </w:p>
        </w:tc>
        <w:tc>
          <w:tcPr>
            <w:tcW w:w="1150" w:type="dxa"/>
          </w:tcPr>
          <w:p w14:paraId="7EF48D32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06D9AD41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67D85447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71261470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반제품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원자재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저장품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소모품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</w:p>
          <w:p w14:paraId="5CEAF510" w14:textId="77777777" w:rsidR="00B4288B" w:rsidRDefault="0010783A">
            <w:pPr>
              <w:pStyle w:val="KS2"/>
              <w:rPr>
                <w:ins w:id="2137" w:author="임픽스 검토" w:date="2026-10-12T04:00:00Z"/>
                <w:lang w:eastAsia="ko-KR"/>
              </w:rPr>
            </w:pPr>
            <w:ins w:id="213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품목마스터</w:t>
              </w:r>
              <w:r>
                <w:rPr>
                  <w:lang w:eastAsia="ko-KR"/>
                </w:rPr>
                <w:t>(ItemMaster)</w:t>
              </w:r>
            </w:ins>
          </w:p>
        </w:tc>
      </w:tr>
      <w:tr w:rsidR="00B4288B" w14:paraId="125B5E80" w14:textId="77777777">
        <w:trPr>
          <w:cantSplit/>
          <w:jc w:val="center"/>
        </w:trPr>
        <w:tc>
          <w:tcPr>
            <w:tcW w:w="2100" w:type="dxa"/>
          </w:tcPr>
          <w:p w14:paraId="698D5687" w14:textId="77777777" w:rsidR="00B4288B" w:rsidRDefault="0010783A">
            <w:pPr>
              <w:pStyle w:val="KS2"/>
            </w:pPr>
            <w:r>
              <w:t>품목명</w:t>
            </w:r>
          </w:p>
        </w:tc>
        <w:tc>
          <w:tcPr>
            <w:tcW w:w="3000" w:type="dxa"/>
          </w:tcPr>
          <w:p w14:paraId="6E3D6576" w14:textId="77777777" w:rsidR="00B4288B" w:rsidRDefault="0010783A">
            <w:pPr>
              <w:pStyle w:val="KS2"/>
            </w:pPr>
            <w:r>
              <w:t>ItemName</w:t>
            </w:r>
          </w:p>
        </w:tc>
        <w:tc>
          <w:tcPr>
            <w:tcW w:w="1150" w:type="dxa"/>
          </w:tcPr>
          <w:p w14:paraId="446A59B3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3F000F5B" w14:textId="37CD6F52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0059DC0C" w14:textId="77777777" w:rsidR="00B4288B" w:rsidRDefault="0010783A">
            <w:pPr>
              <w:pStyle w:val="KS2"/>
            </w:pPr>
            <w:r>
              <w:t xml:space="preserve">— </w:t>
            </w:r>
            <w:r>
              <w:t>품목의</w:t>
            </w:r>
            <w:r>
              <w:t xml:space="preserve"> </w:t>
            </w:r>
            <w:r>
              <w:t>명칭</w:t>
            </w:r>
          </w:p>
          <w:p w14:paraId="20B82BA4" w14:textId="77777777" w:rsidR="00B4288B" w:rsidRDefault="0010783A">
            <w:pPr>
              <w:pStyle w:val="KS2"/>
              <w:rPr>
                <w:ins w:id="2139" w:author="임픽스 검토" w:date="2026-10-12T04:00:00Z"/>
              </w:rPr>
            </w:pPr>
            <w:ins w:id="2140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품목마스터</w:t>
              </w:r>
              <w:r>
                <w:t>(ItemMaster.ItemName)</w:t>
              </w:r>
            </w:ins>
          </w:p>
        </w:tc>
      </w:tr>
      <w:tr w:rsidR="00B4288B" w14:paraId="0FEB39B6" w14:textId="77777777">
        <w:trPr>
          <w:cantSplit/>
          <w:jc w:val="center"/>
        </w:trPr>
        <w:tc>
          <w:tcPr>
            <w:tcW w:w="2100" w:type="dxa"/>
          </w:tcPr>
          <w:p w14:paraId="5645196F" w14:textId="77777777" w:rsidR="00B4288B" w:rsidRDefault="0010783A">
            <w:pPr>
              <w:pStyle w:val="KS2"/>
            </w:pPr>
            <w:r>
              <w:t>수불문서번호</w:t>
            </w:r>
          </w:p>
        </w:tc>
        <w:tc>
          <w:tcPr>
            <w:tcW w:w="3000" w:type="dxa"/>
          </w:tcPr>
          <w:p w14:paraId="33EDA3BA" w14:textId="77777777" w:rsidR="00B4288B" w:rsidRDefault="0010783A">
            <w:pPr>
              <w:pStyle w:val="KS2"/>
            </w:pPr>
            <w:r>
              <w:t>InventoryTransactionDocumentNumber</w:t>
            </w:r>
          </w:p>
        </w:tc>
        <w:tc>
          <w:tcPr>
            <w:tcW w:w="1150" w:type="dxa"/>
          </w:tcPr>
          <w:p w14:paraId="3EAEF1E9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58833B3B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3D841A21" w14:textId="77777777" w:rsidR="00B4288B" w:rsidRDefault="0010783A">
            <w:pPr>
              <w:pStyle w:val="KS2"/>
            </w:pPr>
            <w:r>
              <w:t xml:space="preserve">— </w:t>
            </w:r>
            <w:r>
              <w:t>수불문서번호</w:t>
            </w:r>
          </w:p>
        </w:tc>
      </w:tr>
      <w:tr w:rsidR="00B4288B" w14:paraId="79B70973" w14:textId="77777777">
        <w:trPr>
          <w:cantSplit/>
          <w:jc w:val="center"/>
        </w:trPr>
        <w:tc>
          <w:tcPr>
            <w:tcW w:w="2100" w:type="dxa"/>
          </w:tcPr>
          <w:p w14:paraId="4E11A6CD" w14:textId="77777777" w:rsidR="00B4288B" w:rsidRDefault="0010783A">
            <w:pPr>
              <w:pStyle w:val="KS2"/>
            </w:pPr>
            <w:r>
              <w:t>수불문서순번</w:t>
            </w:r>
          </w:p>
        </w:tc>
        <w:tc>
          <w:tcPr>
            <w:tcW w:w="3000" w:type="dxa"/>
          </w:tcPr>
          <w:p w14:paraId="1638DC58" w14:textId="77777777" w:rsidR="00B4288B" w:rsidRDefault="0010783A">
            <w:pPr>
              <w:pStyle w:val="KS2"/>
            </w:pPr>
            <w:r>
              <w:t>InventoryTransactionDocumentSequence</w:t>
            </w:r>
          </w:p>
        </w:tc>
        <w:tc>
          <w:tcPr>
            <w:tcW w:w="1150" w:type="dxa"/>
          </w:tcPr>
          <w:p w14:paraId="1E69D597" w14:textId="77777777" w:rsidR="00B4288B" w:rsidRDefault="0010783A">
            <w:pPr>
              <w:pStyle w:val="KS2"/>
              <w:jc w:val="center"/>
            </w:pPr>
            <w:r>
              <w:t>int</w:t>
            </w:r>
          </w:p>
        </w:tc>
        <w:tc>
          <w:tcPr>
            <w:tcW w:w="1000" w:type="dxa"/>
          </w:tcPr>
          <w:p w14:paraId="5D33CF7B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27AB826B" w14:textId="77777777" w:rsidR="00B4288B" w:rsidRDefault="0010783A">
            <w:pPr>
              <w:pStyle w:val="KS2"/>
            </w:pPr>
            <w:r>
              <w:t xml:space="preserve">— </w:t>
            </w:r>
            <w:r>
              <w:t>수불문서순번</w:t>
            </w:r>
          </w:p>
        </w:tc>
      </w:tr>
      <w:tr w:rsidR="00B4288B" w14:paraId="42AEF5F8" w14:textId="77777777">
        <w:trPr>
          <w:cantSplit/>
          <w:jc w:val="center"/>
        </w:trPr>
        <w:tc>
          <w:tcPr>
            <w:tcW w:w="2100" w:type="dxa"/>
          </w:tcPr>
          <w:p w14:paraId="7DF28506" w14:textId="77777777" w:rsidR="00B4288B" w:rsidRDefault="0010783A">
            <w:pPr>
              <w:pStyle w:val="KS2"/>
            </w:pPr>
            <w:r>
              <w:t>수불유형코드</w:t>
            </w:r>
          </w:p>
        </w:tc>
        <w:tc>
          <w:tcPr>
            <w:tcW w:w="3000" w:type="dxa"/>
          </w:tcPr>
          <w:p w14:paraId="5BE627F2" w14:textId="77777777" w:rsidR="00B4288B" w:rsidRDefault="0010783A">
            <w:pPr>
              <w:pStyle w:val="KS2"/>
            </w:pPr>
            <w:r>
              <w:t>InventoryTransactionTypeCode</w:t>
            </w:r>
          </w:p>
        </w:tc>
        <w:tc>
          <w:tcPr>
            <w:tcW w:w="1150" w:type="dxa"/>
          </w:tcPr>
          <w:p w14:paraId="279756FE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73F10D36" w14:textId="3F284D97" w:rsidR="00B4288B" w:rsidRDefault="0010783A">
            <w:pPr>
              <w:pStyle w:val="KS2"/>
              <w:jc w:val="center"/>
            </w:pPr>
            <w:del w:id="2141" w:author="임픽스 검토" w:date="2026-10-12T04:00:00Z">
              <w:r>
                <w:delText>비대상</w:delText>
              </w:r>
            </w:del>
            <w:ins w:id="2142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546EF124" w14:textId="77777777" w:rsidR="003168E1" w:rsidRDefault="00000000">
            <w:pPr>
              <w:pStyle w:val="KS2"/>
              <w:rPr>
                <w:del w:id="2143" w:author="임픽스 검토" w:date="2026-10-12T04:00:00Z"/>
                <w:lang w:eastAsia="ko-KR"/>
              </w:rPr>
            </w:pPr>
            <w:del w:id="2144" w:author="임픽스 검토" w:date="2026-10-12T04:00:00Z">
              <w:r>
                <w:rPr>
                  <w:lang w:eastAsia="ko-KR"/>
                </w:rPr>
                <w:delText xml:space="preserve">— </w:delText>
              </w:r>
              <w:r>
                <w:rPr>
                  <w:lang w:eastAsia="ko-KR"/>
                </w:rPr>
                <w:delText>수불유형코드</w:delText>
              </w:r>
            </w:del>
          </w:p>
          <w:p w14:paraId="67A04819" w14:textId="77777777" w:rsidR="009E5B16" w:rsidRDefault="00000000">
            <w:pPr>
              <w:pStyle w:val="KS2"/>
              <w:rPr>
                <w:ins w:id="2145" w:author="임픽스 검토" w:date="2026-10-12T04:00:00Z"/>
                <w:lang w:eastAsia="ko-KR"/>
              </w:rPr>
            </w:pPr>
            <w:ins w:id="214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재고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변동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수불</w:t>
              </w:r>
              <w:r>
                <w:rPr>
                  <w:lang w:eastAsia="ko-KR"/>
                </w:rPr>
                <w:t>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성격과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원인을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구분하는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상세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코드로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입출고유형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이동</w:t>
              </w:r>
              <w:r>
                <w:rPr>
                  <w:lang w:eastAsia="ko-KR"/>
                </w:rPr>
                <w:t>·</w:t>
              </w:r>
              <w:r>
                <w:rPr>
                  <w:lang w:eastAsia="ko-KR"/>
                </w:rPr>
                <w:t>조정은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수불유형</w:t>
              </w:r>
              <w:r>
                <w:rPr>
                  <w:lang w:eastAsia="ko-KR"/>
                </w:rPr>
                <w:t>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하위에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속함</w:t>
              </w:r>
            </w:ins>
          </w:p>
          <w:p w14:paraId="0AFAC605" w14:textId="77777777" w:rsidR="009E5B16" w:rsidRDefault="00000000">
            <w:pPr>
              <w:pStyle w:val="KS2"/>
              <w:rPr>
                <w:ins w:id="2147" w:author="임픽스 검토" w:date="2026-10-12T04:00:00Z"/>
                <w:lang w:eastAsia="ko-KR"/>
              </w:rPr>
            </w:pPr>
            <w:ins w:id="214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수불유형코드가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정해지면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수불유형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입출고유형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재고증감유형이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정해지며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함께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기재하는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경우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그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값과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일치해야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함</w:t>
              </w:r>
            </w:ins>
          </w:p>
          <w:p w14:paraId="518B669C" w14:textId="77777777" w:rsidR="009E5B16" w:rsidRDefault="00000000">
            <w:pPr>
              <w:pStyle w:val="KS2"/>
              <w:rPr>
                <w:ins w:id="2149" w:author="임픽스 검토" w:date="2026-10-12T04:00:00Z"/>
                <w:lang w:eastAsia="ko-KR"/>
              </w:rPr>
            </w:pPr>
            <w:ins w:id="215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구매입고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구매입고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취소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생산출고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생산출고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반납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창고간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이동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실사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조정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</w:ins>
          </w:p>
          <w:p w14:paraId="0194C0A4" w14:textId="016A60EB" w:rsidR="003037E1" w:rsidRPr="000F0DF3" w:rsidRDefault="003037E1">
            <w:pPr>
              <w:pStyle w:val="KS2"/>
              <w:rPr>
                <w:ins w:id="2151" w:author="임픽스 검토" w:date="2026-10-12T04:00:00Z"/>
                <w:lang w:eastAsia="ko-KR"/>
              </w:rPr>
            </w:pPr>
            <w:ins w:id="215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0E91ACDB" w14:textId="77777777">
        <w:trPr>
          <w:cantSplit/>
          <w:jc w:val="center"/>
        </w:trPr>
        <w:tc>
          <w:tcPr>
            <w:tcW w:w="2100" w:type="dxa"/>
          </w:tcPr>
          <w:p w14:paraId="4D1F133F" w14:textId="77777777" w:rsidR="00B4288B" w:rsidRDefault="0010783A">
            <w:pPr>
              <w:pStyle w:val="KS2"/>
            </w:pPr>
            <w:r>
              <w:t>송장번호</w:t>
            </w:r>
          </w:p>
        </w:tc>
        <w:tc>
          <w:tcPr>
            <w:tcW w:w="3000" w:type="dxa"/>
          </w:tcPr>
          <w:p w14:paraId="3C322942" w14:textId="77777777" w:rsidR="00B4288B" w:rsidRDefault="0010783A">
            <w:pPr>
              <w:pStyle w:val="KS2"/>
            </w:pPr>
            <w:r>
              <w:t>InvoiceNumber</w:t>
            </w:r>
          </w:p>
        </w:tc>
        <w:tc>
          <w:tcPr>
            <w:tcW w:w="1150" w:type="dxa"/>
          </w:tcPr>
          <w:p w14:paraId="6B65ACDB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36A52C45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9A01D51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구매송장번호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구매송장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업데이트되는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항목</w:t>
            </w:r>
          </w:p>
        </w:tc>
      </w:tr>
      <w:tr w:rsidR="00B4288B" w14:paraId="71FF7A3E" w14:textId="77777777">
        <w:trPr>
          <w:cantSplit/>
          <w:jc w:val="center"/>
        </w:trPr>
        <w:tc>
          <w:tcPr>
            <w:tcW w:w="2100" w:type="dxa"/>
          </w:tcPr>
          <w:p w14:paraId="05A10DED" w14:textId="77777777" w:rsidR="00B4288B" w:rsidRDefault="0010783A">
            <w:pPr>
              <w:pStyle w:val="KS2"/>
            </w:pPr>
            <w:r>
              <w:t>송장라인순번</w:t>
            </w:r>
          </w:p>
        </w:tc>
        <w:tc>
          <w:tcPr>
            <w:tcW w:w="3000" w:type="dxa"/>
          </w:tcPr>
          <w:p w14:paraId="0E9FF1B3" w14:textId="77777777" w:rsidR="00B4288B" w:rsidRDefault="0010783A">
            <w:pPr>
              <w:pStyle w:val="KS2"/>
            </w:pPr>
            <w:r>
              <w:t>InvoiceSequence</w:t>
            </w:r>
          </w:p>
        </w:tc>
        <w:tc>
          <w:tcPr>
            <w:tcW w:w="1150" w:type="dxa"/>
          </w:tcPr>
          <w:p w14:paraId="29082723" w14:textId="77777777" w:rsidR="00B4288B" w:rsidRDefault="0010783A">
            <w:pPr>
              <w:pStyle w:val="KS2"/>
              <w:jc w:val="center"/>
            </w:pPr>
            <w:r>
              <w:t>int</w:t>
            </w:r>
          </w:p>
        </w:tc>
        <w:tc>
          <w:tcPr>
            <w:tcW w:w="1000" w:type="dxa"/>
          </w:tcPr>
          <w:p w14:paraId="38D22BA7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1E17983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구매송장순번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구매송장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업데이트되는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항목</w:t>
            </w:r>
          </w:p>
        </w:tc>
      </w:tr>
      <w:tr w:rsidR="00B4288B" w14:paraId="00A2245A" w14:textId="77777777">
        <w:trPr>
          <w:cantSplit/>
          <w:jc w:val="center"/>
        </w:trPr>
        <w:tc>
          <w:tcPr>
            <w:tcW w:w="2100" w:type="dxa"/>
          </w:tcPr>
          <w:p w14:paraId="71018CD7" w14:textId="77777777" w:rsidR="00B4288B" w:rsidRDefault="0010783A">
            <w:pPr>
              <w:pStyle w:val="KS2"/>
            </w:pPr>
            <w:r>
              <w:t>송장처리여부</w:t>
            </w:r>
          </w:p>
        </w:tc>
        <w:tc>
          <w:tcPr>
            <w:tcW w:w="3000" w:type="dxa"/>
          </w:tcPr>
          <w:p w14:paraId="6384F8BB" w14:textId="77777777" w:rsidR="00B4288B" w:rsidRDefault="0010783A">
            <w:pPr>
              <w:pStyle w:val="KS2"/>
            </w:pPr>
            <w:r>
              <w:t>InvoiceProcessingIndicator</w:t>
            </w:r>
          </w:p>
        </w:tc>
        <w:tc>
          <w:tcPr>
            <w:tcW w:w="1150" w:type="dxa"/>
          </w:tcPr>
          <w:p w14:paraId="7F471C09" w14:textId="77777777" w:rsidR="00B4288B" w:rsidRDefault="0010783A">
            <w:pPr>
              <w:pStyle w:val="KS2"/>
              <w:jc w:val="center"/>
            </w:pPr>
            <w:r>
              <w:t>boolean</w:t>
            </w:r>
          </w:p>
        </w:tc>
        <w:tc>
          <w:tcPr>
            <w:tcW w:w="1000" w:type="dxa"/>
          </w:tcPr>
          <w:p w14:paraId="660B7A01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61547890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구매송장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처리여부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구매송장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업데이트되는항목</w:t>
            </w:r>
          </w:p>
        </w:tc>
      </w:tr>
      <w:tr w:rsidR="00B4288B" w14:paraId="612EBF52" w14:textId="77777777">
        <w:trPr>
          <w:cantSplit/>
          <w:jc w:val="center"/>
        </w:trPr>
        <w:tc>
          <w:tcPr>
            <w:tcW w:w="2100" w:type="dxa"/>
          </w:tcPr>
          <w:p w14:paraId="675943B8" w14:textId="77777777" w:rsidR="00B4288B" w:rsidRDefault="0010783A">
            <w:pPr>
              <w:pStyle w:val="KS2"/>
            </w:pPr>
            <w:r>
              <w:t>수입검사여부</w:t>
            </w:r>
          </w:p>
        </w:tc>
        <w:tc>
          <w:tcPr>
            <w:tcW w:w="3000" w:type="dxa"/>
          </w:tcPr>
          <w:p w14:paraId="6687DE6E" w14:textId="77777777" w:rsidR="00B4288B" w:rsidRDefault="0010783A">
            <w:pPr>
              <w:pStyle w:val="KS2"/>
            </w:pPr>
            <w:r>
              <w:t>IncomingInspectionIndicator</w:t>
            </w:r>
          </w:p>
        </w:tc>
        <w:tc>
          <w:tcPr>
            <w:tcW w:w="1150" w:type="dxa"/>
          </w:tcPr>
          <w:p w14:paraId="056D1F8B" w14:textId="77777777" w:rsidR="00B4288B" w:rsidRDefault="0010783A">
            <w:pPr>
              <w:pStyle w:val="KS2"/>
              <w:jc w:val="center"/>
            </w:pPr>
            <w:r>
              <w:t>boolean</w:t>
            </w:r>
          </w:p>
        </w:tc>
        <w:tc>
          <w:tcPr>
            <w:tcW w:w="1000" w:type="dxa"/>
          </w:tcPr>
          <w:p w14:paraId="465FDB75" w14:textId="77777777" w:rsidR="00B4288B" w:rsidRDefault="0010783A">
            <w:pPr>
              <w:pStyle w:val="KS2"/>
              <w:jc w:val="center"/>
            </w:pPr>
            <w:del w:id="2153" w:author="임픽스 검토" w:date="2026-10-12T04:00:00Z">
              <w:r>
                <w:delText>비대상</w:delText>
              </w:r>
            </w:del>
            <w:ins w:id="2154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6672E7AD" w14:textId="77777777" w:rsidR="00B4288B" w:rsidRDefault="0010783A">
            <w:pPr>
              <w:pStyle w:val="KS2"/>
            </w:pPr>
            <w:r>
              <w:t xml:space="preserve">— </w:t>
            </w:r>
            <w:r>
              <w:t>수입검사여부</w:t>
            </w:r>
          </w:p>
          <w:p w14:paraId="3F25E59E" w14:textId="77777777" w:rsidR="00B4288B" w:rsidRDefault="0010783A">
            <w:pPr>
              <w:pStyle w:val="KS2"/>
              <w:rPr>
                <w:ins w:id="2155" w:author="임픽스 검토" w:date="2026-10-12T04:00:00Z"/>
              </w:rPr>
            </w:pPr>
            <w:ins w:id="2156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품목마스터</w:t>
              </w:r>
              <w:r>
                <w:t>(ItemMaster.IncomingInspectionIndicator)</w:t>
              </w:r>
            </w:ins>
          </w:p>
        </w:tc>
      </w:tr>
      <w:tr w:rsidR="00B4288B" w14:paraId="20BF00DA" w14:textId="77777777">
        <w:trPr>
          <w:cantSplit/>
          <w:jc w:val="center"/>
        </w:trPr>
        <w:tc>
          <w:tcPr>
            <w:tcW w:w="2100" w:type="dxa"/>
          </w:tcPr>
          <w:p w14:paraId="596EA712" w14:textId="77777777" w:rsidR="00B4288B" w:rsidRDefault="0010783A">
            <w:pPr>
              <w:pStyle w:val="KS2"/>
            </w:pPr>
            <w:r>
              <w:t>공급사식별자</w:t>
            </w:r>
          </w:p>
        </w:tc>
        <w:tc>
          <w:tcPr>
            <w:tcW w:w="3000" w:type="dxa"/>
          </w:tcPr>
          <w:p w14:paraId="050C482A" w14:textId="77777777" w:rsidR="00B4288B" w:rsidRDefault="0010783A">
            <w:pPr>
              <w:pStyle w:val="KS2"/>
            </w:pPr>
            <w:r>
              <w:t>VendorID</w:t>
            </w:r>
          </w:p>
        </w:tc>
        <w:tc>
          <w:tcPr>
            <w:tcW w:w="1150" w:type="dxa"/>
          </w:tcPr>
          <w:p w14:paraId="433938F1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054A4C8C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0E6745EB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구입해오는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거래처를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2AF1FE8C" w14:textId="77777777" w:rsidR="00B4288B" w:rsidRDefault="0010783A">
            <w:pPr>
              <w:pStyle w:val="KS2"/>
              <w:rPr>
                <w:ins w:id="2157" w:author="임픽스 검토" w:date="2026-10-12T04:00:00Z"/>
              </w:rPr>
            </w:pPr>
            <w:ins w:id="2158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공급사</w:t>
              </w:r>
              <w:r>
                <w:t>(VendorPartyMaster)</w:t>
              </w:r>
            </w:ins>
          </w:p>
        </w:tc>
      </w:tr>
      <w:tr w:rsidR="00B4288B" w14:paraId="367C8854" w14:textId="77777777">
        <w:trPr>
          <w:cantSplit/>
          <w:jc w:val="center"/>
        </w:trPr>
        <w:tc>
          <w:tcPr>
            <w:tcW w:w="2100" w:type="dxa"/>
          </w:tcPr>
          <w:p w14:paraId="5A906351" w14:textId="77777777" w:rsidR="00B4288B" w:rsidRDefault="0010783A">
            <w:pPr>
              <w:pStyle w:val="KS2"/>
            </w:pPr>
            <w:r>
              <w:t>발주단위코드</w:t>
            </w:r>
          </w:p>
        </w:tc>
        <w:tc>
          <w:tcPr>
            <w:tcW w:w="3000" w:type="dxa"/>
          </w:tcPr>
          <w:p w14:paraId="703EF623" w14:textId="77777777" w:rsidR="00B4288B" w:rsidRDefault="0010783A">
            <w:pPr>
              <w:pStyle w:val="KS2"/>
            </w:pPr>
            <w:r>
              <w:t>PurchaseOrderUOMCode</w:t>
            </w:r>
          </w:p>
        </w:tc>
        <w:tc>
          <w:tcPr>
            <w:tcW w:w="1150" w:type="dxa"/>
          </w:tcPr>
          <w:p w14:paraId="3A758324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4934E19B" w14:textId="5D0C7891" w:rsidR="00B4288B" w:rsidRDefault="0010783A">
            <w:pPr>
              <w:pStyle w:val="KS2"/>
              <w:jc w:val="center"/>
            </w:pPr>
            <w:del w:id="2159" w:author="임픽스 검토" w:date="2026-10-12T04:00:00Z">
              <w:r>
                <w:delText>비대상</w:delText>
              </w:r>
            </w:del>
            <w:ins w:id="2160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6E18B5C3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발주단위코드</w:t>
            </w:r>
          </w:p>
          <w:p w14:paraId="7CE566A5" w14:textId="77777777" w:rsidR="004F47B7" w:rsidRDefault="00000000">
            <w:pPr>
              <w:pStyle w:val="KS2"/>
              <w:rPr>
                <w:ins w:id="2161" w:author="임픽스 검토" w:date="2026-10-12T04:00:00Z"/>
                <w:lang w:eastAsia="ko-KR"/>
              </w:rPr>
            </w:pPr>
            <w:ins w:id="216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EA, BOX, kg, ROL </w:t>
              </w:r>
              <w:r>
                <w:rPr>
                  <w:lang w:eastAsia="ko-KR"/>
                </w:rPr>
                <w:t>등</w:t>
              </w:r>
            </w:ins>
          </w:p>
          <w:p w14:paraId="0CBFD5DF" w14:textId="4501E2E4" w:rsidR="003037E1" w:rsidRDefault="003037E1">
            <w:pPr>
              <w:pStyle w:val="KS2"/>
              <w:rPr>
                <w:ins w:id="2163" w:author="임픽스 검토" w:date="2026-10-12T04:00:00Z"/>
                <w:lang w:eastAsia="ko-KR"/>
              </w:rPr>
            </w:pPr>
            <w:ins w:id="216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단위그룹</w:t>
              </w:r>
              <w:r>
                <w:rPr>
                  <w:lang w:eastAsia="ko-KR"/>
                </w:rPr>
                <w:t>(UOMGroup)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단위코드</w:t>
              </w:r>
            </w:ins>
          </w:p>
        </w:tc>
      </w:tr>
      <w:tr w:rsidR="00B4288B" w14:paraId="159F7176" w14:textId="77777777">
        <w:trPr>
          <w:cantSplit/>
          <w:jc w:val="center"/>
        </w:trPr>
        <w:tc>
          <w:tcPr>
            <w:tcW w:w="2100" w:type="dxa"/>
          </w:tcPr>
          <w:p w14:paraId="6286E0D2" w14:textId="3DD5CF4B" w:rsidR="00B4288B" w:rsidRDefault="0010783A">
            <w:pPr>
              <w:pStyle w:val="KS2"/>
            </w:pPr>
            <w:del w:id="2165" w:author="임픽스 검토" w:date="2026-10-12T04:00:00Z">
              <w:r>
                <w:delText>기준수량</w:delText>
              </w:r>
            </w:del>
            <w:ins w:id="2166" w:author="임픽스 검토" w:date="2026-10-12T04:00:00Z">
              <w:r>
                <w:t>기준</w:t>
              </w:r>
              <w:r>
                <w:rPr>
                  <w:rFonts w:hint="eastAsia"/>
                  <w:lang w:eastAsia="ko-KR"/>
                </w:rPr>
                <w:t>단위</w:t>
              </w:r>
              <w:r>
                <w:t>수량</w:t>
              </w:r>
            </w:ins>
          </w:p>
        </w:tc>
        <w:tc>
          <w:tcPr>
            <w:tcW w:w="3000" w:type="dxa"/>
          </w:tcPr>
          <w:p w14:paraId="6B6BBE1D" w14:textId="77777777" w:rsidR="00B4288B" w:rsidRDefault="0010783A">
            <w:pPr>
              <w:pStyle w:val="KS2"/>
            </w:pPr>
            <w:r>
              <w:t>ItemUnitQuantity</w:t>
            </w:r>
          </w:p>
        </w:tc>
        <w:tc>
          <w:tcPr>
            <w:tcW w:w="1150" w:type="dxa"/>
          </w:tcPr>
          <w:p w14:paraId="1F6958F8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2786F471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F5C5E6D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기준수량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수량의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기준단위코드로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B4288B" w14:paraId="67FAC6E5" w14:textId="77777777">
        <w:trPr>
          <w:cantSplit/>
          <w:jc w:val="center"/>
        </w:trPr>
        <w:tc>
          <w:tcPr>
            <w:tcW w:w="2100" w:type="dxa"/>
          </w:tcPr>
          <w:p w14:paraId="20D08B12" w14:textId="61484D6C" w:rsidR="00B4288B" w:rsidRDefault="0010783A">
            <w:pPr>
              <w:pStyle w:val="KS2"/>
            </w:pPr>
            <w:del w:id="2167" w:author="임픽스 검토" w:date="2026-10-12T04:00:00Z">
              <w:r>
                <w:delText>처리수량</w:delText>
              </w:r>
            </w:del>
            <w:ins w:id="2168" w:author="임픽스 검토" w:date="2026-10-12T04:00:00Z">
              <w:r>
                <w:t>입고처리수량</w:t>
              </w:r>
            </w:ins>
          </w:p>
        </w:tc>
        <w:tc>
          <w:tcPr>
            <w:tcW w:w="3000" w:type="dxa"/>
          </w:tcPr>
          <w:p w14:paraId="7B73E4C9" w14:textId="77777777" w:rsidR="00B4288B" w:rsidRDefault="0010783A">
            <w:pPr>
              <w:pStyle w:val="KS2"/>
            </w:pPr>
            <w:r>
              <w:t>GoodsReceiptQuantity</w:t>
            </w:r>
          </w:p>
        </w:tc>
        <w:tc>
          <w:tcPr>
            <w:tcW w:w="1150" w:type="dxa"/>
          </w:tcPr>
          <w:p w14:paraId="281CFC84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7B10136A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32C5C3F1" w14:textId="6F453D77" w:rsidR="00B4288B" w:rsidRDefault="0010783A">
            <w:pPr>
              <w:pStyle w:val="KS2"/>
            </w:pPr>
            <w:r>
              <w:t xml:space="preserve">— </w:t>
            </w:r>
            <w:del w:id="2169" w:author="임픽스 검토" w:date="2026-10-12T04:00:00Z">
              <w:r>
                <w:delText>처리수량</w:delText>
              </w:r>
            </w:del>
            <w:ins w:id="2170" w:author="임픽스 검토" w:date="2026-10-12T04:00:00Z">
              <w:r>
                <w:t>입고</w:t>
              </w:r>
              <w:r>
                <w:t xml:space="preserve"> </w:t>
              </w:r>
              <w:r>
                <w:t>처리된</w:t>
              </w:r>
              <w:r>
                <w:t xml:space="preserve"> </w:t>
              </w:r>
              <w:r>
                <w:t>수량</w:t>
              </w:r>
            </w:ins>
          </w:p>
        </w:tc>
      </w:tr>
      <w:tr w:rsidR="00B4288B" w14:paraId="72932CC7" w14:textId="77777777">
        <w:trPr>
          <w:cantSplit/>
          <w:jc w:val="center"/>
        </w:trPr>
        <w:tc>
          <w:tcPr>
            <w:tcW w:w="2100" w:type="dxa"/>
          </w:tcPr>
          <w:p w14:paraId="1AAD30EF" w14:textId="77777777" w:rsidR="00B4288B" w:rsidRDefault="0010783A">
            <w:pPr>
              <w:pStyle w:val="KS2"/>
            </w:pPr>
            <w:r>
              <w:t>수입검사합격수량</w:t>
            </w:r>
          </w:p>
        </w:tc>
        <w:tc>
          <w:tcPr>
            <w:tcW w:w="3000" w:type="dxa"/>
          </w:tcPr>
          <w:p w14:paraId="013B1054" w14:textId="77777777" w:rsidR="00B4288B" w:rsidRDefault="0010783A">
            <w:pPr>
              <w:pStyle w:val="KS2"/>
            </w:pPr>
            <w:r>
              <w:t>IncomingInspectionAcceptedQuantity</w:t>
            </w:r>
          </w:p>
        </w:tc>
        <w:tc>
          <w:tcPr>
            <w:tcW w:w="1150" w:type="dxa"/>
          </w:tcPr>
          <w:p w14:paraId="51EE0F47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34CCE971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34246067" w14:textId="77777777" w:rsidR="00B4288B" w:rsidRDefault="0010783A">
            <w:pPr>
              <w:pStyle w:val="KS2"/>
            </w:pPr>
            <w:r>
              <w:t xml:space="preserve">— </w:t>
            </w:r>
            <w:r>
              <w:t>수입검사합격수량</w:t>
            </w:r>
          </w:p>
        </w:tc>
      </w:tr>
      <w:tr w:rsidR="00B4288B" w14:paraId="1471CE79" w14:textId="77777777">
        <w:trPr>
          <w:cantSplit/>
          <w:jc w:val="center"/>
        </w:trPr>
        <w:tc>
          <w:tcPr>
            <w:tcW w:w="2100" w:type="dxa"/>
          </w:tcPr>
          <w:p w14:paraId="1329B493" w14:textId="77777777" w:rsidR="00B4288B" w:rsidRDefault="0010783A">
            <w:pPr>
              <w:pStyle w:val="KS2"/>
            </w:pPr>
            <w:r>
              <w:t>수입검사불합격수량</w:t>
            </w:r>
          </w:p>
        </w:tc>
        <w:tc>
          <w:tcPr>
            <w:tcW w:w="3000" w:type="dxa"/>
          </w:tcPr>
          <w:p w14:paraId="42011CA1" w14:textId="77777777" w:rsidR="00B4288B" w:rsidRDefault="0010783A">
            <w:pPr>
              <w:pStyle w:val="KS2"/>
            </w:pPr>
            <w:r>
              <w:t>IncomingInspectionRejectedQuantity</w:t>
            </w:r>
          </w:p>
        </w:tc>
        <w:tc>
          <w:tcPr>
            <w:tcW w:w="1150" w:type="dxa"/>
          </w:tcPr>
          <w:p w14:paraId="3FB4334A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7F207FD0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1CD437EA" w14:textId="77777777" w:rsidR="00B4288B" w:rsidRDefault="0010783A">
            <w:pPr>
              <w:pStyle w:val="KS2"/>
            </w:pPr>
            <w:r>
              <w:t xml:space="preserve">— </w:t>
            </w:r>
            <w:r>
              <w:t>수입검사불합격수량</w:t>
            </w:r>
          </w:p>
        </w:tc>
      </w:tr>
      <w:tr w:rsidR="00B4288B" w14:paraId="0D71EA74" w14:textId="77777777">
        <w:trPr>
          <w:cantSplit/>
          <w:jc w:val="center"/>
        </w:trPr>
        <w:tc>
          <w:tcPr>
            <w:tcW w:w="2100" w:type="dxa"/>
          </w:tcPr>
          <w:p w14:paraId="6D0AAFDA" w14:textId="77777777" w:rsidR="00B4288B" w:rsidRDefault="0010783A">
            <w:pPr>
              <w:pStyle w:val="KS2"/>
            </w:pPr>
            <w:r>
              <w:t>구매그룹코드</w:t>
            </w:r>
          </w:p>
        </w:tc>
        <w:tc>
          <w:tcPr>
            <w:tcW w:w="3000" w:type="dxa"/>
          </w:tcPr>
          <w:p w14:paraId="4E092B5E" w14:textId="77777777" w:rsidR="00B4288B" w:rsidRDefault="0010783A">
            <w:pPr>
              <w:pStyle w:val="KS2"/>
            </w:pPr>
            <w:r>
              <w:t>PurchaseGroupCode</w:t>
            </w:r>
          </w:p>
        </w:tc>
        <w:tc>
          <w:tcPr>
            <w:tcW w:w="1150" w:type="dxa"/>
          </w:tcPr>
          <w:p w14:paraId="50D181A6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1067A89B" w14:textId="1E7188BC" w:rsidR="00B4288B" w:rsidRDefault="0010783A">
            <w:pPr>
              <w:pStyle w:val="KS2"/>
              <w:jc w:val="center"/>
            </w:pPr>
            <w:del w:id="2171" w:author="임픽스 검토" w:date="2026-10-12T04:00:00Z">
              <w:r>
                <w:delText>비대상</w:delText>
              </w:r>
            </w:del>
            <w:ins w:id="2172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73BBF9FA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구매그룹코드</w:t>
            </w:r>
          </w:p>
          <w:p w14:paraId="62DD31A2" w14:textId="77777777" w:rsidR="00D74F2B" w:rsidRDefault="00000000">
            <w:pPr>
              <w:pStyle w:val="KS2"/>
              <w:rPr>
                <w:ins w:id="2173" w:author="임픽스 검토" w:date="2026-10-12T04:00:00Z"/>
                <w:lang w:eastAsia="ko-KR"/>
              </w:rPr>
            </w:pPr>
            <w:ins w:id="217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구매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업무를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담당하는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구매그룹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구매조직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담당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</w:t>
              </w:r>
              <w:r>
                <w:rPr>
                  <w:lang w:eastAsia="ko-KR"/>
                </w:rPr>
                <w:t>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  <w:p w14:paraId="5AC6049E" w14:textId="77777777" w:rsidR="00D74F2B" w:rsidRDefault="00000000">
            <w:pPr>
              <w:pStyle w:val="KS2"/>
              <w:rPr>
                <w:ins w:id="2175" w:author="임픽스 검토" w:date="2026-10-12T04:00:00Z"/>
                <w:lang w:eastAsia="ko-KR"/>
              </w:rPr>
            </w:pPr>
            <w:ins w:id="217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구매조직이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세분화되지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않은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기업은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운영할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있음</w:t>
              </w:r>
            </w:ins>
          </w:p>
          <w:p w14:paraId="079FD2A3" w14:textId="77777777" w:rsidR="004F47B7" w:rsidRDefault="00000000">
            <w:pPr>
              <w:pStyle w:val="KS2"/>
              <w:rPr>
                <w:ins w:id="2177" w:author="임픽스 검토" w:date="2026-10-12T04:00:00Z"/>
                <w:lang w:eastAsia="ko-KR"/>
              </w:rPr>
            </w:pPr>
            <w:ins w:id="217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원자재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구매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부자재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구매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외주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구매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설비</w:t>
              </w:r>
              <w:r>
                <w:rPr>
                  <w:lang w:eastAsia="ko-KR"/>
                </w:rPr>
                <w:t>·</w:t>
              </w:r>
              <w:r>
                <w:rPr>
                  <w:lang w:eastAsia="ko-KR"/>
                </w:rPr>
                <w:t>자산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구매</w:t>
              </w:r>
              <w:r>
                <w:rPr>
                  <w:lang w:eastAsia="ko-KR"/>
                </w:rPr>
                <w:t xml:space="preserve">, MRO </w:t>
              </w:r>
              <w:r>
                <w:rPr>
                  <w:lang w:eastAsia="ko-KR"/>
                </w:rPr>
                <w:t>구매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수입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구매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</w:ins>
          </w:p>
          <w:p w14:paraId="79AC0965" w14:textId="77777777" w:rsidR="00D74F2B" w:rsidRDefault="00000000">
            <w:pPr>
              <w:pStyle w:val="KS2"/>
              <w:rPr>
                <w:ins w:id="2179" w:author="임픽스 검토" w:date="2026-10-12T04:00:00Z"/>
                <w:lang w:eastAsia="ko-KR"/>
              </w:rPr>
            </w:pPr>
            <w:ins w:id="218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66712D1E" w14:textId="77777777">
        <w:trPr>
          <w:cantSplit/>
          <w:jc w:val="center"/>
        </w:trPr>
        <w:tc>
          <w:tcPr>
            <w:tcW w:w="2100" w:type="dxa"/>
          </w:tcPr>
          <w:p w14:paraId="663C16B7" w14:textId="77777777" w:rsidR="00B4288B" w:rsidRDefault="0010783A">
            <w:pPr>
              <w:pStyle w:val="KS2"/>
            </w:pPr>
            <w:r>
              <w:t>기준단위코드</w:t>
            </w:r>
          </w:p>
        </w:tc>
        <w:tc>
          <w:tcPr>
            <w:tcW w:w="3000" w:type="dxa"/>
          </w:tcPr>
          <w:p w14:paraId="2A405BA0" w14:textId="77777777" w:rsidR="00B4288B" w:rsidRDefault="0010783A">
            <w:pPr>
              <w:pStyle w:val="KS2"/>
            </w:pPr>
            <w:r>
              <w:t>ItemUOMCode</w:t>
            </w:r>
          </w:p>
        </w:tc>
        <w:tc>
          <w:tcPr>
            <w:tcW w:w="1150" w:type="dxa"/>
          </w:tcPr>
          <w:p w14:paraId="0207C73F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7F735F40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081A1045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기준단위코드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 xml:space="preserve">: EA, DZ, HD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  <w:p w14:paraId="6AEECE67" w14:textId="77777777" w:rsidR="00B4288B" w:rsidRDefault="0010783A">
            <w:pPr>
              <w:pStyle w:val="KS2"/>
              <w:rPr>
                <w:ins w:id="2181" w:author="임픽스 검토" w:date="2026-10-12T04:00:00Z"/>
                <w:lang w:eastAsia="ko-KR"/>
              </w:rPr>
            </w:pPr>
            <w:ins w:id="218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단위그룹</w:t>
              </w:r>
              <w:r>
                <w:rPr>
                  <w:lang w:eastAsia="ko-KR"/>
                </w:rPr>
                <w:t>(UOMGroup)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단위코드</w:t>
              </w:r>
            </w:ins>
          </w:p>
        </w:tc>
      </w:tr>
    </w:tbl>
    <w:p w14:paraId="6BEC62BC" w14:textId="77777777" w:rsidR="009E5B16" w:rsidRDefault="00000000">
      <w:pPr>
        <w:pStyle w:val="KS0"/>
        <w:tabs>
          <w:tab w:val="left" w:pos="567"/>
        </w:tabs>
        <w:rPr>
          <w:ins w:id="2183" w:author="임픽스 검토" w:date="2026-10-12T04:00:00Z"/>
          <w:lang w:eastAsia="ko-KR"/>
        </w:rPr>
      </w:pPr>
      <w:commentRangeStart w:id="2184"/>
      <w:ins w:id="2185" w:author="임픽스 검토" w:date="2026-10-12T04:00:00Z">
        <w:r>
          <w:rPr>
            <w:lang w:eastAsia="ko-KR"/>
          </w:rPr>
          <w:t>비고</w:t>
        </w:r>
        <w:r>
          <w:rPr>
            <w:lang w:eastAsia="ko-KR"/>
          </w:rPr>
          <w:tab/>
        </w:r>
        <w:r>
          <w:rPr>
            <w:lang w:eastAsia="ko-KR"/>
          </w:rPr>
          <w:t>수불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관련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수불유형</w:t>
        </w:r>
        <w:r>
          <w:rPr>
            <w:lang w:eastAsia="ko-KR"/>
          </w:rPr>
          <w:t xml:space="preserve">(InventoryTransactionType) → </w:t>
        </w:r>
        <w:r>
          <w:rPr>
            <w:lang w:eastAsia="ko-KR"/>
          </w:rPr>
          <w:t>입출고유형</w:t>
        </w:r>
        <w:r>
          <w:rPr>
            <w:lang w:eastAsia="ko-KR"/>
          </w:rPr>
          <w:t xml:space="preserve">(InventoryTransferType) → </w:t>
        </w:r>
        <w:r>
          <w:rPr>
            <w:lang w:eastAsia="ko-KR"/>
          </w:rPr>
          <w:t>수불유형코드</w:t>
        </w:r>
        <w:r>
          <w:rPr>
            <w:lang w:eastAsia="ko-KR"/>
          </w:rPr>
          <w:t>(InventoryTransactionTypeCode)</w:t>
        </w:r>
        <w:r>
          <w:rPr>
            <w:lang w:eastAsia="ko-KR"/>
          </w:rPr>
          <w:t>의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계층을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이루며</w:t>
        </w:r>
        <w:r>
          <w:rPr>
            <w:lang w:eastAsia="ko-KR"/>
          </w:rPr>
          <w:t xml:space="preserve">, </w:t>
        </w:r>
        <w:r>
          <w:rPr>
            <w:lang w:eastAsia="ko-KR"/>
          </w:rPr>
          <w:t>수불유형코드에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따라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상위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유형과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재고증감유형</w:t>
        </w:r>
        <w:r>
          <w:rPr>
            <w:lang w:eastAsia="ko-KR"/>
          </w:rPr>
          <w:t>(InventoryVariationType)</w:t>
        </w:r>
        <w:r>
          <w:rPr>
            <w:lang w:eastAsia="ko-KR"/>
          </w:rPr>
          <w:t>이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정해진다</w:t>
        </w:r>
        <w:r>
          <w:rPr>
            <w:lang w:eastAsia="ko-KR"/>
          </w:rPr>
          <w:t xml:space="preserve">. </w:t>
        </w:r>
        <w:r>
          <w:rPr>
            <w:lang w:eastAsia="ko-KR"/>
          </w:rPr>
          <w:t>이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관계는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입고</w:t>
        </w:r>
        <w:r>
          <w:rPr>
            <w:lang w:eastAsia="ko-KR"/>
          </w:rPr>
          <w:t xml:space="preserve">, </w:t>
        </w:r>
        <w:r>
          <w:rPr>
            <w:lang w:eastAsia="ko-KR"/>
          </w:rPr>
          <w:t>자재불출</w:t>
        </w:r>
        <w:r>
          <w:rPr>
            <w:lang w:eastAsia="ko-KR"/>
          </w:rPr>
          <w:t xml:space="preserve">, </w:t>
        </w:r>
        <w:r>
          <w:rPr>
            <w:lang w:eastAsia="ko-KR"/>
          </w:rPr>
          <w:t>제품입고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명사에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공통으로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적용한다</w:t>
        </w:r>
        <w:r>
          <w:rPr>
            <w:lang w:eastAsia="ko-KR"/>
          </w:rPr>
          <w:t>.</w:t>
        </w:r>
        <w:commentRangeEnd w:id="2184"/>
        <w:r>
          <w:rPr>
            <w:rStyle w:val="aff5"/>
            <w:szCs w:val="22"/>
            <w:lang w:eastAsia="ko-KR"/>
          </w:rPr>
          <w:commentReference w:id="2184"/>
        </w:r>
      </w:ins>
    </w:p>
    <w:p w14:paraId="1EDCC0BA" w14:textId="77777777" w:rsidR="00B4288B" w:rsidRDefault="00B4288B">
      <w:pPr>
        <w:spacing w:after="0" w:line="144" w:lineRule="auto"/>
        <w:rPr>
          <w:lang w:eastAsia="ko-KR"/>
        </w:rPr>
      </w:pPr>
    </w:p>
    <w:p w14:paraId="15DA5778" w14:textId="77777777" w:rsidR="00B4288B" w:rsidRDefault="0010783A">
      <w:pPr>
        <w:pStyle w:val="46"/>
        <w:rPr>
          <w:lang w:eastAsia="ko-KR"/>
        </w:rPr>
      </w:pPr>
      <w:r>
        <w:rPr>
          <w:lang w:eastAsia="ko-KR"/>
        </w:rPr>
        <w:t xml:space="preserve">7.4.5.3  </w:t>
      </w:r>
      <w:r>
        <w:rPr>
          <w:lang w:eastAsia="ko-KR"/>
        </w:rPr>
        <w:t>자재불출</w:t>
      </w:r>
      <w:r>
        <w:rPr>
          <w:lang w:eastAsia="ko-KR"/>
        </w:rPr>
        <w:t>(GoodsIssue)</w:t>
      </w:r>
    </w:p>
    <w:p w14:paraId="745A5D66" w14:textId="4A51E504" w:rsidR="00B4288B" w:rsidRDefault="0010783A">
      <w:pPr>
        <w:rPr>
          <w:lang w:eastAsia="ko-KR"/>
        </w:rPr>
      </w:pPr>
      <w:r>
        <w:rPr>
          <w:lang w:eastAsia="ko-KR"/>
        </w:rPr>
        <w:t>자재불출</w:t>
      </w:r>
      <w:r>
        <w:rPr>
          <w:lang w:eastAsia="ko-KR"/>
        </w:rPr>
        <w:t xml:space="preserve"> </w:t>
      </w:r>
      <w:r>
        <w:rPr>
          <w:lang w:eastAsia="ko-KR"/>
        </w:rPr>
        <w:t>요청된</w:t>
      </w:r>
      <w:r>
        <w:rPr>
          <w:lang w:eastAsia="ko-KR"/>
        </w:rPr>
        <w:t xml:space="preserve"> </w:t>
      </w:r>
      <w:r>
        <w:rPr>
          <w:lang w:eastAsia="ko-KR"/>
        </w:rPr>
        <w:t>자재를</w:t>
      </w:r>
      <w:r>
        <w:rPr>
          <w:lang w:eastAsia="ko-KR"/>
        </w:rPr>
        <w:t xml:space="preserve"> </w:t>
      </w:r>
      <w:r>
        <w:rPr>
          <w:lang w:eastAsia="ko-KR"/>
        </w:rPr>
        <w:t>불출하는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>(</w:t>
      </w:r>
      <w:r>
        <w:rPr>
          <w:lang w:eastAsia="ko-KR"/>
        </w:rPr>
        <w:t>일반적으로</w:t>
      </w:r>
      <w:r>
        <w:rPr>
          <w:lang w:eastAsia="ko-KR"/>
        </w:rPr>
        <w:t xml:space="preserve">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관리주체가</w:t>
      </w:r>
      <w:r>
        <w:rPr>
          <w:lang w:eastAsia="ko-KR"/>
        </w:rPr>
        <w:t xml:space="preserve"> </w:t>
      </w:r>
      <w:r>
        <w:rPr>
          <w:lang w:eastAsia="ko-KR"/>
        </w:rPr>
        <w:t>다를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창고관리부서에서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). </w:t>
      </w:r>
      <w:r>
        <w:rPr>
          <w:lang w:eastAsia="ko-KR"/>
        </w:rPr>
        <w:t>자재불출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2186" w:author="임픽스 검토" w:date="2026-10-12T04:00:00Z">
        <w:r>
          <w:rPr>
            <w:lang w:eastAsia="ko-KR"/>
          </w:rPr>
          <w:delText>40</w:delText>
        </w:r>
      </w:del>
      <w:ins w:id="2187" w:author="임픽스 검토" w:date="2026-10-12T04:00:00Z">
        <w:r>
          <w:rPr>
            <w:lang w:eastAsia="ko-KR"/>
          </w:rPr>
          <w:t>43</w:t>
        </w:r>
      </w:ins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49BE04D8" w14:textId="1908E751" w:rsidR="00B4288B" w:rsidRDefault="0010783A">
      <w:pPr>
        <w:pStyle w:val="KS"/>
        <w:rPr>
          <w:lang w:eastAsia="ko-KR"/>
        </w:rPr>
      </w:pPr>
      <w:commentRangeStart w:id="2188"/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2189" w:author="임픽스 검토" w:date="2026-10-12T04:00:00Z">
        <w:r>
          <w:rPr>
            <w:lang w:eastAsia="ko-KR"/>
          </w:rPr>
          <w:delText>40</w:delText>
        </w:r>
      </w:del>
      <w:ins w:id="2190" w:author="임픽스 검토" w:date="2026-10-12T04:00:00Z">
        <w:r>
          <w:rPr>
            <w:lang w:eastAsia="ko-KR"/>
          </w:rPr>
          <w:t>43</w:t>
        </w:r>
      </w:ins>
      <w:r>
        <w:rPr>
          <w:lang w:eastAsia="ko-KR"/>
        </w:rPr>
        <w:t xml:space="preserve"> — </w:t>
      </w:r>
      <w:r>
        <w:rPr>
          <w:lang w:eastAsia="ko-KR"/>
        </w:rPr>
        <w:t>자재불출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commentRangeEnd w:id="2188"/>
      <w:r>
        <w:rPr>
          <w:rStyle w:val="aff5"/>
          <w:sz w:val="20"/>
          <w:szCs w:val="22"/>
          <w:lang w:eastAsia="ko-KR"/>
        </w:rPr>
        <w:commentReference w:id="2188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5300150B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19CCB6CD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5D8D9244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1B311299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44A32D88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43168BDA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20748A14" w14:textId="77777777">
        <w:trPr>
          <w:cantSplit/>
          <w:jc w:val="center"/>
        </w:trPr>
        <w:tc>
          <w:tcPr>
            <w:tcW w:w="2100" w:type="dxa"/>
          </w:tcPr>
          <w:p w14:paraId="45342196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7BF9421E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246A75CE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233631E2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712480F7" w14:textId="77777777" w:rsidR="00B4288B" w:rsidRDefault="00B4288B">
            <w:pPr>
              <w:pStyle w:val="KS2"/>
            </w:pPr>
          </w:p>
        </w:tc>
      </w:tr>
      <w:tr w:rsidR="00B4288B" w14:paraId="36A2A9E7" w14:textId="77777777">
        <w:trPr>
          <w:cantSplit/>
          <w:jc w:val="center"/>
        </w:trPr>
        <w:tc>
          <w:tcPr>
            <w:tcW w:w="2100" w:type="dxa"/>
          </w:tcPr>
          <w:p w14:paraId="31E1EEF8" w14:textId="77777777" w:rsidR="00B4288B" w:rsidRDefault="0010783A">
            <w:pPr>
              <w:pStyle w:val="KS2"/>
            </w:pPr>
            <w:r>
              <w:t>자재불출식별자</w:t>
            </w:r>
          </w:p>
        </w:tc>
        <w:tc>
          <w:tcPr>
            <w:tcW w:w="3000" w:type="dxa"/>
          </w:tcPr>
          <w:p w14:paraId="4399616E" w14:textId="77777777" w:rsidR="00B4288B" w:rsidRDefault="0010783A">
            <w:pPr>
              <w:pStyle w:val="KS2"/>
            </w:pPr>
            <w:r>
              <w:t>GoodsIssueID</w:t>
            </w:r>
          </w:p>
        </w:tc>
        <w:tc>
          <w:tcPr>
            <w:tcW w:w="1150" w:type="dxa"/>
          </w:tcPr>
          <w:p w14:paraId="6E3BA1C8" w14:textId="77777777" w:rsidR="00B4288B" w:rsidRDefault="0010783A">
            <w:pPr>
              <w:pStyle w:val="KS2"/>
              <w:jc w:val="center"/>
            </w:pPr>
            <w:r>
              <w:t>ID</w:t>
            </w:r>
          </w:p>
        </w:tc>
        <w:tc>
          <w:tcPr>
            <w:tcW w:w="1000" w:type="dxa"/>
          </w:tcPr>
          <w:p w14:paraId="00BA7A49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0CF1E31E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자재불출을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</w:tc>
      </w:tr>
      <w:tr w:rsidR="00B4288B" w14:paraId="74665D86" w14:textId="77777777">
        <w:trPr>
          <w:cantSplit/>
          <w:jc w:val="center"/>
        </w:trPr>
        <w:tc>
          <w:tcPr>
            <w:tcW w:w="2100" w:type="dxa"/>
          </w:tcPr>
          <w:p w14:paraId="195CC425" w14:textId="77777777" w:rsidR="00B4288B" w:rsidRDefault="0010783A">
            <w:pPr>
              <w:pStyle w:val="KS2"/>
            </w:pPr>
            <w:r>
              <w:t>수불문서번호</w:t>
            </w:r>
          </w:p>
        </w:tc>
        <w:tc>
          <w:tcPr>
            <w:tcW w:w="3000" w:type="dxa"/>
          </w:tcPr>
          <w:p w14:paraId="16DD8AAC" w14:textId="77777777" w:rsidR="00B4288B" w:rsidRDefault="0010783A">
            <w:pPr>
              <w:pStyle w:val="KS2"/>
            </w:pPr>
            <w:r>
              <w:t>InventoryTransactionDocumentNumber</w:t>
            </w:r>
          </w:p>
        </w:tc>
        <w:tc>
          <w:tcPr>
            <w:tcW w:w="1150" w:type="dxa"/>
          </w:tcPr>
          <w:p w14:paraId="4C1DAA0C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291165BA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1B786278" w14:textId="77777777" w:rsidR="00B4288B" w:rsidRDefault="0010783A">
            <w:pPr>
              <w:pStyle w:val="KS2"/>
            </w:pPr>
            <w:r>
              <w:t xml:space="preserve">— </w:t>
            </w:r>
            <w:r>
              <w:t>수불문서번호</w:t>
            </w:r>
          </w:p>
        </w:tc>
      </w:tr>
      <w:tr w:rsidR="00B4288B" w14:paraId="3B4A8C8A" w14:textId="77777777">
        <w:trPr>
          <w:cantSplit/>
          <w:jc w:val="center"/>
        </w:trPr>
        <w:tc>
          <w:tcPr>
            <w:tcW w:w="2100" w:type="dxa"/>
          </w:tcPr>
          <w:p w14:paraId="161EC5E8" w14:textId="77777777" w:rsidR="00B4288B" w:rsidRDefault="0010783A">
            <w:pPr>
              <w:pStyle w:val="KS2"/>
            </w:pPr>
            <w:r>
              <w:t>수불문서순번</w:t>
            </w:r>
          </w:p>
        </w:tc>
        <w:tc>
          <w:tcPr>
            <w:tcW w:w="3000" w:type="dxa"/>
          </w:tcPr>
          <w:p w14:paraId="359B223C" w14:textId="77777777" w:rsidR="00B4288B" w:rsidRDefault="0010783A">
            <w:pPr>
              <w:pStyle w:val="KS2"/>
            </w:pPr>
            <w:r>
              <w:t>InventoryTransactionDocumentSequence</w:t>
            </w:r>
          </w:p>
        </w:tc>
        <w:tc>
          <w:tcPr>
            <w:tcW w:w="1150" w:type="dxa"/>
          </w:tcPr>
          <w:p w14:paraId="1B7D202E" w14:textId="77777777" w:rsidR="00B4288B" w:rsidRDefault="0010783A">
            <w:pPr>
              <w:pStyle w:val="KS2"/>
              <w:jc w:val="center"/>
            </w:pPr>
            <w:r>
              <w:t>int</w:t>
            </w:r>
          </w:p>
        </w:tc>
        <w:tc>
          <w:tcPr>
            <w:tcW w:w="1000" w:type="dxa"/>
          </w:tcPr>
          <w:p w14:paraId="2A484A05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324C7C55" w14:textId="77777777" w:rsidR="00B4288B" w:rsidRDefault="0010783A">
            <w:pPr>
              <w:pStyle w:val="KS2"/>
            </w:pPr>
            <w:r>
              <w:t xml:space="preserve">— </w:t>
            </w:r>
            <w:r>
              <w:t>수불문서순번</w:t>
            </w:r>
          </w:p>
        </w:tc>
      </w:tr>
      <w:tr w:rsidR="00B4288B" w14:paraId="5FD4A5FC" w14:textId="77777777">
        <w:trPr>
          <w:cantSplit/>
          <w:jc w:val="center"/>
        </w:trPr>
        <w:tc>
          <w:tcPr>
            <w:tcW w:w="2100" w:type="dxa"/>
          </w:tcPr>
          <w:p w14:paraId="35FE64CC" w14:textId="77777777" w:rsidR="00B4288B" w:rsidRDefault="0010783A">
            <w:pPr>
              <w:pStyle w:val="KS2"/>
            </w:pPr>
            <w:r>
              <w:t>품목식별자</w:t>
            </w:r>
          </w:p>
        </w:tc>
        <w:tc>
          <w:tcPr>
            <w:tcW w:w="3000" w:type="dxa"/>
          </w:tcPr>
          <w:p w14:paraId="7B6DB7B4" w14:textId="77777777" w:rsidR="00B4288B" w:rsidRDefault="0010783A">
            <w:pPr>
              <w:pStyle w:val="KS2"/>
            </w:pPr>
            <w:r>
              <w:t>ItemID</w:t>
            </w:r>
          </w:p>
        </w:tc>
        <w:tc>
          <w:tcPr>
            <w:tcW w:w="1150" w:type="dxa"/>
          </w:tcPr>
          <w:p w14:paraId="3B2D6D2D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58C229B1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2BC65D0B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73EC3E7E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반제품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원자재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저장품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소모품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</w:p>
          <w:p w14:paraId="49265D43" w14:textId="77777777" w:rsidR="00B4288B" w:rsidRDefault="0010783A">
            <w:pPr>
              <w:pStyle w:val="KS2"/>
              <w:rPr>
                <w:ins w:id="2191" w:author="임픽스 검토" w:date="2026-10-12T04:00:00Z"/>
                <w:lang w:eastAsia="ko-KR"/>
              </w:rPr>
            </w:pPr>
            <w:ins w:id="219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품목마스터</w:t>
              </w:r>
              <w:r>
                <w:rPr>
                  <w:lang w:eastAsia="ko-KR"/>
                </w:rPr>
                <w:t>(ItemMaster)</w:t>
              </w:r>
            </w:ins>
          </w:p>
        </w:tc>
      </w:tr>
      <w:tr w:rsidR="00B4288B" w14:paraId="50B79330" w14:textId="77777777">
        <w:trPr>
          <w:cantSplit/>
          <w:jc w:val="center"/>
        </w:trPr>
        <w:tc>
          <w:tcPr>
            <w:tcW w:w="2100" w:type="dxa"/>
          </w:tcPr>
          <w:p w14:paraId="7BF09BCB" w14:textId="77777777" w:rsidR="00B4288B" w:rsidRDefault="0010783A">
            <w:pPr>
              <w:pStyle w:val="KS2"/>
            </w:pPr>
            <w:r>
              <w:t>수불유형코드</w:t>
            </w:r>
          </w:p>
        </w:tc>
        <w:tc>
          <w:tcPr>
            <w:tcW w:w="3000" w:type="dxa"/>
          </w:tcPr>
          <w:p w14:paraId="5895C67C" w14:textId="77777777" w:rsidR="00B4288B" w:rsidRDefault="0010783A">
            <w:pPr>
              <w:pStyle w:val="KS2"/>
            </w:pPr>
            <w:r>
              <w:t>InventoryTransactionTypeCode</w:t>
            </w:r>
          </w:p>
        </w:tc>
        <w:tc>
          <w:tcPr>
            <w:tcW w:w="1150" w:type="dxa"/>
          </w:tcPr>
          <w:p w14:paraId="04EC7A1D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7F154FB2" w14:textId="4B2E47EE" w:rsidR="00B4288B" w:rsidRDefault="0010783A">
            <w:pPr>
              <w:pStyle w:val="KS2"/>
              <w:jc w:val="center"/>
            </w:pPr>
            <w:del w:id="2193" w:author="임픽스 검토" w:date="2026-10-12T04:00:00Z">
              <w:r>
                <w:delText>비대상</w:delText>
              </w:r>
            </w:del>
            <w:ins w:id="2194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1B2A44BE" w14:textId="77777777" w:rsidR="003168E1" w:rsidRDefault="00000000">
            <w:pPr>
              <w:pStyle w:val="KS2"/>
              <w:rPr>
                <w:del w:id="2195" w:author="임픽스 검토" w:date="2026-10-12T04:00:00Z"/>
                <w:lang w:eastAsia="ko-KR"/>
              </w:rPr>
            </w:pPr>
            <w:del w:id="2196" w:author="임픽스 검토" w:date="2026-10-12T04:00:00Z">
              <w:r>
                <w:rPr>
                  <w:lang w:eastAsia="ko-KR"/>
                </w:rPr>
                <w:delText xml:space="preserve">— </w:delText>
              </w:r>
              <w:r>
                <w:rPr>
                  <w:lang w:eastAsia="ko-KR"/>
                </w:rPr>
                <w:delText>수불유형코드</w:delText>
              </w:r>
            </w:del>
          </w:p>
          <w:p w14:paraId="70E3F875" w14:textId="77777777" w:rsidR="009E5B16" w:rsidRDefault="00000000">
            <w:pPr>
              <w:pStyle w:val="KS2"/>
              <w:rPr>
                <w:ins w:id="2197" w:author="임픽스 검토" w:date="2026-10-12T04:00:00Z"/>
                <w:lang w:eastAsia="ko-KR"/>
              </w:rPr>
            </w:pPr>
            <w:ins w:id="219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재고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변동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수불</w:t>
              </w:r>
              <w:r>
                <w:rPr>
                  <w:lang w:eastAsia="ko-KR"/>
                </w:rPr>
                <w:t>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성격과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원인을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구분하는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상세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코드로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입출고유형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이동</w:t>
              </w:r>
              <w:r>
                <w:rPr>
                  <w:lang w:eastAsia="ko-KR"/>
                </w:rPr>
                <w:t>·</w:t>
              </w:r>
              <w:r>
                <w:rPr>
                  <w:lang w:eastAsia="ko-KR"/>
                </w:rPr>
                <w:t>조정은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수불유형</w:t>
              </w:r>
              <w:r>
                <w:rPr>
                  <w:lang w:eastAsia="ko-KR"/>
                </w:rPr>
                <w:t>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하위에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속함</w:t>
              </w:r>
            </w:ins>
          </w:p>
          <w:p w14:paraId="74BFA520" w14:textId="77777777" w:rsidR="009E5B16" w:rsidRDefault="00000000">
            <w:pPr>
              <w:pStyle w:val="KS2"/>
              <w:rPr>
                <w:ins w:id="2199" w:author="임픽스 검토" w:date="2026-10-12T04:00:00Z"/>
                <w:lang w:eastAsia="ko-KR"/>
              </w:rPr>
            </w:pPr>
            <w:ins w:id="220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수불유형코드가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정해지면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수불유형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입출고유형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재고증감유형이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정해지며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함께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기재하는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경우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그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값과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일치해야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함</w:t>
              </w:r>
            </w:ins>
          </w:p>
          <w:p w14:paraId="772EA9F1" w14:textId="77777777" w:rsidR="009E5B16" w:rsidRDefault="00000000">
            <w:pPr>
              <w:pStyle w:val="KS2"/>
              <w:rPr>
                <w:ins w:id="2201" w:author="임픽스 검토" w:date="2026-10-12T04:00:00Z"/>
                <w:lang w:eastAsia="ko-KR"/>
              </w:rPr>
            </w:pPr>
            <w:ins w:id="220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구매입고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구매입고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취소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생산출고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생산출고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반납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창고간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이동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실사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조정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</w:ins>
          </w:p>
          <w:p w14:paraId="6F9F6376" w14:textId="348E6B22" w:rsidR="00B4288B" w:rsidRDefault="00CE7B3B" w:rsidP="00CE7B3B">
            <w:pPr>
              <w:pStyle w:val="KS2"/>
              <w:rPr>
                <w:ins w:id="2203" w:author="임픽스 검토" w:date="2026-10-12T04:00:00Z"/>
                <w:lang w:eastAsia="ko-KR"/>
              </w:rPr>
            </w:pPr>
            <w:ins w:id="220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724A65E0" w14:textId="77777777">
        <w:trPr>
          <w:cantSplit/>
          <w:jc w:val="center"/>
        </w:trPr>
        <w:tc>
          <w:tcPr>
            <w:tcW w:w="2100" w:type="dxa"/>
          </w:tcPr>
          <w:p w14:paraId="2D9672E1" w14:textId="77777777" w:rsidR="00B4288B" w:rsidRDefault="0010783A">
            <w:pPr>
              <w:pStyle w:val="KS2"/>
            </w:pPr>
            <w:r>
              <w:t>입출고유형</w:t>
            </w:r>
          </w:p>
        </w:tc>
        <w:tc>
          <w:tcPr>
            <w:tcW w:w="3000" w:type="dxa"/>
          </w:tcPr>
          <w:p w14:paraId="7FC1DE6D" w14:textId="77777777" w:rsidR="00B4288B" w:rsidRDefault="0010783A">
            <w:pPr>
              <w:pStyle w:val="KS2"/>
            </w:pPr>
            <w:r>
              <w:t>InventoryTransferType</w:t>
            </w:r>
          </w:p>
        </w:tc>
        <w:tc>
          <w:tcPr>
            <w:tcW w:w="1150" w:type="dxa"/>
          </w:tcPr>
          <w:p w14:paraId="4B7F00BF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624C70AF" w14:textId="2F598EDC" w:rsidR="00B4288B" w:rsidRDefault="0010783A">
            <w:pPr>
              <w:pStyle w:val="KS2"/>
              <w:jc w:val="center"/>
            </w:pPr>
            <w:del w:id="2205" w:author="임픽스 검토" w:date="2026-10-12T04:00:00Z">
              <w:r>
                <w:delText>비대상</w:delText>
              </w:r>
            </w:del>
            <w:ins w:id="2206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3F9BE61F" w14:textId="77777777" w:rsidR="003168E1" w:rsidRDefault="00000000">
            <w:pPr>
              <w:pStyle w:val="KS2"/>
              <w:rPr>
                <w:del w:id="2207" w:author="임픽스 검토" w:date="2026-10-12T04:00:00Z"/>
                <w:lang w:eastAsia="ko-KR"/>
              </w:rPr>
            </w:pPr>
            <w:del w:id="2208" w:author="임픽스 검토" w:date="2026-10-12T04:00:00Z">
              <w:r>
                <w:rPr>
                  <w:lang w:eastAsia="ko-KR"/>
                </w:rPr>
                <w:delText xml:space="preserve">— </w:delText>
              </w:r>
              <w:r>
                <w:rPr>
                  <w:lang w:eastAsia="ko-KR"/>
                </w:rPr>
                <w:delText>입출고유형</w:delText>
              </w:r>
            </w:del>
          </w:p>
          <w:p w14:paraId="543A835A" w14:textId="77777777" w:rsidR="009E5B16" w:rsidRDefault="00000000">
            <w:pPr>
              <w:pStyle w:val="KS2"/>
              <w:rPr>
                <w:ins w:id="2209" w:author="임픽스 검토" w:date="2026-10-12T04:00:00Z"/>
                <w:lang w:eastAsia="ko-KR"/>
              </w:rPr>
            </w:pPr>
            <w:ins w:id="221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입고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또는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출고의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사유로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수불유형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입고</w:t>
              </w:r>
              <w:r>
                <w:rPr>
                  <w:lang w:eastAsia="ko-KR"/>
                </w:rPr>
                <w:t>·</w:t>
              </w:r>
              <w:r>
                <w:rPr>
                  <w:lang w:eastAsia="ko-KR"/>
                </w:rPr>
                <w:t>출고</w:t>
              </w:r>
              <w:r>
                <w:rPr>
                  <w:lang w:eastAsia="ko-KR"/>
                </w:rPr>
                <w:t>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하위에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속함</w:t>
              </w:r>
            </w:ins>
          </w:p>
          <w:p w14:paraId="63CDF6D3" w14:textId="77777777" w:rsidR="009E5B16" w:rsidRDefault="00000000">
            <w:pPr>
              <w:pStyle w:val="KS2"/>
              <w:rPr>
                <w:ins w:id="2211" w:author="임픽스 검토" w:date="2026-10-12T04:00:00Z"/>
                <w:lang w:eastAsia="ko-KR"/>
              </w:rPr>
            </w:pPr>
            <w:ins w:id="221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입고는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구매입고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생산입고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외주입고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매출반품입고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타계정입고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출고는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판매출고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생산출고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외주출고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매입반품출고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타계정출고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폐기출고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</w:ins>
          </w:p>
          <w:p w14:paraId="298BC67D" w14:textId="3D4980D8" w:rsidR="00537041" w:rsidRDefault="00537041" w:rsidP="00537041">
            <w:pPr>
              <w:pStyle w:val="KS2"/>
              <w:rPr>
                <w:ins w:id="2213" w:author="임픽스 검토" w:date="2026-10-12T04:00:00Z"/>
                <w:lang w:eastAsia="ko-KR"/>
              </w:rPr>
            </w:pPr>
            <w:ins w:id="221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25794BB0" w14:textId="77777777">
        <w:trPr>
          <w:cantSplit/>
          <w:jc w:val="center"/>
        </w:trPr>
        <w:tc>
          <w:tcPr>
            <w:tcW w:w="2100" w:type="dxa"/>
          </w:tcPr>
          <w:p w14:paraId="2B33329F" w14:textId="77777777" w:rsidR="00B4288B" w:rsidRDefault="0010783A">
            <w:pPr>
              <w:pStyle w:val="KS2"/>
            </w:pPr>
            <w:r>
              <w:t>재고증감유형</w:t>
            </w:r>
          </w:p>
        </w:tc>
        <w:tc>
          <w:tcPr>
            <w:tcW w:w="3000" w:type="dxa"/>
          </w:tcPr>
          <w:p w14:paraId="6629B522" w14:textId="77777777" w:rsidR="00B4288B" w:rsidRDefault="0010783A">
            <w:pPr>
              <w:pStyle w:val="KS2"/>
            </w:pPr>
            <w:r>
              <w:t>InventoryVariationType</w:t>
            </w:r>
          </w:p>
        </w:tc>
        <w:tc>
          <w:tcPr>
            <w:tcW w:w="1150" w:type="dxa"/>
          </w:tcPr>
          <w:p w14:paraId="6916BC1B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283B4116" w14:textId="201D64D4" w:rsidR="00B4288B" w:rsidRDefault="0010783A">
            <w:pPr>
              <w:pStyle w:val="KS2"/>
              <w:jc w:val="center"/>
            </w:pPr>
            <w:del w:id="2215" w:author="임픽스 검토" w:date="2026-10-12T04:00:00Z">
              <w:r>
                <w:delText>비대상</w:delText>
              </w:r>
            </w:del>
            <w:ins w:id="2216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6F82E267" w14:textId="77777777" w:rsidR="009E5B16" w:rsidRDefault="00000000">
            <w:pPr>
              <w:pStyle w:val="KS2"/>
              <w:rPr>
                <w:ins w:id="2217" w:author="임픽스 검토" w:date="2026-10-12T04:00:00Z"/>
                <w:lang w:eastAsia="ko-KR"/>
              </w:rPr>
            </w:pPr>
            <w:ins w:id="221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해당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수불이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재고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수량을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증가시키는지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감소시키는지의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구분으로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수불유형코드에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따라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정해짐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취소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거래는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원거래와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반대</w:t>
              </w:r>
              <w:r>
                <w:rPr>
                  <w:lang w:eastAsia="ko-KR"/>
                </w:rPr>
                <w:t>)</w:t>
              </w:r>
            </w:ins>
          </w:p>
          <w:p w14:paraId="0B347CE3" w14:textId="77777777" w:rsidR="009E5B16" w:rsidRDefault="00000000">
            <w:pPr>
              <w:pStyle w:val="KS2"/>
              <w:rPr>
                <w:lang w:eastAsia="ko-KR"/>
              </w:rPr>
            </w:pPr>
            <w:del w:id="2219" w:author="임픽스 검토" w:date="2026-10-12T04:00:00Z">
              <w:r>
                <w:rPr>
                  <w:lang w:eastAsia="ko-KR"/>
                </w:rPr>
                <w:delText xml:space="preserve">— </w:delText>
              </w:r>
              <w:r>
                <w:rPr>
                  <w:lang w:eastAsia="ko-KR"/>
                </w:rPr>
                <w:delText>재고증감유형</w:delText>
              </w:r>
            </w:del>
            <w:ins w:id="222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증가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감소</w:t>
              </w:r>
            </w:ins>
          </w:p>
          <w:p w14:paraId="38F76121" w14:textId="273512C3" w:rsidR="00D74F2B" w:rsidRDefault="00000000">
            <w:pPr>
              <w:pStyle w:val="KS2"/>
              <w:rPr>
                <w:ins w:id="2221" w:author="임픽스 검토" w:date="2026-10-12T04:00:00Z"/>
                <w:lang w:eastAsia="ko-KR"/>
              </w:rPr>
            </w:pPr>
            <w:ins w:id="222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249FF82D" w14:textId="77777777">
        <w:trPr>
          <w:cantSplit/>
          <w:jc w:val="center"/>
        </w:trPr>
        <w:tc>
          <w:tcPr>
            <w:tcW w:w="2100" w:type="dxa"/>
          </w:tcPr>
          <w:p w14:paraId="39596D9D" w14:textId="77777777" w:rsidR="00B4288B" w:rsidRDefault="0010783A">
            <w:pPr>
              <w:pStyle w:val="KS2"/>
            </w:pPr>
            <w:r>
              <w:t>수불유형</w:t>
            </w:r>
          </w:p>
        </w:tc>
        <w:tc>
          <w:tcPr>
            <w:tcW w:w="3000" w:type="dxa"/>
          </w:tcPr>
          <w:p w14:paraId="36CEEF3C" w14:textId="77777777" w:rsidR="00B4288B" w:rsidRDefault="0010783A">
            <w:pPr>
              <w:pStyle w:val="KS2"/>
            </w:pPr>
            <w:r>
              <w:t>InventoryTransactionType</w:t>
            </w:r>
          </w:p>
        </w:tc>
        <w:tc>
          <w:tcPr>
            <w:tcW w:w="1150" w:type="dxa"/>
          </w:tcPr>
          <w:p w14:paraId="3BBCAA69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4FE26146" w14:textId="4F043661" w:rsidR="00B4288B" w:rsidRDefault="0010783A">
            <w:pPr>
              <w:pStyle w:val="KS2"/>
              <w:jc w:val="center"/>
            </w:pPr>
            <w:del w:id="2223" w:author="임픽스 검토" w:date="2026-10-12T04:00:00Z">
              <w:r>
                <w:delText>비대상</w:delText>
              </w:r>
            </w:del>
            <w:ins w:id="2224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5AD7F679" w14:textId="77777777" w:rsidR="003168E1" w:rsidRDefault="00000000">
            <w:pPr>
              <w:pStyle w:val="KS2"/>
              <w:rPr>
                <w:del w:id="2225" w:author="임픽스 검토" w:date="2026-10-12T04:00:00Z"/>
                <w:lang w:eastAsia="ko-KR"/>
              </w:rPr>
            </w:pPr>
            <w:del w:id="2226" w:author="임픽스 검토" w:date="2026-10-12T04:00:00Z">
              <w:r>
                <w:rPr>
                  <w:lang w:eastAsia="ko-KR"/>
                </w:rPr>
                <w:delText xml:space="preserve">— </w:delText>
              </w:r>
              <w:r>
                <w:rPr>
                  <w:lang w:eastAsia="ko-KR"/>
                </w:rPr>
                <w:delText>수불유형</w:delText>
              </w:r>
            </w:del>
          </w:p>
          <w:p w14:paraId="77A7C07E" w14:textId="77777777" w:rsidR="009E5B16" w:rsidRDefault="00000000">
            <w:pPr>
              <w:pStyle w:val="KS2"/>
              <w:rPr>
                <w:ins w:id="2227" w:author="임픽스 검토" w:date="2026-10-12T04:00:00Z"/>
                <w:lang w:eastAsia="ko-KR"/>
              </w:rPr>
            </w:pPr>
            <w:ins w:id="222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재고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변동의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종류</w:t>
              </w:r>
            </w:ins>
          </w:p>
          <w:p w14:paraId="79908C2B" w14:textId="77777777" w:rsidR="009E5B16" w:rsidRDefault="00000000">
            <w:pPr>
              <w:pStyle w:val="KS2"/>
              <w:rPr>
                <w:ins w:id="2229" w:author="임픽스 검토" w:date="2026-10-12T04:00:00Z"/>
                <w:lang w:eastAsia="ko-KR"/>
              </w:rPr>
            </w:pPr>
            <w:ins w:id="223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입고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출고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이동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조정</w:t>
              </w:r>
            </w:ins>
          </w:p>
          <w:p w14:paraId="6C52F3AC" w14:textId="08A00DBC" w:rsidR="00D74F2B" w:rsidRDefault="00000000">
            <w:pPr>
              <w:pStyle w:val="KS2"/>
              <w:rPr>
                <w:ins w:id="2231" w:author="임픽스 검토" w:date="2026-10-12T04:00:00Z"/>
                <w:lang w:eastAsia="ko-KR"/>
              </w:rPr>
            </w:pPr>
            <w:ins w:id="223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532BF5BF" w14:textId="77777777">
        <w:trPr>
          <w:cantSplit/>
          <w:jc w:val="center"/>
        </w:trPr>
        <w:tc>
          <w:tcPr>
            <w:tcW w:w="2100" w:type="dxa"/>
          </w:tcPr>
          <w:p w14:paraId="2800ACAB" w14:textId="77777777" w:rsidR="00B4288B" w:rsidRDefault="0010783A">
            <w:pPr>
              <w:pStyle w:val="KS2"/>
            </w:pPr>
            <w:r>
              <w:t>로트식별자</w:t>
            </w:r>
          </w:p>
        </w:tc>
        <w:tc>
          <w:tcPr>
            <w:tcW w:w="3000" w:type="dxa"/>
          </w:tcPr>
          <w:p w14:paraId="3CECD930" w14:textId="77777777" w:rsidR="00B4288B" w:rsidRDefault="0010783A">
            <w:pPr>
              <w:pStyle w:val="KS2"/>
            </w:pPr>
            <w:r>
              <w:t>LotID</w:t>
            </w:r>
          </w:p>
        </w:tc>
        <w:tc>
          <w:tcPr>
            <w:tcW w:w="1150" w:type="dxa"/>
          </w:tcPr>
          <w:p w14:paraId="6554E1B3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04637303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763FEB8A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자재불출에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로트의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고유식별값</w:t>
            </w:r>
          </w:p>
          <w:p w14:paraId="0D3C08D8" w14:textId="77777777" w:rsidR="00B4288B" w:rsidRDefault="0010783A">
            <w:pPr>
              <w:pStyle w:val="KS2"/>
              <w:rPr>
                <w:ins w:id="2233" w:author="임픽스 검토" w:date="2026-10-12T04:00:00Z"/>
              </w:rPr>
            </w:pPr>
            <w:ins w:id="2234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로트</w:t>
              </w:r>
              <w:r>
                <w:t>(Lot)</w:t>
              </w:r>
            </w:ins>
          </w:p>
        </w:tc>
      </w:tr>
      <w:tr w:rsidR="00B4288B" w14:paraId="4C65E819" w14:textId="77777777">
        <w:trPr>
          <w:cantSplit/>
          <w:jc w:val="center"/>
        </w:trPr>
        <w:tc>
          <w:tcPr>
            <w:tcW w:w="2100" w:type="dxa"/>
          </w:tcPr>
          <w:p w14:paraId="587F91D4" w14:textId="77777777" w:rsidR="00B4288B" w:rsidRDefault="0010783A">
            <w:pPr>
              <w:pStyle w:val="KS2"/>
            </w:pPr>
            <w:r>
              <w:t>시리얼사용여부</w:t>
            </w:r>
          </w:p>
        </w:tc>
        <w:tc>
          <w:tcPr>
            <w:tcW w:w="3000" w:type="dxa"/>
          </w:tcPr>
          <w:p w14:paraId="310A4C01" w14:textId="77777777" w:rsidR="00B4288B" w:rsidRDefault="0010783A">
            <w:pPr>
              <w:pStyle w:val="KS2"/>
            </w:pPr>
            <w:r>
              <w:t>SerialUseIndicator</w:t>
            </w:r>
          </w:p>
        </w:tc>
        <w:tc>
          <w:tcPr>
            <w:tcW w:w="1150" w:type="dxa"/>
          </w:tcPr>
          <w:p w14:paraId="7312A1F8" w14:textId="77777777" w:rsidR="00B4288B" w:rsidRDefault="0010783A">
            <w:pPr>
              <w:pStyle w:val="KS2"/>
              <w:jc w:val="center"/>
            </w:pPr>
            <w:r>
              <w:t>boolean</w:t>
            </w:r>
          </w:p>
        </w:tc>
        <w:tc>
          <w:tcPr>
            <w:tcW w:w="1000" w:type="dxa"/>
          </w:tcPr>
          <w:p w14:paraId="2CDC9E9B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26BD6F5C" w14:textId="77777777" w:rsidR="00B4288B" w:rsidRDefault="0010783A">
            <w:pPr>
              <w:pStyle w:val="KS2"/>
            </w:pPr>
            <w:r>
              <w:t xml:space="preserve">— </w:t>
            </w:r>
            <w:r>
              <w:t>시리얼사용여부</w:t>
            </w:r>
          </w:p>
        </w:tc>
      </w:tr>
      <w:tr w:rsidR="00B4288B" w14:paraId="07396370" w14:textId="77777777">
        <w:trPr>
          <w:cantSplit/>
          <w:jc w:val="center"/>
        </w:trPr>
        <w:tc>
          <w:tcPr>
            <w:tcW w:w="2100" w:type="dxa"/>
          </w:tcPr>
          <w:p w14:paraId="7C85F273" w14:textId="77777777" w:rsidR="00B4288B" w:rsidRDefault="0010783A">
            <w:pPr>
              <w:pStyle w:val="KS2"/>
            </w:pPr>
            <w:r>
              <w:t>공급사식별자</w:t>
            </w:r>
          </w:p>
        </w:tc>
        <w:tc>
          <w:tcPr>
            <w:tcW w:w="3000" w:type="dxa"/>
          </w:tcPr>
          <w:p w14:paraId="39B33125" w14:textId="77777777" w:rsidR="00B4288B" w:rsidRDefault="0010783A">
            <w:pPr>
              <w:pStyle w:val="KS2"/>
            </w:pPr>
            <w:r>
              <w:t>VendorID</w:t>
            </w:r>
          </w:p>
        </w:tc>
        <w:tc>
          <w:tcPr>
            <w:tcW w:w="1150" w:type="dxa"/>
          </w:tcPr>
          <w:p w14:paraId="2A712C96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52C84FA8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69A4BFB6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구입해오는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거래처를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705BA798" w14:textId="77777777" w:rsidR="00B4288B" w:rsidRDefault="0010783A">
            <w:pPr>
              <w:pStyle w:val="KS2"/>
              <w:rPr>
                <w:ins w:id="2235" w:author="임픽스 검토" w:date="2026-10-12T04:00:00Z"/>
              </w:rPr>
            </w:pPr>
            <w:ins w:id="2236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공급사</w:t>
              </w:r>
              <w:r>
                <w:t>(VendorPartyMaster)</w:t>
              </w:r>
            </w:ins>
          </w:p>
        </w:tc>
      </w:tr>
      <w:tr w:rsidR="00B4288B" w14:paraId="04CB8BCE" w14:textId="77777777">
        <w:trPr>
          <w:cantSplit/>
          <w:jc w:val="center"/>
        </w:trPr>
        <w:tc>
          <w:tcPr>
            <w:tcW w:w="2100" w:type="dxa"/>
          </w:tcPr>
          <w:p w14:paraId="3FA884D9" w14:textId="77777777" w:rsidR="00B4288B" w:rsidRDefault="0010783A">
            <w:pPr>
              <w:pStyle w:val="KS2"/>
            </w:pPr>
            <w:r>
              <w:t>창고식별자</w:t>
            </w:r>
          </w:p>
        </w:tc>
        <w:tc>
          <w:tcPr>
            <w:tcW w:w="3000" w:type="dxa"/>
          </w:tcPr>
          <w:p w14:paraId="3EFD4569" w14:textId="77777777" w:rsidR="00B4288B" w:rsidRDefault="0010783A">
            <w:pPr>
              <w:pStyle w:val="KS2"/>
            </w:pPr>
            <w:r>
              <w:t>WarehouseID</w:t>
            </w:r>
          </w:p>
        </w:tc>
        <w:tc>
          <w:tcPr>
            <w:tcW w:w="1150" w:type="dxa"/>
          </w:tcPr>
          <w:p w14:paraId="155C990D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1C683B47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65B6C511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창고를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2FB318CF" w14:textId="77777777" w:rsidR="00B4288B" w:rsidRDefault="0010783A">
            <w:pPr>
              <w:pStyle w:val="KS2"/>
              <w:rPr>
                <w:ins w:id="2237" w:author="임픽스 검토" w:date="2026-10-12T04:00:00Z"/>
              </w:rPr>
            </w:pPr>
            <w:ins w:id="2238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창고</w:t>
              </w:r>
              <w:r>
                <w:t>(WarehouseLocation)</w:t>
              </w:r>
            </w:ins>
          </w:p>
        </w:tc>
      </w:tr>
      <w:tr w:rsidR="00B4288B" w14:paraId="3982CD0F" w14:textId="77777777">
        <w:trPr>
          <w:cantSplit/>
          <w:jc w:val="center"/>
        </w:trPr>
        <w:tc>
          <w:tcPr>
            <w:tcW w:w="2100" w:type="dxa"/>
          </w:tcPr>
          <w:p w14:paraId="0FBEFFB5" w14:textId="77777777" w:rsidR="00B4288B" w:rsidRDefault="0010783A">
            <w:pPr>
              <w:pStyle w:val="KS2"/>
            </w:pPr>
            <w:r>
              <w:t>기준단위코드</w:t>
            </w:r>
          </w:p>
        </w:tc>
        <w:tc>
          <w:tcPr>
            <w:tcW w:w="3000" w:type="dxa"/>
          </w:tcPr>
          <w:p w14:paraId="2D647A21" w14:textId="77777777" w:rsidR="00B4288B" w:rsidRDefault="0010783A">
            <w:pPr>
              <w:pStyle w:val="KS2"/>
            </w:pPr>
            <w:r>
              <w:t>ItemUOMCode</w:t>
            </w:r>
          </w:p>
        </w:tc>
        <w:tc>
          <w:tcPr>
            <w:tcW w:w="1150" w:type="dxa"/>
          </w:tcPr>
          <w:p w14:paraId="02AE0062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68517283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17A2ED4D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기준단위코드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 xml:space="preserve">: EA, DZ, HD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  <w:p w14:paraId="6076680E" w14:textId="77777777" w:rsidR="00B4288B" w:rsidRDefault="0010783A">
            <w:pPr>
              <w:pStyle w:val="KS2"/>
              <w:rPr>
                <w:ins w:id="2239" w:author="임픽스 검토" w:date="2026-10-12T04:00:00Z"/>
                <w:lang w:eastAsia="ko-KR"/>
              </w:rPr>
            </w:pPr>
            <w:ins w:id="224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단위그룹</w:t>
              </w:r>
              <w:r>
                <w:rPr>
                  <w:lang w:eastAsia="ko-KR"/>
                </w:rPr>
                <w:t>(UOMGroup)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단위코드</w:t>
              </w:r>
            </w:ins>
          </w:p>
        </w:tc>
      </w:tr>
      <w:tr w:rsidR="00B4288B" w14:paraId="54367EC5" w14:textId="77777777">
        <w:trPr>
          <w:cantSplit/>
          <w:jc w:val="center"/>
        </w:trPr>
        <w:tc>
          <w:tcPr>
            <w:tcW w:w="2100" w:type="dxa"/>
          </w:tcPr>
          <w:p w14:paraId="6A018878" w14:textId="77777777" w:rsidR="00B4288B" w:rsidRDefault="0010783A">
            <w:pPr>
              <w:pStyle w:val="KS2"/>
            </w:pPr>
            <w:r>
              <w:t>기준단위수량</w:t>
            </w:r>
          </w:p>
        </w:tc>
        <w:tc>
          <w:tcPr>
            <w:tcW w:w="3000" w:type="dxa"/>
          </w:tcPr>
          <w:p w14:paraId="57DD637F" w14:textId="77777777" w:rsidR="00B4288B" w:rsidRDefault="0010783A">
            <w:pPr>
              <w:pStyle w:val="KS2"/>
            </w:pPr>
            <w:r>
              <w:t>ItemUnitQuantity</w:t>
            </w:r>
          </w:p>
        </w:tc>
        <w:tc>
          <w:tcPr>
            <w:tcW w:w="1150" w:type="dxa"/>
          </w:tcPr>
          <w:p w14:paraId="633EDB4C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7D6FDC7B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476A4DC6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기준단위수량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수량의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기준단위코드로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B4288B" w14:paraId="03076A12" w14:textId="77777777">
        <w:trPr>
          <w:cantSplit/>
          <w:jc w:val="center"/>
        </w:trPr>
        <w:tc>
          <w:tcPr>
            <w:tcW w:w="2100" w:type="dxa"/>
          </w:tcPr>
          <w:p w14:paraId="49AA1D3D" w14:textId="77777777" w:rsidR="00B4288B" w:rsidRDefault="0010783A">
            <w:pPr>
              <w:pStyle w:val="KS2"/>
            </w:pPr>
            <w:r>
              <w:t>오더단위코드</w:t>
            </w:r>
          </w:p>
        </w:tc>
        <w:tc>
          <w:tcPr>
            <w:tcW w:w="3000" w:type="dxa"/>
          </w:tcPr>
          <w:p w14:paraId="1E30868D" w14:textId="77777777" w:rsidR="00B4288B" w:rsidRDefault="0010783A">
            <w:pPr>
              <w:pStyle w:val="KS2"/>
            </w:pPr>
            <w:r>
              <w:t>OrderUOMCode</w:t>
            </w:r>
          </w:p>
        </w:tc>
        <w:tc>
          <w:tcPr>
            <w:tcW w:w="1150" w:type="dxa"/>
          </w:tcPr>
          <w:p w14:paraId="46A69D73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00F31089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07CDFD63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오더단위코드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 xml:space="preserve">: EA, DZ, HD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  <w:p w14:paraId="047E797D" w14:textId="77777777" w:rsidR="00B4288B" w:rsidRDefault="0010783A">
            <w:pPr>
              <w:pStyle w:val="KS2"/>
              <w:rPr>
                <w:ins w:id="2241" w:author="임픽스 검토" w:date="2026-10-12T04:00:00Z"/>
                <w:lang w:eastAsia="ko-KR"/>
              </w:rPr>
            </w:pPr>
            <w:ins w:id="224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단위그룹</w:t>
              </w:r>
              <w:r>
                <w:rPr>
                  <w:lang w:eastAsia="ko-KR"/>
                </w:rPr>
                <w:t>(UOMGroup)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단위코드</w:t>
              </w:r>
            </w:ins>
          </w:p>
        </w:tc>
      </w:tr>
      <w:tr w:rsidR="00B4288B" w14:paraId="1EB6EC1F" w14:textId="77777777">
        <w:trPr>
          <w:cantSplit/>
          <w:jc w:val="center"/>
        </w:trPr>
        <w:tc>
          <w:tcPr>
            <w:tcW w:w="2100" w:type="dxa"/>
          </w:tcPr>
          <w:p w14:paraId="4E7CF277" w14:textId="77777777" w:rsidR="00B4288B" w:rsidRDefault="0010783A">
            <w:pPr>
              <w:pStyle w:val="KS2"/>
            </w:pPr>
            <w:r>
              <w:t>오더수량</w:t>
            </w:r>
          </w:p>
        </w:tc>
        <w:tc>
          <w:tcPr>
            <w:tcW w:w="3000" w:type="dxa"/>
          </w:tcPr>
          <w:p w14:paraId="2A6EB117" w14:textId="77777777" w:rsidR="00B4288B" w:rsidRDefault="0010783A">
            <w:pPr>
              <w:pStyle w:val="KS2"/>
            </w:pPr>
            <w:r>
              <w:t>OrderQuantity</w:t>
            </w:r>
          </w:p>
        </w:tc>
        <w:tc>
          <w:tcPr>
            <w:tcW w:w="1150" w:type="dxa"/>
          </w:tcPr>
          <w:p w14:paraId="738C76BA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6EB3A053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C1A7993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오더수량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수량의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오더단위코드로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</w:tbl>
    <w:p w14:paraId="6A8D3481" w14:textId="77777777" w:rsidR="00B4288B" w:rsidRDefault="00B4288B">
      <w:pPr>
        <w:spacing w:after="0" w:line="144" w:lineRule="auto"/>
        <w:rPr>
          <w:lang w:eastAsia="ko-KR"/>
        </w:rPr>
      </w:pPr>
    </w:p>
    <w:p w14:paraId="4624317F" w14:textId="77777777" w:rsidR="00B4288B" w:rsidRDefault="0010783A">
      <w:pPr>
        <w:pStyle w:val="37"/>
        <w:rPr>
          <w:lang w:eastAsia="ko-KR"/>
        </w:rPr>
      </w:pPr>
      <w:bookmarkStart w:id="2243" w:name="_Toc241499102"/>
      <w:r>
        <w:rPr>
          <w:lang w:eastAsia="ko-KR"/>
        </w:rPr>
        <w:t xml:space="preserve">7.4.6  </w:t>
      </w:r>
      <w:r>
        <w:rPr>
          <w:lang w:eastAsia="ko-KR"/>
        </w:rPr>
        <w:t>생산관리</w:t>
      </w:r>
      <w:bookmarkEnd w:id="2243"/>
    </w:p>
    <w:p w14:paraId="758BBFE8" w14:textId="77777777" w:rsidR="00B4288B" w:rsidRDefault="0010783A">
      <w:pPr>
        <w:pStyle w:val="46"/>
        <w:rPr>
          <w:lang w:eastAsia="ko-KR"/>
        </w:rPr>
      </w:pPr>
      <w:r>
        <w:rPr>
          <w:lang w:eastAsia="ko-KR"/>
        </w:rPr>
        <w:t xml:space="preserve">7.4.6.1  </w:t>
      </w:r>
      <w:r>
        <w:rPr>
          <w:lang w:eastAsia="ko-KR"/>
        </w:rPr>
        <w:t>생산계획</w:t>
      </w:r>
      <w:r>
        <w:rPr>
          <w:lang w:eastAsia="ko-KR"/>
        </w:rPr>
        <w:t>(ProductionPlanning)</w:t>
      </w:r>
    </w:p>
    <w:p w14:paraId="0D4E2145" w14:textId="73ED2EF1" w:rsidR="00B4288B" w:rsidRDefault="0010783A">
      <w:pPr>
        <w:rPr>
          <w:lang w:eastAsia="ko-KR"/>
        </w:rPr>
      </w:pP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제품을</w:t>
      </w:r>
      <w:r>
        <w:rPr>
          <w:lang w:eastAsia="ko-KR"/>
        </w:rPr>
        <w:t xml:space="preserve"> </w:t>
      </w:r>
      <w:r>
        <w:rPr>
          <w:lang w:eastAsia="ko-KR"/>
        </w:rPr>
        <w:t>생산하기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생산계획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2244" w:author="임픽스 검토" w:date="2026-10-12T04:00:00Z">
        <w:r>
          <w:rPr>
            <w:lang w:eastAsia="ko-KR"/>
          </w:rPr>
          <w:delText>41</w:delText>
        </w:r>
        <w:r>
          <w:rPr>
            <w:lang w:eastAsia="ko-KR"/>
          </w:rPr>
          <w:delText>과</w:delText>
        </w:r>
      </w:del>
      <w:ins w:id="2245" w:author="임픽스 검토" w:date="2026-10-12T04:00:00Z">
        <w:r>
          <w:rPr>
            <w:lang w:eastAsia="ko-KR"/>
          </w:rPr>
          <w:t>44</w:t>
        </w:r>
        <w:r>
          <w:rPr>
            <w:lang w:eastAsia="ko-KR"/>
          </w:rPr>
          <w:t>와</w:t>
        </w:r>
      </w:ins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95EFC75" w14:textId="36705C74" w:rsidR="00B4288B" w:rsidRDefault="0010783A">
      <w:pPr>
        <w:pStyle w:val="KS"/>
        <w:rPr>
          <w:lang w:eastAsia="ko-KR"/>
        </w:rPr>
      </w:pPr>
      <w:commentRangeStart w:id="2246"/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2247" w:author="임픽스 검토" w:date="2026-10-12T04:00:00Z">
        <w:r>
          <w:rPr>
            <w:lang w:eastAsia="ko-KR"/>
          </w:rPr>
          <w:delText>41</w:delText>
        </w:r>
      </w:del>
      <w:ins w:id="2248" w:author="임픽스 검토" w:date="2026-10-12T04:00:00Z">
        <w:r>
          <w:rPr>
            <w:lang w:eastAsia="ko-KR"/>
          </w:rPr>
          <w:t>44</w:t>
        </w:r>
      </w:ins>
      <w:r>
        <w:rPr>
          <w:lang w:eastAsia="ko-KR"/>
        </w:rPr>
        <w:t xml:space="preserve"> — </w:t>
      </w:r>
      <w:r>
        <w:rPr>
          <w:lang w:eastAsia="ko-KR"/>
        </w:rPr>
        <w:t>생산계획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commentRangeEnd w:id="2246"/>
      <w:r>
        <w:rPr>
          <w:rStyle w:val="aff5"/>
          <w:sz w:val="20"/>
          <w:szCs w:val="22"/>
          <w:lang w:eastAsia="ko-KR"/>
        </w:rPr>
        <w:commentReference w:id="2246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53739E1C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1C07C450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7102E031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165F9B4F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6CD5E191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643B5688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62395B64" w14:textId="77777777">
        <w:trPr>
          <w:cantSplit/>
          <w:jc w:val="center"/>
        </w:trPr>
        <w:tc>
          <w:tcPr>
            <w:tcW w:w="2100" w:type="dxa"/>
          </w:tcPr>
          <w:p w14:paraId="158577EF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3C56C48C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67BEF597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23E08DAE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78A80E4B" w14:textId="77777777" w:rsidR="00B4288B" w:rsidRDefault="00B4288B">
            <w:pPr>
              <w:pStyle w:val="KS2"/>
            </w:pPr>
          </w:p>
        </w:tc>
      </w:tr>
      <w:tr w:rsidR="00B4288B" w14:paraId="033CF2A7" w14:textId="77777777">
        <w:trPr>
          <w:cantSplit/>
          <w:jc w:val="center"/>
        </w:trPr>
        <w:tc>
          <w:tcPr>
            <w:tcW w:w="2100" w:type="dxa"/>
          </w:tcPr>
          <w:p w14:paraId="4D73E6D1" w14:textId="77777777" w:rsidR="00B4288B" w:rsidRDefault="0010783A">
            <w:pPr>
              <w:pStyle w:val="KS2"/>
            </w:pPr>
            <w:r>
              <w:t>생산계획식별자</w:t>
            </w:r>
          </w:p>
        </w:tc>
        <w:tc>
          <w:tcPr>
            <w:tcW w:w="3000" w:type="dxa"/>
          </w:tcPr>
          <w:p w14:paraId="726AB172" w14:textId="77777777" w:rsidR="00B4288B" w:rsidRDefault="0010783A">
            <w:pPr>
              <w:pStyle w:val="KS2"/>
            </w:pPr>
            <w:r>
              <w:t>ProductionPlanID</w:t>
            </w:r>
          </w:p>
        </w:tc>
        <w:tc>
          <w:tcPr>
            <w:tcW w:w="1150" w:type="dxa"/>
          </w:tcPr>
          <w:p w14:paraId="0226543C" w14:textId="77777777" w:rsidR="00B4288B" w:rsidRDefault="0010783A">
            <w:pPr>
              <w:pStyle w:val="KS2"/>
              <w:jc w:val="center"/>
            </w:pPr>
            <w:r>
              <w:t>ID</w:t>
            </w:r>
          </w:p>
        </w:tc>
        <w:tc>
          <w:tcPr>
            <w:tcW w:w="1000" w:type="dxa"/>
          </w:tcPr>
          <w:p w14:paraId="137A31FB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1DC15CB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생산계획을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</w:tc>
      </w:tr>
      <w:tr w:rsidR="00B4288B" w14:paraId="531B1A7D" w14:textId="77777777">
        <w:trPr>
          <w:cantSplit/>
          <w:jc w:val="center"/>
        </w:trPr>
        <w:tc>
          <w:tcPr>
            <w:tcW w:w="2100" w:type="dxa"/>
          </w:tcPr>
          <w:p w14:paraId="5435A557" w14:textId="77777777" w:rsidR="00B4288B" w:rsidRDefault="0010783A">
            <w:pPr>
              <w:pStyle w:val="KS2"/>
            </w:pPr>
            <w:r>
              <w:t>품목식별자</w:t>
            </w:r>
          </w:p>
        </w:tc>
        <w:tc>
          <w:tcPr>
            <w:tcW w:w="3000" w:type="dxa"/>
          </w:tcPr>
          <w:p w14:paraId="2914EF0C" w14:textId="77777777" w:rsidR="00B4288B" w:rsidRDefault="0010783A">
            <w:pPr>
              <w:pStyle w:val="KS2"/>
            </w:pPr>
            <w:r>
              <w:t>ItemID</w:t>
            </w:r>
          </w:p>
        </w:tc>
        <w:tc>
          <w:tcPr>
            <w:tcW w:w="1150" w:type="dxa"/>
          </w:tcPr>
          <w:p w14:paraId="2323742E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222CD3DE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2CC8A63E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289E7403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반제품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원자재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저장품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소모품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내시스템으로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</w:p>
          <w:p w14:paraId="61D5689C" w14:textId="77777777" w:rsidR="00B4288B" w:rsidRDefault="0010783A">
            <w:pPr>
              <w:pStyle w:val="KS2"/>
              <w:rPr>
                <w:ins w:id="2249" w:author="임픽스 검토" w:date="2026-10-12T04:00:00Z"/>
                <w:lang w:eastAsia="ko-KR"/>
              </w:rPr>
            </w:pPr>
            <w:ins w:id="225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품목마스터</w:t>
              </w:r>
              <w:r>
                <w:rPr>
                  <w:lang w:eastAsia="ko-KR"/>
                </w:rPr>
                <w:t>(ItemMaster)</w:t>
              </w:r>
            </w:ins>
          </w:p>
        </w:tc>
      </w:tr>
      <w:tr w:rsidR="00B4288B" w14:paraId="477FE89D" w14:textId="77777777">
        <w:trPr>
          <w:cantSplit/>
          <w:jc w:val="center"/>
        </w:trPr>
        <w:tc>
          <w:tcPr>
            <w:tcW w:w="2100" w:type="dxa"/>
          </w:tcPr>
          <w:p w14:paraId="51D403E0" w14:textId="77777777" w:rsidR="00B4288B" w:rsidRDefault="0010783A">
            <w:pPr>
              <w:pStyle w:val="KS2"/>
            </w:pPr>
            <w:r>
              <w:t>생산계획수량</w:t>
            </w:r>
          </w:p>
        </w:tc>
        <w:tc>
          <w:tcPr>
            <w:tcW w:w="3000" w:type="dxa"/>
          </w:tcPr>
          <w:p w14:paraId="4DA599BE" w14:textId="77777777" w:rsidR="00B4288B" w:rsidRDefault="0010783A">
            <w:pPr>
              <w:pStyle w:val="KS2"/>
            </w:pPr>
            <w:r>
              <w:t>ProductionPlanQuantity</w:t>
            </w:r>
          </w:p>
        </w:tc>
        <w:tc>
          <w:tcPr>
            <w:tcW w:w="1150" w:type="dxa"/>
          </w:tcPr>
          <w:p w14:paraId="6507E10B" w14:textId="77777777" w:rsidR="00B4288B" w:rsidRDefault="0010783A">
            <w:pPr>
              <w:pStyle w:val="KS2"/>
              <w:jc w:val="center"/>
            </w:pPr>
            <w:r>
              <w:t>int</w:t>
            </w:r>
          </w:p>
        </w:tc>
        <w:tc>
          <w:tcPr>
            <w:tcW w:w="1000" w:type="dxa"/>
          </w:tcPr>
          <w:p w14:paraId="7A5146B9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1B131E58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생산품목의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생산계획수량</w:t>
            </w:r>
          </w:p>
        </w:tc>
      </w:tr>
      <w:tr w:rsidR="00B4288B" w14:paraId="7CEC94A1" w14:textId="77777777">
        <w:trPr>
          <w:cantSplit/>
          <w:jc w:val="center"/>
        </w:trPr>
        <w:tc>
          <w:tcPr>
            <w:tcW w:w="2100" w:type="dxa"/>
          </w:tcPr>
          <w:p w14:paraId="110BB64A" w14:textId="77777777" w:rsidR="00B4288B" w:rsidRDefault="0010783A">
            <w:pPr>
              <w:pStyle w:val="KS2"/>
            </w:pPr>
            <w:r>
              <w:t>생산계획시작일시</w:t>
            </w:r>
          </w:p>
        </w:tc>
        <w:tc>
          <w:tcPr>
            <w:tcW w:w="3000" w:type="dxa"/>
          </w:tcPr>
          <w:p w14:paraId="095CF3E7" w14:textId="77777777" w:rsidR="00B4288B" w:rsidRDefault="0010783A">
            <w:pPr>
              <w:pStyle w:val="KS2"/>
            </w:pPr>
            <w:r>
              <w:t>ScheduleStartDateTime</w:t>
            </w:r>
          </w:p>
        </w:tc>
        <w:tc>
          <w:tcPr>
            <w:tcW w:w="1150" w:type="dxa"/>
          </w:tcPr>
          <w:p w14:paraId="4E058F2D" w14:textId="77777777" w:rsidR="00B4288B" w:rsidRDefault="0010783A">
            <w:pPr>
              <w:pStyle w:val="KS2"/>
              <w:jc w:val="center"/>
            </w:pPr>
            <w:r>
              <w:t>dateTime</w:t>
            </w:r>
          </w:p>
        </w:tc>
        <w:tc>
          <w:tcPr>
            <w:tcW w:w="1000" w:type="dxa"/>
          </w:tcPr>
          <w:p w14:paraId="46529C45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6A41E49F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생산계획상의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생산시작일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  <w:tr w:rsidR="00B4288B" w14:paraId="33D17785" w14:textId="77777777">
        <w:trPr>
          <w:cantSplit/>
          <w:jc w:val="center"/>
        </w:trPr>
        <w:tc>
          <w:tcPr>
            <w:tcW w:w="2100" w:type="dxa"/>
          </w:tcPr>
          <w:p w14:paraId="1B0EE1C5" w14:textId="77777777" w:rsidR="00B4288B" w:rsidRDefault="0010783A">
            <w:pPr>
              <w:pStyle w:val="KS2"/>
            </w:pPr>
            <w:r>
              <w:t>생산계획종료일시</w:t>
            </w:r>
          </w:p>
        </w:tc>
        <w:tc>
          <w:tcPr>
            <w:tcW w:w="3000" w:type="dxa"/>
          </w:tcPr>
          <w:p w14:paraId="24F81105" w14:textId="77777777" w:rsidR="00B4288B" w:rsidRDefault="0010783A">
            <w:pPr>
              <w:pStyle w:val="KS2"/>
            </w:pPr>
            <w:r>
              <w:t>ScheduleEndDateTime</w:t>
            </w:r>
          </w:p>
        </w:tc>
        <w:tc>
          <w:tcPr>
            <w:tcW w:w="1150" w:type="dxa"/>
          </w:tcPr>
          <w:p w14:paraId="5BB1A71C" w14:textId="77777777" w:rsidR="00B4288B" w:rsidRDefault="0010783A">
            <w:pPr>
              <w:pStyle w:val="KS2"/>
              <w:jc w:val="center"/>
            </w:pPr>
            <w:r>
              <w:t>dateTime</w:t>
            </w:r>
          </w:p>
        </w:tc>
        <w:tc>
          <w:tcPr>
            <w:tcW w:w="1000" w:type="dxa"/>
          </w:tcPr>
          <w:p w14:paraId="4964C326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399F6AD0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생산계획상의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생산종료일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</w:tbl>
    <w:p w14:paraId="05E2E783" w14:textId="77777777" w:rsidR="00B4288B" w:rsidRDefault="00B4288B">
      <w:pPr>
        <w:spacing w:after="0" w:line="144" w:lineRule="auto"/>
        <w:rPr>
          <w:lang w:eastAsia="ko-KR"/>
        </w:rPr>
      </w:pPr>
    </w:p>
    <w:p w14:paraId="6CD836EC" w14:textId="77777777" w:rsidR="00B4288B" w:rsidRDefault="0010783A">
      <w:pPr>
        <w:pStyle w:val="46"/>
        <w:rPr>
          <w:lang w:eastAsia="ko-KR"/>
        </w:rPr>
      </w:pPr>
      <w:r>
        <w:rPr>
          <w:lang w:eastAsia="ko-KR"/>
        </w:rPr>
        <w:t xml:space="preserve">7.4.6.2  </w:t>
      </w:r>
      <w:r>
        <w:rPr>
          <w:lang w:eastAsia="ko-KR"/>
        </w:rPr>
        <w:t>생산지시</w:t>
      </w:r>
      <w:r>
        <w:rPr>
          <w:lang w:eastAsia="ko-KR"/>
        </w:rPr>
        <w:t>(ProductionOrder)</w:t>
      </w:r>
    </w:p>
    <w:p w14:paraId="3DBFEDA0" w14:textId="5C189DAB" w:rsidR="00B4288B" w:rsidRDefault="0010783A">
      <w:pPr>
        <w:rPr>
          <w:lang w:eastAsia="ko-KR"/>
        </w:rPr>
      </w:pP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제품의</w:t>
      </w:r>
      <w:r>
        <w:rPr>
          <w:lang w:eastAsia="ko-KR"/>
        </w:rPr>
        <w:t xml:space="preserve"> </w:t>
      </w:r>
      <w:r>
        <w:rPr>
          <w:lang w:eastAsia="ko-KR"/>
        </w:rPr>
        <w:t>생산을</w:t>
      </w:r>
      <w:r>
        <w:rPr>
          <w:lang w:eastAsia="ko-KR"/>
        </w:rPr>
        <w:t xml:space="preserve"> </w:t>
      </w:r>
      <w:r>
        <w:rPr>
          <w:lang w:eastAsia="ko-KR"/>
        </w:rPr>
        <w:t>지시하는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생산지시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2251" w:author="임픽스 검토" w:date="2026-10-12T04:00:00Z">
        <w:r>
          <w:rPr>
            <w:lang w:eastAsia="ko-KR"/>
          </w:rPr>
          <w:delText>42</w:delText>
        </w:r>
      </w:del>
      <w:ins w:id="2252" w:author="임픽스 검토" w:date="2026-10-12T04:00:00Z">
        <w:r>
          <w:rPr>
            <w:lang w:eastAsia="ko-KR"/>
          </w:rPr>
          <w:t>45</w:t>
        </w:r>
      </w:ins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70BF090" w14:textId="5037DCAE" w:rsidR="00B4288B" w:rsidRDefault="0010783A">
      <w:pPr>
        <w:pStyle w:val="KS"/>
        <w:rPr>
          <w:lang w:eastAsia="ko-KR"/>
        </w:rPr>
      </w:pPr>
      <w:commentRangeStart w:id="2253"/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2254" w:author="임픽스 검토" w:date="2026-10-12T04:00:00Z">
        <w:r>
          <w:rPr>
            <w:lang w:eastAsia="ko-KR"/>
          </w:rPr>
          <w:delText>25</w:delText>
        </w:r>
      </w:del>
      <w:ins w:id="2255" w:author="임픽스 검토" w:date="2026-10-12T04:00:00Z">
        <w:r>
          <w:rPr>
            <w:lang w:eastAsia="ko-KR"/>
          </w:rPr>
          <w:t>45</w:t>
        </w:r>
      </w:ins>
      <w:r>
        <w:rPr>
          <w:lang w:eastAsia="ko-KR"/>
        </w:rPr>
        <w:t xml:space="preserve"> — </w:t>
      </w:r>
      <w:r>
        <w:rPr>
          <w:lang w:eastAsia="ko-KR"/>
        </w:rPr>
        <w:t>생산지시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commentRangeEnd w:id="2253"/>
      <w:r>
        <w:rPr>
          <w:rStyle w:val="aff5"/>
          <w:sz w:val="20"/>
          <w:szCs w:val="22"/>
          <w:lang w:eastAsia="ko-KR"/>
        </w:rPr>
        <w:commentReference w:id="2253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024F9DE1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70188B31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78A0D08E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4C6DDE3B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2DF36702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6DC38EF1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302CAA4C" w14:textId="77777777">
        <w:trPr>
          <w:cantSplit/>
          <w:jc w:val="center"/>
        </w:trPr>
        <w:tc>
          <w:tcPr>
            <w:tcW w:w="2100" w:type="dxa"/>
          </w:tcPr>
          <w:p w14:paraId="43686AA0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17CF4436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05788C0F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7CA1D704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67C29DCD" w14:textId="77777777" w:rsidR="00B4288B" w:rsidRDefault="00B4288B">
            <w:pPr>
              <w:pStyle w:val="KS2"/>
            </w:pPr>
          </w:p>
        </w:tc>
      </w:tr>
      <w:tr w:rsidR="00B4288B" w14:paraId="372831D2" w14:textId="77777777">
        <w:trPr>
          <w:cantSplit/>
          <w:jc w:val="center"/>
        </w:trPr>
        <w:tc>
          <w:tcPr>
            <w:tcW w:w="2100" w:type="dxa"/>
          </w:tcPr>
          <w:p w14:paraId="3C8E03DF" w14:textId="77777777" w:rsidR="00B4288B" w:rsidRDefault="0010783A">
            <w:pPr>
              <w:pStyle w:val="KS2"/>
            </w:pPr>
            <w:r>
              <w:t>생산지시식별자</w:t>
            </w:r>
          </w:p>
        </w:tc>
        <w:tc>
          <w:tcPr>
            <w:tcW w:w="3000" w:type="dxa"/>
          </w:tcPr>
          <w:p w14:paraId="2F3748D2" w14:textId="77777777" w:rsidR="00B4288B" w:rsidRDefault="0010783A">
            <w:pPr>
              <w:pStyle w:val="KS2"/>
            </w:pPr>
            <w:r>
              <w:t>ProductionOrderID</w:t>
            </w:r>
          </w:p>
        </w:tc>
        <w:tc>
          <w:tcPr>
            <w:tcW w:w="1150" w:type="dxa"/>
          </w:tcPr>
          <w:p w14:paraId="76F16CB7" w14:textId="77777777" w:rsidR="00B4288B" w:rsidRDefault="0010783A">
            <w:pPr>
              <w:pStyle w:val="KS2"/>
              <w:jc w:val="center"/>
            </w:pPr>
            <w:r>
              <w:t>ID</w:t>
            </w:r>
          </w:p>
        </w:tc>
        <w:tc>
          <w:tcPr>
            <w:tcW w:w="1000" w:type="dxa"/>
          </w:tcPr>
          <w:p w14:paraId="26E48CD0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28FAC36F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생산지시를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</w:tc>
      </w:tr>
      <w:tr w:rsidR="00B4288B" w14:paraId="0C15429E" w14:textId="77777777">
        <w:trPr>
          <w:cantSplit/>
          <w:jc w:val="center"/>
        </w:trPr>
        <w:tc>
          <w:tcPr>
            <w:tcW w:w="2100" w:type="dxa"/>
          </w:tcPr>
          <w:p w14:paraId="1C0C1D7B" w14:textId="77777777" w:rsidR="00B4288B" w:rsidRDefault="0010783A">
            <w:pPr>
              <w:pStyle w:val="KS2"/>
            </w:pPr>
            <w:r>
              <w:t>생산지시순번</w:t>
            </w:r>
          </w:p>
        </w:tc>
        <w:tc>
          <w:tcPr>
            <w:tcW w:w="3000" w:type="dxa"/>
          </w:tcPr>
          <w:p w14:paraId="17D3C982" w14:textId="77777777" w:rsidR="00B4288B" w:rsidRDefault="0010783A">
            <w:pPr>
              <w:pStyle w:val="KS2"/>
            </w:pPr>
            <w:r>
              <w:t>ProductionOrderSequence</w:t>
            </w:r>
          </w:p>
        </w:tc>
        <w:tc>
          <w:tcPr>
            <w:tcW w:w="1150" w:type="dxa"/>
          </w:tcPr>
          <w:p w14:paraId="32E64131" w14:textId="77777777" w:rsidR="00B4288B" w:rsidRDefault="0010783A">
            <w:pPr>
              <w:pStyle w:val="KS2"/>
              <w:jc w:val="center"/>
            </w:pPr>
            <w:r>
              <w:t>int</w:t>
            </w:r>
          </w:p>
        </w:tc>
        <w:tc>
          <w:tcPr>
            <w:tcW w:w="1000" w:type="dxa"/>
          </w:tcPr>
          <w:p w14:paraId="465FBAC9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2DB6D1F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생산지시식별자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순서</w:t>
            </w:r>
          </w:p>
          <w:p w14:paraId="618D7D85" w14:textId="54B2296F" w:rsidR="002412CF" w:rsidRDefault="002412CF">
            <w:pPr>
              <w:pStyle w:val="KS2"/>
              <w:rPr>
                <w:ins w:id="2256" w:author="임픽스 검토" w:date="2026-10-12T04:00:00Z"/>
                <w:lang w:eastAsia="ko-KR"/>
              </w:rPr>
            </w:pPr>
            <w:ins w:id="225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생산지시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명사의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식별자</w:t>
              </w:r>
              <w:r>
                <w:rPr>
                  <w:rFonts w:hint="eastAsia"/>
                  <w:lang w:eastAsia="ko-KR"/>
                </w:rPr>
                <w:t>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생산지시식별자</w:t>
              </w:r>
              <w:r>
                <w:rPr>
                  <w:rFonts w:hint="eastAsia"/>
                  <w:lang w:eastAsia="ko-KR"/>
                </w:rPr>
                <w:t>,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생산지시순번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조합</w:t>
              </w:r>
            </w:ins>
          </w:p>
        </w:tc>
      </w:tr>
      <w:tr w:rsidR="00B4288B" w14:paraId="044D957B" w14:textId="77777777">
        <w:trPr>
          <w:cantSplit/>
          <w:jc w:val="center"/>
        </w:trPr>
        <w:tc>
          <w:tcPr>
            <w:tcW w:w="2100" w:type="dxa"/>
          </w:tcPr>
          <w:p w14:paraId="26A95F12" w14:textId="77777777" w:rsidR="00B4288B" w:rsidRDefault="0010783A">
            <w:pPr>
              <w:pStyle w:val="KS2"/>
            </w:pPr>
            <w:r>
              <w:t>품목식별자</w:t>
            </w:r>
          </w:p>
        </w:tc>
        <w:tc>
          <w:tcPr>
            <w:tcW w:w="3000" w:type="dxa"/>
          </w:tcPr>
          <w:p w14:paraId="4AB10DCE" w14:textId="77777777" w:rsidR="00B4288B" w:rsidRDefault="0010783A">
            <w:pPr>
              <w:pStyle w:val="KS2"/>
            </w:pPr>
            <w:r>
              <w:t>ItemID</w:t>
            </w:r>
          </w:p>
        </w:tc>
        <w:tc>
          <w:tcPr>
            <w:tcW w:w="1150" w:type="dxa"/>
          </w:tcPr>
          <w:p w14:paraId="056B70A1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05CC8D55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1356BC3D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01803925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반제품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원자재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저장품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소모품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내시스템으로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</w:p>
          <w:p w14:paraId="2F1CF0C6" w14:textId="77777777" w:rsidR="00B4288B" w:rsidRDefault="0010783A">
            <w:pPr>
              <w:pStyle w:val="KS2"/>
              <w:rPr>
                <w:ins w:id="2258" w:author="임픽스 검토" w:date="2026-10-12T04:00:00Z"/>
                <w:lang w:eastAsia="ko-KR"/>
              </w:rPr>
            </w:pPr>
            <w:ins w:id="225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품목마스터</w:t>
              </w:r>
              <w:r>
                <w:rPr>
                  <w:lang w:eastAsia="ko-KR"/>
                </w:rPr>
                <w:t>(ItemMaster)</w:t>
              </w:r>
            </w:ins>
          </w:p>
        </w:tc>
      </w:tr>
      <w:tr w:rsidR="00B4288B" w14:paraId="4E1B1F85" w14:textId="77777777">
        <w:trPr>
          <w:cantSplit/>
          <w:jc w:val="center"/>
        </w:trPr>
        <w:tc>
          <w:tcPr>
            <w:tcW w:w="2100" w:type="dxa"/>
          </w:tcPr>
          <w:p w14:paraId="2F6C3B7B" w14:textId="77777777" w:rsidR="00B4288B" w:rsidRDefault="0010783A">
            <w:pPr>
              <w:pStyle w:val="KS2"/>
            </w:pPr>
            <w:r>
              <w:t>라인식별자</w:t>
            </w:r>
          </w:p>
        </w:tc>
        <w:tc>
          <w:tcPr>
            <w:tcW w:w="3000" w:type="dxa"/>
          </w:tcPr>
          <w:p w14:paraId="6632AAD2" w14:textId="77777777" w:rsidR="00B4288B" w:rsidRDefault="0010783A">
            <w:pPr>
              <w:pStyle w:val="KS2"/>
            </w:pPr>
            <w:r>
              <w:t>LineID</w:t>
            </w:r>
          </w:p>
        </w:tc>
        <w:tc>
          <w:tcPr>
            <w:tcW w:w="1150" w:type="dxa"/>
          </w:tcPr>
          <w:p w14:paraId="40D02746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0C7F76A9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10F7D6C9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라인을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0EF7A900" w14:textId="388D4F94" w:rsidR="00B4288B" w:rsidRDefault="0010783A">
            <w:pPr>
              <w:pStyle w:val="KS2"/>
              <w:rPr>
                <w:ins w:id="2260" w:author="임픽스 검토" w:date="2026-10-12T04:00:00Z"/>
                <w:lang w:eastAsia="ko-KR"/>
              </w:rPr>
            </w:pPr>
            <w:ins w:id="226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라인</w:t>
              </w:r>
              <w:r>
                <w:rPr>
                  <w:lang w:eastAsia="ko-KR"/>
                </w:rPr>
                <w:t>(Line)</w:t>
              </w:r>
            </w:ins>
          </w:p>
        </w:tc>
      </w:tr>
      <w:tr w:rsidR="00B4288B" w14:paraId="6E172314" w14:textId="77777777">
        <w:trPr>
          <w:cantSplit/>
          <w:jc w:val="center"/>
        </w:trPr>
        <w:tc>
          <w:tcPr>
            <w:tcW w:w="2100" w:type="dxa"/>
          </w:tcPr>
          <w:p w14:paraId="019505D7" w14:textId="77777777" w:rsidR="00B4288B" w:rsidRDefault="0010783A">
            <w:pPr>
              <w:pStyle w:val="KS2"/>
            </w:pPr>
            <w:r>
              <w:t>공정경로식별자</w:t>
            </w:r>
          </w:p>
        </w:tc>
        <w:tc>
          <w:tcPr>
            <w:tcW w:w="3000" w:type="dxa"/>
          </w:tcPr>
          <w:p w14:paraId="4D0DB862" w14:textId="77777777" w:rsidR="00B4288B" w:rsidRDefault="0010783A">
            <w:pPr>
              <w:pStyle w:val="KS2"/>
            </w:pPr>
            <w:r>
              <w:t>RoutingID</w:t>
            </w:r>
          </w:p>
        </w:tc>
        <w:tc>
          <w:tcPr>
            <w:tcW w:w="1150" w:type="dxa"/>
          </w:tcPr>
          <w:p w14:paraId="2267790C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769B8072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469B935E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공정경로를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6743059F" w14:textId="77777777" w:rsidR="00C065BE" w:rsidRDefault="00000000">
            <w:pPr>
              <w:pStyle w:val="KS2"/>
              <w:rPr>
                <w:ins w:id="2262" w:author="임픽스 검토" w:date="2026-10-12T04:00:00Z"/>
                <w:lang w:eastAsia="ko-KR"/>
              </w:rPr>
            </w:pPr>
            <w:ins w:id="2263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생산지시는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공정경로식별자가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가리키는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공정경로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전체를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따르며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공정순번은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지정하지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않음</w:t>
              </w:r>
            </w:ins>
          </w:p>
          <w:p w14:paraId="59716406" w14:textId="77777777" w:rsidR="00B4288B" w:rsidRDefault="0010783A">
            <w:pPr>
              <w:pStyle w:val="KS2"/>
              <w:rPr>
                <w:ins w:id="2264" w:author="임픽스 검토" w:date="2026-10-12T04:00:00Z"/>
                <w:lang w:eastAsia="ko-KR"/>
              </w:rPr>
            </w:pPr>
            <w:ins w:id="226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공정경로</w:t>
              </w:r>
              <w:r>
                <w:rPr>
                  <w:lang w:eastAsia="ko-KR"/>
                </w:rPr>
                <w:t>(Routing)</w:t>
              </w:r>
            </w:ins>
          </w:p>
        </w:tc>
      </w:tr>
      <w:tr w:rsidR="00B4288B" w14:paraId="0ED005C0" w14:textId="77777777">
        <w:trPr>
          <w:cantSplit/>
          <w:jc w:val="center"/>
        </w:trPr>
        <w:tc>
          <w:tcPr>
            <w:tcW w:w="2100" w:type="dxa"/>
          </w:tcPr>
          <w:p w14:paraId="08A99B7F" w14:textId="77777777" w:rsidR="00B4288B" w:rsidRDefault="0010783A">
            <w:pPr>
              <w:pStyle w:val="KS2"/>
            </w:pPr>
            <w:r>
              <w:t>자재명세서식별자</w:t>
            </w:r>
          </w:p>
        </w:tc>
        <w:tc>
          <w:tcPr>
            <w:tcW w:w="3000" w:type="dxa"/>
          </w:tcPr>
          <w:p w14:paraId="6DBF19E5" w14:textId="77777777" w:rsidR="00B4288B" w:rsidRDefault="0010783A">
            <w:pPr>
              <w:pStyle w:val="KS2"/>
            </w:pPr>
            <w:r>
              <w:t>BOMID</w:t>
            </w:r>
          </w:p>
        </w:tc>
        <w:tc>
          <w:tcPr>
            <w:tcW w:w="1150" w:type="dxa"/>
          </w:tcPr>
          <w:p w14:paraId="57516053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67E92CFD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776FC1C5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자재명세서를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156996EF" w14:textId="77777777" w:rsidR="00B4288B" w:rsidRDefault="0010783A">
            <w:pPr>
              <w:pStyle w:val="KS2"/>
              <w:rPr>
                <w:ins w:id="2266" w:author="임픽스 검토" w:date="2026-10-12T04:00:00Z"/>
                <w:lang w:eastAsia="ko-KR"/>
              </w:rPr>
            </w:pPr>
            <w:ins w:id="226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자재명세서</w:t>
              </w:r>
              <w:r>
                <w:rPr>
                  <w:lang w:eastAsia="ko-KR"/>
                </w:rPr>
                <w:t>(BOM)</w:t>
              </w:r>
            </w:ins>
          </w:p>
        </w:tc>
      </w:tr>
      <w:tr w:rsidR="00B4288B" w14:paraId="799CCF03" w14:textId="77777777">
        <w:trPr>
          <w:cantSplit/>
          <w:jc w:val="center"/>
          <w:ins w:id="2268" w:author="임픽스 검토" w:date="2026-10-12T04:00:00Z"/>
        </w:trPr>
        <w:tc>
          <w:tcPr>
            <w:tcW w:w="2100" w:type="dxa"/>
          </w:tcPr>
          <w:p w14:paraId="113B8353" w14:textId="77777777" w:rsidR="00C065BE" w:rsidRDefault="00000000">
            <w:pPr>
              <w:pStyle w:val="KS2"/>
              <w:rPr>
                <w:ins w:id="2269" w:author="임픽스 검토" w:date="2026-10-12T04:00:00Z"/>
              </w:rPr>
            </w:pPr>
            <w:ins w:id="2270" w:author="임픽스 검토" w:date="2026-10-12T04:00:00Z">
              <w:r>
                <w:t>자재명세서버전</w:t>
              </w:r>
            </w:ins>
          </w:p>
        </w:tc>
        <w:tc>
          <w:tcPr>
            <w:tcW w:w="3000" w:type="dxa"/>
          </w:tcPr>
          <w:p w14:paraId="3329C379" w14:textId="77777777" w:rsidR="00C065BE" w:rsidRDefault="00000000">
            <w:pPr>
              <w:pStyle w:val="KS2"/>
              <w:rPr>
                <w:ins w:id="2271" w:author="임픽스 검토" w:date="2026-10-12T04:00:00Z"/>
              </w:rPr>
            </w:pPr>
            <w:ins w:id="2272" w:author="임픽스 검토" w:date="2026-10-12T04:00:00Z">
              <w:r>
                <w:t>BOMRevisionNumber</w:t>
              </w:r>
            </w:ins>
          </w:p>
        </w:tc>
        <w:tc>
          <w:tcPr>
            <w:tcW w:w="1150" w:type="dxa"/>
          </w:tcPr>
          <w:p w14:paraId="643CB4E6" w14:textId="77777777" w:rsidR="00C065BE" w:rsidRDefault="00000000">
            <w:pPr>
              <w:pStyle w:val="KS2"/>
              <w:jc w:val="center"/>
              <w:rPr>
                <w:ins w:id="2273" w:author="임픽스 검토" w:date="2026-10-12T04:00:00Z"/>
              </w:rPr>
            </w:pPr>
            <w:ins w:id="2274" w:author="임픽스 검토" w:date="2026-10-12T04:00:00Z">
              <w:r>
                <w:t>int</w:t>
              </w:r>
            </w:ins>
          </w:p>
        </w:tc>
        <w:tc>
          <w:tcPr>
            <w:tcW w:w="1000" w:type="dxa"/>
          </w:tcPr>
          <w:p w14:paraId="07F4C163" w14:textId="77777777" w:rsidR="00C065BE" w:rsidRDefault="00000000">
            <w:pPr>
              <w:pStyle w:val="KS2"/>
              <w:jc w:val="center"/>
              <w:rPr>
                <w:ins w:id="2275" w:author="임픽스 검토" w:date="2026-10-12T04:00:00Z"/>
              </w:rPr>
            </w:pPr>
            <w:ins w:id="2276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53ABA0AC" w14:textId="77777777" w:rsidR="00C065BE" w:rsidRDefault="00000000">
            <w:pPr>
              <w:pStyle w:val="KS2"/>
              <w:rPr>
                <w:ins w:id="2277" w:author="임픽스 검토" w:date="2026-10-12T04:00:00Z"/>
                <w:lang w:eastAsia="ko-KR"/>
              </w:rPr>
            </w:pPr>
            <w:ins w:id="227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자재명세서의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버전</w:t>
              </w:r>
            </w:ins>
          </w:p>
          <w:p w14:paraId="7A3FB8AD" w14:textId="77777777" w:rsidR="00C065BE" w:rsidRDefault="00000000">
            <w:pPr>
              <w:pStyle w:val="KS2"/>
              <w:rPr>
                <w:ins w:id="2279" w:author="임픽스 검토" w:date="2026-10-12T04:00:00Z"/>
                <w:lang w:eastAsia="ko-KR"/>
              </w:rPr>
            </w:pPr>
            <w:ins w:id="228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자재명세서식별자</w:t>
              </w:r>
              <w:r>
                <w:rPr>
                  <w:lang w:eastAsia="ko-KR"/>
                </w:rPr>
                <w:t>(BOMID)</w:t>
              </w:r>
              <w:r>
                <w:rPr>
                  <w:lang w:eastAsia="ko-KR"/>
                </w:rPr>
                <w:t>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함께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자재명세서</w:t>
              </w:r>
              <w:r>
                <w:rPr>
                  <w:lang w:eastAsia="ko-KR"/>
                </w:rPr>
                <w:t>(BOM)</w:t>
              </w:r>
              <w:r>
                <w:rPr>
                  <w:lang w:eastAsia="ko-KR"/>
                </w:rPr>
                <w:t>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참조한다</w:t>
              </w:r>
            </w:ins>
          </w:p>
        </w:tc>
      </w:tr>
      <w:tr w:rsidR="00B4288B" w14:paraId="3A073343" w14:textId="77777777">
        <w:trPr>
          <w:cantSplit/>
          <w:jc w:val="center"/>
        </w:trPr>
        <w:tc>
          <w:tcPr>
            <w:tcW w:w="2100" w:type="dxa"/>
          </w:tcPr>
          <w:p w14:paraId="5D794FB2" w14:textId="77777777" w:rsidR="00B4288B" w:rsidRDefault="0010783A">
            <w:pPr>
              <w:pStyle w:val="KS2"/>
            </w:pPr>
            <w:r>
              <w:t>기준단위코드</w:t>
            </w:r>
          </w:p>
        </w:tc>
        <w:tc>
          <w:tcPr>
            <w:tcW w:w="3000" w:type="dxa"/>
          </w:tcPr>
          <w:p w14:paraId="11F33B4E" w14:textId="77777777" w:rsidR="00B4288B" w:rsidRDefault="0010783A">
            <w:pPr>
              <w:pStyle w:val="KS2"/>
            </w:pPr>
            <w:r>
              <w:t>ItemUOMCode</w:t>
            </w:r>
          </w:p>
        </w:tc>
        <w:tc>
          <w:tcPr>
            <w:tcW w:w="1150" w:type="dxa"/>
          </w:tcPr>
          <w:p w14:paraId="3B36D86F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4219DD89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7554A7FC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기준단위코드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 xml:space="preserve">: EA, DZ, HD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  <w:p w14:paraId="4BBD58DF" w14:textId="77777777" w:rsidR="00B4288B" w:rsidRDefault="0010783A">
            <w:pPr>
              <w:pStyle w:val="KS2"/>
              <w:rPr>
                <w:ins w:id="2281" w:author="임픽스 검토" w:date="2026-10-12T04:00:00Z"/>
                <w:lang w:eastAsia="ko-KR"/>
              </w:rPr>
            </w:pPr>
            <w:ins w:id="228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단위그룹</w:t>
              </w:r>
              <w:r>
                <w:rPr>
                  <w:lang w:eastAsia="ko-KR"/>
                </w:rPr>
                <w:t>(UOMGroup)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단위코드</w:t>
              </w:r>
            </w:ins>
          </w:p>
        </w:tc>
      </w:tr>
      <w:tr w:rsidR="00B4288B" w14:paraId="02DB05C5" w14:textId="77777777">
        <w:trPr>
          <w:cantSplit/>
          <w:jc w:val="center"/>
        </w:trPr>
        <w:tc>
          <w:tcPr>
            <w:tcW w:w="2100" w:type="dxa"/>
          </w:tcPr>
          <w:p w14:paraId="4146596C" w14:textId="77777777" w:rsidR="00B4288B" w:rsidRDefault="0010783A">
            <w:pPr>
              <w:pStyle w:val="KS2"/>
            </w:pPr>
            <w:r>
              <w:t>생산지시수량</w:t>
            </w:r>
          </w:p>
        </w:tc>
        <w:tc>
          <w:tcPr>
            <w:tcW w:w="3000" w:type="dxa"/>
          </w:tcPr>
          <w:p w14:paraId="42E15408" w14:textId="77777777" w:rsidR="00B4288B" w:rsidRDefault="0010783A">
            <w:pPr>
              <w:pStyle w:val="KS2"/>
            </w:pPr>
            <w:r>
              <w:t>ProductionOrderQuantity</w:t>
            </w:r>
          </w:p>
        </w:tc>
        <w:tc>
          <w:tcPr>
            <w:tcW w:w="1150" w:type="dxa"/>
          </w:tcPr>
          <w:p w14:paraId="5961A1E7" w14:textId="77777777" w:rsidR="00B4288B" w:rsidRDefault="0010783A">
            <w:pPr>
              <w:pStyle w:val="KS2"/>
              <w:jc w:val="center"/>
            </w:pPr>
            <w:r>
              <w:t>int</w:t>
            </w:r>
          </w:p>
        </w:tc>
        <w:tc>
          <w:tcPr>
            <w:tcW w:w="1000" w:type="dxa"/>
          </w:tcPr>
          <w:p w14:paraId="118D0372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69C9EECC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생산지시에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수량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수량의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기준단위코드로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B4288B" w14:paraId="174A810F" w14:textId="77777777">
        <w:trPr>
          <w:cantSplit/>
          <w:jc w:val="center"/>
        </w:trPr>
        <w:tc>
          <w:tcPr>
            <w:tcW w:w="2100" w:type="dxa"/>
          </w:tcPr>
          <w:p w14:paraId="2778FB22" w14:textId="6E5408C2" w:rsidR="00B4288B" w:rsidRDefault="0010783A">
            <w:pPr>
              <w:pStyle w:val="KS2"/>
            </w:pPr>
            <w:del w:id="2283" w:author="임픽스 검토" w:date="2026-10-12T04:00:00Z">
              <w:r>
                <w:delText>생산종료일시</w:delText>
              </w:r>
            </w:del>
            <w:ins w:id="2284" w:author="임픽스 검토" w:date="2026-10-12T04:00:00Z">
              <w:r>
                <w:t>생산</w:t>
              </w:r>
              <w:r>
                <w:rPr>
                  <w:rFonts w:hint="eastAsia"/>
                  <w:lang w:eastAsia="ko-KR"/>
                </w:rPr>
                <w:t>완</w:t>
              </w:r>
              <w:r>
                <w:t>료</w:t>
              </w:r>
              <w:r>
                <w:rPr>
                  <w:rFonts w:hint="eastAsia"/>
                  <w:lang w:eastAsia="ko-KR"/>
                </w:rPr>
                <w:t>기한</w:t>
              </w:r>
              <w:r>
                <w:t>일시</w:t>
              </w:r>
            </w:ins>
          </w:p>
        </w:tc>
        <w:tc>
          <w:tcPr>
            <w:tcW w:w="3000" w:type="dxa"/>
          </w:tcPr>
          <w:p w14:paraId="67471367" w14:textId="77777777" w:rsidR="00B4288B" w:rsidRDefault="0010783A">
            <w:pPr>
              <w:pStyle w:val="KS2"/>
            </w:pPr>
            <w:r>
              <w:t>ProductionDueDateTime</w:t>
            </w:r>
          </w:p>
        </w:tc>
        <w:tc>
          <w:tcPr>
            <w:tcW w:w="1150" w:type="dxa"/>
          </w:tcPr>
          <w:p w14:paraId="2CC05546" w14:textId="77777777" w:rsidR="00B4288B" w:rsidRDefault="0010783A">
            <w:pPr>
              <w:pStyle w:val="KS2"/>
              <w:jc w:val="center"/>
            </w:pPr>
            <w:r>
              <w:t>dateTime</w:t>
            </w:r>
          </w:p>
        </w:tc>
        <w:tc>
          <w:tcPr>
            <w:tcW w:w="1000" w:type="dxa"/>
          </w:tcPr>
          <w:p w14:paraId="699425C2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37980AE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생산지시에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계획한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생산종료일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  <w:tr w:rsidR="00B4288B" w14:paraId="5DE42D91" w14:textId="77777777">
        <w:trPr>
          <w:cantSplit/>
          <w:jc w:val="center"/>
        </w:trPr>
        <w:tc>
          <w:tcPr>
            <w:tcW w:w="2100" w:type="dxa"/>
          </w:tcPr>
          <w:p w14:paraId="2045DB04" w14:textId="77777777" w:rsidR="00B4288B" w:rsidRDefault="0010783A">
            <w:pPr>
              <w:pStyle w:val="KS2"/>
            </w:pPr>
            <w:r>
              <w:t>생산계획시작일시</w:t>
            </w:r>
          </w:p>
        </w:tc>
        <w:tc>
          <w:tcPr>
            <w:tcW w:w="3000" w:type="dxa"/>
          </w:tcPr>
          <w:p w14:paraId="32EFF5A1" w14:textId="77777777" w:rsidR="00B4288B" w:rsidRDefault="0010783A">
            <w:pPr>
              <w:pStyle w:val="KS2"/>
            </w:pPr>
            <w:r>
              <w:t>ScheduleStartDateTime</w:t>
            </w:r>
          </w:p>
        </w:tc>
        <w:tc>
          <w:tcPr>
            <w:tcW w:w="1150" w:type="dxa"/>
          </w:tcPr>
          <w:p w14:paraId="3AAEFEC6" w14:textId="77777777" w:rsidR="00B4288B" w:rsidRDefault="0010783A">
            <w:pPr>
              <w:pStyle w:val="KS2"/>
              <w:jc w:val="center"/>
            </w:pPr>
            <w:r>
              <w:t>dateTime</w:t>
            </w:r>
          </w:p>
        </w:tc>
        <w:tc>
          <w:tcPr>
            <w:tcW w:w="1000" w:type="dxa"/>
          </w:tcPr>
          <w:p w14:paraId="6670D13D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1117ECCD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생산계획상의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생산시작일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  <w:tr w:rsidR="00B4288B" w14:paraId="2BE3AA90" w14:textId="77777777">
        <w:trPr>
          <w:cantSplit/>
          <w:jc w:val="center"/>
        </w:trPr>
        <w:tc>
          <w:tcPr>
            <w:tcW w:w="2100" w:type="dxa"/>
          </w:tcPr>
          <w:p w14:paraId="15B4FD41" w14:textId="77777777" w:rsidR="00B4288B" w:rsidRDefault="0010783A">
            <w:pPr>
              <w:pStyle w:val="KS2"/>
            </w:pPr>
            <w:r>
              <w:t>생산계획종료일시</w:t>
            </w:r>
          </w:p>
        </w:tc>
        <w:tc>
          <w:tcPr>
            <w:tcW w:w="3000" w:type="dxa"/>
          </w:tcPr>
          <w:p w14:paraId="5B645777" w14:textId="77777777" w:rsidR="00B4288B" w:rsidRDefault="0010783A">
            <w:pPr>
              <w:pStyle w:val="KS2"/>
            </w:pPr>
            <w:r>
              <w:t>ScheduleEndDateTime</w:t>
            </w:r>
          </w:p>
        </w:tc>
        <w:tc>
          <w:tcPr>
            <w:tcW w:w="1150" w:type="dxa"/>
          </w:tcPr>
          <w:p w14:paraId="337C5A8E" w14:textId="77777777" w:rsidR="00B4288B" w:rsidRDefault="0010783A">
            <w:pPr>
              <w:pStyle w:val="KS2"/>
              <w:jc w:val="center"/>
            </w:pPr>
            <w:r>
              <w:t>dateTime</w:t>
            </w:r>
          </w:p>
        </w:tc>
        <w:tc>
          <w:tcPr>
            <w:tcW w:w="1000" w:type="dxa"/>
          </w:tcPr>
          <w:p w14:paraId="44AAC9C2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670AFEF3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생산계획상의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생산종료일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  <w:tr w:rsidR="00B4288B" w14:paraId="01098FC7" w14:textId="77777777">
        <w:trPr>
          <w:cantSplit/>
          <w:jc w:val="center"/>
        </w:trPr>
        <w:tc>
          <w:tcPr>
            <w:tcW w:w="2100" w:type="dxa"/>
          </w:tcPr>
          <w:p w14:paraId="58131A92" w14:textId="77777777" w:rsidR="00B4288B" w:rsidRDefault="0010783A">
            <w:pPr>
              <w:pStyle w:val="KS2"/>
            </w:pPr>
            <w:r>
              <w:t>수주문서번호</w:t>
            </w:r>
          </w:p>
        </w:tc>
        <w:tc>
          <w:tcPr>
            <w:tcW w:w="3000" w:type="dxa"/>
          </w:tcPr>
          <w:p w14:paraId="6FEF3F15" w14:textId="77777777" w:rsidR="00B4288B" w:rsidRDefault="0010783A">
            <w:pPr>
              <w:pStyle w:val="KS2"/>
            </w:pPr>
            <w:r>
              <w:t>SalesDocumentNumber</w:t>
            </w:r>
          </w:p>
        </w:tc>
        <w:tc>
          <w:tcPr>
            <w:tcW w:w="1150" w:type="dxa"/>
          </w:tcPr>
          <w:p w14:paraId="07092FE0" w14:textId="77777777" w:rsidR="003168E1" w:rsidRDefault="00000000">
            <w:pPr>
              <w:pStyle w:val="KS2"/>
              <w:jc w:val="center"/>
              <w:rPr>
                <w:del w:id="2285" w:author="임픽스 검토" w:date="2026-10-12T04:00:00Z"/>
              </w:rPr>
            </w:pPr>
            <w:del w:id="2286" w:author="임픽스 검토" w:date="2026-10-12T04:00:00Z">
              <w:r>
                <w:delText>string</w:delText>
              </w:r>
            </w:del>
          </w:p>
          <w:p w14:paraId="485405FC" w14:textId="29158CF5" w:rsidR="00B4288B" w:rsidRDefault="0010783A">
            <w:pPr>
              <w:pStyle w:val="KS2"/>
              <w:jc w:val="center"/>
              <w:rPr>
                <w:ins w:id="2287" w:author="임픽스 검토" w:date="2026-10-12T04:00:00Z"/>
              </w:rPr>
            </w:pPr>
            <w:ins w:id="2288" w:author="임픽스 검토" w:date="2026-10-12T04:00:00Z">
              <w:r>
                <w:t>IDREF</w:t>
              </w:r>
            </w:ins>
          </w:p>
        </w:tc>
        <w:tc>
          <w:tcPr>
            <w:tcW w:w="1000" w:type="dxa"/>
          </w:tcPr>
          <w:p w14:paraId="5A766A0A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0BCEE524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수주문서번호</w:t>
            </w:r>
          </w:p>
          <w:p w14:paraId="28064019" w14:textId="77777777" w:rsidR="004F0EC1" w:rsidRDefault="0010783A">
            <w:pPr>
              <w:pStyle w:val="KS2"/>
              <w:rPr>
                <w:ins w:id="2289" w:author="임픽스 검토" w:date="2026-10-12T04:00:00Z"/>
                <w:lang w:eastAsia="ko-KR"/>
              </w:rPr>
            </w:pPr>
            <w:ins w:id="229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수주오더</w:t>
              </w:r>
              <w:r>
                <w:rPr>
                  <w:lang w:eastAsia="ko-KR"/>
                </w:rPr>
                <w:t>(SalesOrder)</w:t>
              </w:r>
            </w:ins>
          </w:p>
          <w:p w14:paraId="1B3951F3" w14:textId="35A1C199" w:rsidR="00B4288B" w:rsidRDefault="0010783A">
            <w:pPr>
              <w:pStyle w:val="KS2"/>
              <w:rPr>
                <w:ins w:id="2291" w:author="임픽스 검토" w:date="2026-10-12T04:00:00Z"/>
                <w:lang w:eastAsia="ko-KR"/>
              </w:rPr>
            </w:pPr>
            <w:ins w:id="229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수주문서순번</w:t>
              </w:r>
              <w:r>
                <w:rPr>
                  <w:lang w:eastAsia="ko-KR"/>
                </w:rPr>
                <w:t>(SalesDocumentSequence)</w:t>
              </w:r>
              <w:r>
                <w:rPr>
                  <w:lang w:eastAsia="ko-KR"/>
                </w:rPr>
                <w:t>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함께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사용한다</w:t>
              </w:r>
            </w:ins>
          </w:p>
        </w:tc>
      </w:tr>
      <w:tr w:rsidR="00B4288B" w14:paraId="4645178B" w14:textId="77777777">
        <w:trPr>
          <w:cantSplit/>
          <w:jc w:val="center"/>
        </w:trPr>
        <w:tc>
          <w:tcPr>
            <w:tcW w:w="2100" w:type="dxa"/>
          </w:tcPr>
          <w:p w14:paraId="66DD771E" w14:textId="77777777" w:rsidR="00B4288B" w:rsidRDefault="0010783A">
            <w:pPr>
              <w:pStyle w:val="KS2"/>
            </w:pPr>
            <w:r>
              <w:t>수주문서순번</w:t>
            </w:r>
          </w:p>
        </w:tc>
        <w:tc>
          <w:tcPr>
            <w:tcW w:w="3000" w:type="dxa"/>
          </w:tcPr>
          <w:p w14:paraId="592FB215" w14:textId="77777777" w:rsidR="00B4288B" w:rsidRDefault="0010783A">
            <w:pPr>
              <w:pStyle w:val="KS2"/>
            </w:pPr>
            <w:r>
              <w:t>SalesDocumentSequence</w:t>
            </w:r>
          </w:p>
        </w:tc>
        <w:tc>
          <w:tcPr>
            <w:tcW w:w="1150" w:type="dxa"/>
          </w:tcPr>
          <w:p w14:paraId="15CFC26C" w14:textId="77777777" w:rsidR="00B4288B" w:rsidRDefault="0010783A">
            <w:pPr>
              <w:pStyle w:val="KS2"/>
              <w:jc w:val="center"/>
            </w:pPr>
            <w:r>
              <w:t>int</w:t>
            </w:r>
          </w:p>
        </w:tc>
        <w:tc>
          <w:tcPr>
            <w:tcW w:w="1000" w:type="dxa"/>
          </w:tcPr>
          <w:p w14:paraId="5E626733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001DF1B0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수주문서순번</w:t>
            </w:r>
          </w:p>
          <w:p w14:paraId="17CD9E78" w14:textId="77777777" w:rsidR="00B4288B" w:rsidRDefault="0010783A">
            <w:pPr>
              <w:pStyle w:val="KS2"/>
              <w:rPr>
                <w:ins w:id="2293" w:author="임픽스 검토" w:date="2026-10-12T04:00:00Z"/>
                <w:lang w:eastAsia="ko-KR"/>
              </w:rPr>
            </w:pPr>
            <w:ins w:id="229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수주문서번호</w:t>
              </w:r>
              <w:r>
                <w:rPr>
                  <w:lang w:eastAsia="ko-KR"/>
                </w:rPr>
                <w:t>(SalesDocumentNumber)</w:t>
              </w:r>
              <w:r>
                <w:rPr>
                  <w:lang w:eastAsia="ko-KR"/>
                </w:rPr>
                <w:t>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함께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수주오더</w:t>
              </w:r>
              <w:r>
                <w:rPr>
                  <w:lang w:eastAsia="ko-KR"/>
                </w:rPr>
                <w:t>(SalesOrder)</w:t>
              </w:r>
              <w:r>
                <w:rPr>
                  <w:lang w:eastAsia="ko-KR"/>
                </w:rPr>
                <w:t>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참조한다</w:t>
              </w:r>
            </w:ins>
          </w:p>
        </w:tc>
      </w:tr>
    </w:tbl>
    <w:p w14:paraId="63A50F4F" w14:textId="77777777" w:rsidR="00B4288B" w:rsidRDefault="00B4288B">
      <w:pPr>
        <w:spacing w:after="0" w:line="144" w:lineRule="auto"/>
        <w:rPr>
          <w:lang w:eastAsia="ko-KR"/>
        </w:rPr>
      </w:pPr>
    </w:p>
    <w:p w14:paraId="4E49379E" w14:textId="68C4BEDA" w:rsidR="00B4288B" w:rsidRDefault="0010783A">
      <w:pPr>
        <w:pStyle w:val="46"/>
        <w:rPr>
          <w:lang w:eastAsia="ko-KR"/>
        </w:rPr>
      </w:pPr>
      <w:commentRangeStart w:id="2295"/>
      <w:r>
        <w:rPr>
          <w:lang w:eastAsia="ko-KR"/>
        </w:rPr>
        <w:t xml:space="preserve">7.4.6.3  </w:t>
      </w:r>
      <w:r>
        <w:rPr>
          <w:lang w:eastAsia="ko-KR"/>
        </w:rPr>
        <w:t>착공</w:t>
      </w:r>
      <w:r>
        <w:rPr>
          <w:lang w:eastAsia="ko-KR"/>
        </w:rPr>
        <w:t>(</w:t>
      </w:r>
      <w:del w:id="2296" w:author="임픽스 검토" w:date="2026-10-12T04:00:00Z">
        <w:r>
          <w:rPr>
            <w:color w:val="000000" w:themeColor="text1"/>
            <w:lang w:eastAsia="ko-KR"/>
          </w:rPr>
          <w:delText>OperaionStart</w:delText>
        </w:r>
      </w:del>
      <w:ins w:id="2297" w:author="임픽스 검토" w:date="2026-10-12T04:00:00Z">
        <w:r>
          <w:rPr>
            <w:color w:val="000000" w:themeColor="text1"/>
            <w:lang w:eastAsia="ko-KR"/>
          </w:rPr>
          <w:t>OperationStart</w:t>
        </w:r>
      </w:ins>
      <w:r>
        <w:rPr>
          <w:lang w:eastAsia="ko-KR"/>
        </w:rPr>
        <w:t>)</w:t>
      </w:r>
      <w:commentRangeEnd w:id="2295"/>
      <w:r>
        <w:rPr>
          <w:rStyle w:val="aff5"/>
          <w:sz w:val="20"/>
          <w:szCs w:val="22"/>
          <w:lang w:eastAsia="ko-KR"/>
        </w:rPr>
        <w:commentReference w:id="2295"/>
      </w:r>
    </w:p>
    <w:p w14:paraId="69E79425" w14:textId="1D7A6FF5" w:rsidR="00B4288B" w:rsidRDefault="0010783A">
      <w:pPr>
        <w:rPr>
          <w:lang w:eastAsia="ko-KR"/>
        </w:rPr>
      </w:pPr>
      <w:r>
        <w:rPr>
          <w:lang w:eastAsia="ko-KR"/>
        </w:rPr>
        <w:t>설비에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공정의</w:t>
      </w:r>
      <w:r>
        <w:rPr>
          <w:lang w:eastAsia="ko-KR"/>
        </w:rPr>
        <w:t xml:space="preserve"> </w:t>
      </w:r>
      <w:r>
        <w:rPr>
          <w:lang w:eastAsia="ko-KR"/>
        </w:rPr>
        <w:t>생산을</w:t>
      </w:r>
      <w:r>
        <w:rPr>
          <w:lang w:eastAsia="ko-KR"/>
        </w:rPr>
        <w:t xml:space="preserve"> </w:t>
      </w:r>
      <w:r>
        <w:rPr>
          <w:lang w:eastAsia="ko-KR"/>
        </w:rPr>
        <w:t>지시한다</w:t>
      </w:r>
      <w:r>
        <w:rPr>
          <w:lang w:eastAsia="ko-KR"/>
        </w:rPr>
        <w:t xml:space="preserve">. </w:t>
      </w:r>
      <w:r>
        <w:rPr>
          <w:lang w:eastAsia="ko-KR"/>
        </w:rPr>
        <w:t>착공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2298" w:author="임픽스 검토" w:date="2026-10-12T04:00:00Z">
        <w:r>
          <w:rPr>
            <w:lang w:eastAsia="ko-KR"/>
          </w:rPr>
          <w:delText>43</w:delText>
        </w:r>
      </w:del>
      <w:ins w:id="2299" w:author="임픽스 검토" w:date="2026-10-12T04:00:00Z">
        <w:r>
          <w:rPr>
            <w:lang w:eastAsia="ko-KR"/>
          </w:rPr>
          <w:t>46</w:t>
        </w:r>
      </w:ins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42B30EC" w14:textId="2CBA7FA8" w:rsidR="00B4288B" w:rsidRDefault="0010783A">
      <w:pPr>
        <w:pStyle w:val="KS"/>
      </w:pPr>
      <w:commentRangeStart w:id="2300"/>
      <w:r>
        <w:t>표</w:t>
      </w:r>
      <w:r>
        <w:t xml:space="preserve"> </w:t>
      </w:r>
      <w:del w:id="2301" w:author="임픽스 검토" w:date="2026-10-12T04:00:00Z">
        <w:r>
          <w:delText>43</w:delText>
        </w:r>
      </w:del>
      <w:ins w:id="2302" w:author="임픽스 검토" w:date="2026-10-12T04:00:00Z">
        <w:r>
          <w:t>46</w:t>
        </w:r>
      </w:ins>
      <w:r>
        <w:t xml:space="preserve"> — </w:t>
      </w:r>
      <w:r>
        <w:t>착공</w:t>
      </w:r>
      <w:r>
        <w:t xml:space="preserve"> </w:t>
      </w:r>
      <w:r>
        <w:t>명사</w:t>
      </w:r>
      <w:r>
        <w:t xml:space="preserve"> </w:t>
      </w:r>
      <w:r>
        <w:t>정보</w:t>
      </w:r>
      <w:r>
        <w:t xml:space="preserve"> </w:t>
      </w:r>
      <w:r>
        <w:t>속성</w:t>
      </w:r>
      <w:commentRangeEnd w:id="2300"/>
      <w:r>
        <w:rPr>
          <w:rStyle w:val="aff5"/>
          <w:sz w:val="20"/>
          <w:szCs w:val="22"/>
        </w:rPr>
        <w:commentReference w:id="2300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72412007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3800B3A3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0DF84F42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0A053EB1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0642CA1F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4B50B51E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2459D76B" w14:textId="77777777">
        <w:trPr>
          <w:cantSplit/>
          <w:jc w:val="center"/>
        </w:trPr>
        <w:tc>
          <w:tcPr>
            <w:tcW w:w="2100" w:type="dxa"/>
          </w:tcPr>
          <w:p w14:paraId="4776AE78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2F100A3C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15657511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7048DBC6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36242986" w14:textId="77777777" w:rsidR="00B4288B" w:rsidRDefault="00B4288B">
            <w:pPr>
              <w:pStyle w:val="KS2"/>
            </w:pPr>
          </w:p>
        </w:tc>
      </w:tr>
      <w:tr w:rsidR="00B4288B" w14:paraId="607553BB" w14:textId="77777777">
        <w:trPr>
          <w:cantSplit/>
          <w:jc w:val="center"/>
          <w:ins w:id="2303" w:author="임픽스 검토" w:date="2026-10-12T04:00:00Z"/>
        </w:trPr>
        <w:tc>
          <w:tcPr>
            <w:tcW w:w="2100" w:type="dxa"/>
          </w:tcPr>
          <w:p w14:paraId="6998C123" w14:textId="77777777" w:rsidR="00B4288B" w:rsidRDefault="0010783A">
            <w:pPr>
              <w:pStyle w:val="KS2"/>
              <w:rPr>
                <w:ins w:id="2304" w:author="임픽스 검토" w:date="2026-10-12T04:00:00Z"/>
              </w:rPr>
            </w:pPr>
            <w:ins w:id="2305" w:author="임픽스 검토" w:date="2026-10-12T04:00:00Z">
              <w:r>
                <w:t>착공식별자</w:t>
              </w:r>
            </w:ins>
          </w:p>
        </w:tc>
        <w:tc>
          <w:tcPr>
            <w:tcW w:w="3000" w:type="dxa"/>
          </w:tcPr>
          <w:p w14:paraId="243647C3" w14:textId="77777777" w:rsidR="00B4288B" w:rsidRDefault="0010783A">
            <w:pPr>
              <w:pStyle w:val="KS2"/>
              <w:rPr>
                <w:ins w:id="2306" w:author="임픽스 검토" w:date="2026-10-12T04:00:00Z"/>
              </w:rPr>
            </w:pPr>
            <w:ins w:id="2307" w:author="임픽스 검토" w:date="2026-10-12T04:00:00Z">
              <w:r>
                <w:t>OperationStartID</w:t>
              </w:r>
            </w:ins>
          </w:p>
        </w:tc>
        <w:tc>
          <w:tcPr>
            <w:tcW w:w="1150" w:type="dxa"/>
          </w:tcPr>
          <w:p w14:paraId="516BDAD5" w14:textId="77777777" w:rsidR="00B4288B" w:rsidRDefault="0010783A">
            <w:pPr>
              <w:pStyle w:val="KS2"/>
              <w:jc w:val="center"/>
              <w:rPr>
                <w:ins w:id="2308" w:author="임픽스 검토" w:date="2026-10-12T04:00:00Z"/>
              </w:rPr>
            </w:pPr>
            <w:ins w:id="2309" w:author="임픽스 검토" w:date="2026-10-12T04:00:00Z">
              <w:r>
                <w:t>ID</w:t>
              </w:r>
            </w:ins>
          </w:p>
        </w:tc>
        <w:tc>
          <w:tcPr>
            <w:tcW w:w="1000" w:type="dxa"/>
          </w:tcPr>
          <w:p w14:paraId="31B6F2CC" w14:textId="77777777" w:rsidR="00B4288B" w:rsidRDefault="0010783A">
            <w:pPr>
              <w:pStyle w:val="KS2"/>
              <w:jc w:val="center"/>
              <w:rPr>
                <w:ins w:id="2310" w:author="임픽스 검토" w:date="2026-10-12T04:00:00Z"/>
              </w:rPr>
            </w:pPr>
            <w:ins w:id="2311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528D58A5" w14:textId="77777777" w:rsidR="00B4288B" w:rsidRDefault="0010783A">
            <w:pPr>
              <w:pStyle w:val="KS2"/>
              <w:rPr>
                <w:ins w:id="2312" w:author="임픽스 검토" w:date="2026-10-12T04:00:00Z"/>
                <w:lang w:eastAsia="ko-KR"/>
              </w:rPr>
            </w:pPr>
            <w:ins w:id="2313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착공을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식별하기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위한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고유값</w:t>
              </w:r>
            </w:ins>
          </w:p>
          <w:p w14:paraId="138E984C" w14:textId="77777777" w:rsidR="00B4288B" w:rsidRDefault="0010783A">
            <w:pPr>
              <w:pStyle w:val="KS2"/>
              <w:rPr>
                <w:ins w:id="2314" w:author="임픽스 검토" w:date="2026-10-12T04:00:00Z"/>
                <w:lang w:eastAsia="ko-KR"/>
              </w:rPr>
            </w:pPr>
            <w:ins w:id="231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이벤트를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최초로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발생시킨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시스템이</w:t>
              </w:r>
              <w:r>
                <w:rPr>
                  <w:lang w:eastAsia="ko-KR"/>
                </w:rPr>
                <w:t xml:space="preserve"> GUID </w:t>
              </w:r>
              <w:r>
                <w:rPr>
                  <w:lang w:eastAsia="ko-KR"/>
                </w:rPr>
                <w:t>형식으로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부여하며</w:t>
              </w:r>
              <w:r>
                <w:rPr>
                  <w:lang w:eastAsia="ko-KR"/>
                </w:rPr>
                <w:t>, BOD</w:t>
              </w:r>
              <w:r>
                <w:rPr>
                  <w:lang w:eastAsia="ko-KR"/>
                </w:rPr>
                <w:t>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최초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송신한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경우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해당</w:t>
              </w:r>
              <w:r>
                <w:rPr>
                  <w:lang w:eastAsia="ko-KR"/>
                </w:rPr>
                <w:t xml:space="preserve"> BOD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BODID</w:t>
              </w:r>
              <w:r>
                <w:rPr>
                  <w:lang w:eastAsia="ko-KR"/>
                </w:rPr>
                <w:t>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식별자로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사용할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있음</w:t>
              </w:r>
              <w:r>
                <w:rPr>
                  <w:lang w:eastAsia="ko-KR"/>
                </w:rPr>
                <w:t>(7.1)</w:t>
              </w:r>
            </w:ins>
          </w:p>
        </w:tc>
      </w:tr>
      <w:tr w:rsidR="00B4288B" w14:paraId="20E8AF3E" w14:textId="77777777">
        <w:trPr>
          <w:cantSplit/>
          <w:jc w:val="center"/>
        </w:trPr>
        <w:tc>
          <w:tcPr>
            <w:tcW w:w="2100" w:type="dxa"/>
          </w:tcPr>
          <w:p w14:paraId="25A9E044" w14:textId="77777777" w:rsidR="00B4288B" w:rsidRDefault="0010783A">
            <w:pPr>
              <w:pStyle w:val="KS2"/>
            </w:pPr>
            <w:r>
              <w:t>로트식별자</w:t>
            </w:r>
          </w:p>
        </w:tc>
        <w:tc>
          <w:tcPr>
            <w:tcW w:w="3000" w:type="dxa"/>
          </w:tcPr>
          <w:p w14:paraId="010D539E" w14:textId="77777777" w:rsidR="00B4288B" w:rsidRDefault="0010783A">
            <w:pPr>
              <w:pStyle w:val="KS2"/>
            </w:pPr>
            <w:r>
              <w:t>LotID</w:t>
            </w:r>
          </w:p>
        </w:tc>
        <w:tc>
          <w:tcPr>
            <w:tcW w:w="1150" w:type="dxa"/>
          </w:tcPr>
          <w:p w14:paraId="774D8FBD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75904077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3A0615E2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로트를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1682544C" w14:textId="77777777" w:rsidR="00B4288B" w:rsidRDefault="0010783A">
            <w:pPr>
              <w:pStyle w:val="KS2"/>
              <w:rPr>
                <w:ins w:id="2316" w:author="임픽스 검토" w:date="2026-10-12T04:00:00Z"/>
              </w:rPr>
            </w:pPr>
            <w:ins w:id="2317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로트</w:t>
              </w:r>
              <w:r>
                <w:t>(Lot)</w:t>
              </w:r>
            </w:ins>
          </w:p>
        </w:tc>
      </w:tr>
      <w:tr w:rsidR="00B4288B" w14:paraId="4FC7F6F1" w14:textId="77777777">
        <w:trPr>
          <w:cantSplit/>
          <w:jc w:val="center"/>
        </w:trPr>
        <w:tc>
          <w:tcPr>
            <w:tcW w:w="2100" w:type="dxa"/>
          </w:tcPr>
          <w:p w14:paraId="1997A9E1" w14:textId="77777777" w:rsidR="00B4288B" w:rsidRDefault="0010783A">
            <w:pPr>
              <w:pStyle w:val="KS2"/>
            </w:pPr>
            <w:r>
              <w:t>로트명</w:t>
            </w:r>
          </w:p>
        </w:tc>
        <w:tc>
          <w:tcPr>
            <w:tcW w:w="3000" w:type="dxa"/>
          </w:tcPr>
          <w:p w14:paraId="6A5CD3BC" w14:textId="77777777" w:rsidR="00B4288B" w:rsidRDefault="0010783A">
            <w:pPr>
              <w:pStyle w:val="KS2"/>
            </w:pPr>
            <w:r>
              <w:t>LotName</w:t>
            </w:r>
          </w:p>
        </w:tc>
        <w:tc>
          <w:tcPr>
            <w:tcW w:w="1150" w:type="dxa"/>
          </w:tcPr>
          <w:p w14:paraId="0633B994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096313EC" w14:textId="66270614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38FFFE35" w14:textId="77777777" w:rsidR="00B4288B" w:rsidRDefault="0010783A">
            <w:pPr>
              <w:pStyle w:val="KS2"/>
            </w:pPr>
            <w:r>
              <w:t xml:space="preserve">— </w:t>
            </w:r>
            <w:r>
              <w:t>로트의</w:t>
            </w:r>
            <w:r>
              <w:t xml:space="preserve"> </w:t>
            </w:r>
            <w:r>
              <w:t>명칭</w:t>
            </w:r>
          </w:p>
          <w:p w14:paraId="101A08A6" w14:textId="77777777" w:rsidR="00B4288B" w:rsidRDefault="0010783A">
            <w:pPr>
              <w:pStyle w:val="KS2"/>
              <w:rPr>
                <w:ins w:id="2318" w:author="임픽스 검토" w:date="2026-10-12T04:00:00Z"/>
              </w:rPr>
            </w:pPr>
            <w:ins w:id="2319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로트</w:t>
              </w:r>
              <w:r>
                <w:t>(Lot.LotName)</w:t>
              </w:r>
            </w:ins>
          </w:p>
        </w:tc>
      </w:tr>
      <w:tr w:rsidR="00B4288B" w14:paraId="3A6E3DAF" w14:textId="77777777">
        <w:trPr>
          <w:cantSplit/>
          <w:jc w:val="center"/>
        </w:trPr>
        <w:tc>
          <w:tcPr>
            <w:tcW w:w="2100" w:type="dxa"/>
          </w:tcPr>
          <w:p w14:paraId="45596486" w14:textId="77777777" w:rsidR="00B4288B" w:rsidRDefault="0010783A">
            <w:pPr>
              <w:pStyle w:val="KS2"/>
            </w:pPr>
            <w:r>
              <w:t>로트설명</w:t>
            </w:r>
          </w:p>
        </w:tc>
        <w:tc>
          <w:tcPr>
            <w:tcW w:w="3000" w:type="dxa"/>
          </w:tcPr>
          <w:p w14:paraId="117254E1" w14:textId="77777777" w:rsidR="00B4288B" w:rsidRDefault="0010783A">
            <w:pPr>
              <w:pStyle w:val="KS2"/>
            </w:pPr>
            <w:r>
              <w:t>LotDescription</w:t>
            </w:r>
          </w:p>
        </w:tc>
        <w:tc>
          <w:tcPr>
            <w:tcW w:w="1150" w:type="dxa"/>
          </w:tcPr>
          <w:p w14:paraId="6A2EFA4D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27454F84" w14:textId="71AA7361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290831E1" w14:textId="77777777" w:rsidR="00B4288B" w:rsidRDefault="0010783A">
            <w:pPr>
              <w:pStyle w:val="KS2"/>
            </w:pPr>
            <w:r>
              <w:t xml:space="preserve">— </w:t>
            </w:r>
            <w:r>
              <w:t>로트</w:t>
            </w:r>
            <w:r>
              <w:t xml:space="preserve"> </w:t>
            </w:r>
            <w:r>
              <w:t>설명</w:t>
            </w:r>
            <w:r>
              <w:t xml:space="preserve"> </w:t>
            </w:r>
            <w:r>
              <w:t>정보</w:t>
            </w:r>
          </w:p>
          <w:p w14:paraId="51CA885E" w14:textId="77777777" w:rsidR="00B4288B" w:rsidRDefault="0010783A">
            <w:pPr>
              <w:pStyle w:val="KS2"/>
              <w:rPr>
                <w:ins w:id="2320" w:author="임픽스 검토" w:date="2026-10-12T04:00:00Z"/>
              </w:rPr>
            </w:pPr>
            <w:ins w:id="2321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로트</w:t>
              </w:r>
              <w:r>
                <w:t>(Lot.LotDescription)</w:t>
              </w:r>
            </w:ins>
          </w:p>
        </w:tc>
      </w:tr>
      <w:tr w:rsidR="00B4288B" w14:paraId="0FC100E5" w14:textId="77777777">
        <w:trPr>
          <w:cantSplit/>
          <w:jc w:val="center"/>
        </w:trPr>
        <w:tc>
          <w:tcPr>
            <w:tcW w:w="2100" w:type="dxa"/>
          </w:tcPr>
          <w:p w14:paraId="32413E36" w14:textId="77777777" w:rsidR="00B4288B" w:rsidRDefault="0010783A">
            <w:pPr>
              <w:pStyle w:val="KS2"/>
            </w:pPr>
            <w:r>
              <w:t>로트수량</w:t>
            </w:r>
          </w:p>
        </w:tc>
        <w:tc>
          <w:tcPr>
            <w:tcW w:w="3000" w:type="dxa"/>
          </w:tcPr>
          <w:p w14:paraId="0BFC7D14" w14:textId="77777777" w:rsidR="00B4288B" w:rsidRDefault="0010783A">
            <w:pPr>
              <w:pStyle w:val="KS2"/>
            </w:pPr>
            <w:r>
              <w:t>LotCreatedQuantity</w:t>
            </w:r>
          </w:p>
        </w:tc>
        <w:tc>
          <w:tcPr>
            <w:tcW w:w="1150" w:type="dxa"/>
          </w:tcPr>
          <w:p w14:paraId="70572B79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5B2BBE89" w14:textId="69A1F28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38397818" w14:textId="77777777" w:rsidR="00B4288B" w:rsidRDefault="0010783A">
            <w:pPr>
              <w:pStyle w:val="KS2"/>
            </w:pPr>
            <w:r>
              <w:t xml:space="preserve">— </w:t>
            </w:r>
            <w:r>
              <w:t>처음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로트</w:t>
            </w:r>
            <w:r>
              <w:t xml:space="preserve"> </w:t>
            </w:r>
            <w:r>
              <w:t>수량</w:t>
            </w:r>
          </w:p>
          <w:p w14:paraId="61DE6399" w14:textId="77777777" w:rsidR="00B4288B" w:rsidRDefault="0010783A">
            <w:pPr>
              <w:pStyle w:val="KS2"/>
              <w:rPr>
                <w:ins w:id="2322" w:author="임픽스 검토" w:date="2026-10-12T04:00:00Z"/>
              </w:rPr>
            </w:pPr>
            <w:ins w:id="2323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로트</w:t>
              </w:r>
              <w:r>
                <w:t>(Lot.LotCreatedQuantity)</w:t>
              </w:r>
            </w:ins>
          </w:p>
        </w:tc>
      </w:tr>
      <w:tr w:rsidR="00B4288B" w14:paraId="12A2090F" w14:textId="77777777">
        <w:trPr>
          <w:cantSplit/>
          <w:jc w:val="center"/>
        </w:trPr>
        <w:tc>
          <w:tcPr>
            <w:tcW w:w="2100" w:type="dxa"/>
          </w:tcPr>
          <w:p w14:paraId="7A4C124D" w14:textId="77777777" w:rsidR="00B4288B" w:rsidRDefault="0010783A">
            <w:pPr>
              <w:pStyle w:val="KS2"/>
            </w:pPr>
            <w:r>
              <w:t>공정식별자</w:t>
            </w:r>
          </w:p>
        </w:tc>
        <w:tc>
          <w:tcPr>
            <w:tcW w:w="3000" w:type="dxa"/>
          </w:tcPr>
          <w:p w14:paraId="53670E41" w14:textId="77777777" w:rsidR="00B4288B" w:rsidRDefault="0010783A">
            <w:pPr>
              <w:pStyle w:val="KS2"/>
            </w:pPr>
            <w:r>
              <w:t>OperationID</w:t>
            </w:r>
          </w:p>
        </w:tc>
        <w:tc>
          <w:tcPr>
            <w:tcW w:w="1150" w:type="dxa"/>
          </w:tcPr>
          <w:p w14:paraId="339ABE3D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5280EFD8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377E0876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공정을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79176C48" w14:textId="77777777" w:rsidR="00B4288B" w:rsidRDefault="0010783A">
            <w:pPr>
              <w:pStyle w:val="KS2"/>
              <w:rPr>
                <w:ins w:id="2324" w:author="임픽스 검토" w:date="2026-10-12T04:00:00Z"/>
              </w:rPr>
            </w:pPr>
            <w:ins w:id="2325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공정</w:t>
              </w:r>
              <w:r>
                <w:t>(Operation)</w:t>
              </w:r>
            </w:ins>
          </w:p>
        </w:tc>
      </w:tr>
      <w:tr w:rsidR="00B4288B" w14:paraId="61BBD713" w14:textId="77777777">
        <w:trPr>
          <w:cantSplit/>
          <w:jc w:val="center"/>
        </w:trPr>
        <w:tc>
          <w:tcPr>
            <w:tcW w:w="2100" w:type="dxa"/>
          </w:tcPr>
          <w:p w14:paraId="6D424483" w14:textId="77777777" w:rsidR="00B4288B" w:rsidRDefault="0010783A">
            <w:pPr>
              <w:pStyle w:val="KS2"/>
            </w:pPr>
            <w:r>
              <w:t>설비식별자</w:t>
            </w:r>
          </w:p>
        </w:tc>
        <w:tc>
          <w:tcPr>
            <w:tcW w:w="3000" w:type="dxa"/>
          </w:tcPr>
          <w:p w14:paraId="224B3B0B" w14:textId="77777777" w:rsidR="00B4288B" w:rsidRDefault="0010783A">
            <w:pPr>
              <w:pStyle w:val="KS2"/>
            </w:pPr>
            <w:r>
              <w:t>EquipmentID</w:t>
            </w:r>
          </w:p>
        </w:tc>
        <w:tc>
          <w:tcPr>
            <w:tcW w:w="1150" w:type="dxa"/>
          </w:tcPr>
          <w:p w14:paraId="3B24ECBD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129ADD0A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5A1E7BF5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설비를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5E86501A" w14:textId="77777777" w:rsidR="00B4288B" w:rsidRDefault="0010783A">
            <w:pPr>
              <w:pStyle w:val="KS2"/>
              <w:rPr>
                <w:ins w:id="2326" w:author="임픽스 검토" w:date="2026-10-12T04:00:00Z"/>
              </w:rPr>
            </w:pPr>
            <w:ins w:id="2327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설비</w:t>
              </w:r>
              <w:r>
                <w:t>(Equipment)</w:t>
              </w:r>
            </w:ins>
          </w:p>
        </w:tc>
      </w:tr>
      <w:tr w:rsidR="00B4288B" w14:paraId="303CF6A4" w14:textId="77777777">
        <w:trPr>
          <w:cantSplit/>
          <w:jc w:val="center"/>
        </w:trPr>
        <w:tc>
          <w:tcPr>
            <w:tcW w:w="2100" w:type="dxa"/>
          </w:tcPr>
          <w:p w14:paraId="7E36E7BD" w14:textId="77777777" w:rsidR="00B4288B" w:rsidRDefault="0010783A">
            <w:pPr>
              <w:pStyle w:val="KS2"/>
            </w:pPr>
            <w:r>
              <w:t>착공시간</w:t>
            </w:r>
          </w:p>
        </w:tc>
        <w:tc>
          <w:tcPr>
            <w:tcW w:w="3000" w:type="dxa"/>
          </w:tcPr>
          <w:p w14:paraId="1B6536D2" w14:textId="77777777" w:rsidR="00B4288B" w:rsidRDefault="0010783A">
            <w:pPr>
              <w:pStyle w:val="KS2"/>
            </w:pPr>
            <w:r>
              <w:t>OperationStartTime</w:t>
            </w:r>
          </w:p>
        </w:tc>
        <w:tc>
          <w:tcPr>
            <w:tcW w:w="1150" w:type="dxa"/>
          </w:tcPr>
          <w:p w14:paraId="14F4E531" w14:textId="322FDCB3" w:rsidR="00B4288B" w:rsidRDefault="0010783A">
            <w:pPr>
              <w:pStyle w:val="KS2"/>
              <w:jc w:val="center"/>
            </w:pPr>
            <w:del w:id="2328" w:author="임픽스 검토" w:date="2026-10-12T04:00:00Z">
              <w:r>
                <w:delText>time</w:delText>
              </w:r>
            </w:del>
            <w:ins w:id="2329" w:author="임픽스 검토" w:date="2026-10-12T04:00:00Z">
              <w:r>
                <w:t>dateTime</w:t>
              </w:r>
            </w:ins>
          </w:p>
        </w:tc>
        <w:tc>
          <w:tcPr>
            <w:tcW w:w="1000" w:type="dxa"/>
          </w:tcPr>
          <w:p w14:paraId="1209468B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08E40FC0" w14:textId="7FBDA093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로트를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시간</w:t>
            </w:r>
            <w:ins w:id="2330" w:author="임픽스 검토" w:date="2026-10-12T04:00:00Z">
              <w:r>
                <w:rPr>
                  <w:lang w:eastAsia="ko-KR"/>
                </w:rPr>
                <w:t>(KS X ISO 8601</w:t>
              </w:r>
              <w:r>
                <w:rPr>
                  <w:lang w:eastAsia="ko-KR"/>
                </w:rPr>
                <w:t>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따른다</w:t>
              </w:r>
              <w:r>
                <w:rPr>
                  <w:lang w:eastAsia="ko-KR"/>
                </w:rPr>
                <w:t>)</w:t>
              </w:r>
            </w:ins>
          </w:p>
        </w:tc>
      </w:tr>
      <w:tr w:rsidR="00B4288B" w14:paraId="12E7E22C" w14:textId="77777777">
        <w:trPr>
          <w:cantSplit/>
          <w:jc w:val="center"/>
        </w:trPr>
        <w:tc>
          <w:tcPr>
            <w:tcW w:w="2100" w:type="dxa"/>
          </w:tcPr>
          <w:p w14:paraId="2DCECCC4" w14:textId="77777777" w:rsidR="00B4288B" w:rsidRDefault="0010783A">
            <w:pPr>
              <w:pStyle w:val="KS2"/>
            </w:pPr>
            <w:r>
              <w:t>사원식별자</w:t>
            </w:r>
          </w:p>
        </w:tc>
        <w:tc>
          <w:tcPr>
            <w:tcW w:w="3000" w:type="dxa"/>
          </w:tcPr>
          <w:p w14:paraId="71925736" w14:textId="77777777" w:rsidR="00B4288B" w:rsidRDefault="0010783A">
            <w:pPr>
              <w:pStyle w:val="KS2"/>
            </w:pPr>
            <w:r>
              <w:t>PersonnelID</w:t>
            </w:r>
          </w:p>
        </w:tc>
        <w:tc>
          <w:tcPr>
            <w:tcW w:w="1150" w:type="dxa"/>
          </w:tcPr>
          <w:p w14:paraId="1628B4EC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32B1706A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5C327291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인사조직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사원을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1661F946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공정에서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로트를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작업자의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식별정보</w:t>
            </w:r>
          </w:p>
          <w:p w14:paraId="47A4A8AD" w14:textId="77777777" w:rsidR="00B4288B" w:rsidRDefault="0010783A">
            <w:pPr>
              <w:pStyle w:val="KS2"/>
              <w:rPr>
                <w:ins w:id="2331" w:author="임픽스 검토" w:date="2026-10-12T04:00:00Z"/>
              </w:rPr>
            </w:pPr>
            <w:ins w:id="2332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사원</w:t>
              </w:r>
              <w:r>
                <w:t>(Personnel)</w:t>
              </w:r>
            </w:ins>
          </w:p>
        </w:tc>
      </w:tr>
    </w:tbl>
    <w:p w14:paraId="64DC65FC" w14:textId="77777777" w:rsidR="00B4288B" w:rsidRDefault="00B4288B">
      <w:pPr>
        <w:spacing w:after="0" w:line="144" w:lineRule="auto"/>
      </w:pPr>
    </w:p>
    <w:p w14:paraId="764150A1" w14:textId="77777777" w:rsidR="00B4288B" w:rsidRDefault="0010783A">
      <w:pPr>
        <w:pStyle w:val="46"/>
      </w:pPr>
      <w:r>
        <w:t xml:space="preserve">7.4.6.4  </w:t>
      </w:r>
      <w:r>
        <w:t>완공</w:t>
      </w:r>
      <w:r>
        <w:t>(OperationEnd)</w:t>
      </w:r>
    </w:p>
    <w:p w14:paraId="42BF39C2" w14:textId="066C9C6B" w:rsidR="00B4288B" w:rsidRDefault="0010783A">
      <w:pPr>
        <w:rPr>
          <w:lang w:eastAsia="ko-KR"/>
        </w:rPr>
      </w:pP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공정의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완료를</w:t>
      </w:r>
      <w:r>
        <w:rPr>
          <w:lang w:eastAsia="ko-KR"/>
        </w:rPr>
        <w:t xml:space="preserve"> </w:t>
      </w:r>
      <w:r>
        <w:rPr>
          <w:lang w:eastAsia="ko-KR"/>
        </w:rPr>
        <w:t>보고한다</w:t>
      </w:r>
      <w:r>
        <w:rPr>
          <w:lang w:eastAsia="ko-KR"/>
        </w:rPr>
        <w:t xml:space="preserve">. </w:t>
      </w:r>
      <w:r>
        <w:rPr>
          <w:lang w:eastAsia="ko-KR"/>
        </w:rPr>
        <w:t>완공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2333" w:author="임픽스 검토" w:date="2026-10-12T04:00:00Z">
        <w:r>
          <w:rPr>
            <w:lang w:eastAsia="ko-KR"/>
          </w:rPr>
          <w:delText>44</w:delText>
        </w:r>
        <w:r>
          <w:rPr>
            <w:lang w:eastAsia="ko-KR"/>
          </w:rPr>
          <w:delText>와</w:delText>
        </w:r>
      </w:del>
      <w:ins w:id="2334" w:author="임픽스 검토" w:date="2026-10-12T04:00:00Z">
        <w:r>
          <w:rPr>
            <w:lang w:eastAsia="ko-KR"/>
          </w:rPr>
          <w:t>47</w:t>
        </w:r>
        <w:r>
          <w:rPr>
            <w:lang w:eastAsia="ko-KR"/>
          </w:rPr>
          <w:t>과</w:t>
        </w:r>
      </w:ins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3D179853" w14:textId="5815A24B" w:rsidR="00B4288B" w:rsidRDefault="0010783A">
      <w:pPr>
        <w:pStyle w:val="KS"/>
      </w:pPr>
      <w:commentRangeStart w:id="2335"/>
      <w:r>
        <w:t>표</w:t>
      </w:r>
      <w:r>
        <w:t xml:space="preserve"> </w:t>
      </w:r>
      <w:del w:id="2336" w:author="임픽스 검토" w:date="2026-10-12T04:00:00Z">
        <w:r>
          <w:delText>44</w:delText>
        </w:r>
      </w:del>
      <w:ins w:id="2337" w:author="임픽스 검토" w:date="2026-10-12T04:00:00Z">
        <w:r>
          <w:t>47</w:t>
        </w:r>
      </w:ins>
      <w:r>
        <w:t xml:space="preserve"> — </w:t>
      </w:r>
      <w:r>
        <w:t>완공</w:t>
      </w:r>
      <w:r>
        <w:t xml:space="preserve"> </w:t>
      </w:r>
      <w:r>
        <w:t>명사</w:t>
      </w:r>
      <w:r>
        <w:t xml:space="preserve"> </w:t>
      </w:r>
      <w:r>
        <w:t>정보</w:t>
      </w:r>
      <w:r>
        <w:t xml:space="preserve"> </w:t>
      </w:r>
      <w:r>
        <w:t>속성</w:t>
      </w:r>
      <w:commentRangeEnd w:id="2335"/>
      <w:r>
        <w:rPr>
          <w:rStyle w:val="aff5"/>
          <w:sz w:val="20"/>
          <w:szCs w:val="22"/>
        </w:rPr>
        <w:commentReference w:id="2335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7F8E869E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4D3B819E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7EE85F97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33A811DA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51C1A48C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0CD26C39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21E2C07A" w14:textId="77777777">
        <w:trPr>
          <w:cantSplit/>
          <w:jc w:val="center"/>
        </w:trPr>
        <w:tc>
          <w:tcPr>
            <w:tcW w:w="2100" w:type="dxa"/>
          </w:tcPr>
          <w:p w14:paraId="19CF5948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42A0D8A0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2FA3582E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287A9F53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033EF8FD" w14:textId="77777777" w:rsidR="00B4288B" w:rsidRDefault="00B4288B">
            <w:pPr>
              <w:pStyle w:val="KS2"/>
            </w:pPr>
          </w:p>
        </w:tc>
      </w:tr>
      <w:tr w:rsidR="00B4288B" w14:paraId="0F51B534" w14:textId="77777777">
        <w:trPr>
          <w:cantSplit/>
          <w:jc w:val="center"/>
          <w:ins w:id="2338" w:author="임픽스 검토" w:date="2026-10-12T04:00:00Z"/>
        </w:trPr>
        <w:tc>
          <w:tcPr>
            <w:tcW w:w="2100" w:type="dxa"/>
          </w:tcPr>
          <w:p w14:paraId="2FC28893" w14:textId="77777777" w:rsidR="00B4288B" w:rsidRDefault="0010783A">
            <w:pPr>
              <w:pStyle w:val="KS2"/>
              <w:rPr>
                <w:ins w:id="2339" w:author="임픽스 검토" w:date="2026-10-12T04:00:00Z"/>
              </w:rPr>
            </w:pPr>
            <w:ins w:id="2340" w:author="임픽스 검토" w:date="2026-10-12T04:00:00Z">
              <w:r>
                <w:t>완공식별자</w:t>
              </w:r>
            </w:ins>
          </w:p>
        </w:tc>
        <w:tc>
          <w:tcPr>
            <w:tcW w:w="3000" w:type="dxa"/>
          </w:tcPr>
          <w:p w14:paraId="54FE2AF8" w14:textId="77777777" w:rsidR="00B4288B" w:rsidRDefault="0010783A">
            <w:pPr>
              <w:pStyle w:val="KS2"/>
              <w:rPr>
                <w:ins w:id="2341" w:author="임픽스 검토" w:date="2026-10-12T04:00:00Z"/>
              </w:rPr>
            </w:pPr>
            <w:ins w:id="2342" w:author="임픽스 검토" w:date="2026-10-12T04:00:00Z">
              <w:r>
                <w:t>OperationEndID</w:t>
              </w:r>
            </w:ins>
          </w:p>
        </w:tc>
        <w:tc>
          <w:tcPr>
            <w:tcW w:w="1150" w:type="dxa"/>
          </w:tcPr>
          <w:p w14:paraId="35C35572" w14:textId="77777777" w:rsidR="00B4288B" w:rsidRDefault="0010783A">
            <w:pPr>
              <w:pStyle w:val="KS2"/>
              <w:jc w:val="center"/>
              <w:rPr>
                <w:ins w:id="2343" w:author="임픽스 검토" w:date="2026-10-12T04:00:00Z"/>
              </w:rPr>
            </w:pPr>
            <w:ins w:id="2344" w:author="임픽스 검토" w:date="2026-10-12T04:00:00Z">
              <w:r>
                <w:t>ID</w:t>
              </w:r>
            </w:ins>
          </w:p>
        </w:tc>
        <w:tc>
          <w:tcPr>
            <w:tcW w:w="1000" w:type="dxa"/>
          </w:tcPr>
          <w:p w14:paraId="21B1B8BA" w14:textId="77777777" w:rsidR="00B4288B" w:rsidRDefault="0010783A">
            <w:pPr>
              <w:pStyle w:val="KS2"/>
              <w:jc w:val="center"/>
              <w:rPr>
                <w:ins w:id="2345" w:author="임픽스 검토" w:date="2026-10-12T04:00:00Z"/>
              </w:rPr>
            </w:pPr>
            <w:ins w:id="2346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3A0887E5" w14:textId="77777777" w:rsidR="00B4288B" w:rsidRDefault="0010783A">
            <w:pPr>
              <w:pStyle w:val="KS2"/>
              <w:rPr>
                <w:ins w:id="2347" w:author="임픽스 검토" w:date="2026-10-12T04:00:00Z"/>
                <w:lang w:eastAsia="ko-KR"/>
              </w:rPr>
            </w:pPr>
            <w:ins w:id="234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완공을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식별하기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위한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고유값</w:t>
              </w:r>
            </w:ins>
          </w:p>
          <w:p w14:paraId="74522B3D" w14:textId="77777777" w:rsidR="00B4288B" w:rsidRDefault="0010783A">
            <w:pPr>
              <w:pStyle w:val="KS2"/>
              <w:rPr>
                <w:ins w:id="2349" w:author="임픽스 검토" w:date="2026-10-12T04:00:00Z"/>
                <w:lang w:eastAsia="ko-KR"/>
              </w:rPr>
            </w:pPr>
            <w:ins w:id="235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이벤트를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최초로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발생시킨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시스템이</w:t>
              </w:r>
              <w:r>
                <w:rPr>
                  <w:lang w:eastAsia="ko-KR"/>
                </w:rPr>
                <w:t xml:space="preserve"> GUID </w:t>
              </w:r>
              <w:r>
                <w:rPr>
                  <w:lang w:eastAsia="ko-KR"/>
                </w:rPr>
                <w:t>형식으로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부여하며</w:t>
              </w:r>
              <w:r>
                <w:rPr>
                  <w:lang w:eastAsia="ko-KR"/>
                </w:rPr>
                <w:t>, BOD</w:t>
              </w:r>
              <w:r>
                <w:rPr>
                  <w:lang w:eastAsia="ko-KR"/>
                </w:rPr>
                <w:t>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최초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송신한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경우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해당</w:t>
              </w:r>
              <w:r>
                <w:rPr>
                  <w:lang w:eastAsia="ko-KR"/>
                </w:rPr>
                <w:t xml:space="preserve"> BOD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BODID</w:t>
              </w:r>
              <w:r>
                <w:rPr>
                  <w:lang w:eastAsia="ko-KR"/>
                </w:rPr>
                <w:t>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식별자로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사용할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있음</w:t>
              </w:r>
              <w:r>
                <w:rPr>
                  <w:lang w:eastAsia="ko-KR"/>
                </w:rPr>
                <w:t>(7.1)</w:t>
              </w:r>
            </w:ins>
          </w:p>
        </w:tc>
      </w:tr>
      <w:tr w:rsidR="00B4288B" w14:paraId="5BB4D06C" w14:textId="77777777">
        <w:trPr>
          <w:cantSplit/>
          <w:jc w:val="center"/>
        </w:trPr>
        <w:tc>
          <w:tcPr>
            <w:tcW w:w="2100" w:type="dxa"/>
          </w:tcPr>
          <w:p w14:paraId="12FED580" w14:textId="77777777" w:rsidR="00B4288B" w:rsidRDefault="0010783A">
            <w:pPr>
              <w:pStyle w:val="KS2"/>
            </w:pPr>
            <w:r>
              <w:t>로트식별자</w:t>
            </w:r>
          </w:p>
        </w:tc>
        <w:tc>
          <w:tcPr>
            <w:tcW w:w="3000" w:type="dxa"/>
          </w:tcPr>
          <w:p w14:paraId="55515D6D" w14:textId="77777777" w:rsidR="00B4288B" w:rsidRDefault="0010783A">
            <w:pPr>
              <w:pStyle w:val="KS2"/>
            </w:pPr>
            <w:r>
              <w:t>LotID</w:t>
            </w:r>
          </w:p>
        </w:tc>
        <w:tc>
          <w:tcPr>
            <w:tcW w:w="1150" w:type="dxa"/>
          </w:tcPr>
          <w:p w14:paraId="2D79F4D7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3AB2B891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755F720E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로트를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69A78C0D" w14:textId="77777777" w:rsidR="00B4288B" w:rsidRDefault="0010783A">
            <w:pPr>
              <w:pStyle w:val="KS2"/>
              <w:rPr>
                <w:ins w:id="2351" w:author="임픽스 검토" w:date="2026-10-12T04:00:00Z"/>
              </w:rPr>
            </w:pPr>
            <w:ins w:id="2352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로트</w:t>
              </w:r>
              <w:r>
                <w:t>(Lot)</w:t>
              </w:r>
            </w:ins>
          </w:p>
        </w:tc>
      </w:tr>
      <w:tr w:rsidR="00B4288B" w14:paraId="035BD07C" w14:textId="77777777">
        <w:trPr>
          <w:cantSplit/>
          <w:jc w:val="center"/>
        </w:trPr>
        <w:tc>
          <w:tcPr>
            <w:tcW w:w="2100" w:type="dxa"/>
          </w:tcPr>
          <w:p w14:paraId="42ACA92F" w14:textId="77777777" w:rsidR="00B4288B" w:rsidRDefault="0010783A">
            <w:pPr>
              <w:pStyle w:val="KS2"/>
            </w:pPr>
            <w:r>
              <w:t>로트명</w:t>
            </w:r>
          </w:p>
        </w:tc>
        <w:tc>
          <w:tcPr>
            <w:tcW w:w="3000" w:type="dxa"/>
          </w:tcPr>
          <w:p w14:paraId="74E343C4" w14:textId="77777777" w:rsidR="00B4288B" w:rsidRDefault="0010783A">
            <w:pPr>
              <w:pStyle w:val="KS2"/>
            </w:pPr>
            <w:r>
              <w:t>LotName</w:t>
            </w:r>
          </w:p>
        </w:tc>
        <w:tc>
          <w:tcPr>
            <w:tcW w:w="1150" w:type="dxa"/>
          </w:tcPr>
          <w:p w14:paraId="4DABB249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4EE36C91" w14:textId="6AAB5038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05C8CC8C" w14:textId="77777777" w:rsidR="00B4288B" w:rsidRDefault="0010783A">
            <w:pPr>
              <w:pStyle w:val="KS2"/>
            </w:pPr>
            <w:r>
              <w:t xml:space="preserve">— </w:t>
            </w:r>
            <w:r>
              <w:t>로트의</w:t>
            </w:r>
            <w:r>
              <w:t xml:space="preserve"> </w:t>
            </w:r>
            <w:r>
              <w:t>명칭</w:t>
            </w:r>
          </w:p>
          <w:p w14:paraId="4CA1510D" w14:textId="77777777" w:rsidR="00B4288B" w:rsidRDefault="0010783A">
            <w:pPr>
              <w:pStyle w:val="KS2"/>
              <w:rPr>
                <w:ins w:id="2353" w:author="임픽스 검토" w:date="2026-10-12T04:00:00Z"/>
              </w:rPr>
            </w:pPr>
            <w:ins w:id="2354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로트</w:t>
              </w:r>
              <w:r>
                <w:t>(Lot.LotName)</w:t>
              </w:r>
            </w:ins>
          </w:p>
        </w:tc>
      </w:tr>
      <w:tr w:rsidR="00B4288B" w14:paraId="2AD54755" w14:textId="77777777">
        <w:trPr>
          <w:cantSplit/>
          <w:jc w:val="center"/>
        </w:trPr>
        <w:tc>
          <w:tcPr>
            <w:tcW w:w="2100" w:type="dxa"/>
          </w:tcPr>
          <w:p w14:paraId="7459CC4E" w14:textId="77777777" w:rsidR="00B4288B" w:rsidRDefault="0010783A">
            <w:pPr>
              <w:pStyle w:val="KS2"/>
            </w:pPr>
            <w:r>
              <w:t>로트설명</w:t>
            </w:r>
          </w:p>
        </w:tc>
        <w:tc>
          <w:tcPr>
            <w:tcW w:w="3000" w:type="dxa"/>
          </w:tcPr>
          <w:p w14:paraId="33FFD36F" w14:textId="77777777" w:rsidR="00B4288B" w:rsidRDefault="0010783A">
            <w:pPr>
              <w:pStyle w:val="KS2"/>
            </w:pPr>
            <w:r>
              <w:t>LotDescription</w:t>
            </w:r>
          </w:p>
        </w:tc>
        <w:tc>
          <w:tcPr>
            <w:tcW w:w="1150" w:type="dxa"/>
          </w:tcPr>
          <w:p w14:paraId="785F0FFA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71F4F509" w14:textId="2209493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5D6946FD" w14:textId="77777777" w:rsidR="00B4288B" w:rsidRDefault="0010783A">
            <w:pPr>
              <w:pStyle w:val="KS2"/>
            </w:pPr>
            <w:r>
              <w:t xml:space="preserve">— </w:t>
            </w:r>
            <w:r>
              <w:t>로트</w:t>
            </w:r>
            <w:r>
              <w:t xml:space="preserve"> </w:t>
            </w:r>
            <w:r>
              <w:t>설명</w:t>
            </w:r>
            <w:r>
              <w:t xml:space="preserve"> </w:t>
            </w:r>
            <w:r>
              <w:t>정보</w:t>
            </w:r>
          </w:p>
          <w:p w14:paraId="63AF2C4C" w14:textId="77777777" w:rsidR="00B4288B" w:rsidRDefault="0010783A">
            <w:pPr>
              <w:pStyle w:val="KS2"/>
              <w:rPr>
                <w:ins w:id="2355" w:author="임픽스 검토" w:date="2026-10-12T04:00:00Z"/>
              </w:rPr>
            </w:pPr>
            <w:ins w:id="2356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로트</w:t>
              </w:r>
              <w:r>
                <w:t>(Lot.LotDescription)</w:t>
              </w:r>
            </w:ins>
          </w:p>
        </w:tc>
      </w:tr>
      <w:tr w:rsidR="00B4288B" w14:paraId="632BF06C" w14:textId="77777777">
        <w:trPr>
          <w:cantSplit/>
          <w:jc w:val="center"/>
        </w:trPr>
        <w:tc>
          <w:tcPr>
            <w:tcW w:w="2100" w:type="dxa"/>
          </w:tcPr>
          <w:p w14:paraId="531E3F2D" w14:textId="77777777" w:rsidR="00B4288B" w:rsidRDefault="0010783A">
            <w:pPr>
              <w:pStyle w:val="KS2"/>
            </w:pPr>
            <w:r>
              <w:t>로트수량</w:t>
            </w:r>
          </w:p>
        </w:tc>
        <w:tc>
          <w:tcPr>
            <w:tcW w:w="3000" w:type="dxa"/>
          </w:tcPr>
          <w:p w14:paraId="4A6A7D22" w14:textId="77777777" w:rsidR="00B4288B" w:rsidRDefault="0010783A">
            <w:pPr>
              <w:pStyle w:val="KS2"/>
            </w:pPr>
            <w:r>
              <w:t>LotCreatedQuantity</w:t>
            </w:r>
          </w:p>
        </w:tc>
        <w:tc>
          <w:tcPr>
            <w:tcW w:w="1150" w:type="dxa"/>
          </w:tcPr>
          <w:p w14:paraId="724F6EBE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6C5876B7" w14:textId="62AE6E84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18CF48E3" w14:textId="77777777" w:rsidR="00B4288B" w:rsidRDefault="0010783A">
            <w:pPr>
              <w:pStyle w:val="KS2"/>
            </w:pPr>
            <w:r>
              <w:t xml:space="preserve">— </w:t>
            </w:r>
            <w:r>
              <w:t>처음</w:t>
            </w:r>
            <w:r>
              <w:t xml:space="preserve"> </w:t>
            </w:r>
            <w:r>
              <w:t>생성시</w:t>
            </w:r>
            <w:r>
              <w:t xml:space="preserve"> </w:t>
            </w:r>
            <w:r>
              <w:t>로트</w:t>
            </w:r>
            <w:r>
              <w:t xml:space="preserve"> </w:t>
            </w:r>
            <w:r>
              <w:t>수량</w:t>
            </w:r>
          </w:p>
          <w:p w14:paraId="524351E0" w14:textId="77777777" w:rsidR="00B4288B" w:rsidRDefault="0010783A">
            <w:pPr>
              <w:pStyle w:val="KS2"/>
              <w:rPr>
                <w:ins w:id="2357" w:author="임픽스 검토" w:date="2026-10-12T04:00:00Z"/>
              </w:rPr>
            </w:pPr>
            <w:ins w:id="2358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로트</w:t>
              </w:r>
              <w:r>
                <w:t>(Lot.LotCreatedQuantity)</w:t>
              </w:r>
            </w:ins>
          </w:p>
        </w:tc>
      </w:tr>
      <w:tr w:rsidR="00B4288B" w14:paraId="19A34601" w14:textId="77777777">
        <w:trPr>
          <w:cantSplit/>
          <w:jc w:val="center"/>
        </w:trPr>
        <w:tc>
          <w:tcPr>
            <w:tcW w:w="2100" w:type="dxa"/>
          </w:tcPr>
          <w:p w14:paraId="27B355C6" w14:textId="77777777" w:rsidR="00B4288B" w:rsidRDefault="0010783A">
            <w:pPr>
              <w:pStyle w:val="KS2"/>
            </w:pPr>
            <w:r>
              <w:t>공정식별자</w:t>
            </w:r>
          </w:p>
        </w:tc>
        <w:tc>
          <w:tcPr>
            <w:tcW w:w="3000" w:type="dxa"/>
          </w:tcPr>
          <w:p w14:paraId="25EE4E0B" w14:textId="77777777" w:rsidR="00B4288B" w:rsidRDefault="0010783A">
            <w:pPr>
              <w:pStyle w:val="KS2"/>
            </w:pPr>
            <w:r>
              <w:t>OperationID</w:t>
            </w:r>
          </w:p>
        </w:tc>
        <w:tc>
          <w:tcPr>
            <w:tcW w:w="1150" w:type="dxa"/>
          </w:tcPr>
          <w:p w14:paraId="4234CFEA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7F192EA1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041EC28A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공정을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2B19D8EA" w14:textId="77777777" w:rsidR="00B4288B" w:rsidRDefault="0010783A">
            <w:pPr>
              <w:pStyle w:val="KS2"/>
              <w:rPr>
                <w:ins w:id="2359" w:author="임픽스 검토" w:date="2026-10-12T04:00:00Z"/>
              </w:rPr>
            </w:pPr>
            <w:ins w:id="2360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공정</w:t>
              </w:r>
              <w:r>
                <w:t>(Operation)</w:t>
              </w:r>
            </w:ins>
          </w:p>
        </w:tc>
      </w:tr>
      <w:tr w:rsidR="00B4288B" w14:paraId="2AC810C2" w14:textId="77777777">
        <w:trPr>
          <w:cantSplit/>
          <w:jc w:val="center"/>
        </w:trPr>
        <w:tc>
          <w:tcPr>
            <w:tcW w:w="2100" w:type="dxa"/>
          </w:tcPr>
          <w:p w14:paraId="27C1424C" w14:textId="77777777" w:rsidR="00B4288B" w:rsidRDefault="0010783A">
            <w:pPr>
              <w:pStyle w:val="KS2"/>
            </w:pPr>
            <w:r>
              <w:t>설비식별자</w:t>
            </w:r>
          </w:p>
        </w:tc>
        <w:tc>
          <w:tcPr>
            <w:tcW w:w="3000" w:type="dxa"/>
          </w:tcPr>
          <w:p w14:paraId="3C191E59" w14:textId="77777777" w:rsidR="00B4288B" w:rsidRDefault="0010783A">
            <w:pPr>
              <w:pStyle w:val="KS2"/>
            </w:pPr>
            <w:r>
              <w:t>EquipmentID</w:t>
            </w:r>
          </w:p>
        </w:tc>
        <w:tc>
          <w:tcPr>
            <w:tcW w:w="1150" w:type="dxa"/>
          </w:tcPr>
          <w:p w14:paraId="2AAE13C6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73396BCB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7CE934EB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설비를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19A0040C" w14:textId="77777777" w:rsidR="00B4288B" w:rsidRDefault="0010783A">
            <w:pPr>
              <w:pStyle w:val="KS2"/>
              <w:rPr>
                <w:ins w:id="2361" w:author="임픽스 검토" w:date="2026-10-12T04:00:00Z"/>
              </w:rPr>
            </w:pPr>
            <w:ins w:id="2362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설비</w:t>
              </w:r>
              <w:r>
                <w:t>(Equipment)</w:t>
              </w:r>
            </w:ins>
          </w:p>
        </w:tc>
      </w:tr>
      <w:tr w:rsidR="00B4288B" w14:paraId="777C47B1" w14:textId="77777777">
        <w:trPr>
          <w:cantSplit/>
          <w:jc w:val="center"/>
        </w:trPr>
        <w:tc>
          <w:tcPr>
            <w:tcW w:w="2100" w:type="dxa"/>
          </w:tcPr>
          <w:p w14:paraId="5837B87E" w14:textId="77777777" w:rsidR="00B4288B" w:rsidRDefault="0010783A">
            <w:pPr>
              <w:pStyle w:val="KS2"/>
            </w:pPr>
            <w:r>
              <w:t>완공시간</w:t>
            </w:r>
          </w:p>
        </w:tc>
        <w:tc>
          <w:tcPr>
            <w:tcW w:w="3000" w:type="dxa"/>
          </w:tcPr>
          <w:p w14:paraId="6CADA7B1" w14:textId="77777777" w:rsidR="00B4288B" w:rsidRDefault="0010783A">
            <w:pPr>
              <w:pStyle w:val="KS2"/>
            </w:pPr>
            <w:r>
              <w:t>OperationEndTime</w:t>
            </w:r>
          </w:p>
        </w:tc>
        <w:tc>
          <w:tcPr>
            <w:tcW w:w="1150" w:type="dxa"/>
          </w:tcPr>
          <w:p w14:paraId="5D071D0C" w14:textId="591907AE" w:rsidR="00B4288B" w:rsidRDefault="0010783A">
            <w:pPr>
              <w:pStyle w:val="KS2"/>
              <w:jc w:val="center"/>
            </w:pPr>
            <w:del w:id="2363" w:author="임픽스 검토" w:date="2026-10-12T04:00:00Z">
              <w:r>
                <w:delText>time</w:delText>
              </w:r>
            </w:del>
            <w:ins w:id="2364" w:author="임픽스 검토" w:date="2026-10-12T04:00:00Z">
              <w:r>
                <w:t>dateTime</w:t>
              </w:r>
            </w:ins>
          </w:p>
        </w:tc>
        <w:tc>
          <w:tcPr>
            <w:tcW w:w="1000" w:type="dxa"/>
          </w:tcPr>
          <w:p w14:paraId="74F236FD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0B347BC1" w14:textId="28C63000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로트를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시간</w:t>
            </w:r>
            <w:ins w:id="2365" w:author="임픽스 검토" w:date="2026-10-12T04:00:00Z">
              <w:r>
                <w:rPr>
                  <w:lang w:eastAsia="ko-KR"/>
                </w:rPr>
                <w:t>(KS X ISO 8601</w:t>
              </w:r>
              <w:r>
                <w:rPr>
                  <w:lang w:eastAsia="ko-KR"/>
                </w:rPr>
                <w:t>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따른다</w:t>
              </w:r>
              <w:r>
                <w:rPr>
                  <w:lang w:eastAsia="ko-KR"/>
                </w:rPr>
                <w:t>)</w:t>
              </w:r>
            </w:ins>
          </w:p>
        </w:tc>
      </w:tr>
      <w:tr w:rsidR="00B4288B" w14:paraId="0315B160" w14:textId="77777777">
        <w:trPr>
          <w:cantSplit/>
          <w:jc w:val="center"/>
        </w:trPr>
        <w:tc>
          <w:tcPr>
            <w:tcW w:w="2100" w:type="dxa"/>
          </w:tcPr>
          <w:p w14:paraId="75D7546C" w14:textId="77777777" w:rsidR="00B4288B" w:rsidRDefault="0010783A">
            <w:pPr>
              <w:pStyle w:val="KS2"/>
            </w:pPr>
            <w:r>
              <w:t>사원식별자</w:t>
            </w:r>
          </w:p>
        </w:tc>
        <w:tc>
          <w:tcPr>
            <w:tcW w:w="3000" w:type="dxa"/>
          </w:tcPr>
          <w:p w14:paraId="60CEAEA4" w14:textId="77777777" w:rsidR="00B4288B" w:rsidRDefault="0010783A">
            <w:pPr>
              <w:pStyle w:val="KS2"/>
            </w:pPr>
            <w:r>
              <w:t>PersonnelID</w:t>
            </w:r>
          </w:p>
        </w:tc>
        <w:tc>
          <w:tcPr>
            <w:tcW w:w="1150" w:type="dxa"/>
          </w:tcPr>
          <w:p w14:paraId="740EA9B5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719186AD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76E899D9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인사조직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사원을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5463158A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공정에서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작업자의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식별정보</w:t>
            </w:r>
          </w:p>
          <w:p w14:paraId="783E24C6" w14:textId="77777777" w:rsidR="00B4288B" w:rsidRDefault="0010783A">
            <w:pPr>
              <w:pStyle w:val="KS2"/>
              <w:rPr>
                <w:ins w:id="2366" w:author="임픽스 검토" w:date="2026-10-12T04:00:00Z"/>
              </w:rPr>
            </w:pPr>
            <w:ins w:id="2367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사원</w:t>
              </w:r>
              <w:r>
                <w:t>(Personnel)</w:t>
              </w:r>
            </w:ins>
          </w:p>
        </w:tc>
      </w:tr>
      <w:tr w:rsidR="00B4288B" w14:paraId="4EA3FB4B" w14:textId="77777777">
        <w:trPr>
          <w:cantSplit/>
          <w:jc w:val="center"/>
        </w:trPr>
        <w:tc>
          <w:tcPr>
            <w:tcW w:w="2100" w:type="dxa"/>
          </w:tcPr>
          <w:p w14:paraId="724263A6" w14:textId="77777777" w:rsidR="00B4288B" w:rsidRDefault="0010783A">
            <w:pPr>
              <w:pStyle w:val="KS2"/>
            </w:pPr>
            <w:r>
              <w:t>생산수량</w:t>
            </w:r>
          </w:p>
        </w:tc>
        <w:tc>
          <w:tcPr>
            <w:tcW w:w="3000" w:type="dxa"/>
          </w:tcPr>
          <w:p w14:paraId="77F5C4D9" w14:textId="77777777" w:rsidR="00B4288B" w:rsidRDefault="0010783A">
            <w:pPr>
              <w:pStyle w:val="KS2"/>
            </w:pPr>
            <w:r>
              <w:t>ProducedQuantity</w:t>
            </w:r>
          </w:p>
        </w:tc>
        <w:tc>
          <w:tcPr>
            <w:tcW w:w="1150" w:type="dxa"/>
          </w:tcPr>
          <w:p w14:paraId="2A8DBF2E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1AEC156A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6DFE44D8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공정에서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로트의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수량</w:t>
            </w:r>
          </w:p>
        </w:tc>
      </w:tr>
      <w:tr w:rsidR="00B4288B" w14:paraId="337CADC2" w14:textId="77777777">
        <w:trPr>
          <w:cantSplit/>
          <w:jc w:val="center"/>
        </w:trPr>
        <w:tc>
          <w:tcPr>
            <w:tcW w:w="2100" w:type="dxa"/>
          </w:tcPr>
          <w:p w14:paraId="03EC4A96" w14:textId="77777777" w:rsidR="00B4288B" w:rsidRDefault="0010783A">
            <w:pPr>
              <w:pStyle w:val="KS2"/>
            </w:pPr>
            <w:r>
              <w:t>불량수량</w:t>
            </w:r>
          </w:p>
        </w:tc>
        <w:tc>
          <w:tcPr>
            <w:tcW w:w="3000" w:type="dxa"/>
          </w:tcPr>
          <w:p w14:paraId="1AF603E8" w14:textId="77777777" w:rsidR="00B4288B" w:rsidRDefault="0010783A">
            <w:pPr>
              <w:pStyle w:val="KS2"/>
            </w:pPr>
            <w:r>
              <w:t>DefectQuantity</w:t>
            </w:r>
          </w:p>
        </w:tc>
        <w:tc>
          <w:tcPr>
            <w:tcW w:w="1150" w:type="dxa"/>
          </w:tcPr>
          <w:p w14:paraId="6B00A396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12909633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4FDEDACC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공정에서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로트의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불량수량</w:t>
            </w:r>
          </w:p>
        </w:tc>
      </w:tr>
      <w:tr w:rsidR="00B4288B" w14:paraId="18B30550" w14:textId="77777777">
        <w:trPr>
          <w:cantSplit/>
          <w:jc w:val="center"/>
        </w:trPr>
        <w:tc>
          <w:tcPr>
            <w:tcW w:w="2100" w:type="dxa"/>
          </w:tcPr>
          <w:p w14:paraId="5122C9A9" w14:textId="77777777" w:rsidR="00B4288B" w:rsidRDefault="0010783A">
            <w:pPr>
              <w:pStyle w:val="KS2"/>
            </w:pPr>
            <w:r>
              <w:t>재작업횟수</w:t>
            </w:r>
          </w:p>
        </w:tc>
        <w:tc>
          <w:tcPr>
            <w:tcW w:w="3000" w:type="dxa"/>
          </w:tcPr>
          <w:p w14:paraId="3E9F3E99" w14:textId="77777777" w:rsidR="00B4288B" w:rsidRDefault="0010783A">
            <w:pPr>
              <w:pStyle w:val="KS2"/>
            </w:pPr>
            <w:r>
              <w:t>ReworkCount</w:t>
            </w:r>
          </w:p>
        </w:tc>
        <w:tc>
          <w:tcPr>
            <w:tcW w:w="1150" w:type="dxa"/>
          </w:tcPr>
          <w:p w14:paraId="7E314420" w14:textId="77777777" w:rsidR="00B4288B" w:rsidRDefault="0010783A">
            <w:pPr>
              <w:pStyle w:val="KS2"/>
              <w:jc w:val="center"/>
            </w:pPr>
            <w:r>
              <w:t>int</w:t>
            </w:r>
          </w:p>
        </w:tc>
        <w:tc>
          <w:tcPr>
            <w:tcW w:w="1000" w:type="dxa"/>
          </w:tcPr>
          <w:p w14:paraId="430F89F1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462BC861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공정의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재작업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횟수</w:t>
            </w:r>
          </w:p>
        </w:tc>
      </w:tr>
    </w:tbl>
    <w:p w14:paraId="26DF79E6" w14:textId="77777777" w:rsidR="00B4288B" w:rsidRDefault="00B4288B">
      <w:pPr>
        <w:spacing w:after="0" w:line="144" w:lineRule="auto"/>
        <w:rPr>
          <w:lang w:eastAsia="ko-KR"/>
        </w:rPr>
      </w:pPr>
    </w:p>
    <w:p w14:paraId="665429FE" w14:textId="77777777" w:rsidR="00B4288B" w:rsidRDefault="0010783A">
      <w:pPr>
        <w:pStyle w:val="46"/>
        <w:rPr>
          <w:lang w:eastAsia="ko-KR"/>
        </w:rPr>
      </w:pPr>
      <w:r>
        <w:rPr>
          <w:lang w:eastAsia="ko-KR"/>
        </w:rPr>
        <w:t xml:space="preserve">7.4.6.5  </w:t>
      </w:r>
      <w:r>
        <w:rPr>
          <w:lang w:eastAsia="ko-KR"/>
        </w:rPr>
        <w:t>이동지시</w:t>
      </w:r>
      <w:r>
        <w:rPr>
          <w:lang w:eastAsia="ko-KR"/>
        </w:rPr>
        <w:t>(TransferCommand)</w:t>
      </w:r>
    </w:p>
    <w:p w14:paraId="45DBF361" w14:textId="094602D6" w:rsidR="00B4288B" w:rsidRDefault="0010783A">
      <w:pPr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공정에서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공정으로</w:t>
      </w:r>
      <w:r>
        <w:rPr>
          <w:lang w:eastAsia="ko-KR"/>
        </w:rPr>
        <w:t xml:space="preserve"> </w:t>
      </w:r>
      <w:r>
        <w:rPr>
          <w:lang w:eastAsia="ko-KR"/>
        </w:rPr>
        <w:t>작업할</w:t>
      </w:r>
      <w:r>
        <w:rPr>
          <w:lang w:eastAsia="ko-KR"/>
        </w:rPr>
        <w:t xml:space="preserve"> Lot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이동을</w:t>
      </w:r>
      <w:r>
        <w:rPr>
          <w:lang w:eastAsia="ko-KR"/>
        </w:rPr>
        <w:t xml:space="preserve"> </w:t>
      </w:r>
      <w:r>
        <w:rPr>
          <w:lang w:eastAsia="ko-KR"/>
        </w:rPr>
        <w:t>지시한다</w:t>
      </w:r>
      <w:r>
        <w:rPr>
          <w:lang w:eastAsia="ko-KR"/>
        </w:rPr>
        <w:t xml:space="preserve">. </w:t>
      </w:r>
      <w:r>
        <w:rPr>
          <w:lang w:eastAsia="ko-KR"/>
        </w:rPr>
        <w:t>이동지시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2368" w:author="임픽스 검토" w:date="2026-10-12T04:00:00Z">
        <w:r>
          <w:rPr>
            <w:lang w:eastAsia="ko-KR"/>
          </w:rPr>
          <w:delText>45</w:delText>
        </w:r>
        <w:r>
          <w:rPr>
            <w:lang w:eastAsia="ko-KR"/>
          </w:rPr>
          <w:delText>와</w:delText>
        </w:r>
      </w:del>
      <w:ins w:id="2369" w:author="임픽스 검토" w:date="2026-10-12T04:00:00Z">
        <w:r>
          <w:rPr>
            <w:lang w:eastAsia="ko-KR"/>
          </w:rPr>
          <w:t>48</w:t>
        </w:r>
        <w:r>
          <w:rPr>
            <w:lang w:eastAsia="ko-KR"/>
          </w:rPr>
          <w:t>과</w:t>
        </w:r>
      </w:ins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22149E9E" w14:textId="14789F7C" w:rsidR="00B4288B" w:rsidRDefault="0010783A">
      <w:pPr>
        <w:pStyle w:val="KS"/>
        <w:rPr>
          <w:lang w:eastAsia="ko-KR"/>
        </w:rPr>
      </w:pPr>
      <w:commentRangeStart w:id="2370"/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2371" w:author="임픽스 검토" w:date="2026-10-12T04:00:00Z">
        <w:r>
          <w:rPr>
            <w:lang w:eastAsia="ko-KR"/>
          </w:rPr>
          <w:delText>45</w:delText>
        </w:r>
      </w:del>
      <w:ins w:id="2372" w:author="임픽스 검토" w:date="2026-10-12T04:00:00Z">
        <w:r>
          <w:rPr>
            <w:lang w:eastAsia="ko-KR"/>
          </w:rPr>
          <w:t>48</w:t>
        </w:r>
      </w:ins>
      <w:r>
        <w:rPr>
          <w:lang w:eastAsia="ko-KR"/>
        </w:rPr>
        <w:t xml:space="preserve"> — </w:t>
      </w:r>
      <w:r>
        <w:rPr>
          <w:lang w:eastAsia="ko-KR"/>
        </w:rPr>
        <w:t>이동지시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commentRangeEnd w:id="2370"/>
      <w:r>
        <w:rPr>
          <w:rStyle w:val="aff5"/>
          <w:sz w:val="20"/>
          <w:szCs w:val="22"/>
          <w:lang w:eastAsia="ko-KR"/>
        </w:rPr>
        <w:commentReference w:id="2370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07050CA5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0C15C6BA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3A75914E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4B543EF8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7A007D91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7FDE1CD5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117AD1E6" w14:textId="77777777">
        <w:trPr>
          <w:cantSplit/>
          <w:jc w:val="center"/>
        </w:trPr>
        <w:tc>
          <w:tcPr>
            <w:tcW w:w="2100" w:type="dxa"/>
          </w:tcPr>
          <w:p w14:paraId="67C2D3C1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38428DB2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6C42C5CB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58AAFEAC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32F8E520" w14:textId="77777777" w:rsidR="00B4288B" w:rsidRDefault="00B4288B">
            <w:pPr>
              <w:pStyle w:val="KS2"/>
            </w:pPr>
          </w:p>
        </w:tc>
      </w:tr>
      <w:tr w:rsidR="00B4288B" w14:paraId="1AF3E086" w14:textId="77777777">
        <w:trPr>
          <w:cantSplit/>
          <w:jc w:val="center"/>
        </w:trPr>
        <w:tc>
          <w:tcPr>
            <w:tcW w:w="2100" w:type="dxa"/>
          </w:tcPr>
          <w:p w14:paraId="2FD30CCB" w14:textId="77777777" w:rsidR="00B4288B" w:rsidRDefault="0010783A">
            <w:pPr>
              <w:pStyle w:val="KS2"/>
            </w:pPr>
            <w:r>
              <w:t>이동지시식별자</w:t>
            </w:r>
          </w:p>
        </w:tc>
        <w:tc>
          <w:tcPr>
            <w:tcW w:w="3000" w:type="dxa"/>
          </w:tcPr>
          <w:p w14:paraId="4E9E8FFA" w14:textId="77777777" w:rsidR="00B4288B" w:rsidRDefault="0010783A">
            <w:pPr>
              <w:pStyle w:val="KS2"/>
            </w:pPr>
            <w:r>
              <w:t>TransferCommandID</w:t>
            </w:r>
          </w:p>
        </w:tc>
        <w:tc>
          <w:tcPr>
            <w:tcW w:w="1150" w:type="dxa"/>
          </w:tcPr>
          <w:p w14:paraId="3406478F" w14:textId="77777777" w:rsidR="00B4288B" w:rsidRDefault="0010783A">
            <w:pPr>
              <w:pStyle w:val="KS2"/>
              <w:jc w:val="center"/>
            </w:pPr>
            <w:r>
              <w:t>ID</w:t>
            </w:r>
          </w:p>
        </w:tc>
        <w:tc>
          <w:tcPr>
            <w:tcW w:w="1000" w:type="dxa"/>
          </w:tcPr>
          <w:p w14:paraId="6FF3F557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D17F3E0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이동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유형에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이동지시를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</w:tc>
      </w:tr>
      <w:tr w:rsidR="00B4288B" w14:paraId="5D58F78C" w14:textId="77777777">
        <w:trPr>
          <w:cantSplit/>
          <w:jc w:val="center"/>
        </w:trPr>
        <w:tc>
          <w:tcPr>
            <w:tcW w:w="2100" w:type="dxa"/>
          </w:tcPr>
          <w:p w14:paraId="18F929CE" w14:textId="77777777" w:rsidR="00B4288B" w:rsidRDefault="0010783A">
            <w:pPr>
              <w:pStyle w:val="KS2"/>
            </w:pPr>
            <w:r>
              <w:t>로트식별자</w:t>
            </w:r>
          </w:p>
        </w:tc>
        <w:tc>
          <w:tcPr>
            <w:tcW w:w="3000" w:type="dxa"/>
          </w:tcPr>
          <w:p w14:paraId="29C5955C" w14:textId="77777777" w:rsidR="00B4288B" w:rsidRDefault="0010783A">
            <w:pPr>
              <w:pStyle w:val="KS2"/>
            </w:pPr>
            <w:r>
              <w:t>LotID</w:t>
            </w:r>
          </w:p>
        </w:tc>
        <w:tc>
          <w:tcPr>
            <w:tcW w:w="1150" w:type="dxa"/>
          </w:tcPr>
          <w:p w14:paraId="1BFFB5E1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3BF128D8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2DB8B179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로트를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217D41FB" w14:textId="77777777" w:rsidR="00B4288B" w:rsidRDefault="0010783A">
            <w:pPr>
              <w:pStyle w:val="KS2"/>
              <w:rPr>
                <w:ins w:id="2373" w:author="임픽스 검토" w:date="2026-10-12T04:00:00Z"/>
              </w:rPr>
            </w:pPr>
            <w:ins w:id="2374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로트</w:t>
              </w:r>
              <w:r>
                <w:t>(Lot)</w:t>
              </w:r>
            </w:ins>
          </w:p>
        </w:tc>
      </w:tr>
      <w:tr w:rsidR="00B4288B" w14:paraId="261BA224" w14:textId="77777777">
        <w:trPr>
          <w:cantSplit/>
          <w:jc w:val="center"/>
        </w:trPr>
        <w:tc>
          <w:tcPr>
            <w:tcW w:w="2100" w:type="dxa"/>
          </w:tcPr>
          <w:p w14:paraId="391DACFF" w14:textId="77777777" w:rsidR="00B4288B" w:rsidRDefault="0010783A">
            <w:pPr>
              <w:pStyle w:val="KS2"/>
            </w:pPr>
            <w:r>
              <w:t>로트명</w:t>
            </w:r>
          </w:p>
        </w:tc>
        <w:tc>
          <w:tcPr>
            <w:tcW w:w="3000" w:type="dxa"/>
          </w:tcPr>
          <w:p w14:paraId="42828522" w14:textId="77777777" w:rsidR="00B4288B" w:rsidRDefault="0010783A">
            <w:pPr>
              <w:pStyle w:val="KS2"/>
            </w:pPr>
            <w:r>
              <w:t>LotName</w:t>
            </w:r>
          </w:p>
        </w:tc>
        <w:tc>
          <w:tcPr>
            <w:tcW w:w="1150" w:type="dxa"/>
          </w:tcPr>
          <w:p w14:paraId="243A42AB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6A1C6160" w14:textId="636DE5CC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5DD0961C" w14:textId="77777777" w:rsidR="00B4288B" w:rsidRDefault="0010783A">
            <w:pPr>
              <w:pStyle w:val="KS2"/>
            </w:pPr>
            <w:r>
              <w:t xml:space="preserve">— </w:t>
            </w:r>
            <w:r>
              <w:t>로트의</w:t>
            </w:r>
            <w:r>
              <w:t xml:space="preserve"> </w:t>
            </w:r>
            <w:r>
              <w:t>명칭</w:t>
            </w:r>
          </w:p>
          <w:p w14:paraId="177E6787" w14:textId="77777777" w:rsidR="00B4288B" w:rsidRDefault="0010783A">
            <w:pPr>
              <w:pStyle w:val="KS2"/>
              <w:rPr>
                <w:ins w:id="2375" w:author="임픽스 검토" w:date="2026-10-12T04:00:00Z"/>
              </w:rPr>
            </w:pPr>
            <w:ins w:id="2376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로트</w:t>
              </w:r>
              <w:r>
                <w:t>(Lot.LotName)</w:t>
              </w:r>
            </w:ins>
          </w:p>
        </w:tc>
      </w:tr>
      <w:tr w:rsidR="00B4288B" w14:paraId="2C4EA446" w14:textId="77777777">
        <w:trPr>
          <w:cantSplit/>
          <w:jc w:val="center"/>
        </w:trPr>
        <w:tc>
          <w:tcPr>
            <w:tcW w:w="2100" w:type="dxa"/>
          </w:tcPr>
          <w:p w14:paraId="0D27FD1F" w14:textId="77777777" w:rsidR="00B4288B" w:rsidRDefault="0010783A">
            <w:pPr>
              <w:pStyle w:val="KS2"/>
            </w:pPr>
            <w:r>
              <w:t>로트설명</w:t>
            </w:r>
          </w:p>
        </w:tc>
        <w:tc>
          <w:tcPr>
            <w:tcW w:w="3000" w:type="dxa"/>
          </w:tcPr>
          <w:p w14:paraId="52265106" w14:textId="77777777" w:rsidR="00B4288B" w:rsidRDefault="0010783A">
            <w:pPr>
              <w:pStyle w:val="KS2"/>
            </w:pPr>
            <w:r>
              <w:t>LotDescription</w:t>
            </w:r>
          </w:p>
        </w:tc>
        <w:tc>
          <w:tcPr>
            <w:tcW w:w="1150" w:type="dxa"/>
          </w:tcPr>
          <w:p w14:paraId="22FF26F4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318614F7" w14:textId="2203C928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7FDF15A7" w14:textId="77777777" w:rsidR="00B4288B" w:rsidRDefault="0010783A">
            <w:pPr>
              <w:pStyle w:val="KS2"/>
            </w:pPr>
            <w:r>
              <w:t xml:space="preserve">— </w:t>
            </w:r>
            <w:r>
              <w:t>로트</w:t>
            </w:r>
            <w:r>
              <w:t xml:space="preserve"> </w:t>
            </w:r>
            <w:r>
              <w:t>설명</w:t>
            </w:r>
            <w:r>
              <w:t xml:space="preserve"> </w:t>
            </w:r>
            <w:r>
              <w:t>정보</w:t>
            </w:r>
          </w:p>
          <w:p w14:paraId="67565505" w14:textId="77777777" w:rsidR="00B4288B" w:rsidRDefault="0010783A">
            <w:pPr>
              <w:pStyle w:val="KS2"/>
              <w:rPr>
                <w:ins w:id="2377" w:author="임픽스 검토" w:date="2026-10-12T04:00:00Z"/>
              </w:rPr>
            </w:pPr>
            <w:ins w:id="2378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로트</w:t>
              </w:r>
              <w:r>
                <w:t>(Lot.LotDescription)</w:t>
              </w:r>
            </w:ins>
          </w:p>
        </w:tc>
      </w:tr>
      <w:tr w:rsidR="003168E1" w14:paraId="14861D2C" w14:textId="77777777">
        <w:trPr>
          <w:cantSplit/>
          <w:jc w:val="center"/>
          <w:del w:id="2379" w:author="임픽스 검토" w:date="2026-10-12T04:00:00Z"/>
        </w:trPr>
        <w:tc>
          <w:tcPr>
            <w:tcW w:w="2100" w:type="dxa"/>
          </w:tcPr>
          <w:p w14:paraId="76089CBF" w14:textId="77777777" w:rsidR="003168E1" w:rsidRDefault="00000000">
            <w:pPr>
              <w:pStyle w:val="KS2"/>
            </w:pPr>
            <w:del w:id="2380" w:author="임픽스 검토" w:date="2026-10-12T04:00:00Z">
              <w:r>
                <w:delText>공장식별자</w:delText>
              </w:r>
            </w:del>
          </w:p>
        </w:tc>
        <w:tc>
          <w:tcPr>
            <w:tcW w:w="3000" w:type="dxa"/>
          </w:tcPr>
          <w:p w14:paraId="437235DC" w14:textId="77777777" w:rsidR="003168E1" w:rsidRDefault="00000000">
            <w:pPr>
              <w:pStyle w:val="KS2"/>
            </w:pPr>
            <w:del w:id="2381" w:author="임픽스 검토" w:date="2026-10-12T04:00:00Z">
              <w:r>
                <w:delText>PlantID</w:delText>
              </w:r>
            </w:del>
          </w:p>
        </w:tc>
        <w:tc>
          <w:tcPr>
            <w:tcW w:w="1150" w:type="dxa"/>
          </w:tcPr>
          <w:p w14:paraId="0F89171C" w14:textId="77777777" w:rsidR="003168E1" w:rsidRDefault="00000000">
            <w:pPr>
              <w:pStyle w:val="KS2"/>
              <w:jc w:val="center"/>
            </w:pPr>
            <w:del w:id="2382" w:author="임픽스 검토" w:date="2026-10-12T04:00:00Z">
              <w:r>
                <w:delText>IDREF</w:delText>
              </w:r>
            </w:del>
          </w:p>
        </w:tc>
        <w:tc>
          <w:tcPr>
            <w:tcW w:w="1000" w:type="dxa"/>
          </w:tcPr>
          <w:p w14:paraId="19484D03" w14:textId="77777777" w:rsidR="003168E1" w:rsidRDefault="00000000">
            <w:pPr>
              <w:pStyle w:val="KS2"/>
              <w:jc w:val="center"/>
            </w:pPr>
            <w:del w:id="2383" w:author="임픽스 검토" w:date="2026-10-12T04:00:00Z">
              <w:r>
                <w:delText>대상</w:delText>
              </w:r>
            </w:del>
          </w:p>
        </w:tc>
        <w:tc>
          <w:tcPr>
            <w:tcW w:w="6970" w:type="dxa"/>
          </w:tcPr>
          <w:p w14:paraId="05BF3CA4" w14:textId="77777777" w:rsidR="003168E1" w:rsidRDefault="00000000">
            <w:pPr>
              <w:pStyle w:val="KS2"/>
              <w:rPr>
                <w:lang w:eastAsia="ko-KR"/>
              </w:rPr>
            </w:pPr>
            <w:del w:id="2384" w:author="임픽스 검토" w:date="2026-10-12T04:00:00Z">
              <w:r>
                <w:rPr>
                  <w:lang w:eastAsia="ko-KR"/>
                </w:rPr>
                <w:delText xml:space="preserve">— </w:delText>
              </w:r>
              <w:r>
                <w:rPr>
                  <w:lang w:eastAsia="ko-KR"/>
                </w:rPr>
                <w:delText>공장의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고유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식별값</w:delText>
              </w:r>
            </w:del>
          </w:p>
        </w:tc>
      </w:tr>
      <w:tr w:rsidR="00B4288B" w14:paraId="43B8F870" w14:textId="77777777">
        <w:trPr>
          <w:cantSplit/>
          <w:jc w:val="center"/>
        </w:trPr>
        <w:tc>
          <w:tcPr>
            <w:tcW w:w="2100" w:type="dxa"/>
          </w:tcPr>
          <w:p w14:paraId="50D6178B" w14:textId="77777777" w:rsidR="00B4288B" w:rsidRDefault="0010783A">
            <w:pPr>
              <w:pStyle w:val="KS2"/>
            </w:pPr>
            <w:r>
              <w:t>캐리어식별자</w:t>
            </w:r>
          </w:p>
        </w:tc>
        <w:tc>
          <w:tcPr>
            <w:tcW w:w="3000" w:type="dxa"/>
          </w:tcPr>
          <w:p w14:paraId="4052164C" w14:textId="77777777" w:rsidR="00B4288B" w:rsidRDefault="0010783A">
            <w:pPr>
              <w:pStyle w:val="KS2"/>
            </w:pPr>
            <w:r>
              <w:t>CarrierID</w:t>
            </w:r>
          </w:p>
        </w:tc>
        <w:tc>
          <w:tcPr>
            <w:tcW w:w="1150" w:type="dxa"/>
          </w:tcPr>
          <w:p w14:paraId="282E438B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11E1EE7C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2386CD5C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캐리어를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058112C0" w14:textId="77777777" w:rsidR="00B4288B" w:rsidRDefault="0010783A">
            <w:pPr>
              <w:pStyle w:val="KS2"/>
              <w:rPr>
                <w:ins w:id="2385" w:author="임픽스 검토" w:date="2026-10-12T04:00:00Z"/>
                <w:lang w:eastAsia="ko-KR"/>
              </w:rPr>
            </w:pPr>
            <w:ins w:id="238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캐리어</w:t>
              </w:r>
              <w:r>
                <w:rPr>
                  <w:lang w:eastAsia="ko-KR"/>
                </w:rPr>
                <w:t>(Carrier)</w:t>
              </w:r>
            </w:ins>
          </w:p>
        </w:tc>
      </w:tr>
      <w:tr w:rsidR="00B4288B" w14:paraId="11077904" w14:textId="77777777">
        <w:trPr>
          <w:cantSplit/>
          <w:jc w:val="center"/>
        </w:trPr>
        <w:tc>
          <w:tcPr>
            <w:tcW w:w="2100" w:type="dxa"/>
          </w:tcPr>
          <w:p w14:paraId="2A1FAC5E" w14:textId="77777777" w:rsidR="00B4288B" w:rsidRDefault="0010783A">
            <w:pPr>
              <w:pStyle w:val="KS2"/>
            </w:pPr>
            <w:r>
              <w:t>출발지식별자</w:t>
            </w:r>
          </w:p>
        </w:tc>
        <w:tc>
          <w:tcPr>
            <w:tcW w:w="3000" w:type="dxa"/>
          </w:tcPr>
          <w:p w14:paraId="1C245729" w14:textId="77777777" w:rsidR="00B4288B" w:rsidRDefault="0010783A">
            <w:pPr>
              <w:pStyle w:val="KS2"/>
            </w:pPr>
            <w:r>
              <w:t>SourceID</w:t>
            </w:r>
          </w:p>
        </w:tc>
        <w:tc>
          <w:tcPr>
            <w:tcW w:w="1150" w:type="dxa"/>
          </w:tcPr>
          <w:p w14:paraId="39307E89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147321EB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1FE8E72D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로트의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44F962AB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>— OperationID(</w:t>
            </w:r>
            <w:r>
              <w:rPr>
                <w:lang w:eastAsia="ko-KR"/>
              </w:rPr>
              <w:t>공정식별자</w:t>
            </w:r>
            <w:r>
              <w:rPr>
                <w:lang w:eastAsia="ko-KR"/>
              </w:rPr>
              <w:t>), EquipmentID(</w:t>
            </w:r>
            <w:r>
              <w:rPr>
                <w:lang w:eastAsia="ko-KR"/>
              </w:rPr>
              <w:t>설비식별자</w:t>
            </w:r>
            <w:r>
              <w:rPr>
                <w:lang w:eastAsia="ko-KR"/>
              </w:rPr>
              <w:t>), StockerInventoryID(</w:t>
            </w:r>
            <w:r>
              <w:rPr>
                <w:lang w:eastAsia="ko-KR"/>
              </w:rPr>
              <w:t>저장소재공정보식별자</w:t>
            </w:r>
            <w:r>
              <w:rPr>
                <w:lang w:eastAsia="ko-KR"/>
              </w:rPr>
              <w:t xml:space="preserve">), </w:t>
            </w:r>
            <w:r>
              <w:rPr>
                <w:lang w:eastAsia="ko-KR"/>
              </w:rPr>
              <w:t>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특성에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따라</w:t>
            </w:r>
            <w:r>
              <w:rPr>
                <w:lang w:eastAsia="ko-KR"/>
              </w:rPr>
              <w:t xml:space="preserve"> EVENT </w:t>
            </w:r>
            <w:r>
              <w:rPr>
                <w:lang w:eastAsia="ko-KR"/>
              </w:rPr>
              <w:t>처리를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지정한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특정</w:t>
            </w:r>
            <w:r>
              <w:rPr>
                <w:lang w:eastAsia="ko-KR"/>
              </w:rPr>
              <w:t xml:space="preserve"> LocationID</w:t>
            </w:r>
          </w:p>
          <w:p w14:paraId="7CD65E73" w14:textId="118152CF" w:rsidR="00981DF6" w:rsidRDefault="0010783A">
            <w:pPr>
              <w:pStyle w:val="KS2"/>
              <w:rPr>
                <w:ins w:id="2387" w:author="임픽스 검토" w:date="2026-10-12T04:00:00Z"/>
                <w:lang w:eastAsia="ko-KR"/>
              </w:rPr>
            </w:pPr>
            <w:ins w:id="238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공정</w:t>
              </w:r>
              <w:r>
                <w:rPr>
                  <w:lang w:eastAsia="ko-KR"/>
                </w:rPr>
                <w:t xml:space="preserve">(Operation), </w:t>
              </w:r>
              <w:r>
                <w:rPr>
                  <w:lang w:eastAsia="ko-KR"/>
                </w:rPr>
                <w:t>설비</w:t>
              </w:r>
              <w:r>
                <w:rPr>
                  <w:lang w:eastAsia="ko-KR"/>
                </w:rPr>
                <w:t xml:space="preserve">(Equipment), </w:t>
              </w:r>
              <w:r>
                <w:rPr>
                  <w:lang w:eastAsia="ko-KR"/>
                </w:rPr>
                <w:t>저장소재공정보</w:t>
              </w:r>
              <w:r>
                <w:rPr>
                  <w:lang w:eastAsia="ko-KR"/>
                </w:rPr>
                <w:t xml:space="preserve">(StockerInventory) </w:t>
              </w:r>
              <w:r>
                <w:rPr>
                  <w:lang w:eastAsia="ko-KR"/>
                </w:rPr>
                <w:t>또는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캐리어</w:t>
              </w:r>
              <w:r>
                <w:rPr>
                  <w:lang w:eastAsia="ko-KR"/>
                </w:rPr>
                <w:t xml:space="preserve">(Carrier) </w:t>
              </w:r>
            </w:ins>
          </w:p>
          <w:p w14:paraId="2E4B123D" w14:textId="6465D538" w:rsidR="00B4288B" w:rsidRDefault="0010783A">
            <w:pPr>
              <w:pStyle w:val="KS2"/>
              <w:rPr>
                <w:ins w:id="2389" w:author="임픽스 검토" w:date="2026-10-12T04:00:00Z"/>
                <w:lang w:eastAsia="ko-KR"/>
              </w:rPr>
            </w:pPr>
            <w:ins w:id="239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값이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가리키는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명사는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출발지유형</w:t>
              </w:r>
              <w:r>
                <w:rPr>
                  <w:lang w:eastAsia="ko-KR"/>
                </w:rPr>
                <w:t>(SourceType)</w:t>
              </w:r>
              <w:r>
                <w:rPr>
                  <w:lang w:eastAsia="ko-KR"/>
                </w:rPr>
                <w:t>으로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구분한다</w:t>
              </w:r>
            </w:ins>
          </w:p>
        </w:tc>
      </w:tr>
      <w:tr w:rsidR="002C2901" w14:paraId="259E2BE7" w14:textId="77777777">
        <w:trPr>
          <w:cantSplit/>
          <w:jc w:val="center"/>
          <w:ins w:id="2391" w:author="임픽스 검토" w:date="2026-10-12T04:00:00Z"/>
        </w:trPr>
        <w:tc>
          <w:tcPr>
            <w:tcW w:w="2100" w:type="dxa"/>
          </w:tcPr>
          <w:p w14:paraId="150D1ACD" w14:textId="3B83ABB2" w:rsidR="002C2901" w:rsidRPr="003D0237" w:rsidRDefault="002C2901">
            <w:pPr>
              <w:pStyle w:val="KS2"/>
              <w:rPr>
                <w:ins w:id="2392" w:author="임픽스 검토" w:date="2026-10-12T04:00:00Z"/>
                <w:color w:val="000000" w:themeColor="text1"/>
                <w:lang w:eastAsia="ko-KR"/>
              </w:rPr>
            </w:pPr>
            <w:ins w:id="2393" w:author="임픽스 검토" w:date="2026-10-12T04:00:00Z">
              <w:r w:rsidRPr="003D0237">
                <w:rPr>
                  <w:rFonts w:hint="eastAsia"/>
                  <w:color w:val="000000" w:themeColor="text1"/>
                  <w:lang w:eastAsia="ko-KR"/>
                </w:rPr>
                <w:t>출발지유형</w:t>
              </w:r>
            </w:ins>
          </w:p>
        </w:tc>
        <w:tc>
          <w:tcPr>
            <w:tcW w:w="3000" w:type="dxa"/>
          </w:tcPr>
          <w:p w14:paraId="32C9F614" w14:textId="37E6A402" w:rsidR="002C2901" w:rsidRPr="003D0237" w:rsidRDefault="002C2901">
            <w:pPr>
              <w:pStyle w:val="KS2"/>
              <w:rPr>
                <w:ins w:id="2394" w:author="임픽스 검토" w:date="2026-10-12T04:00:00Z"/>
                <w:color w:val="000000" w:themeColor="text1"/>
                <w:lang w:eastAsia="ko-KR"/>
              </w:rPr>
            </w:pPr>
            <w:ins w:id="2395" w:author="임픽스 검토" w:date="2026-10-12T04:00:00Z">
              <w:r w:rsidRPr="003D0237">
                <w:rPr>
                  <w:rFonts w:hint="eastAsia"/>
                  <w:color w:val="000000" w:themeColor="text1"/>
                  <w:lang w:eastAsia="ko-KR"/>
                </w:rPr>
                <w:t>SourceType</w:t>
              </w:r>
            </w:ins>
          </w:p>
        </w:tc>
        <w:tc>
          <w:tcPr>
            <w:tcW w:w="1150" w:type="dxa"/>
          </w:tcPr>
          <w:p w14:paraId="08F21B4F" w14:textId="5FF77CA2" w:rsidR="002C2901" w:rsidRPr="003D0237" w:rsidRDefault="002C2901">
            <w:pPr>
              <w:pStyle w:val="KS2"/>
              <w:jc w:val="center"/>
              <w:rPr>
                <w:ins w:id="2396" w:author="임픽스 검토" w:date="2026-10-12T04:00:00Z"/>
                <w:color w:val="000000" w:themeColor="text1"/>
                <w:lang w:eastAsia="ko-KR"/>
              </w:rPr>
            </w:pPr>
            <w:ins w:id="2397" w:author="임픽스 검토" w:date="2026-10-12T04:00:00Z">
              <w:r w:rsidRPr="003D0237">
                <w:rPr>
                  <w:rFonts w:hint="eastAsia"/>
                  <w:color w:val="000000" w:themeColor="text1"/>
                  <w:lang w:eastAsia="ko-KR"/>
                </w:rPr>
                <w:t>enum</w:t>
              </w:r>
            </w:ins>
          </w:p>
        </w:tc>
        <w:tc>
          <w:tcPr>
            <w:tcW w:w="1000" w:type="dxa"/>
          </w:tcPr>
          <w:p w14:paraId="4B0E6876" w14:textId="4E79E2CA" w:rsidR="002C2901" w:rsidRPr="003D0237" w:rsidRDefault="002C2901">
            <w:pPr>
              <w:pStyle w:val="KS2"/>
              <w:jc w:val="center"/>
              <w:rPr>
                <w:ins w:id="2398" w:author="임픽스 검토" w:date="2026-10-12T04:00:00Z"/>
                <w:color w:val="000000" w:themeColor="text1"/>
                <w:lang w:eastAsia="ko-KR"/>
              </w:rPr>
            </w:pPr>
            <w:ins w:id="2399" w:author="임픽스 검토" w:date="2026-10-12T04:00:00Z">
              <w:r w:rsidRPr="003D0237">
                <w:rPr>
                  <w:rFonts w:hint="eastAsia"/>
                  <w:color w:val="000000" w:themeColor="text1"/>
                  <w:lang w:eastAsia="ko-KR"/>
                </w:rPr>
                <w:t>대상</w:t>
              </w:r>
            </w:ins>
          </w:p>
        </w:tc>
        <w:tc>
          <w:tcPr>
            <w:tcW w:w="6970" w:type="dxa"/>
          </w:tcPr>
          <w:p w14:paraId="3B22D54A" w14:textId="248F6DFF" w:rsidR="002C2901" w:rsidRPr="003D0237" w:rsidRDefault="002C2901">
            <w:pPr>
              <w:pStyle w:val="KS2"/>
              <w:rPr>
                <w:ins w:id="2400" w:author="임픽스 검토" w:date="2026-10-12T04:00:00Z"/>
                <w:color w:val="000000" w:themeColor="text1"/>
                <w:lang w:eastAsia="ko-KR"/>
              </w:rPr>
            </w:pPr>
            <w:ins w:id="2401" w:author="임픽스 검토" w:date="2026-10-12T04:00:00Z">
              <w:r w:rsidRPr="003D0237">
                <w:rPr>
                  <w:color w:val="000000" w:themeColor="text1"/>
                  <w:lang w:eastAsia="ko-KR"/>
                </w:rPr>
                <w:t xml:space="preserve">— </w:t>
              </w:r>
              <w:r w:rsidRPr="003D0237">
                <w:rPr>
                  <w:color w:val="000000" w:themeColor="text1"/>
                  <w:lang w:eastAsia="ko-KR"/>
                </w:rPr>
                <w:t>로트의</w:t>
              </w:r>
              <w:r w:rsidRPr="003D0237">
                <w:rPr>
                  <w:color w:val="000000" w:themeColor="text1"/>
                  <w:lang w:eastAsia="ko-KR"/>
                </w:rPr>
                <w:t xml:space="preserve"> </w:t>
              </w:r>
              <w:r w:rsidRPr="003D0237">
                <w:rPr>
                  <w:color w:val="000000" w:themeColor="text1"/>
                  <w:lang w:eastAsia="ko-KR"/>
                </w:rPr>
                <w:t>현재</w:t>
              </w:r>
              <w:r w:rsidRPr="003D0237">
                <w:rPr>
                  <w:color w:val="000000" w:themeColor="text1"/>
                  <w:lang w:eastAsia="ko-KR"/>
                </w:rPr>
                <w:t xml:space="preserve"> </w:t>
              </w:r>
              <w:r w:rsidRPr="003D0237">
                <w:rPr>
                  <w:color w:val="000000" w:themeColor="text1"/>
                  <w:lang w:eastAsia="ko-KR"/>
                </w:rPr>
                <w:t>위치</w:t>
              </w:r>
              <w:r w:rsidRPr="003D0237">
                <w:rPr>
                  <w:color w:val="000000" w:themeColor="text1"/>
                  <w:lang w:eastAsia="ko-KR"/>
                </w:rPr>
                <w:t xml:space="preserve"> </w:t>
              </w:r>
              <w:r w:rsidRPr="003D0237">
                <w:rPr>
                  <w:color w:val="000000" w:themeColor="text1"/>
                  <w:lang w:eastAsia="ko-KR"/>
                </w:rPr>
                <w:t>정보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>를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 xml:space="preserve"> 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>나타내는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 xml:space="preserve"> 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>출발지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 xml:space="preserve"> 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>유형</w:t>
              </w:r>
            </w:ins>
          </w:p>
          <w:p w14:paraId="19483378" w14:textId="77777777" w:rsidR="002C2901" w:rsidRPr="003D0237" w:rsidRDefault="002C2901" w:rsidP="002C2901">
            <w:pPr>
              <w:pStyle w:val="KS2"/>
              <w:rPr>
                <w:ins w:id="2402" w:author="임픽스 검토" w:date="2026-10-12T04:00:00Z"/>
                <w:color w:val="000000" w:themeColor="text1"/>
                <w:lang w:eastAsia="ko-KR"/>
              </w:rPr>
            </w:pPr>
            <w:ins w:id="2403" w:author="임픽스 검토" w:date="2026-10-12T04:00:00Z">
              <w:r w:rsidRPr="003D0237">
                <w:rPr>
                  <w:color w:val="000000" w:themeColor="text1"/>
                  <w:lang w:eastAsia="ko-KR"/>
                </w:rPr>
                <w:t xml:space="preserve">— 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>출발지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 xml:space="preserve"> 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>유형은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 xml:space="preserve"> 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>설비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 xml:space="preserve"> 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>포트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 xml:space="preserve">, 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>저장소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 xml:space="preserve">, 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>캐리어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 xml:space="preserve"> 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>등을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 xml:space="preserve"> 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>포함</w:t>
              </w:r>
            </w:ins>
          </w:p>
          <w:p w14:paraId="02CA4AA4" w14:textId="6E16F811" w:rsidR="002F750B" w:rsidRPr="003D0237" w:rsidRDefault="009028FA" w:rsidP="002F750B">
            <w:pPr>
              <w:pStyle w:val="KS2"/>
              <w:rPr>
                <w:ins w:id="2404" w:author="임픽스 검토" w:date="2026-10-12T04:00:00Z"/>
                <w:color w:val="000000" w:themeColor="text1"/>
                <w:lang w:eastAsia="ko-KR"/>
              </w:rPr>
            </w:pPr>
            <w:ins w:id="2405" w:author="임픽스 검토" w:date="2026-10-12T04:00:00Z">
              <w:r w:rsidRPr="003D0237">
                <w:rPr>
                  <w:color w:val="000000" w:themeColor="text1"/>
                  <w:lang w:eastAsia="ko-KR"/>
                </w:rPr>
                <w:t xml:space="preserve">— 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>참조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 xml:space="preserve"> 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>대상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 xml:space="preserve">: 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>공통코드정보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>(CommonCodeMaster)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>의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 xml:space="preserve"> 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>코드</w:t>
              </w:r>
            </w:ins>
          </w:p>
        </w:tc>
      </w:tr>
      <w:tr w:rsidR="00B4288B" w14:paraId="73D9315A" w14:textId="77777777">
        <w:trPr>
          <w:cantSplit/>
          <w:jc w:val="center"/>
        </w:trPr>
        <w:tc>
          <w:tcPr>
            <w:tcW w:w="2100" w:type="dxa"/>
          </w:tcPr>
          <w:p w14:paraId="66BA5389" w14:textId="77777777" w:rsidR="00B4288B" w:rsidRDefault="0010783A">
            <w:pPr>
              <w:pStyle w:val="KS2"/>
            </w:pPr>
            <w:r>
              <w:t>출발지명</w:t>
            </w:r>
          </w:p>
        </w:tc>
        <w:tc>
          <w:tcPr>
            <w:tcW w:w="3000" w:type="dxa"/>
          </w:tcPr>
          <w:p w14:paraId="15239ABE" w14:textId="77777777" w:rsidR="00B4288B" w:rsidRDefault="0010783A">
            <w:pPr>
              <w:pStyle w:val="KS2"/>
            </w:pPr>
            <w:r>
              <w:t>SourceName</w:t>
            </w:r>
          </w:p>
        </w:tc>
        <w:tc>
          <w:tcPr>
            <w:tcW w:w="1150" w:type="dxa"/>
          </w:tcPr>
          <w:p w14:paraId="11F43B0D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618A14E6" w14:textId="34440E45" w:rsidR="00B4288B" w:rsidRDefault="0010783A">
            <w:pPr>
              <w:pStyle w:val="KS2"/>
              <w:jc w:val="center"/>
            </w:pPr>
            <w:del w:id="2406" w:author="임픽스 검토" w:date="2026-10-12T04:00:00Z">
              <w:r>
                <w:delText>대상</w:delText>
              </w:r>
            </w:del>
            <w:ins w:id="2407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095097B8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로트의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위치의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명칭</w:t>
            </w:r>
          </w:p>
        </w:tc>
      </w:tr>
      <w:tr w:rsidR="00B4288B" w14:paraId="274644B7" w14:textId="77777777">
        <w:trPr>
          <w:cantSplit/>
          <w:jc w:val="center"/>
        </w:trPr>
        <w:tc>
          <w:tcPr>
            <w:tcW w:w="2100" w:type="dxa"/>
          </w:tcPr>
          <w:p w14:paraId="6E473CC8" w14:textId="77777777" w:rsidR="00B4288B" w:rsidRDefault="0010783A">
            <w:pPr>
              <w:pStyle w:val="KS2"/>
            </w:pPr>
            <w:r>
              <w:t>목적지식별자</w:t>
            </w:r>
          </w:p>
        </w:tc>
        <w:tc>
          <w:tcPr>
            <w:tcW w:w="3000" w:type="dxa"/>
          </w:tcPr>
          <w:p w14:paraId="3DF3C4DC" w14:textId="77777777" w:rsidR="00B4288B" w:rsidRDefault="0010783A">
            <w:pPr>
              <w:pStyle w:val="KS2"/>
            </w:pPr>
            <w:r>
              <w:t>DestinationID</w:t>
            </w:r>
          </w:p>
        </w:tc>
        <w:tc>
          <w:tcPr>
            <w:tcW w:w="1150" w:type="dxa"/>
          </w:tcPr>
          <w:p w14:paraId="4BD3FDAB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1EB7697B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7D565DC9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로트가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도착할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목적지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7558DA82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>— OperationID(</w:t>
            </w:r>
            <w:r>
              <w:rPr>
                <w:lang w:eastAsia="ko-KR"/>
              </w:rPr>
              <w:t>공정식별자</w:t>
            </w:r>
            <w:r>
              <w:rPr>
                <w:lang w:eastAsia="ko-KR"/>
              </w:rPr>
              <w:t>), EquipmentID(</w:t>
            </w:r>
            <w:r>
              <w:rPr>
                <w:lang w:eastAsia="ko-KR"/>
              </w:rPr>
              <w:t>설비식별자</w:t>
            </w:r>
            <w:r>
              <w:rPr>
                <w:lang w:eastAsia="ko-KR"/>
              </w:rPr>
              <w:t>), StockerInventoryID(</w:t>
            </w:r>
            <w:r>
              <w:rPr>
                <w:lang w:eastAsia="ko-KR"/>
              </w:rPr>
              <w:t>저장소재공정보식별자</w:t>
            </w:r>
            <w:r>
              <w:rPr>
                <w:lang w:eastAsia="ko-KR"/>
              </w:rPr>
              <w:t xml:space="preserve">), </w:t>
            </w:r>
            <w:r>
              <w:rPr>
                <w:lang w:eastAsia="ko-KR"/>
              </w:rPr>
              <w:t>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특성에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따라</w:t>
            </w:r>
            <w:r>
              <w:rPr>
                <w:lang w:eastAsia="ko-KR"/>
              </w:rPr>
              <w:t xml:space="preserve"> EVENT </w:t>
            </w:r>
            <w:r>
              <w:rPr>
                <w:lang w:eastAsia="ko-KR"/>
              </w:rPr>
              <w:t>처리를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지정한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특정</w:t>
            </w:r>
            <w:r>
              <w:rPr>
                <w:lang w:eastAsia="ko-KR"/>
              </w:rPr>
              <w:t xml:space="preserve"> LocationID</w:t>
            </w:r>
          </w:p>
          <w:p w14:paraId="21A10786" w14:textId="72EA4611" w:rsidR="00981DF6" w:rsidRDefault="0010783A">
            <w:pPr>
              <w:pStyle w:val="KS2"/>
              <w:rPr>
                <w:ins w:id="2408" w:author="임픽스 검토" w:date="2026-10-12T04:00:00Z"/>
                <w:lang w:eastAsia="ko-KR"/>
              </w:rPr>
            </w:pPr>
            <w:ins w:id="240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공정</w:t>
              </w:r>
              <w:r>
                <w:rPr>
                  <w:lang w:eastAsia="ko-KR"/>
                </w:rPr>
                <w:t xml:space="preserve">(Operation), </w:t>
              </w:r>
              <w:r>
                <w:rPr>
                  <w:lang w:eastAsia="ko-KR"/>
                </w:rPr>
                <w:t>설비</w:t>
              </w:r>
              <w:r>
                <w:rPr>
                  <w:lang w:eastAsia="ko-KR"/>
                </w:rPr>
                <w:t xml:space="preserve">(Equipment), </w:t>
              </w:r>
              <w:r>
                <w:rPr>
                  <w:lang w:eastAsia="ko-KR"/>
                </w:rPr>
                <w:t>저장소재공정보</w:t>
              </w:r>
              <w:r>
                <w:rPr>
                  <w:lang w:eastAsia="ko-KR"/>
                </w:rPr>
                <w:t xml:space="preserve">(StockerInventory) </w:t>
              </w:r>
              <w:r>
                <w:rPr>
                  <w:lang w:eastAsia="ko-KR"/>
                </w:rPr>
                <w:t>또는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캐리어</w:t>
              </w:r>
              <w:r>
                <w:rPr>
                  <w:lang w:eastAsia="ko-KR"/>
                </w:rPr>
                <w:t xml:space="preserve">(Carrier) </w:t>
              </w:r>
            </w:ins>
          </w:p>
          <w:p w14:paraId="6CC39C0B" w14:textId="19CC9BD1" w:rsidR="00B4288B" w:rsidRDefault="0010783A">
            <w:pPr>
              <w:pStyle w:val="KS2"/>
              <w:rPr>
                <w:ins w:id="2410" w:author="임픽스 검토" w:date="2026-10-12T04:00:00Z"/>
                <w:lang w:eastAsia="ko-KR"/>
              </w:rPr>
            </w:pPr>
            <w:ins w:id="241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값이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가리키는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명사는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목적지유형</w:t>
              </w:r>
              <w:r>
                <w:rPr>
                  <w:lang w:eastAsia="ko-KR"/>
                </w:rPr>
                <w:t>(DestinationType)</w:t>
              </w:r>
              <w:r>
                <w:rPr>
                  <w:lang w:eastAsia="ko-KR"/>
                </w:rPr>
                <w:t>으로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구분한다</w:t>
              </w:r>
            </w:ins>
          </w:p>
        </w:tc>
      </w:tr>
      <w:tr w:rsidR="002F750B" w14:paraId="5F780B33" w14:textId="77777777">
        <w:trPr>
          <w:cantSplit/>
          <w:jc w:val="center"/>
          <w:ins w:id="2412" w:author="임픽스 검토" w:date="2026-10-12T04:00:00Z"/>
        </w:trPr>
        <w:tc>
          <w:tcPr>
            <w:tcW w:w="2100" w:type="dxa"/>
          </w:tcPr>
          <w:p w14:paraId="18E114D7" w14:textId="4951BB2F" w:rsidR="002F750B" w:rsidRPr="003D0237" w:rsidRDefault="002F750B" w:rsidP="002F750B">
            <w:pPr>
              <w:pStyle w:val="KS2"/>
              <w:rPr>
                <w:ins w:id="2413" w:author="임픽스 검토" w:date="2026-10-12T04:00:00Z"/>
                <w:color w:val="000000" w:themeColor="text1"/>
              </w:rPr>
            </w:pPr>
            <w:ins w:id="2414" w:author="임픽스 검토" w:date="2026-10-12T04:00:00Z">
              <w:r w:rsidRPr="003D0237">
                <w:rPr>
                  <w:rFonts w:hint="eastAsia"/>
                  <w:color w:val="000000" w:themeColor="text1"/>
                  <w:lang w:eastAsia="ko-KR"/>
                </w:rPr>
                <w:t>목적지유형</w:t>
              </w:r>
            </w:ins>
          </w:p>
        </w:tc>
        <w:tc>
          <w:tcPr>
            <w:tcW w:w="3000" w:type="dxa"/>
          </w:tcPr>
          <w:p w14:paraId="0DE94371" w14:textId="06792D99" w:rsidR="002F750B" w:rsidRPr="003D0237" w:rsidRDefault="002F750B" w:rsidP="002F750B">
            <w:pPr>
              <w:pStyle w:val="KS2"/>
              <w:rPr>
                <w:ins w:id="2415" w:author="임픽스 검토" w:date="2026-10-12T04:00:00Z"/>
                <w:color w:val="000000" w:themeColor="text1"/>
                <w:lang w:eastAsia="ko-KR"/>
              </w:rPr>
            </w:pPr>
            <w:ins w:id="2416" w:author="임픽스 검토" w:date="2026-10-12T04:00:00Z">
              <w:r w:rsidRPr="003D0237">
                <w:rPr>
                  <w:rFonts w:hint="eastAsia"/>
                  <w:color w:val="000000" w:themeColor="text1"/>
                  <w:lang w:eastAsia="ko-KR"/>
                </w:rPr>
                <w:t>DestinationType</w:t>
              </w:r>
            </w:ins>
          </w:p>
        </w:tc>
        <w:tc>
          <w:tcPr>
            <w:tcW w:w="1150" w:type="dxa"/>
          </w:tcPr>
          <w:p w14:paraId="48CCF687" w14:textId="39F4BF23" w:rsidR="002F750B" w:rsidRPr="003D0237" w:rsidRDefault="002F750B" w:rsidP="002F750B">
            <w:pPr>
              <w:pStyle w:val="KS2"/>
              <w:jc w:val="center"/>
              <w:rPr>
                <w:ins w:id="2417" w:author="임픽스 검토" w:date="2026-10-12T04:00:00Z"/>
                <w:color w:val="000000" w:themeColor="text1"/>
                <w:lang w:eastAsia="ko-KR"/>
              </w:rPr>
            </w:pPr>
            <w:ins w:id="2418" w:author="임픽스 검토" w:date="2026-10-12T04:00:00Z">
              <w:r w:rsidRPr="003D0237">
                <w:rPr>
                  <w:rFonts w:hint="eastAsia"/>
                  <w:color w:val="000000" w:themeColor="text1"/>
                  <w:lang w:eastAsia="ko-KR"/>
                </w:rPr>
                <w:t>enum</w:t>
              </w:r>
            </w:ins>
          </w:p>
        </w:tc>
        <w:tc>
          <w:tcPr>
            <w:tcW w:w="1000" w:type="dxa"/>
          </w:tcPr>
          <w:p w14:paraId="7A1A86E2" w14:textId="5451FE2B" w:rsidR="002F750B" w:rsidRPr="003D0237" w:rsidRDefault="002F750B" w:rsidP="002F750B">
            <w:pPr>
              <w:pStyle w:val="KS2"/>
              <w:jc w:val="center"/>
              <w:rPr>
                <w:ins w:id="2419" w:author="임픽스 검토" w:date="2026-10-12T04:00:00Z"/>
                <w:color w:val="000000" w:themeColor="text1"/>
                <w:lang w:eastAsia="ko-KR"/>
              </w:rPr>
            </w:pPr>
            <w:ins w:id="2420" w:author="임픽스 검토" w:date="2026-10-12T04:00:00Z">
              <w:r w:rsidRPr="003D0237">
                <w:rPr>
                  <w:rFonts w:hint="eastAsia"/>
                  <w:color w:val="000000" w:themeColor="text1"/>
                  <w:lang w:eastAsia="ko-KR"/>
                </w:rPr>
                <w:t>대상</w:t>
              </w:r>
            </w:ins>
          </w:p>
        </w:tc>
        <w:tc>
          <w:tcPr>
            <w:tcW w:w="6970" w:type="dxa"/>
          </w:tcPr>
          <w:p w14:paraId="6890A8D6" w14:textId="47F62012" w:rsidR="002F750B" w:rsidRPr="003D0237" w:rsidRDefault="002F750B" w:rsidP="002F750B">
            <w:pPr>
              <w:pStyle w:val="KS2"/>
              <w:rPr>
                <w:ins w:id="2421" w:author="임픽스 검토" w:date="2026-10-12T04:00:00Z"/>
                <w:color w:val="000000" w:themeColor="text1"/>
                <w:lang w:eastAsia="ko-KR"/>
              </w:rPr>
            </w:pPr>
            <w:ins w:id="2422" w:author="임픽스 검토" w:date="2026-10-12T04:00:00Z">
              <w:r w:rsidRPr="003D0237">
                <w:rPr>
                  <w:color w:val="000000" w:themeColor="text1"/>
                  <w:lang w:eastAsia="ko-KR"/>
                </w:rPr>
                <w:t xml:space="preserve">— </w:t>
              </w:r>
              <w:r w:rsidRPr="003D0237">
                <w:rPr>
                  <w:color w:val="000000" w:themeColor="text1"/>
                  <w:lang w:eastAsia="ko-KR"/>
                </w:rPr>
                <w:t>로트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>가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 xml:space="preserve"> 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>이동하여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 xml:space="preserve"> 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>도착할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 xml:space="preserve"> 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>목적지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 xml:space="preserve"> 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>유형</w:t>
              </w:r>
            </w:ins>
          </w:p>
          <w:p w14:paraId="10AA0531" w14:textId="27EDCD2A" w:rsidR="002F750B" w:rsidRPr="003D0237" w:rsidRDefault="002F750B" w:rsidP="002F750B">
            <w:pPr>
              <w:pStyle w:val="KS2"/>
              <w:rPr>
                <w:ins w:id="2423" w:author="임픽스 검토" w:date="2026-10-12T04:00:00Z"/>
                <w:color w:val="000000" w:themeColor="text1"/>
                <w:lang w:eastAsia="ko-KR"/>
              </w:rPr>
            </w:pPr>
            <w:ins w:id="2424" w:author="임픽스 검토" w:date="2026-10-12T04:00:00Z">
              <w:r w:rsidRPr="003D0237">
                <w:rPr>
                  <w:color w:val="000000" w:themeColor="text1"/>
                  <w:lang w:eastAsia="ko-KR"/>
                </w:rPr>
                <w:t xml:space="preserve">— 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>목적지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 xml:space="preserve"> 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>유형은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 xml:space="preserve"> 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>설비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 xml:space="preserve"> 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>포트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 xml:space="preserve">, 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>저장소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 xml:space="preserve">, 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>캐리어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 xml:space="preserve"> 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>등을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 xml:space="preserve"> 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>포함</w:t>
              </w:r>
            </w:ins>
          </w:p>
          <w:p w14:paraId="66B5973E" w14:textId="146B8943" w:rsidR="002F750B" w:rsidRPr="003D0237" w:rsidRDefault="002F750B" w:rsidP="002F750B">
            <w:pPr>
              <w:pStyle w:val="KS2"/>
              <w:rPr>
                <w:ins w:id="2425" w:author="임픽스 검토" w:date="2026-10-12T04:00:00Z"/>
                <w:color w:val="000000" w:themeColor="text1"/>
                <w:lang w:eastAsia="ko-KR"/>
              </w:rPr>
            </w:pPr>
            <w:ins w:id="2426" w:author="임픽스 검토" w:date="2026-10-12T04:00:00Z">
              <w:r w:rsidRPr="003D0237">
                <w:rPr>
                  <w:color w:val="000000" w:themeColor="text1"/>
                  <w:lang w:eastAsia="ko-KR"/>
                </w:rPr>
                <w:t xml:space="preserve">— 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>참조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 xml:space="preserve"> 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>대상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 xml:space="preserve">: 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>공통코드정보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>(CommonCodeMaster)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>의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 xml:space="preserve"> </w:t>
              </w:r>
              <w:r w:rsidRPr="003D0237">
                <w:rPr>
                  <w:rFonts w:hint="eastAsia"/>
                  <w:color w:val="000000" w:themeColor="text1"/>
                  <w:lang w:eastAsia="ko-KR"/>
                </w:rPr>
                <w:t>코드</w:t>
              </w:r>
            </w:ins>
          </w:p>
        </w:tc>
      </w:tr>
      <w:tr w:rsidR="002F750B" w14:paraId="3AC8A668" w14:textId="77777777">
        <w:trPr>
          <w:cantSplit/>
          <w:jc w:val="center"/>
        </w:trPr>
        <w:tc>
          <w:tcPr>
            <w:tcW w:w="2100" w:type="dxa"/>
          </w:tcPr>
          <w:p w14:paraId="4DC6D78D" w14:textId="77777777" w:rsidR="002F750B" w:rsidRDefault="002F750B" w:rsidP="002F750B">
            <w:pPr>
              <w:pStyle w:val="KS2"/>
            </w:pPr>
            <w:r>
              <w:t>목적지명</w:t>
            </w:r>
          </w:p>
        </w:tc>
        <w:tc>
          <w:tcPr>
            <w:tcW w:w="3000" w:type="dxa"/>
          </w:tcPr>
          <w:p w14:paraId="60482977" w14:textId="77777777" w:rsidR="002F750B" w:rsidRDefault="002F750B" w:rsidP="002F750B">
            <w:pPr>
              <w:pStyle w:val="KS2"/>
            </w:pPr>
            <w:r>
              <w:t>DestinationName</w:t>
            </w:r>
          </w:p>
        </w:tc>
        <w:tc>
          <w:tcPr>
            <w:tcW w:w="1150" w:type="dxa"/>
          </w:tcPr>
          <w:p w14:paraId="4B6BB3FD" w14:textId="77777777" w:rsidR="002F750B" w:rsidRDefault="002F750B" w:rsidP="002F750B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7DE4D11D" w14:textId="4D6F2F35" w:rsidR="002F750B" w:rsidRDefault="002F750B" w:rsidP="002F750B">
            <w:pPr>
              <w:pStyle w:val="KS2"/>
              <w:jc w:val="center"/>
            </w:pPr>
            <w:del w:id="2427" w:author="임픽스 검토" w:date="2026-10-12T04:00:00Z">
              <w:r>
                <w:delText>대상</w:delText>
              </w:r>
            </w:del>
            <w:ins w:id="2428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4E374E6E" w14:textId="77777777" w:rsidR="002F750B" w:rsidRDefault="002F750B" w:rsidP="002F750B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로트가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도착할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목적지의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명칭</w:t>
            </w:r>
          </w:p>
        </w:tc>
      </w:tr>
    </w:tbl>
    <w:p w14:paraId="3EA4B275" w14:textId="77777777" w:rsidR="00B4288B" w:rsidRDefault="00B4288B">
      <w:pPr>
        <w:spacing w:after="0" w:line="144" w:lineRule="auto"/>
        <w:rPr>
          <w:lang w:eastAsia="ko-KR"/>
        </w:rPr>
      </w:pPr>
    </w:p>
    <w:p w14:paraId="4F5F01B4" w14:textId="77777777" w:rsidR="00B4288B" w:rsidRDefault="0010783A">
      <w:pPr>
        <w:pStyle w:val="46"/>
        <w:rPr>
          <w:lang w:eastAsia="ko-KR"/>
        </w:rPr>
      </w:pPr>
      <w:r>
        <w:rPr>
          <w:lang w:eastAsia="ko-KR"/>
        </w:rPr>
        <w:t xml:space="preserve">7.4.6.6  </w:t>
      </w:r>
      <w:r>
        <w:rPr>
          <w:lang w:eastAsia="ko-KR"/>
        </w:rPr>
        <w:t>운행시작</w:t>
      </w:r>
      <w:r>
        <w:rPr>
          <w:lang w:eastAsia="ko-KR"/>
        </w:rPr>
        <w:t>(TransferStart)</w:t>
      </w:r>
    </w:p>
    <w:p w14:paraId="0AD13002" w14:textId="5D56CD8E" w:rsidR="00B4288B" w:rsidRDefault="0010783A">
      <w:pPr>
        <w:rPr>
          <w:lang w:eastAsia="ko-KR"/>
        </w:rPr>
      </w:pPr>
      <w:r>
        <w:rPr>
          <w:lang w:eastAsia="ko-KR"/>
        </w:rPr>
        <w:t>이동지시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운행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보고한다</w:t>
      </w:r>
      <w:r>
        <w:rPr>
          <w:lang w:eastAsia="ko-KR"/>
        </w:rPr>
        <w:t xml:space="preserve">. </w:t>
      </w:r>
      <w:r>
        <w:rPr>
          <w:lang w:eastAsia="ko-KR"/>
        </w:rPr>
        <w:t>운행시작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2429" w:author="임픽스 검토" w:date="2026-10-12T04:00:00Z">
        <w:r>
          <w:rPr>
            <w:lang w:eastAsia="ko-KR"/>
          </w:rPr>
          <w:delText>46</w:delText>
        </w:r>
        <w:r>
          <w:rPr>
            <w:lang w:eastAsia="ko-KR"/>
          </w:rPr>
          <w:delText>과</w:delText>
        </w:r>
      </w:del>
      <w:ins w:id="2430" w:author="임픽스 검토" w:date="2026-10-12T04:00:00Z">
        <w:r>
          <w:rPr>
            <w:lang w:eastAsia="ko-KR"/>
          </w:rPr>
          <w:t>49</w:t>
        </w:r>
        <w:r>
          <w:rPr>
            <w:lang w:eastAsia="ko-KR"/>
          </w:rPr>
          <w:t>와</w:t>
        </w:r>
      </w:ins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162B797F" w14:textId="5A368A44" w:rsidR="00B4288B" w:rsidRDefault="0010783A">
      <w:pPr>
        <w:pStyle w:val="KS"/>
        <w:rPr>
          <w:lang w:eastAsia="ko-KR"/>
        </w:rPr>
      </w:pPr>
      <w:commentRangeStart w:id="2431"/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2432" w:author="임픽스 검토" w:date="2026-10-12T04:00:00Z">
        <w:r>
          <w:rPr>
            <w:lang w:eastAsia="ko-KR"/>
          </w:rPr>
          <w:delText>46</w:delText>
        </w:r>
      </w:del>
      <w:ins w:id="2433" w:author="임픽스 검토" w:date="2026-10-12T04:00:00Z">
        <w:r>
          <w:rPr>
            <w:lang w:eastAsia="ko-KR"/>
          </w:rPr>
          <w:t>49</w:t>
        </w:r>
      </w:ins>
      <w:r>
        <w:rPr>
          <w:lang w:eastAsia="ko-KR"/>
        </w:rPr>
        <w:t xml:space="preserve"> — </w:t>
      </w:r>
      <w:r>
        <w:rPr>
          <w:lang w:eastAsia="ko-KR"/>
        </w:rPr>
        <w:t>운행시작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commentRangeEnd w:id="2431"/>
      <w:r>
        <w:rPr>
          <w:rStyle w:val="aff5"/>
          <w:sz w:val="20"/>
          <w:szCs w:val="22"/>
          <w:lang w:eastAsia="ko-KR"/>
        </w:rPr>
        <w:commentReference w:id="2431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7A4C5079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1CE0BC87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74AD5424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3881E5C2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6A5826E7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52D96D8B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56CD727D" w14:textId="77777777">
        <w:trPr>
          <w:cantSplit/>
          <w:jc w:val="center"/>
        </w:trPr>
        <w:tc>
          <w:tcPr>
            <w:tcW w:w="2100" w:type="dxa"/>
          </w:tcPr>
          <w:p w14:paraId="5CB83023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211B840F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37A60905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77B4C8EC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6D8D0A35" w14:textId="77777777" w:rsidR="00B4288B" w:rsidRDefault="00B4288B">
            <w:pPr>
              <w:pStyle w:val="KS2"/>
            </w:pPr>
          </w:p>
        </w:tc>
      </w:tr>
      <w:tr w:rsidR="00B4288B" w14:paraId="214BD5F1" w14:textId="77777777">
        <w:trPr>
          <w:cantSplit/>
          <w:jc w:val="center"/>
          <w:ins w:id="2434" w:author="임픽스 검토" w:date="2026-10-12T04:00:00Z"/>
        </w:trPr>
        <w:tc>
          <w:tcPr>
            <w:tcW w:w="2100" w:type="dxa"/>
          </w:tcPr>
          <w:p w14:paraId="13BEB01C" w14:textId="77777777" w:rsidR="00B4288B" w:rsidRDefault="0010783A">
            <w:pPr>
              <w:pStyle w:val="KS2"/>
              <w:rPr>
                <w:ins w:id="2435" w:author="임픽스 검토" w:date="2026-10-12T04:00:00Z"/>
              </w:rPr>
            </w:pPr>
            <w:ins w:id="2436" w:author="임픽스 검토" w:date="2026-10-12T04:00:00Z">
              <w:r>
                <w:t>운행시작식별자</w:t>
              </w:r>
            </w:ins>
          </w:p>
        </w:tc>
        <w:tc>
          <w:tcPr>
            <w:tcW w:w="3000" w:type="dxa"/>
          </w:tcPr>
          <w:p w14:paraId="1576D640" w14:textId="77777777" w:rsidR="00B4288B" w:rsidRDefault="0010783A">
            <w:pPr>
              <w:pStyle w:val="KS2"/>
              <w:rPr>
                <w:ins w:id="2437" w:author="임픽스 검토" w:date="2026-10-12T04:00:00Z"/>
              </w:rPr>
            </w:pPr>
            <w:ins w:id="2438" w:author="임픽스 검토" w:date="2026-10-12T04:00:00Z">
              <w:r>
                <w:t>TransferStartID</w:t>
              </w:r>
            </w:ins>
          </w:p>
        </w:tc>
        <w:tc>
          <w:tcPr>
            <w:tcW w:w="1150" w:type="dxa"/>
          </w:tcPr>
          <w:p w14:paraId="0B0611F2" w14:textId="77777777" w:rsidR="00B4288B" w:rsidRDefault="0010783A">
            <w:pPr>
              <w:pStyle w:val="KS2"/>
              <w:jc w:val="center"/>
              <w:rPr>
                <w:ins w:id="2439" w:author="임픽스 검토" w:date="2026-10-12T04:00:00Z"/>
              </w:rPr>
            </w:pPr>
            <w:ins w:id="2440" w:author="임픽스 검토" w:date="2026-10-12T04:00:00Z">
              <w:r>
                <w:t>ID</w:t>
              </w:r>
            </w:ins>
          </w:p>
        </w:tc>
        <w:tc>
          <w:tcPr>
            <w:tcW w:w="1000" w:type="dxa"/>
          </w:tcPr>
          <w:p w14:paraId="02EB2957" w14:textId="77777777" w:rsidR="00B4288B" w:rsidRDefault="0010783A">
            <w:pPr>
              <w:pStyle w:val="KS2"/>
              <w:jc w:val="center"/>
              <w:rPr>
                <w:ins w:id="2441" w:author="임픽스 검토" w:date="2026-10-12T04:00:00Z"/>
              </w:rPr>
            </w:pPr>
            <w:ins w:id="2442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129D9978" w14:textId="77777777" w:rsidR="00B4288B" w:rsidRDefault="0010783A">
            <w:pPr>
              <w:pStyle w:val="KS2"/>
              <w:rPr>
                <w:ins w:id="2443" w:author="임픽스 검토" w:date="2026-10-12T04:00:00Z"/>
                <w:lang w:eastAsia="ko-KR"/>
              </w:rPr>
            </w:pPr>
            <w:ins w:id="244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운행시작을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식별하기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위한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고유값</w:t>
              </w:r>
            </w:ins>
          </w:p>
          <w:p w14:paraId="4315402D" w14:textId="77777777" w:rsidR="00B4288B" w:rsidRDefault="0010783A">
            <w:pPr>
              <w:pStyle w:val="KS2"/>
              <w:rPr>
                <w:ins w:id="2445" w:author="임픽스 검토" w:date="2026-10-12T04:00:00Z"/>
                <w:lang w:eastAsia="ko-KR"/>
              </w:rPr>
            </w:pPr>
            <w:ins w:id="244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이벤트를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최초로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발생시킨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시스템이</w:t>
              </w:r>
              <w:r>
                <w:rPr>
                  <w:lang w:eastAsia="ko-KR"/>
                </w:rPr>
                <w:t xml:space="preserve"> GUID </w:t>
              </w:r>
              <w:r>
                <w:rPr>
                  <w:lang w:eastAsia="ko-KR"/>
                </w:rPr>
                <w:t>형식으로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부여하며</w:t>
              </w:r>
              <w:r>
                <w:rPr>
                  <w:lang w:eastAsia="ko-KR"/>
                </w:rPr>
                <w:t>, BOD</w:t>
              </w:r>
              <w:r>
                <w:rPr>
                  <w:lang w:eastAsia="ko-KR"/>
                </w:rPr>
                <w:t>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최초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송신한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경우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해당</w:t>
              </w:r>
              <w:r>
                <w:rPr>
                  <w:lang w:eastAsia="ko-KR"/>
                </w:rPr>
                <w:t xml:space="preserve"> BOD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BODID</w:t>
              </w:r>
              <w:r>
                <w:rPr>
                  <w:lang w:eastAsia="ko-KR"/>
                </w:rPr>
                <w:t>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식별자로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사용할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있음</w:t>
              </w:r>
              <w:r>
                <w:rPr>
                  <w:lang w:eastAsia="ko-KR"/>
                </w:rPr>
                <w:t>(7.1)</w:t>
              </w:r>
            </w:ins>
          </w:p>
        </w:tc>
      </w:tr>
      <w:tr w:rsidR="00B4288B" w14:paraId="58F4CADD" w14:textId="77777777">
        <w:trPr>
          <w:cantSplit/>
          <w:jc w:val="center"/>
        </w:trPr>
        <w:tc>
          <w:tcPr>
            <w:tcW w:w="2100" w:type="dxa"/>
          </w:tcPr>
          <w:p w14:paraId="22ADFA28" w14:textId="77777777" w:rsidR="00B4288B" w:rsidRDefault="0010783A">
            <w:pPr>
              <w:pStyle w:val="KS2"/>
            </w:pPr>
            <w:r>
              <w:t>이동지시식별자</w:t>
            </w:r>
          </w:p>
        </w:tc>
        <w:tc>
          <w:tcPr>
            <w:tcW w:w="3000" w:type="dxa"/>
          </w:tcPr>
          <w:p w14:paraId="076294B8" w14:textId="77777777" w:rsidR="00B4288B" w:rsidRDefault="0010783A">
            <w:pPr>
              <w:pStyle w:val="KS2"/>
            </w:pPr>
            <w:r>
              <w:t>TransferCommandID</w:t>
            </w:r>
          </w:p>
        </w:tc>
        <w:tc>
          <w:tcPr>
            <w:tcW w:w="1150" w:type="dxa"/>
          </w:tcPr>
          <w:p w14:paraId="6BF0158E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7477EA0F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375B3CDB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이동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유형에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이동지시를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423A7DB1" w14:textId="77777777" w:rsidR="00B4288B" w:rsidRDefault="0010783A">
            <w:pPr>
              <w:pStyle w:val="KS2"/>
              <w:rPr>
                <w:ins w:id="2447" w:author="임픽스 검토" w:date="2026-10-12T04:00:00Z"/>
              </w:rPr>
            </w:pPr>
            <w:ins w:id="2448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이동지시</w:t>
              </w:r>
              <w:r>
                <w:t>(TransferCommand)</w:t>
              </w:r>
            </w:ins>
          </w:p>
        </w:tc>
      </w:tr>
      <w:tr w:rsidR="00B4288B" w14:paraId="44823276" w14:textId="77777777">
        <w:trPr>
          <w:cantSplit/>
          <w:jc w:val="center"/>
        </w:trPr>
        <w:tc>
          <w:tcPr>
            <w:tcW w:w="2100" w:type="dxa"/>
          </w:tcPr>
          <w:p w14:paraId="421758C7" w14:textId="77777777" w:rsidR="00B4288B" w:rsidRDefault="0010783A">
            <w:pPr>
              <w:pStyle w:val="KS2"/>
            </w:pPr>
            <w:r>
              <w:t>로트식별자</w:t>
            </w:r>
          </w:p>
        </w:tc>
        <w:tc>
          <w:tcPr>
            <w:tcW w:w="3000" w:type="dxa"/>
          </w:tcPr>
          <w:p w14:paraId="14B591A1" w14:textId="77777777" w:rsidR="00B4288B" w:rsidRDefault="0010783A">
            <w:pPr>
              <w:pStyle w:val="KS2"/>
            </w:pPr>
            <w:r>
              <w:t>LotID</w:t>
            </w:r>
          </w:p>
        </w:tc>
        <w:tc>
          <w:tcPr>
            <w:tcW w:w="1150" w:type="dxa"/>
          </w:tcPr>
          <w:p w14:paraId="14A07DF8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6C0D5A93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57589E2E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로트를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7DB93063" w14:textId="77777777" w:rsidR="00B4288B" w:rsidRDefault="0010783A">
            <w:pPr>
              <w:pStyle w:val="KS2"/>
              <w:rPr>
                <w:ins w:id="2449" w:author="임픽스 검토" w:date="2026-10-12T04:00:00Z"/>
              </w:rPr>
            </w:pPr>
            <w:ins w:id="2450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로트</w:t>
              </w:r>
              <w:r>
                <w:t>(Lot)</w:t>
              </w:r>
            </w:ins>
          </w:p>
        </w:tc>
      </w:tr>
      <w:tr w:rsidR="00B4288B" w14:paraId="7B9469D2" w14:textId="77777777">
        <w:trPr>
          <w:cantSplit/>
          <w:jc w:val="center"/>
        </w:trPr>
        <w:tc>
          <w:tcPr>
            <w:tcW w:w="2100" w:type="dxa"/>
          </w:tcPr>
          <w:p w14:paraId="51D6B34E" w14:textId="77777777" w:rsidR="00B4288B" w:rsidRDefault="0010783A">
            <w:pPr>
              <w:pStyle w:val="KS2"/>
            </w:pPr>
            <w:r>
              <w:t>로트명</w:t>
            </w:r>
          </w:p>
        </w:tc>
        <w:tc>
          <w:tcPr>
            <w:tcW w:w="3000" w:type="dxa"/>
          </w:tcPr>
          <w:p w14:paraId="34A99A64" w14:textId="77777777" w:rsidR="00B4288B" w:rsidRDefault="0010783A">
            <w:pPr>
              <w:pStyle w:val="KS2"/>
            </w:pPr>
            <w:r>
              <w:t>LotName</w:t>
            </w:r>
          </w:p>
        </w:tc>
        <w:tc>
          <w:tcPr>
            <w:tcW w:w="1150" w:type="dxa"/>
          </w:tcPr>
          <w:p w14:paraId="6994CD1C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0C8DA2C3" w14:textId="31FF1A2C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30A9C26C" w14:textId="77777777" w:rsidR="00B4288B" w:rsidRDefault="0010783A">
            <w:pPr>
              <w:pStyle w:val="KS2"/>
            </w:pPr>
            <w:r>
              <w:t xml:space="preserve">— </w:t>
            </w:r>
            <w:r>
              <w:t>로트</w:t>
            </w:r>
            <w:r>
              <w:t xml:space="preserve"> </w:t>
            </w:r>
            <w:r>
              <w:t>명칭</w:t>
            </w:r>
          </w:p>
          <w:p w14:paraId="755B3EFC" w14:textId="77777777" w:rsidR="00B4288B" w:rsidRDefault="0010783A">
            <w:pPr>
              <w:pStyle w:val="KS2"/>
              <w:rPr>
                <w:ins w:id="2451" w:author="임픽스 검토" w:date="2026-10-12T04:00:00Z"/>
              </w:rPr>
            </w:pPr>
            <w:ins w:id="2452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로트</w:t>
              </w:r>
              <w:r>
                <w:t>(Lot.LotName)</w:t>
              </w:r>
            </w:ins>
          </w:p>
        </w:tc>
      </w:tr>
      <w:tr w:rsidR="00B4288B" w14:paraId="2874A0B7" w14:textId="77777777">
        <w:trPr>
          <w:cantSplit/>
          <w:jc w:val="center"/>
        </w:trPr>
        <w:tc>
          <w:tcPr>
            <w:tcW w:w="2100" w:type="dxa"/>
          </w:tcPr>
          <w:p w14:paraId="07AC8D29" w14:textId="77777777" w:rsidR="00B4288B" w:rsidRDefault="0010783A">
            <w:pPr>
              <w:pStyle w:val="KS2"/>
            </w:pPr>
            <w:r>
              <w:t>로트설명</w:t>
            </w:r>
          </w:p>
        </w:tc>
        <w:tc>
          <w:tcPr>
            <w:tcW w:w="3000" w:type="dxa"/>
          </w:tcPr>
          <w:p w14:paraId="01B018B8" w14:textId="77777777" w:rsidR="00B4288B" w:rsidRDefault="0010783A">
            <w:pPr>
              <w:pStyle w:val="KS2"/>
            </w:pPr>
            <w:r>
              <w:t>LotDescription</w:t>
            </w:r>
          </w:p>
        </w:tc>
        <w:tc>
          <w:tcPr>
            <w:tcW w:w="1150" w:type="dxa"/>
          </w:tcPr>
          <w:p w14:paraId="5BB0EE82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2DBADCC1" w14:textId="3B8FC336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74B39554" w14:textId="77777777" w:rsidR="00B4288B" w:rsidRDefault="0010783A">
            <w:pPr>
              <w:pStyle w:val="KS2"/>
            </w:pPr>
            <w:r>
              <w:t xml:space="preserve">— </w:t>
            </w:r>
            <w:r>
              <w:t>로트</w:t>
            </w:r>
            <w:r>
              <w:t xml:space="preserve"> </w:t>
            </w:r>
            <w:r>
              <w:t>설명</w:t>
            </w:r>
            <w:r>
              <w:t xml:space="preserve"> </w:t>
            </w:r>
            <w:r>
              <w:t>정보</w:t>
            </w:r>
          </w:p>
          <w:p w14:paraId="488C51D7" w14:textId="77777777" w:rsidR="00B4288B" w:rsidRDefault="0010783A">
            <w:pPr>
              <w:pStyle w:val="KS2"/>
              <w:rPr>
                <w:ins w:id="2453" w:author="임픽스 검토" w:date="2026-10-12T04:00:00Z"/>
              </w:rPr>
            </w:pPr>
            <w:ins w:id="2454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로트</w:t>
              </w:r>
              <w:r>
                <w:t>(Lot.LotDescription)</w:t>
              </w:r>
            </w:ins>
          </w:p>
        </w:tc>
      </w:tr>
      <w:tr w:rsidR="003168E1" w14:paraId="43598F95" w14:textId="77777777">
        <w:trPr>
          <w:cantSplit/>
          <w:jc w:val="center"/>
          <w:del w:id="2455" w:author="임픽스 검토" w:date="2026-10-12T04:00:00Z"/>
        </w:trPr>
        <w:tc>
          <w:tcPr>
            <w:tcW w:w="2100" w:type="dxa"/>
          </w:tcPr>
          <w:p w14:paraId="4A2C8E87" w14:textId="77777777" w:rsidR="003168E1" w:rsidRDefault="00000000">
            <w:pPr>
              <w:pStyle w:val="KS2"/>
            </w:pPr>
            <w:del w:id="2456" w:author="임픽스 검토" w:date="2026-10-12T04:00:00Z">
              <w:r>
                <w:delText>공장식별자</w:delText>
              </w:r>
            </w:del>
          </w:p>
        </w:tc>
        <w:tc>
          <w:tcPr>
            <w:tcW w:w="3000" w:type="dxa"/>
          </w:tcPr>
          <w:p w14:paraId="2A64C0B0" w14:textId="77777777" w:rsidR="003168E1" w:rsidRDefault="00000000">
            <w:pPr>
              <w:pStyle w:val="KS2"/>
            </w:pPr>
            <w:del w:id="2457" w:author="임픽스 검토" w:date="2026-10-12T04:00:00Z">
              <w:r>
                <w:delText>PlantID</w:delText>
              </w:r>
            </w:del>
          </w:p>
        </w:tc>
        <w:tc>
          <w:tcPr>
            <w:tcW w:w="1150" w:type="dxa"/>
          </w:tcPr>
          <w:p w14:paraId="7640EC23" w14:textId="77777777" w:rsidR="003168E1" w:rsidRDefault="00000000">
            <w:pPr>
              <w:pStyle w:val="KS2"/>
              <w:jc w:val="center"/>
            </w:pPr>
            <w:del w:id="2458" w:author="임픽스 검토" w:date="2026-10-12T04:00:00Z">
              <w:r>
                <w:delText>IDREF</w:delText>
              </w:r>
            </w:del>
          </w:p>
        </w:tc>
        <w:tc>
          <w:tcPr>
            <w:tcW w:w="1000" w:type="dxa"/>
          </w:tcPr>
          <w:p w14:paraId="33AFF081" w14:textId="77777777" w:rsidR="003168E1" w:rsidRDefault="00000000">
            <w:pPr>
              <w:pStyle w:val="KS2"/>
              <w:jc w:val="center"/>
            </w:pPr>
            <w:del w:id="2459" w:author="임픽스 검토" w:date="2026-10-12T04:00:00Z">
              <w:r>
                <w:delText>대상</w:delText>
              </w:r>
            </w:del>
          </w:p>
        </w:tc>
        <w:tc>
          <w:tcPr>
            <w:tcW w:w="6970" w:type="dxa"/>
          </w:tcPr>
          <w:p w14:paraId="7FAA4D04" w14:textId="77777777" w:rsidR="003168E1" w:rsidRDefault="00000000">
            <w:pPr>
              <w:pStyle w:val="KS2"/>
              <w:rPr>
                <w:lang w:eastAsia="ko-KR"/>
              </w:rPr>
            </w:pPr>
            <w:del w:id="2460" w:author="임픽스 검토" w:date="2026-10-12T04:00:00Z">
              <w:r>
                <w:rPr>
                  <w:lang w:eastAsia="ko-KR"/>
                </w:rPr>
                <w:delText xml:space="preserve">— </w:delText>
              </w:r>
              <w:r>
                <w:rPr>
                  <w:lang w:eastAsia="ko-KR"/>
                </w:rPr>
                <w:delText>공장의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고유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식별값</w:delText>
              </w:r>
            </w:del>
          </w:p>
        </w:tc>
      </w:tr>
      <w:tr w:rsidR="00B4288B" w14:paraId="5E2297A9" w14:textId="77777777">
        <w:trPr>
          <w:cantSplit/>
          <w:jc w:val="center"/>
        </w:trPr>
        <w:tc>
          <w:tcPr>
            <w:tcW w:w="2100" w:type="dxa"/>
          </w:tcPr>
          <w:p w14:paraId="0068A81C" w14:textId="77777777" w:rsidR="00B4288B" w:rsidRDefault="0010783A">
            <w:pPr>
              <w:pStyle w:val="KS2"/>
            </w:pPr>
            <w:r>
              <w:t>캐리어식별자</w:t>
            </w:r>
          </w:p>
        </w:tc>
        <w:tc>
          <w:tcPr>
            <w:tcW w:w="3000" w:type="dxa"/>
          </w:tcPr>
          <w:p w14:paraId="4A05FB49" w14:textId="77777777" w:rsidR="00B4288B" w:rsidRDefault="0010783A">
            <w:pPr>
              <w:pStyle w:val="KS2"/>
            </w:pPr>
            <w:r>
              <w:t>CarrierID</w:t>
            </w:r>
          </w:p>
        </w:tc>
        <w:tc>
          <w:tcPr>
            <w:tcW w:w="1150" w:type="dxa"/>
          </w:tcPr>
          <w:p w14:paraId="6285F370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47D908B2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6C2F7BEA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캐리어를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74B1A562" w14:textId="77777777" w:rsidR="00B4288B" w:rsidRDefault="0010783A">
            <w:pPr>
              <w:pStyle w:val="KS2"/>
              <w:rPr>
                <w:ins w:id="2461" w:author="임픽스 검토" w:date="2026-10-12T04:00:00Z"/>
                <w:lang w:eastAsia="ko-KR"/>
              </w:rPr>
            </w:pPr>
            <w:ins w:id="246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캐리어</w:t>
              </w:r>
              <w:r>
                <w:rPr>
                  <w:lang w:eastAsia="ko-KR"/>
                </w:rPr>
                <w:t>(Carrier)</w:t>
              </w:r>
            </w:ins>
          </w:p>
        </w:tc>
      </w:tr>
      <w:tr w:rsidR="00B4288B" w14:paraId="5364CC6D" w14:textId="77777777">
        <w:trPr>
          <w:cantSplit/>
          <w:jc w:val="center"/>
        </w:trPr>
        <w:tc>
          <w:tcPr>
            <w:tcW w:w="2100" w:type="dxa"/>
          </w:tcPr>
          <w:p w14:paraId="7021205C" w14:textId="77777777" w:rsidR="00B4288B" w:rsidRDefault="0010783A">
            <w:pPr>
              <w:pStyle w:val="KS2"/>
            </w:pPr>
            <w:r>
              <w:t>운행시작일시</w:t>
            </w:r>
          </w:p>
        </w:tc>
        <w:tc>
          <w:tcPr>
            <w:tcW w:w="3000" w:type="dxa"/>
          </w:tcPr>
          <w:p w14:paraId="41E34DD3" w14:textId="77777777" w:rsidR="00B4288B" w:rsidRDefault="0010783A">
            <w:pPr>
              <w:pStyle w:val="KS2"/>
            </w:pPr>
            <w:r>
              <w:t>TransferStartDateTime</w:t>
            </w:r>
          </w:p>
        </w:tc>
        <w:tc>
          <w:tcPr>
            <w:tcW w:w="1150" w:type="dxa"/>
          </w:tcPr>
          <w:p w14:paraId="482D80C7" w14:textId="77777777" w:rsidR="00B4288B" w:rsidRDefault="0010783A">
            <w:pPr>
              <w:pStyle w:val="KS2"/>
              <w:jc w:val="center"/>
            </w:pPr>
            <w:r>
              <w:t>dateTime</w:t>
            </w:r>
          </w:p>
        </w:tc>
        <w:tc>
          <w:tcPr>
            <w:tcW w:w="1000" w:type="dxa"/>
          </w:tcPr>
          <w:p w14:paraId="14B22611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116B1081" w14:textId="562C2892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운행을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시작한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일시</w:t>
            </w:r>
            <w:ins w:id="2463" w:author="임픽스 검토" w:date="2026-10-12T04:00:00Z">
              <w:r>
                <w:rPr>
                  <w:lang w:eastAsia="ko-KR"/>
                </w:rPr>
                <w:t>(KS X ISO 8601</w:t>
              </w:r>
              <w:r>
                <w:rPr>
                  <w:lang w:eastAsia="ko-KR"/>
                </w:rPr>
                <w:t>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따른다</w:t>
              </w:r>
              <w:r>
                <w:rPr>
                  <w:lang w:eastAsia="ko-KR"/>
                </w:rPr>
                <w:t>)</w:t>
              </w:r>
            </w:ins>
          </w:p>
        </w:tc>
      </w:tr>
      <w:tr w:rsidR="00B4288B" w14:paraId="07C28030" w14:textId="77777777">
        <w:trPr>
          <w:cantSplit/>
          <w:jc w:val="center"/>
        </w:trPr>
        <w:tc>
          <w:tcPr>
            <w:tcW w:w="2100" w:type="dxa"/>
          </w:tcPr>
          <w:p w14:paraId="5D0347D7" w14:textId="77777777" w:rsidR="00B4288B" w:rsidRDefault="0010783A">
            <w:pPr>
              <w:pStyle w:val="KS2"/>
            </w:pPr>
            <w:r>
              <w:t>현재위치</w:t>
            </w:r>
          </w:p>
        </w:tc>
        <w:tc>
          <w:tcPr>
            <w:tcW w:w="3000" w:type="dxa"/>
          </w:tcPr>
          <w:p w14:paraId="61E7DF91" w14:textId="77777777" w:rsidR="00B4288B" w:rsidRDefault="0010783A">
            <w:pPr>
              <w:pStyle w:val="KS2"/>
            </w:pPr>
            <w:r>
              <w:t>CurrentLocation</w:t>
            </w:r>
          </w:p>
        </w:tc>
        <w:tc>
          <w:tcPr>
            <w:tcW w:w="1150" w:type="dxa"/>
          </w:tcPr>
          <w:p w14:paraId="17789D10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092E2B0F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4B36936C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로트가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위치하는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</w:t>
            </w:r>
          </w:p>
        </w:tc>
      </w:tr>
      <w:tr w:rsidR="00B4288B" w14:paraId="1E1BE751" w14:textId="77777777">
        <w:trPr>
          <w:cantSplit/>
          <w:jc w:val="center"/>
        </w:trPr>
        <w:tc>
          <w:tcPr>
            <w:tcW w:w="2100" w:type="dxa"/>
          </w:tcPr>
          <w:p w14:paraId="4BBC5EC5" w14:textId="77777777" w:rsidR="00B4288B" w:rsidRDefault="0010783A">
            <w:pPr>
              <w:pStyle w:val="KS2"/>
            </w:pPr>
            <w:r>
              <w:t>목적지식별자</w:t>
            </w:r>
          </w:p>
        </w:tc>
        <w:tc>
          <w:tcPr>
            <w:tcW w:w="3000" w:type="dxa"/>
          </w:tcPr>
          <w:p w14:paraId="148C814A" w14:textId="77777777" w:rsidR="00B4288B" w:rsidRDefault="0010783A">
            <w:pPr>
              <w:pStyle w:val="KS2"/>
            </w:pPr>
            <w:r>
              <w:t>DestinationID</w:t>
            </w:r>
          </w:p>
        </w:tc>
        <w:tc>
          <w:tcPr>
            <w:tcW w:w="1150" w:type="dxa"/>
          </w:tcPr>
          <w:p w14:paraId="6D489F90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161E538C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2477DBA2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로트가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도착할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목적지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25318B0D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>— OperationID(</w:t>
            </w:r>
            <w:r>
              <w:rPr>
                <w:lang w:eastAsia="ko-KR"/>
              </w:rPr>
              <w:t>공정식별자</w:t>
            </w:r>
            <w:r>
              <w:rPr>
                <w:lang w:eastAsia="ko-KR"/>
              </w:rPr>
              <w:t>), EquipmentID(</w:t>
            </w:r>
            <w:r>
              <w:rPr>
                <w:lang w:eastAsia="ko-KR"/>
              </w:rPr>
              <w:t>설비식별자</w:t>
            </w:r>
            <w:r>
              <w:rPr>
                <w:lang w:eastAsia="ko-KR"/>
              </w:rPr>
              <w:t>), StockerInventoryID(</w:t>
            </w:r>
            <w:r>
              <w:rPr>
                <w:lang w:eastAsia="ko-KR"/>
              </w:rPr>
              <w:t>저장소재공정보식별자</w:t>
            </w:r>
            <w:r>
              <w:rPr>
                <w:lang w:eastAsia="ko-KR"/>
              </w:rPr>
              <w:t xml:space="preserve">), </w:t>
            </w:r>
            <w:r>
              <w:rPr>
                <w:lang w:eastAsia="ko-KR"/>
              </w:rPr>
              <w:t>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특성에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따라</w:t>
            </w:r>
            <w:r>
              <w:rPr>
                <w:lang w:eastAsia="ko-KR"/>
              </w:rPr>
              <w:t xml:space="preserve"> EVENT </w:t>
            </w:r>
            <w:r>
              <w:rPr>
                <w:lang w:eastAsia="ko-KR"/>
              </w:rPr>
              <w:t>처리를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지정한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특정</w:t>
            </w:r>
            <w:r>
              <w:rPr>
                <w:lang w:eastAsia="ko-KR"/>
              </w:rPr>
              <w:t xml:space="preserve"> LocationID</w:t>
            </w:r>
          </w:p>
          <w:p w14:paraId="1E0EDC8A" w14:textId="3BB68FEA" w:rsidR="004F0EC1" w:rsidRDefault="0010783A">
            <w:pPr>
              <w:pStyle w:val="KS2"/>
              <w:rPr>
                <w:ins w:id="2464" w:author="임픽스 검토" w:date="2026-10-12T04:00:00Z"/>
                <w:lang w:eastAsia="ko-KR"/>
              </w:rPr>
            </w:pPr>
            <w:ins w:id="246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공정</w:t>
              </w:r>
              <w:r>
                <w:rPr>
                  <w:lang w:eastAsia="ko-KR"/>
                </w:rPr>
                <w:t xml:space="preserve">(Operation), </w:t>
              </w:r>
              <w:r>
                <w:rPr>
                  <w:lang w:eastAsia="ko-KR"/>
                </w:rPr>
                <w:t>설비</w:t>
              </w:r>
              <w:r>
                <w:rPr>
                  <w:lang w:eastAsia="ko-KR"/>
                </w:rPr>
                <w:t xml:space="preserve">(Equipment), </w:t>
              </w:r>
              <w:r>
                <w:rPr>
                  <w:lang w:eastAsia="ko-KR"/>
                </w:rPr>
                <w:t>저장소재공정보</w:t>
              </w:r>
              <w:r>
                <w:rPr>
                  <w:lang w:eastAsia="ko-KR"/>
                </w:rPr>
                <w:t xml:space="preserve">(StockerInventory) </w:t>
              </w:r>
              <w:r>
                <w:rPr>
                  <w:lang w:eastAsia="ko-KR"/>
                </w:rPr>
                <w:t>또는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캐리어</w:t>
              </w:r>
              <w:r>
                <w:rPr>
                  <w:lang w:eastAsia="ko-KR"/>
                </w:rPr>
                <w:t>(Carrier)</w:t>
              </w:r>
            </w:ins>
          </w:p>
          <w:p w14:paraId="78B04A36" w14:textId="569F95CD" w:rsidR="00B4288B" w:rsidRDefault="0010783A">
            <w:pPr>
              <w:pStyle w:val="KS2"/>
              <w:rPr>
                <w:ins w:id="2466" w:author="임픽스 검토" w:date="2026-10-12T04:00:00Z"/>
                <w:lang w:eastAsia="ko-KR"/>
              </w:rPr>
            </w:pPr>
            <w:ins w:id="246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값이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가리키는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명사는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목적지유형</w:t>
              </w:r>
              <w:r>
                <w:rPr>
                  <w:lang w:eastAsia="ko-KR"/>
                </w:rPr>
                <w:t>(DestinationType)</w:t>
              </w:r>
              <w:r>
                <w:rPr>
                  <w:lang w:eastAsia="ko-KR"/>
                </w:rPr>
                <w:t>으로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구분한다</w:t>
              </w:r>
            </w:ins>
          </w:p>
        </w:tc>
      </w:tr>
      <w:tr w:rsidR="004F0EC1" w14:paraId="19760B45" w14:textId="77777777">
        <w:trPr>
          <w:cantSplit/>
          <w:jc w:val="center"/>
          <w:ins w:id="2468" w:author="임픽스 검토" w:date="2026-10-12T04:00:00Z"/>
        </w:trPr>
        <w:tc>
          <w:tcPr>
            <w:tcW w:w="2100" w:type="dxa"/>
          </w:tcPr>
          <w:p w14:paraId="4523B291" w14:textId="32B153E3" w:rsidR="004F0EC1" w:rsidRPr="00524F0C" w:rsidRDefault="004F0EC1" w:rsidP="004F0EC1">
            <w:pPr>
              <w:pStyle w:val="KS2"/>
              <w:rPr>
                <w:ins w:id="2469" w:author="임픽스 검토" w:date="2026-10-12T04:00:00Z"/>
                <w:color w:val="000000" w:themeColor="text1"/>
              </w:rPr>
            </w:pPr>
            <w:ins w:id="2470" w:author="임픽스 검토" w:date="2026-10-12T04:00:00Z">
              <w:r w:rsidRPr="00524F0C">
                <w:rPr>
                  <w:rFonts w:hint="eastAsia"/>
                  <w:color w:val="000000" w:themeColor="text1"/>
                  <w:lang w:eastAsia="ko-KR"/>
                </w:rPr>
                <w:t>목적지유형</w:t>
              </w:r>
            </w:ins>
          </w:p>
        </w:tc>
        <w:tc>
          <w:tcPr>
            <w:tcW w:w="3000" w:type="dxa"/>
          </w:tcPr>
          <w:p w14:paraId="05864736" w14:textId="7C1622DC" w:rsidR="004F0EC1" w:rsidRPr="00524F0C" w:rsidRDefault="004F0EC1" w:rsidP="004F0EC1">
            <w:pPr>
              <w:pStyle w:val="KS2"/>
              <w:rPr>
                <w:ins w:id="2471" w:author="임픽스 검토" w:date="2026-10-12T04:00:00Z"/>
                <w:color w:val="000000" w:themeColor="text1"/>
              </w:rPr>
            </w:pPr>
            <w:ins w:id="2472" w:author="임픽스 검토" w:date="2026-10-12T04:00:00Z">
              <w:r w:rsidRPr="00524F0C">
                <w:rPr>
                  <w:rFonts w:hint="eastAsia"/>
                  <w:color w:val="000000" w:themeColor="text1"/>
                  <w:lang w:eastAsia="ko-KR"/>
                </w:rPr>
                <w:t>DestinationType</w:t>
              </w:r>
            </w:ins>
          </w:p>
        </w:tc>
        <w:tc>
          <w:tcPr>
            <w:tcW w:w="1150" w:type="dxa"/>
          </w:tcPr>
          <w:p w14:paraId="0B6690A0" w14:textId="6E0CDE72" w:rsidR="004F0EC1" w:rsidRPr="00524F0C" w:rsidRDefault="004F0EC1" w:rsidP="004F0EC1">
            <w:pPr>
              <w:pStyle w:val="KS2"/>
              <w:jc w:val="center"/>
              <w:rPr>
                <w:ins w:id="2473" w:author="임픽스 검토" w:date="2026-10-12T04:00:00Z"/>
                <w:color w:val="000000" w:themeColor="text1"/>
              </w:rPr>
            </w:pPr>
            <w:ins w:id="2474" w:author="임픽스 검토" w:date="2026-10-12T04:00:00Z">
              <w:r w:rsidRPr="00524F0C">
                <w:rPr>
                  <w:rFonts w:hint="eastAsia"/>
                  <w:color w:val="000000" w:themeColor="text1"/>
                  <w:lang w:eastAsia="ko-KR"/>
                </w:rPr>
                <w:t>enum</w:t>
              </w:r>
            </w:ins>
          </w:p>
        </w:tc>
        <w:tc>
          <w:tcPr>
            <w:tcW w:w="1000" w:type="dxa"/>
          </w:tcPr>
          <w:p w14:paraId="78C711D4" w14:textId="71B2A1DF" w:rsidR="004F0EC1" w:rsidRPr="00524F0C" w:rsidRDefault="004F0EC1" w:rsidP="004F0EC1">
            <w:pPr>
              <w:pStyle w:val="KS2"/>
              <w:jc w:val="center"/>
              <w:rPr>
                <w:ins w:id="2475" w:author="임픽스 검토" w:date="2026-10-12T04:00:00Z"/>
                <w:color w:val="000000" w:themeColor="text1"/>
              </w:rPr>
            </w:pPr>
            <w:ins w:id="2476" w:author="임픽스 검토" w:date="2026-10-12T04:00:00Z">
              <w:r w:rsidRPr="00524F0C">
                <w:rPr>
                  <w:rFonts w:hint="eastAsia"/>
                  <w:color w:val="000000" w:themeColor="text1"/>
                  <w:lang w:eastAsia="ko-KR"/>
                </w:rPr>
                <w:t>대상</w:t>
              </w:r>
            </w:ins>
          </w:p>
        </w:tc>
        <w:tc>
          <w:tcPr>
            <w:tcW w:w="6970" w:type="dxa"/>
          </w:tcPr>
          <w:p w14:paraId="6CF8ED9B" w14:textId="77777777" w:rsidR="004F0EC1" w:rsidRPr="00524F0C" w:rsidRDefault="004F0EC1" w:rsidP="004F0EC1">
            <w:pPr>
              <w:pStyle w:val="KS2"/>
              <w:rPr>
                <w:ins w:id="2477" w:author="임픽스 검토" w:date="2026-10-12T04:00:00Z"/>
                <w:color w:val="000000" w:themeColor="text1"/>
                <w:lang w:eastAsia="ko-KR"/>
              </w:rPr>
            </w:pPr>
            <w:ins w:id="2478" w:author="임픽스 검토" w:date="2026-10-12T04:00:00Z">
              <w:r w:rsidRPr="00524F0C">
                <w:rPr>
                  <w:color w:val="000000" w:themeColor="text1"/>
                  <w:lang w:eastAsia="ko-KR"/>
                </w:rPr>
                <w:t xml:space="preserve">— </w:t>
              </w:r>
              <w:r w:rsidRPr="00524F0C">
                <w:rPr>
                  <w:color w:val="000000" w:themeColor="text1"/>
                  <w:lang w:eastAsia="ko-KR"/>
                </w:rPr>
                <w:t>로트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>가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 xml:space="preserve"> 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>이동하여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 xml:space="preserve"> 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>도착할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 xml:space="preserve"> 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>목적지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 xml:space="preserve"> 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>유형</w:t>
              </w:r>
            </w:ins>
          </w:p>
          <w:p w14:paraId="24C04E6B" w14:textId="77777777" w:rsidR="004F0EC1" w:rsidRPr="00524F0C" w:rsidRDefault="004F0EC1" w:rsidP="004F0EC1">
            <w:pPr>
              <w:pStyle w:val="KS2"/>
              <w:rPr>
                <w:ins w:id="2479" w:author="임픽스 검토" w:date="2026-10-12T04:00:00Z"/>
                <w:color w:val="000000" w:themeColor="text1"/>
                <w:lang w:eastAsia="ko-KR"/>
              </w:rPr>
            </w:pPr>
            <w:ins w:id="2480" w:author="임픽스 검토" w:date="2026-10-12T04:00:00Z">
              <w:r w:rsidRPr="00524F0C">
                <w:rPr>
                  <w:color w:val="000000" w:themeColor="text1"/>
                  <w:lang w:eastAsia="ko-KR"/>
                </w:rPr>
                <w:t xml:space="preserve">— 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>목적지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 xml:space="preserve"> 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>유형은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 xml:space="preserve"> 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>설비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 xml:space="preserve"> 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>포트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 xml:space="preserve">, 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>저장소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 xml:space="preserve">, 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>캐리어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 xml:space="preserve"> 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>등을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 xml:space="preserve"> 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>포함</w:t>
              </w:r>
            </w:ins>
          </w:p>
          <w:p w14:paraId="0803EBB4" w14:textId="014C7340" w:rsidR="004F0EC1" w:rsidRPr="00524F0C" w:rsidRDefault="004F0EC1" w:rsidP="004F0EC1">
            <w:pPr>
              <w:pStyle w:val="KS2"/>
              <w:rPr>
                <w:ins w:id="2481" w:author="임픽스 검토" w:date="2026-10-12T04:00:00Z"/>
                <w:color w:val="000000" w:themeColor="text1"/>
                <w:lang w:eastAsia="ko-KR"/>
              </w:rPr>
            </w:pPr>
            <w:ins w:id="2482" w:author="임픽스 검토" w:date="2026-10-12T04:00:00Z">
              <w:r w:rsidRPr="00524F0C">
                <w:rPr>
                  <w:color w:val="000000" w:themeColor="text1"/>
                  <w:lang w:eastAsia="ko-KR"/>
                </w:rPr>
                <w:t xml:space="preserve">— 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>참조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 xml:space="preserve"> 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>대상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 xml:space="preserve">: 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>공통코드정보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>(CommonCodeMaster)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>의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 xml:space="preserve"> 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>코드</w:t>
              </w:r>
            </w:ins>
          </w:p>
        </w:tc>
      </w:tr>
      <w:tr w:rsidR="004F0EC1" w14:paraId="389DA79A" w14:textId="77777777">
        <w:trPr>
          <w:cantSplit/>
          <w:jc w:val="center"/>
        </w:trPr>
        <w:tc>
          <w:tcPr>
            <w:tcW w:w="2100" w:type="dxa"/>
          </w:tcPr>
          <w:p w14:paraId="2F85BEE8" w14:textId="77777777" w:rsidR="004F0EC1" w:rsidRDefault="004F0EC1" w:rsidP="004F0EC1">
            <w:pPr>
              <w:pStyle w:val="KS2"/>
            </w:pPr>
            <w:r>
              <w:t>목적지명</w:t>
            </w:r>
          </w:p>
        </w:tc>
        <w:tc>
          <w:tcPr>
            <w:tcW w:w="3000" w:type="dxa"/>
          </w:tcPr>
          <w:p w14:paraId="38F991C3" w14:textId="77777777" w:rsidR="004F0EC1" w:rsidRDefault="004F0EC1" w:rsidP="004F0EC1">
            <w:pPr>
              <w:pStyle w:val="KS2"/>
            </w:pPr>
            <w:r>
              <w:t>DestinationName</w:t>
            </w:r>
          </w:p>
        </w:tc>
        <w:tc>
          <w:tcPr>
            <w:tcW w:w="1150" w:type="dxa"/>
          </w:tcPr>
          <w:p w14:paraId="5959CA9E" w14:textId="77777777" w:rsidR="004F0EC1" w:rsidRDefault="004F0EC1" w:rsidP="004F0EC1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64BEF500" w14:textId="1E2970F6" w:rsidR="004F0EC1" w:rsidRDefault="004F0EC1" w:rsidP="004F0EC1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0CC9E688" w14:textId="77777777" w:rsidR="004F0EC1" w:rsidRDefault="004F0EC1" w:rsidP="004F0EC1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로트가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도착할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목적지의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명칭</w:t>
            </w:r>
          </w:p>
          <w:p w14:paraId="5DE62E27" w14:textId="77777777" w:rsidR="004F0EC1" w:rsidRDefault="004F0EC1" w:rsidP="004F0EC1">
            <w:pPr>
              <w:pStyle w:val="KS2"/>
              <w:rPr>
                <w:ins w:id="2483" w:author="임픽스 검토" w:date="2026-10-12T04:00:00Z"/>
                <w:lang w:eastAsia="ko-KR"/>
              </w:rPr>
            </w:pPr>
            <w:ins w:id="248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이동지시</w:t>
              </w:r>
              <w:r>
                <w:rPr>
                  <w:lang w:eastAsia="ko-KR"/>
                </w:rPr>
                <w:t>(TransferCommand.DestinationName)</w:t>
              </w:r>
            </w:ins>
          </w:p>
        </w:tc>
      </w:tr>
      <w:tr w:rsidR="004F0EC1" w14:paraId="4914DA0C" w14:textId="77777777">
        <w:trPr>
          <w:cantSplit/>
          <w:jc w:val="center"/>
        </w:trPr>
        <w:tc>
          <w:tcPr>
            <w:tcW w:w="2100" w:type="dxa"/>
          </w:tcPr>
          <w:p w14:paraId="1333A1A1" w14:textId="77777777" w:rsidR="004F0EC1" w:rsidRDefault="004F0EC1" w:rsidP="004F0EC1">
            <w:pPr>
              <w:pStyle w:val="KS2"/>
            </w:pPr>
            <w:r>
              <w:t>오류코드</w:t>
            </w:r>
          </w:p>
        </w:tc>
        <w:tc>
          <w:tcPr>
            <w:tcW w:w="3000" w:type="dxa"/>
          </w:tcPr>
          <w:p w14:paraId="3ECC596E" w14:textId="77777777" w:rsidR="004F0EC1" w:rsidRDefault="004F0EC1" w:rsidP="004F0EC1">
            <w:pPr>
              <w:pStyle w:val="KS2"/>
            </w:pPr>
            <w:r>
              <w:t>ErrorCode</w:t>
            </w:r>
          </w:p>
        </w:tc>
        <w:tc>
          <w:tcPr>
            <w:tcW w:w="1150" w:type="dxa"/>
          </w:tcPr>
          <w:p w14:paraId="408FB6CA" w14:textId="77777777" w:rsidR="004F0EC1" w:rsidRDefault="004F0EC1" w:rsidP="004F0EC1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64643773" w14:textId="67CAB68A" w:rsidR="004F0EC1" w:rsidRDefault="004F0EC1" w:rsidP="004F0EC1">
            <w:pPr>
              <w:pStyle w:val="KS2"/>
              <w:jc w:val="center"/>
            </w:pPr>
            <w:del w:id="2485" w:author="임픽스 검토" w:date="2026-10-12T04:00:00Z">
              <w:r>
                <w:delText>비대상</w:delText>
              </w:r>
            </w:del>
            <w:ins w:id="2486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7BF22364" w14:textId="77777777" w:rsidR="004F0EC1" w:rsidRDefault="004F0EC1" w:rsidP="004F0EC1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오류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값</w:t>
            </w:r>
          </w:p>
          <w:p w14:paraId="6CE0BF18" w14:textId="77777777" w:rsidR="004F47B7" w:rsidRDefault="00000000">
            <w:pPr>
              <w:pStyle w:val="KS2"/>
              <w:rPr>
                <w:ins w:id="2487" w:author="임픽스 검토" w:date="2026-10-12T04:00:00Z"/>
                <w:lang w:eastAsia="ko-KR"/>
              </w:rPr>
            </w:pPr>
            <w:ins w:id="248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목적지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포트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점유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반송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경로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차단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캐리어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식별자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불일치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반송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시간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초과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</w:ins>
          </w:p>
          <w:p w14:paraId="5752CA60" w14:textId="77777777" w:rsidR="009E5B16" w:rsidRDefault="00000000">
            <w:pPr>
              <w:pStyle w:val="KS2"/>
              <w:rPr>
                <w:ins w:id="2489" w:author="임픽스 검토" w:date="2026-10-12T04:00:00Z"/>
                <w:lang w:eastAsia="ko-KR"/>
              </w:rPr>
            </w:pPr>
            <w:ins w:id="249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공통코드그룹은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반송오류코드</w:t>
              </w:r>
              <w:r>
                <w:rPr>
                  <w:lang w:eastAsia="ko-KR"/>
                </w:rPr>
                <w:t>(TransferErrorCode)</w:t>
              </w:r>
              <w:r>
                <w:rPr>
                  <w:lang w:eastAsia="ko-KR"/>
                </w:rPr>
                <w:t>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하고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코드값은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접두어</w:t>
              </w:r>
              <w:r>
                <w:rPr>
                  <w:lang w:eastAsia="ko-KR"/>
                </w:rPr>
                <w:t xml:space="preserve"> ‘TR-’</w:t>
              </w:r>
              <w:r>
                <w:rPr>
                  <w:lang w:eastAsia="ko-KR"/>
                </w:rPr>
                <w:t>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시작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>: TR-001)</w:t>
              </w:r>
            </w:ins>
          </w:p>
          <w:p w14:paraId="73B02F56" w14:textId="16050BB7" w:rsidR="004F0EC1" w:rsidRDefault="004F0EC1" w:rsidP="004F0EC1">
            <w:pPr>
              <w:pStyle w:val="KS2"/>
              <w:rPr>
                <w:ins w:id="2491" w:author="임픽스 검토" w:date="2026-10-12T04:00:00Z"/>
                <w:lang w:eastAsia="ko-KR"/>
              </w:rPr>
            </w:pPr>
            <w:ins w:id="249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rFonts w:hint="eastAsia"/>
                  <w:lang w:eastAsia="ko-KR"/>
                </w:rPr>
                <w:t>참조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대상</w:t>
              </w:r>
              <w:r>
                <w:rPr>
                  <w:rFonts w:hint="eastAsia"/>
                  <w:lang w:eastAsia="ko-KR"/>
                </w:rPr>
                <w:t xml:space="preserve">: </w:t>
              </w:r>
              <w:r>
                <w:rPr>
                  <w:rFonts w:hint="eastAsia"/>
                  <w:lang w:eastAsia="ko-KR"/>
                </w:rPr>
                <w:t>공통코드정보</w:t>
              </w:r>
              <w:r>
                <w:rPr>
                  <w:rFonts w:hint="eastAsia"/>
                  <w:lang w:eastAsia="ko-KR"/>
                </w:rPr>
                <w:t>(CommonCodeMaster)</w:t>
              </w:r>
              <w:r>
                <w:rPr>
                  <w:rFonts w:hint="eastAsia"/>
                  <w:lang w:eastAsia="ko-KR"/>
                </w:rPr>
                <w:t>의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코드</w:t>
              </w:r>
            </w:ins>
          </w:p>
        </w:tc>
      </w:tr>
      <w:tr w:rsidR="004F0EC1" w14:paraId="009D3ED8" w14:textId="77777777">
        <w:trPr>
          <w:cantSplit/>
          <w:jc w:val="center"/>
        </w:trPr>
        <w:tc>
          <w:tcPr>
            <w:tcW w:w="2100" w:type="dxa"/>
          </w:tcPr>
          <w:p w14:paraId="3FFDD61A" w14:textId="77777777" w:rsidR="004F0EC1" w:rsidRDefault="004F0EC1" w:rsidP="004F0EC1">
            <w:pPr>
              <w:pStyle w:val="KS2"/>
            </w:pPr>
            <w:r>
              <w:t>오류메세지</w:t>
            </w:r>
          </w:p>
        </w:tc>
        <w:tc>
          <w:tcPr>
            <w:tcW w:w="3000" w:type="dxa"/>
          </w:tcPr>
          <w:p w14:paraId="080B71D3" w14:textId="77777777" w:rsidR="004F0EC1" w:rsidRDefault="004F0EC1" w:rsidP="004F0EC1">
            <w:pPr>
              <w:pStyle w:val="KS2"/>
            </w:pPr>
            <w:r>
              <w:t>ErrorMessage</w:t>
            </w:r>
          </w:p>
        </w:tc>
        <w:tc>
          <w:tcPr>
            <w:tcW w:w="1150" w:type="dxa"/>
          </w:tcPr>
          <w:p w14:paraId="3A1A5EFB" w14:textId="77777777" w:rsidR="004F0EC1" w:rsidRDefault="004F0EC1" w:rsidP="004F0EC1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20BA86EC" w14:textId="77777777" w:rsidR="004F0EC1" w:rsidRDefault="004F0EC1" w:rsidP="004F0EC1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2ED6C701" w14:textId="77777777" w:rsidR="004F0EC1" w:rsidRDefault="004F0EC1" w:rsidP="004F0EC1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오류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메시지</w:t>
            </w:r>
          </w:p>
        </w:tc>
      </w:tr>
    </w:tbl>
    <w:p w14:paraId="2B8090E7" w14:textId="77777777" w:rsidR="00B4288B" w:rsidRDefault="00B4288B">
      <w:pPr>
        <w:spacing w:after="0" w:line="144" w:lineRule="auto"/>
        <w:rPr>
          <w:lang w:eastAsia="ko-KR"/>
        </w:rPr>
      </w:pPr>
    </w:p>
    <w:p w14:paraId="7E43BCBD" w14:textId="77777777" w:rsidR="00B4288B" w:rsidRDefault="0010783A">
      <w:pPr>
        <w:pStyle w:val="46"/>
        <w:rPr>
          <w:lang w:eastAsia="ko-KR"/>
        </w:rPr>
      </w:pPr>
      <w:r>
        <w:rPr>
          <w:lang w:eastAsia="ko-KR"/>
        </w:rPr>
        <w:t xml:space="preserve">7.4.6.7  </w:t>
      </w:r>
      <w:r>
        <w:rPr>
          <w:lang w:eastAsia="ko-KR"/>
        </w:rPr>
        <w:t>운행완료</w:t>
      </w:r>
      <w:r>
        <w:rPr>
          <w:lang w:eastAsia="ko-KR"/>
        </w:rPr>
        <w:t>(TransferEnd)</w:t>
      </w:r>
    </w:p>
    <w:p w14:paraId="07ACADAA" w14:textId="2CFBF9ED" w:rsidR="00B4288B" w:rsidRDefault="0010783A">
      <w:pPr>
        <w:rPr>
          <w:lang w:eastAsia="ko-KR"/>
        </w:rPr>
      </w:pPr>
      <w:r>
        <w:rPr>
          <w:lang w:eastAsia="ko-KR"/>
        </w:rPr>
        <w:t>이동지시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운행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보고한다</w:t>
      </w:r>
      <w:r>
        <w:rPr>
          <w:lang w:eastAsia="ko-KR"/>
        </w:rPr>
        <w:t xml:space="preserve">. </w:t>
      </w:r>
      <w:r>
        <w:rPr>
          <w:lang w:eastAsia="ko-KR"/>
        </w:rPr>
        <w:t>운행완료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2493" w:author="임픽스 검토" w:date="2026-10-12T04:00:00Z">
        <w:r>
          <w:rPr>
            <w:lang w:eastAsia="ko-KR"/>
          </w:rPr>
          <w:delText>47</w:delText>
        </w:r>
      </w:del>
      <w:ins w:id="2494" w:author="임픽스 검토" w:date="2026-10-12T04:00:00Z">
        <w:r>
          <w:rPr>
            <w:lang w:eastAsia="ko-KR"/>
          </w:rPr>
          <w:t>50</w:t>
        </w:r>
      </w:ins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68F0C88" w14:textId="46453500" w:rsidR="00B4288B" w:rsidRDefault="0010783A">
      <w:pPr>
        <w:pStyle w:val="KS"/>
        <w:rPr>
          <w:lang w:eastAsia="ko-KR"/>
        </w:rPr>
      </w:pPr>
      <w:commentRangeStart w:id="2495"/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2496" w:author="임픽스 검토" w:date="2026-10-12T04:00:00Z">
        <w:r>
          <w:rPr>
            <w:lang w:eastAsia="ko-KR"/>
          </w:rPr>
          <w:delText>47</w:delText>
        </w:r>
      </w:del>
      <w:ins w:id="2497" w:author="임픽스 검토" w:date="2026-10-12T04:00:00Z">
        <w:r>
          <w:rPr>
            <w:lang w:eastAsia="ko-KR"/>
          </w:rPr>
          <w:t>50</w:t>
        </w:r>
      </w:ins>
      <w:r>
        <w:rPr>
          <w:lang w:eastAsia="ko-KR"/>
        </w:rPr>
        <w:t xml:space="preserve"> — </w:t>
      </w:r>
      <w:r>
        <w:rPr>
          <w:lang w:eastAsia="ko-KR"/>
        </w:rPr>
        <w:t>운행완료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commentRangeEnd w:id="2495"/>
      <w:r>
        <w:rPr>
          <w:rStyle w:val="aff5"/>
          <w:sz w:val="20"/>
          <w:szCs w:val="22"/>
          <w:lang w:eastAsia="ko-KR"/>
        </w:rPr>
        <w:commentReference w:id="2495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74D67114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38E0729B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15997CCD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3C558BCE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38E134AE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32AEBEB2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3A49D850" w14:textId="77777777">
        <w:trPr>
          <w:cantSplit/>
          <w:jc w:val="center"/>
        </w:trPr>
        <w:tc>
          <w:tcPr>
            <w:tcW w:w="2100" w:type="dxa"/>
          </w:tcPr>
          <w:p w14:paraId="61BCF1DE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2897B72E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5F5B17E8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44B101F6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55A51CAC" w14:textId="77777777" w:rsidR="00B4288B" w:rsidRDefault="00B4288B">
            <w:pPr>
              <w:pStyle w:val="KS2"/>
            </w:pPr>
          </w:p>
        </w:tc>
      </w:tr>
      <w:tr w:rsidR="00B4288B" w14:paraId="65AF9CAE" w14:textId="77777777">
        <w:trPr>
          <w:cantSplit/>
          <w:jc w:val="center"/>
          <w:ins w:id="2498" w:author="임픽스 검토" w:date="2026-10-12T04:00:00Z"/>
        </w:trPr>
        <w:tc>
          <w:tcPr>
            <w:tcW w:w="2100" w:type="dxa"/>
          </w:tcPr>
          <w:p w14:paraId="374C545A" w14:textId="77777777" w:rsidR="00B4288B" w:rsidRDefault="0010783A">
            <w:pPr>
              <w:pStyle w:val="KS2"/>
              <w:rPr>
                <w:ins w:id="2499" w:author="임픽스 검토" w:date="2026-10-12T04:00:00Z"/>
              </w:rPr>
            </w:pPr>
            <w:ins w:id="2500" w:author="임픽스 검토" w:date="2026-10-12T04:00:00Z">
              <w:r>
                <w:t>운행완료식별자</w:t>
              </w:r>
            </w:ins>
          </w:p>
        </w:tc>
        <w:tc>
          <w:tcPr>
            <w:tcW w:w="3000" w:type="dxa"/>
          </w:tcPr>
          <w:p w14:paraId="064CC422" w14:textId="77777777" w:rsidR="00B4288B" w:rsidRDefault="0010783A">
            <w:pPr>
              <w:pStyle w:val="KS2"/>
              <w:rPr>
                <w:ins w:id="2501" w:author="임픽스 검토" w:date="2026-10-12T04:00:00Z"/>
              </w:rPr>
            </w:pPr>
            <w:ins w:id="2502" w:author="임픽스 검토" w:date="2026-10-12T04:00:00Z">
              <w:r>
                <w:t>TransferEndID</w:t>
              </w:r>
            </w:ins>
          </w:p>
        </w:tc>
        <w:tc>
          <w:tcPr>
            <w:tcW w:w="1150" w:type="dxa"/>
          </w:tcPr>
          <w:p w14:paraId="4A0D121C" w14:textId="77777777" w:rsidR="00B4288B" w:rsidRDefault="0010783A">
            <w:pPr>
              <w:pStyle w:val="KS2"/>
              <w:jc w:val="center"/>
              <w:rPr>
                <w:ins w:id="2503" w:author="임픽스 검토" w:date="2026-10-12T04:00:00Z"/>
              </w:rPr>
            </w:pPr>
            <w:ins w:id="2504" w:author="임픽스 검토" w:date="2026-10-12T04:00:00Z">
              <w:r>
                <w:t>ID</w:t>
              </w:r>
            </w:ins>
          </w:p>
        </w:tc>
        <w:tc>
          <w:tcPr>
            <w:tcW w:w="1000" w:type="dxa"/>
          </w:tcPr>
          <w:p w14:paraId="727C9A21" w14:textId="77777777" w:rsidR="00B4288B" w:rsidRDefault="0010783A">
            <w:pPr>
              <w:pStyle w:val="KS2"/>
              <w:jc w:val="center"/>
              <w:rPr>
                <w:ins w:id="2505" w:author="임픽스 검토" w:date="2026-10-12T04:00:00Z"/>
              </w:rPr>
            </w:pPr>
            <w:ins w:id="2506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3131DBA6" w14:textId="77777777" w:rsidR="00B4288B" w:rsidRDefault="0010783A">
            <w:pPr>
              <w:pStyle w:val="KS2"/>
              <w:rPr>
                <w:ins w:id="2507" w:author="임픽스 검토" w:date="2026-10-12T04:00:00Z"/>
                <w:lang w:eastAsia="ko-KR"/>
              </w:rPr>
            </w:pPr>
            <w:ins w:id="250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운행완료를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식별하기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위한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고유값</w:t>
              </w:r>
            </w:ins>
          </w:p>
          <w:p w14:paraId="60C44C4A" w14:textId="77777777" w:rsidR="00B4288B" w:rsidRDefault="0010783A">
            <w:pPr>
              <w:pStyle w:val="KS2"/>
              <w:rPr>
                <w:ins w:id="2509" w:author="임픽스 검토" w:date="2026-10-12T04:00:00Z"/>
                <w:lang w:eastAsia="ko-KR"/>
              </w:rPr>
            </w:pPr>
            <w:ins w:id="251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이벤트를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최초로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발생시킨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시스템이</w:t>
              </w:r>
              <w:r>
                <w:rPr>
                  <w:lang w:eastAsia="ko-KR"/>
                </w:rPr>
                <w:t xml:space="preserve"> GUID </w:t>
              </w:r>
              <w:r>
                <w:rPr>
                  <w:lang w:eastAsia="ko-KR"/>
                </w:rPr>
                <w:t>형식으로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부여하며</w:t>
              </w:r>
              <w:r>
                <w:rPr>
                  <w:lang w:eastAsia="ko-KR"/>
                </w:rPr>
                <w:t>, BOD</w:t>
              </w:r>
              <w:r>
                <w:rPr>
                  <w:lang w:eastAsia="ko-KR"/>
                </w:rPr>
                <w:t>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최초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송신한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경우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해당</w:t>
              </w:r>
              <w:r>
                <w:rPr>
                  <w:lang w:eastAsia="ko-KR"/>
                </w:rPr>
                <w:t xml:space="preserve"> BOD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BODID</w:t>
              </w:r>
              <w:r>
                <w:rPr>
                  <w:lang w:eastAsia="ko-KR"/>
                </w:rPr>
                <w:t>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식별자로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사용할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있음</w:t>
              </w:r>
              <w:r>
                <w:rPr>
                  <w:lang w:eastAsia="ko-KR"/>
                </w:rPr>
                <w:t>(7.1)</w:t>
              </w:r>
            </w:ins>
          </w:p>
        </w:tc>
      </w:tr>
      <w:tr w:rsidR="00B4288B" w14:paraId="349E0ACD" w14:textId="77777777">
        <w:trPr>
          <w:cantSplit/>
          <w:jc w:val="center"/>
        </w:trPr>
        <w:tc>
          <w:tcPr>
            <w:tcW w:w="2100" w:type="dxa"/>
          </w:tcPr>
          <w:p w14:paraId="3DFC4922" w14:textId="77777777" w:rsidR="00B4288B" w:rsidRDefault="0010783A">
            <w:pPr>
              <w:pStyle w:val="KS2"/>
            </w:pPr>
            <w:r>
              <w:t>이동지시식별자</w:t>
            </w:r>
          </w:p>
        </w:tc>
        <w:tc>
          <w:tcPr>
            <w:tcW w:w="3000" w:type="dxa"/>
          </w:tcPr>
          <w:p w14:paraId="128E6F8D" w14:textId="77777777" w:rsidR="00B4288B" w:rsidRDefault="0010783A">
            <w:pPr>
              <w:pStyle w:val="KS2"/>
            </w:pPr>
            <w:r>
              <w:t>TransferCommandID</w:t>
            </w:r>
          </w:p>
        </w:tc>
        <w:tc>
          <w:tcPr>
            <w:tcW w:w="1150" w:type="dxa"/>
          </w:tcPr>
          <w:p w14:paraId="7D5A31A9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08301E81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390EE2F3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이동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유형에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이동지시를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0B2564F0" w14:textId="77777777" w:rsidR="00B4288B" w:rsidRDefault="0010783A">
            <w:pPr>
              <w:pStyle w:val="KS2"/>
              <w:rPr>
                <w:ins w:id="2511" w:author="임픽스 검토" w:date="2026-10-12T04:00:00Z"/>
              </w:rPr>
            </w:pPr>
            <w:ins w:id="2512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이동지시</w:t>
              </w:r>
              <w:r>
                <w:t>(TransferCommand)</w:t>
              </w:r>
            </w:ins>
          </w:p>
        </w:tc>
      </w:tr>
      <w:tr w:rsidR="00B4288B" w14:paraId="7B67F4E4" w14:textId="77777777">
        <w:trPr>
          <w:cantSplit/>
          <w:jc w:val="center"/>
        </w:trPr>
        <w:tc>
          <w:tcPr>
            <w:tcW w:w="2100" w:type="dxa"/>
          </w:tcPr>
          <w:p w14:paraId="2E113C7B" w14:textId="77777777" w:rsidR="00B4288B" w:rsidRDefault="0010783A">
            <w:pPr>
              <w:pStyle w:val="KS2"/>
            </w:pPr>
            <w:r>
              <w:t>로트식별자</w:t>
            </w:r>
          </w:p>
        </w:tc>
        <w:tc>
          <w:tcPr>
            <w:tcW w:w="3000" w:type="dxa"/>
          </w:tcPr>
          <w:p w14:paraId="664A04A3" w14:textId="77777777" w:rsidR="00B4288B" w:rsidRDefault="0010783A">
            <w:pPr>
              <w:pStyle w:val="KS2"/>
            </w:pPr>
            <w:r>
              <w:t>LotID</w:t>
            </w:r>
          </w:p>
        </w:tc>
        <w:tc>
          <w:tcPr>
            <w:tcW w:w="1150" w:type="dxa"/>
          </w:tcPr>
          <w:p w14:paraId="40A0C5C5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72CFE743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2CE7E73B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로트를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579E9FDE" w14:textId="77777777" w:rsidR="00B4288B" w:rsidRDefault="0010783A">
            <w:pPr>
              <w:pStyle w:val="KS2"/>
              <w:rPr>
                <w:ins w:id="2513" w:author="임픽스 검토" w:date="2026-10-12T04:00:00Z"/>
              </w:rPr>
            </w:pPr>
            <w:ins w:id="2514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로트</w:t>
              </w:r>
              <w:r>
                <w:t>(Lot)</w:t>
              </w:r>
            </w:ins>
          </w:p>
        </w:tc>
      </w:tr>
      <w:tr w:rsidR="00B4288B" w14:paraId="6EC0BCC5" w14:textId="77777777">
        <w:trPr>
          <w:cantSplit/>
          <w:jc w:val="center"/>
        </w:trPr>
        <w:tc>
          <w:tcPr>
            <w:tcW w:w="2100" w:type="dxa"/>
          </w:tcPr>
          <w:p w14:paraId="5E2AC896" w14:textId="77777777" w:rsidR="00B4288B" w:rsidRDefault="0010783A">
            <w:pPr>
              <w:pStyle w:val="KS2"/>
            </w:pPr>
            <w:r>
              <w:t>로트명</w:t>
            </w:r>
          </w:p>
        </w:tc>
        <w:tc>
          <w:tcPr>
            <w:tcW w:w="3000" w:type="dxa"/>
          </w:tcPr>
          <w:p w14:paraId="2A5E02C7" w14:textId="77777777" w:rsidR="00B4288B" w:rsidRDefault="0010783A">
            <w:pPr>
              <w:pStyle w:val="KS2"/>
            </w:pPr>
            <w:r>
              <w:t>LotName</w:t>
            </w:r>
          </w:p>
        </w:tc>
        <w:tc>
          <w:tcPr>
            <w:tcW w:w="1150" w:type="dxa"/>
          </w:tcPr>
          <w:p w14:paraId="739D4F6D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74FCFF35" w14:textId="252B81F0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28D782C6" w14:textId="77777777" w:rsidR="00B4288B" w:rsidRDefault="0010783A">
            <w:pPr>
              <w:pStyle w:val="KS2"/>
            </w:pPr>
            <w:r>
              <w:t xml:space="preserve">— </w:t>
            </w:r>
            <w:r>
              <w:t>로트</w:t>
            </w:r>
            <w:r>
              <w:t xml:space="preserve"> </w:t>
            </w:r>
            <w:r>
              <w:t>명칭</w:t>
            </w:r>
          </w:p>
          <w:p w14:paraId="1D1AAB56" w14:textId="77777777" w:rsidR="00B4288B" w:rsidRDefault="0010783A">
            <w:pPr>
              <w:pStyle w:val="KS2"/>
              <w:rPr>
                <w:ins w:id="2515" w:author="임픽스 검토" w:date="2026-10-12T04:00:00Z"/>
              </w:rPr>
            </w:pPr>
            <w:ins w:id="2516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로트</w:t>
              </w:r>
              <w:r>
                <w:t>(Lot.LotName)</w:t>
              </w:r>
            </w:ins>
          </w:p>
        </w:tc>
      </w:tr>
      <w:tr w:rsidR="00B4288B" w14:paraId="0B1ECB40" w14:textId="77777777">
        <w:trPr>
          <w:cantSplit/>
          <w:jc w:val="center"/>
        </w:trPr>
        <w:tc>
          <w:tcPr>
            <w:tcW w:w="2100" w:type="dxa"/>
          </w:tcPr>
          <w:p w14:paraId="7316BF69" w14:textId="77777777" w:rsidR="00B4288B" w:rsidRDefault="0010783A">
            <w:pPr>
              <w:pStyle w:val="KS2"/>
            </w:pPr>
            <w:r>
              <w:t>로트설명</w:t>
            </w:r>
          </w:p>
        </w:tc>
        <w:tc>
          <w:tcPr>
            <w:tcW w:w="3000" w:type="dxa"/>
          </w:tcPr>
          <w:p w14:paraId="4ABA0413" w14:textId="77777777" w:rsidR="00B4288B" w:rsidRDefault="0010783A">
            <w:pPr>
              <w:pStyle w:val="KS2"/>
            </w:pPr>
            <w:r>
              <w:t>LotDescription</w:t>
            </w:r>
          </w:p>
        </w:tc>
        <w:tc>
          <w:tcPr>
            <w:tcW w:w="1150" w:type="dxa"/>
          </w:tcPr>
          <w:p w14:paraId="5D3B1A27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3F672E6C" w14:textId="2076EE0A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746CC06B" w14:textId="77777777" w:rsidR="00B4288B" w:rsidRDefault="0010783A">
            <w:pPr>
              <w:pStyle w:val="KS2"/>
            </w:pPr>
            <w:r>
              <w:t xml:space="preserve">— </w:t>
            </w:r>
            <w:r>
              <w:t>로트</w:t>
            </w:r>
            <w:r>
              <w:t xml:space="preserve"> </w:t>
            </w:r>
            <w:r>
              <w:t>설명</w:t>
            </w:r>
            <w:r>
              <w:t xml:space="preserve"> </w:t>
            </w:r>
            <w:r>
              <w:t>정보</w:t>
            </w:r>
          </w:p>
          <w:p w14:paraId="232BB9D7" w14:textId="77777777" w:rsidR="00B4288B" w:rsidRDefault="0010783A">
            <w:pPr>
              <w:pStyle w:val="KS2"/>
              <w:rPr>
                <w:ins w:id="2517" w:author="임픽스 검토" w:date="2026-10-12T04:00:00Z"/>
              </w:rPr>
            </w:pPr>
            <w:ins w:id="2518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로트</w:t>
              </w:r>
              <w:r>
                <w:t>(Lot.LotDescription)</w:t>
              </w:r>
            </w:ins>
          </w:p>
        </w:tc>
      </w:tr>
      <w:tr w:rsidR="003168E1" w14:paraId="18CA8FB6" w14:textId="77777777">
        <w:trPr>
          <w:cantSplit/>
          <w:jc w:val="center"/>
          <w:del w:id="2519" w:author="임픽스 검토" w:date="2026-10-12T04:00:00Z"/>
        </w:trPr>
        <w:tc>
          <w:tcPr>
            <w:tcW w:w="2100" w:type="dxa"/>
          </w:tcPr>
          <w:p w14:paraId="5F853E67" w14:textId="77777777" w:rsidR="003168E1" w:rsidRDefault="00000000">
            <w:pPr>
              <w:pStyle w:val="KS2"/>
            </w:pPr>
            <w:del w:id="2520" w:author="임픽스 검토" w:date="2026-10-12T04:00:00Z">
              <w:r>
                <w:delText>공장식별자</w:delText>
              </w:r>
            </w:del>
          </w:p>
        </w:tc>
        <w:tc>
          <w:tcPr>
            <w:tcW w:w="3000" w:type="dxa"/>
          </w:tcPr>
          <w:p w14:paraId="15B7D255" w14:textId="77777777" w:rsidR="003168E1" w:rsidRDefault="00000000">
            <w:pPr>
              <w:pStyle w:val="KS2"/>
            </w:pPr>
            <w:del w:id="2521" w:author="임픽스 검토" w:date="2026-10-12T04:00:00Z">
              <w:r>
                <w:delText>PlantID</w:delText>
              </w:r>
            </w:del>
          </w:p>
        </w:tc>
        <w:tc>
          <w:tcPr>
            <w:tcW w:w="1150" w:type="dxa"/>
          </w:tcPr>
          <w:p w14:paraId="480CC359" w14:textId="77777777" w:rsidR="003168E1" w:rsidRDefault="00000000">
            <w:pPr>
              <w:pStyle w:val="KS2"/>
              <w:jc w:val="center"/>
            </w:pPr>
            <w:del w:id="2522" w:author="임픽스 검토" w:date="2026-10-12T04:00:00Z">
              <w:r>
                <w:delText>IDREF</w:delText>
              </w:r>
            </w:del>
          </w:p>
        </w:tc>
        <w:tc>
          <w:tcPr>
            <w:tcW w:w="1000" w:type="dxa"/>
          </w:tcPr>
          <w:p w14:paraId="2CAEF736" w14:textId="77777777" w:rsidR="003168E1" w:rsidRDefault="00000000">
            <w:pPr>
              <w:pStyle w:val="KS2"/>
              <w:jc w:val="center"/>
            </w:pPr>
            <w:del w:id="2523" w:author="임픽스 검토" w:date="2026-10-12T04:00:00Z">
              <w:r>
                <w:delText>대상</w:delText>
              </w:r>
            </w:del>
          </w:p>
        </w:tc>
        <w:tc>
          <w:tcPr>
            <w:tcW w:w="6970" w:type="dxa"/>
          </w:tcPr>
          <w:p w14:paraId="4F4EB034" w14:textId="77777777" w:rsidR="003168E1" w:rsidRDefault="00000000">
            <w:pPr>
              <w:pStyle w:val="KS2"/>
              <w:rPr>
                <w:lang w:eastAsia="ko-KR"/>
              </w:rPr>
            </w:pPr>
            <w:del w:id="2524" w:author="임픽스 검토" w:date="2026-10-12T04:00:00Z">
              <w:r>
                <w:rPr>
                  <w:lang w:eastAsia="ko-KR"/>
                </w:rPr>
                <w:delText xml:space="preserve">— </w:delText>
              </w:r>
              <w:r>
                <w:rPr>
                  <w:lang w:eastAsia="ko-KR"/>
                </w:rPr>
                <w:delText>공장의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고유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식별값</w:delText>
              </w:r>
            </w:del>
          </w:p>
        </w:tc>
      </w:tr>
      <w:tr w:rsidR="00B4288B" w14:paraId="11B82D67" w14:textId="77777777">
        <w:trPr>
          <w:cantSplit/>
          <w:jc w:val="center"/>
        </w:trPr>
        <w:tc>
          <w:tcPr>
            <w:tcW w:w="2100" w:type="dxa"/>
          </w:tcPr>
          <w:p w14:paraId="58CA1FE2" w14:textId="77777777" w:rsidR="00B4288B" w:rsidRDefault="0010783A">
            <w:pPr>
              <w:pStyle w:val="KS2"/>
            </w:pPr>
            <w:r>
              <w:t>캐리어식별자</w:t>
            </w:r>
          </w:p>
        </w:tc>
        <w:tc>
          <w:tcPr>
            <w:tcW w:w="3000" w:type="dxa"/>
          </w:tcPr>
          <w:p w14:paraId="5D360940" w14:textId="77777777" w:rsidR="00B4288B" w:rsidRDefault="0010783A">
            <w:pPr>
              <w:pStyle w:val="KS2"/>
            </w:pPr>
            <w:r>
              <w:t>CarrierID</w:t>
            </w:r>
          </w:p>
        </w:tc>
        <w:tc>
          <w:tcPr>
            <w:tcW w:w="1150" w:type="dxa"/>
          </w:tcPr>
          <w:p w14:paraId="7D0DC885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14D28237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6ADA4109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캐리어를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51FDD3EE" w14:textId="77777777" w:rsidR="00B4288B" w:rsidRDefault="0010783A">
            <w:pPr>
              <w:pStyle w:val="KS2"/>
              <w:rPr>
                <w:ins w:id="2525" w:author="임픽스 검토" w:date="2026-10-12T04:00:00Z"/>
                <w:lang w:eastAsia="ko-KR"/>
              </w:rPr>
            </w:pPr>
            <w:ins w:id="252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캐리어</w:t>
              </w:r>
              <w:r>
                <w:rPr>
                  <w:lang w:eastAsia="ko-KR"/>
                </w:rPr>
                <w:t>(Carrier)</w:t>
              </w:r>
            </w:ins>
          </w:p>
        </w:tc>
      </w:tr>
      <w:tr w:rsidR="00B4288B" w14:paraId="5B43D717" w14:textId="77777777">
        <w:trPr>
          <w:cantSplit/>
          <w:jc w:val="center"/>
        </w:trPr>
        <w:tc>
          <w:tcPr>
            <w:tcW w:w="2100" w:type="dxa"/>
          </w:tcPr>
          <w:p w14:paraId="61B27706" w14:textId="77777777" w:rsidR="00B4288B" w:rsidRDefault="0010783A">
            <w:pPr>
              <w:pStyle w:val="KS2"/>
            </w:pPr>
            <w:r>
              <w:t>운행완료일시</w:t>
            </w:r>
          </w:p>
        </w:tc>
        <w:tc>
          <w:tcPr>
            <w:tcW w:w="3000" w:type="dxa"/>
          </w:tcPr>
          <w:p w14:paraId="168CFA46" w14:textId="77777777" w:rsidR="00B4288B" w:rsidRDefault="0010783A">
            <w:pPr>
              <w:pStyle w:val="KS2"/>
            </w:pPr>
            <w:r>
              <w:t>TransferEndDateTime</w:t>
            </w:r>
          </w:p>
        </w:tc>
        <w:tc>
          <w:tcPr>
            <w:tcW w:w="1150" w:type="dxa"/>
          </w:tcPr>
          <w:p w14:paraId="396A01C8" w14:textId="77777777" w:rsidR="00B4288B" w:rsidRDefault="0010783A">
            <w:pPr>
              <w:pStyle w:val="KS2"/>
              <w:jc w:val="center"/>
            </w:pPr>
            <w:r>
              <w:t>dateTime</w:t>
            </w:r>
          </w:p>
        </w:tc>
        <w:tc>
          <w:tcPr>
            <w:tcW w:w="1000" w:type="dxa"/>
          </w:tcPr>
          <w:p w14:paraId="32D331E5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6B2DE8AB" w14:textId="37E41E9A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운행을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일시</w:t>
            </w:r>
            <w:ins w:id="2527" w:author="임픽스 검토" w:date="2026-10-12T04:00:00Z">
              <w:r>
                <w:rPr>
                  <w:lang w:eastAsia="ko-KR"/>
                </w:rPr>
                <w:t>(KS X ISO 8601</w:t>
              </w:r>
              <w:r>
                <w:rPr>
                  <w:lang w:eastAsia="ko-KR"/>
                </w:rPr>
                <w:t>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따른다</w:t>
              </w:r>
              <w:r>
                <w:rPr>
                  <w:lang w:eastAsia="ko-KR"/>
                </w:rPr>
                <w:t>)</w:t>
              </w:r>
            </w:ins>
          </w:p>
        </w:tc>
      </w:tr>
      <w:tr w:rsidR="00B4288B" w14:paraId="30873058" w14:textId="77777777">
        <w:trPr>
          <w:cantSplit/>
          <w:jc w:val="center"/>
        </w:trPr>
        <w:tc>
          <w:tcPr>
            <w:tcW w:w="2100" w:type="dxa"/>
          </w:tcPr>
          <w:p w14:paraId="549F67A5" w14:textId="77777777" w:rsidR="00B4288B" w:rsidRDefault="0010783A">
            <w:pPr>
              <w:pStyle w:val="KS2"/>
            </w:pPr>
            <w:r>
              <w:t>목적지식별자</w:t>
            </w:r>
          </w:p>
        </w:tc>
        <w:tc>
          <w:tcPr>
            <w:tcW w:w="3000" w:type="dxa"/>
          </w:tcPr>
          <w:p w14:paraId="0257FA10" w14:textId="77777777" w:rsidR="00B4288B" w:rsidRDefault="0010783A">
            <w:pPr>
              <w:pStyle w:val="KS2"/>
            </w:pPr>
            <w:r>
              <w:t>DestinationID</w:t>
            </w:r>
          </w:p>
        </w:tc>
        <w:tc>
          <w:tcPr>
            <w:tcW w:w="1150" w:type="dxa"/>
          </w:tcPr>
          <w:p w14:paraId="0420F87B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7FE930CB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3001CFBA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로트가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도착할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목적지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508AE42B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>— OperationID(</w:t>
            </w:r>
            <w:r>
              <w:rPr>
                <w:lang w:eastAsia="ko-KR"/>
              </w:rPr>
              <w:t>공정식별자</w:t>
            </w:r>
            <w:r>
              <w:rPr>
                <w:lang w:eastAsia="ko-KR"/>
              </w:rPr>
              <w:t>), EquipmentID(</w:t>
            </w:r>
            <w:r>
              <w:rPr>
                <w:lang w:eastAsia="ko-KR"/>
              </w:rPr>
              <w:t>설비식별자</w:t>
            </w:r>
            <w:r>
              <w:rPr>
                <w:lang w:eastAsia="ko-KR"/>
              </w:rPr>
              <w:t>), StockerInventoryID(</w:t>
            </w:r>
            <w:r>
              <w:rPr>
                <w:lang w:eastAsia="ko-KR"/>
              </w:rPr>
              <w:t>저장소재공정보식별자</w:t>
            </w:r>
            <w:r>
              <w:rPr>
                <w:lang w:eastAsia="ko-KR"/>
              </w:rPr>
              <w:t xml:space="preserve">), </w:t>
            </w:r>
            <w:r>
              <w:rPr>
                <w:lang w:eastAsia="ko-KR"/>
              </w:rPr>
              <w:t>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특성에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따라</w:t>
            </w:r>
            <w:r>
              <w:rPr>
                <w:lang w:eastAsia="ko-KR"/>
              </w:rPr>
              <w:t xml:space="preserve"> EVENT </w:t>
            </w:r>
            <w:r>
              <w:rPr>
                <w:lang w:eastAsia="ko-KR"/>
              </w:rPr>
              <w:t>처리를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지정한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특정</w:t>
            </w:r>
            <w:r>
              <w:rPr>
                <w:lang w:eastAsia="ko-KR"/>
              </w:rPr>
              <w:t xml:space="preserve"> LocationID</w:t>
            </w:r>
          </w:p>
          <w:p w14:paraId="2A6DA235" w14:textId="27E07A1C" w:rsidR="00E43C25" w:rsidRDefault="0010783A">
            <w:pPr>
              <w:pStyle w:val="KS2"/>
              <w:rPr>
                <w:ins w:id="2528" w:author="임픽스 검토" w:date="2026-10-12T04:00:00Z"/>
                <w:lang w:eastAsia="ko-KR"/>
              </w:rPr>
            </w:pPr>
            <w:ins w:id="252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공정</w:t>
              </w:r>
              <w:r>
                <w:rPr>
                  <w:lang w:eastAsia="ko-KR"/>
                </w:rPr>
                <w:t xml:space="preserve">(Operation), </w:t>
              </w:r>
              <w:r>
                <w:rPr>
                  <w:lang w:eastAsia="ko-KR"/>
                </w:rPr>
                <w:t>설비</w:t>
              </w:r>
              <w:r>
                <w:rPr>
                  <w:lang w:eastAsia="ko-KR"/>
                </w:rPr>
                <w:t xml:space="preserve">(Equipment), </w:t>
              </w:r>
              <w:r>
                <w:rPr>
                  <w:lang w:eastAsia="ko-KR"/>
                </w:rPr>
                <w:t>저장소재공정보</w:t>
              </w:r>
              <w:r>
                <w:rPr>
                  <w:lang w:eastAsia="ko-KR"/>
                </w:rPr>
                <w:t xml:space="preserve">(StockerInventory) </w:t>
              </w:r>
              <w:r>
                <w:rPr>
                  <w:lang w:eastAsia="ko-KR"/>
                </w:rPr>
                <w:t>또는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캐리어</w:t>
              </w:r>
              <w:r>
                <w:rPr>
                  <w:lang w:eastAsia="ko-KR"/>
                </w:rPr>
                <w:t>(Carrier)</w:t>
              </w:r>
            </w:ins>
          </w:p>
          <w:p w14:paraId="7B60180A" w14:textId="7BA89D9A" w:rsidR="00B4288B" w:rsidRDefault="0010783A">
            <w:pPr>
              <w:pStyle w:val="KS2"/>
              <w:rPr>
                <w:ins w:id="2530" w:author="임픽스 검토" w:date="2026-10-12T04:00:00Z"/>
                <w:lang w:eastAsia="ko-KR"/>
              </w:rPr>
            </w:pPr>
            <w:ins w:id="253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값이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가리키는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명사는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목적지유형</w:t>
              </w:r>
              <w:r>
                <w:rPr>
                  <w:lang w:eastAsia="ko-KR"/>
                </w:rPr>
                <w:t>(DestinationType)</w:t>
              </w:r>
              <w:r>
                <w:rPr>
                  <w:lang w:eastAsia="ko-KR"/>
                </w:rPr>
                <w:t>으로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구분한다</w:t>
              </w:r>
            </w:ins>
          </w:p>
        </w:tc>
      </w:tr>
      <w:tr w:rsidR="00E43C25" w14:paraId="56A733A8" w14:textId="77777777">
        <w:trPr>
          <w:cantSplit/>
          <w:jc w:val="center"/>
          <w:ins w:id="2532" w:author="임픽스 검토" w:date="2026-10-12T04:00:00Z"/>
        </w:trPr>
        <w:tc>
          <w:tcPr>
            <w:tcW w:w="2100" w:type="dxa"/>
          </w:tcPr>
          <w:p w14:paraId="3168D2E8" w14:textId="7F347070" w:rsidR="00E43C25" w:rsidRPr="00524F0C" w:rsidRDefault="00E43C25" w:rsidP="00E43C25">
            <w:pPr>
              <w:pStyle w:val="KS2"/>
              <w:rPr>
                <w:ins w:id="2533" w:author="임픽스 검토" w:date="2026-10-12T04:00:00Z"/>
                <w:color w:val="000000" w:themeColor="text1"/>
                <w:lang w:eastAsia="ko-KR"/>
              </w:rPr>
            </w:pPr>
            <w:ins w:id="2534" w:author="임픽스 검토" w:date="2026-10-12T04:00:00Z">
              <w:r w:rsidRPr="00524F0C">
                <w:rPr>
                  <w:rFonts w:hint="eastAsia"/>
                  <w:color w:val="000000" w:themeColor="text1"/>
                  <w:lang w:eastAsia="ko-KR"/>
                </w:rPr>
                <w:t>목적지유형</w:t>
              </w:r>
            </w:ins>
          </w:p>
        </w:tc>
        <w:tc>
          <w:tcPr>
            <w:tcW w:w="3000" w:type="dxa"/>
          </w:tcPr>
          <w:p w14:paraId="1D6FD2EB" w14:textId="3DFF343C" w:rsidR="00E43C25" w:rsidRPr="00524F0C" w:rsidRDefault="00E43C25" w:rsidP="00E43C25">
            <w:pPr>
              <w:pStyle w:val="KS2"/>
              <w:rPr>
                <w:ins w:id="2535" w:author="임픽스 검토" w:date="2026-10-12T04:00:00Z"/>
                <w:color w:val="000000" w:themeColor="text1"/>
                <w:lang w:eastAsia="ko-KR"/>
              </w:rPr>
            </w:pPr>
            <w:ins w:id="2536" w:author="임픽스 검토" w:date="2026-10-12T04:00:00Z">
              <w:r w:rsidRPr="00524F0C">
                <w:rPr>
                  <w:rFonts w:hint="eastAsia"/>
                  <w:color w:val="000000" w:themeColor="text1"/>
                  <w:lang w:eastAsia="ko-KR"/>
                </w:rPr>
                <w:t>DestinationType</w:t>
              </w:r>
            </w:ins>
          </w:p>
        </w:tc>
        <w:tc>
          <w:tcPr>
            <w:tcW w:w="1150" w:type="dxa"/>
          </w:tcPr>
          <w:p w14:paraId="65FB4388" w14:textId="0283A4A3" w:rsidR="00E43C25" w:rsidRPr="00524F0C" w:rsidRDefault="00E43C25" w:rsidP="00E43C25">
            <w:pPr>
              <w:pStyle w:val="KS2"/>
              <w:jc w:val="center"/>
              <w:rPr>
                <w:ins w:id="2537" w:author="임픽스 검토" w:date="2026-10-12T04:00:00Z"/>
                <w:color w:val="000000" w:themeColor="text1"/>
                <w:lang w:eastAsia="ko-KR"/>
              </w:rPr>
            </w:pPr>
            <w:ins w:id="2538" w:author="임픽스 검토" w:date="2026-10-12T04:00:00Z">
              <w:r w:rsidRPr="00524F0C">
                <w:rPr>
                  <w:rFonts w:hint="eastAsia"/>
                  <w:color w:val="000000" w:themeColor="text1"/>
                  <w:lang w:eastAsia="ko-KR"/>
                </w:rPr>
                <w:t>enum</w:t>
              </w:r>
            </w:ins>
          </w:p>
        </w:tc>
        <w:tc>
          <w:tcPr>
            <w:tcW w:w="1000" w:type="dxa"/>
          </w:tcPr>
          <w:p w14:paraId="735AA127" w14:textId="0F4FB598" w:rsidR="00E43C25" w:rsidRPr="00524F0C" w:rsidRDefault="00E43C25" w:rsidP="00E43C25">
            <w:pPr>
              <w:pStyle w:val="KS2"/>
              <w:jc w:val="center"/>
              <w:rPr>
                <w:ins w:id="2539" w:author="임픽스 검토" w:date="2026-10-12T04:00:00Z"/>
                <w:color w:val="000000" w:themeColor="text1"/>
                <w:lang w:eastAsia="ko-KR"/>
              </w:rPr>
            </w:pPr>
            <w:ins w:id="2540" w:author="임픽스 검토" w:date="2026-10-12T04:00:00Z">
              <w:r w:rsidRPr="00524F0C">
                <w:rPr>
                  <w:rFonts w:hint="eastAsia"/>
                  <w:color w:val="000000" w:themeColor="text1"/>
                  <w:lang w:eastAsia="ko-KR"/>
                </w:rPr>
                <w:t>대상</w:t>
              </w:r>
            </w:ins>
          </w:p>
        </w:tc>
        <w:tc>
          <w:tcPr>
            <w:tcW w:w="6970" w:type="dxa"/>
          </w:tcPr>
          <w:p w14:paraId="7FF63A6B" w14:textId="77777777" w:rsidR="00E43C25" w:rsidRPr="00524F0C" w:rsidRDefault="00E43C25" w:rsidP="00E43C25">
            <w:pPr>
              <w:pStyle w:val="KS2"/>
              <w:rPr>
                <w:ins w:id="2541" w:author="임픽스 검토" w:date="2026-10-12T04:00:00Z"/>
                <w:color w:val="000000" w:themeColor="text1"/>
                <w:lang w:eastAsia="ko-KR"/>
              </w:rPr>
            </w:pPr>
            <w:ins w:id="2542" w:author="임픽스 검토" w:date="2026-10-12T04:00:00Z">
              <w:r w:rsidRPr="00524F0C">
                <w:rPr>
                  <w:color w:val="000000" w:themeColor="text1"/>
                  <w:lang w:eastAsia="ko-KR"/>
                </w:rPr>
                <w:t xml:space="preserve">— </w:t>
              </w:r>
              <w:r w:rsidRPr="00524F0C">
                <w:rPr>
                  <w:color w:val="000000" w:themeColor="text1"/>
                  <w:lang w:eastAsia="ko-KR"/>
                </w:rPr>
                <w:t>로트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>가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 xml:space="preserve"> 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>이동하여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 xml:space="preserve"> 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>도착할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 xml:space="preserve"> 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>목적지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 xml:space="preserve"> 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>유형</w:t>
              </w:r>
            </w:ins>
          </w:p>
          <w:p w14:paraId="242C268A" w14:textId="77777777" w:rsidR="00E43C25" w:rsidRPr="00524F0C" w:rsidRDefault="00E43C25" w:rsidP="00E43C25">
            <w:pPr>
              <w:pStyle w:val="KS2"/>
              <w:rPr>
                <w:ins w:id="2543" w:author="임픽스 검토" w:date="2026-10-12T04:00:00Z"/>
                <w:color w:val="000000" w:themeColor="text1"/>
                <w:lang w:eastAsia="ko-KR"/>
              </w:rPr>
            </w:pPr>
            <w:ins w:id="2544" w:author="임픽스 검토" w:date="2026-10-12T04:00:00Z">
              <w:r w:rsidRPr="00524F0C">
                <w:rPr>
                  <w:color w:val="000000" w:themeColor="text1"/>
                  <w:lang w:eastAsia="ko-KR"/>
                </w:rPr>
                <w:t xml:space="preserve">— 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>목적지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 xml:space="preserve"> 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>유형은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 xml:space="preserve"> 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>설비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 xml:space="preserve"> 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>포트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 xml:space="preserve">, 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>저장소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 xml:space="preserve">, 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>캐리어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 xml:space="preserve"> 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>등을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 xml:space="preserve"> 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>포함</w:t>
              </w:r>
            </w:ins>
          </w:p>
          <w:p w14:paraId="76E552D2" w14:textId="3E54096F" w:rsidR="00E43C25" w:rsidRPr="00524F0C" w:rsidRDefault="00E43C25" w:rsidP="00E43C25">
            <w:pPr>
              <w:pStyle w:val="KS2"/>
              <w:rPr>
                <w:ins w:id="2545" w:author="임픽스 검토" w:date="2026-10-12T04:00:00Z"/>
                <w:color w:val="000000" w:themeColor="text1"/>
                <w:lang w:eastAsia="ko-KR"/>
              </w:rPr>
            </w:pPr>
            <w:ins w:id="2546" w:author="임픽스 검토" w:date="2026-10-12T04:00:00Z">
              <w:r w:rsidRPr="00524F0C">
                <w:rPr>
                  <w:color w:val="000000" w:themeColor="text1"/>
                  <w:lang w:eastAsia="ko-KR"/>
                </w:rPr>
                <w:t xml:space="preserve">— 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>참조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 xml:space="preserve"> 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>대상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 xml:space="preserve">: 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>공통코드정보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>(CommonCodeMaster)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>의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 xml:space="preserve"> </w:t>
              </w:r>
              <w:r w:rsidRPr="00524F0C">
                <w:rPr>
                  <w:rFonts w:hint="eastAsia"/>
                  <w:color w:val="000000" w:themeColor="text1"/>
                  <w:lang w:eastAsia="ko-KR"/>
                </w:rPr>
                <w:t>코드</w:t>
              </w:r>
            </w:ins>
          </w:p>
        </w:tc>
      </w:tr>
      <w:tr w:rsidR="00E43C25" w14:paraId="04DE8F9C" w14:textId="77777777">
        <w:trPr>
          <w:cantSplit/>
          <w:jc w:val="center"/>
        </w:trPr>
        <w:tc>
          <w:tcPr>
            <w:tcW w:w="2100" w:type="dxa"/>
          </w:tcPr>
          <w:p w14:paraId="4D566B6C" w14:textId="77777777" w:rsidR="00E43C25" w:rsidRDefault="00E43C25" w:rsidP="00E43C25">
            <w:pPr>
              <w:pStyle w:val="KS2"/>
            </w:pPr>
            <w:r>
              <w:t>목적지명</w:t>
            </w:r>
          </w:p>
        </w:tc>
        <w:tc>
          <w:tcPr>
            <w:tcW w:w="3000" w:type="dxa"/>
          </w:tcPr>
          <w:p w14:paraId="0763E4B5" w14:textId="77777777" w:rsidR="00E43C25" w:rsidRDefault="00E43C25" w:rsidP="00E43C25">
            <w:pPr>
              <w:pStyle w:val="KS2"/>
            </w:pPr>
            <w:r>
              <w:t>DestinationName</w:t>
            </w:r>
          </w:p>
        </w:tc>
        <w:tc>
          <w:tcPr>
            <w:tcW w:w="1150" w:type="dxa"/>
          </w:tcPr>
          <w:p w14:paraId="1E499865" w14:textId="77777777" w:rsidR="00E43C25" w:rsidRDefault="00E43C25" w:rsidP="00E43C25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08682DB7" w14:textId="10FF0175" w:rsidR="00E43C25" w:rsidRDefault="00E43C25" w:rsidP="00E43C25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1FAE82D9" w14:textId="77777777" w:rsidR="00E43C25" w:rsidRDefault="00E43C25" w:rsidP="00E43C25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로트가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도착할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목적지의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명칭</w:t>
            </w:r>
          </w:p>
          <w:p w14:paraId="2DF80446" w14:textId="77777777" w:rsidR="00E43C25" w:rsidRDefault="00E43C25" w:rsidP="00E43C25">
            <w:pPr>
              <w:pStyle w:val="KS2"/>
              <w:rPr>
                <w:ins w:id="2547" w:author="임픽스 검토" w:date="2026-10-12T04:00:00Z"/>
                <w:lang w:eastAsia="ko-KR"/>
              </w:rPr>
            </w:pPr>
            <w:ins w:id="254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이동지시</w:t>
              </w:r>
              <w:r>
                <w:rPr>
                  <w:lang w:eastAsia="ko-KR"/>
                </w:rPr>
                <w:t>(TransferCommand.DestinationName)</w:t>
              </w:r>
            </w:ins>
          </w:p>
        </w:tc>
      </w:tr>
    </w:tbl>
    <w:p w14:paraId="6937FFCD" w14:textId="77777777" w:rsidR="00B4288B" w:rsidRDefault="00B4288B">
      <w:pPr>
        <w:spacing w:after="0" w:line="144" w:lineRule="auto"/>
        <w:rPr>
          <w:lang w:eastAsia="ko-KR"/>
        </w:rPr>
      </w:pPr>
    </w:p>
    <w:p w14:paraId="245D5B27" w14:textId="77777777" w:rsidR="00B4288B" w:rsidRDefault="0010783A">
      <w:pPr>
        <w:pStyle w:val="46"/>
        <w:rPr>
          <w:lang w:eastAsia="ko-KR"/>
        </w:rPr>
      </w:pPr>
      <w:r>
        <w:rPr>
          <w:lang w:eastAsia="ko-KR"/>
        </w:rPr>
        <w:t xml:space="preserve">7.4.6.8  </w:t>
      </w:r>
      <w:r>
        <w:rPr>
          <w:lang w:eastAsia="ko-KR"/>
        </w:rPr>
        <w:t>운송위치</w:t>
      </w:r>
      <w:r>
        <w:rPr>
          <w:lang w:eastAsia="ko-KR"/>
        </w:rPr>
        <w:t>(InTransitLocation)</w:t>
      </w:r>
    </w:p>
    <w:p w14:paraId="2C7EAE6D" w14:textId="7A088E0A" w:rsidR="00B4288B" w:rsidRDefault="0010783A">
      <w:pPr>
        <w:rPr>
          <w:lang w:eastAsia="ko-KR"/>
        </w:rPr>
      </w:pP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운송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보고한다</w:t>
      </w:r>
      <w:r>
        <w:rPr>
          <w:lang w:eastAsia="ko-KR"/>
        </w:rPr>
        <w:t xml:space="preserve">. </w:t>
      </w:r>
      <w:r>
        <w:rPr>
          <w:lang w:eastAsia="ko-KR"/>
        </w:rPr>
        <w:t>운송위치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2549" w:author="임픽스 검토" w:date="2026-10-12T04:00:00Z">
        <w:r>
          <w:rPr>
            <w:lang w:eastAsia="ko-KR"/>
          </w:rPr>
          <w:delText>48</w:delText>
        </w:r>
      </w:del>
      <w:ins w:id="2550" w:author="임픽스 검토" w:date="2026-10-12T04:00:00Z">
        <w:r>
          <w:rPr>
            <w:lang w:eastAsia="ko-KR"/>
          </w:rPr>
          <w:t>51</w:t>
        </w:r>
      </w:ins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12F65B79" w14:textId="37DB7892" w:rsidR="00B4288B" w:rsidRDefault="0010783A">
      <w:pPr>
        <w:pStyle w:val="KS"/>
        <w:rPr>
          <w:lang w:eastAsia="ko-KR"/>
        </w:rPr>
      </w:pPr>
      <w:commentRangeStart w:id="2551"/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2552" w:author="임픽스 검토" w:date="2026-10-12T04:00:00Z">
        <w:r>
          <w:rPr>
            <w:lang w:eastAsia="ko-KR"/>
          </w:rPr>
          <w:delText>48</w:delText>
        </w:r>
      </w:del>
      <w:ins w:id="2553" w:author="임픽스 검토" w:date="2026-10-12T04:00:00Z">
        <w:r>
          <w:rPr>
            <w:lang w:eastAsia="ko-KR"/>
          </w:rPr>
          <w:t>51</w:t>
        </w:r>
      </w:ins>
      <w:r>
        <w:rPr>
          <w:lang w:eastAsia="ko-KR"/>
        </w:rPr>
        <w:t xml:space="preserve"> — </w:t>
      </w:r>
      <w:r>
        <w:rPr>
          <w:lang w:eastAsia="ko-KR"/>
        </w:rPr>
        <w:t>운송위치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commentRangeEnd w:id="2551"/>
      <w:r>
        <w:rPr>
          <w:rStyle w:val="aff5"/>
          <w:sz w:val="20"/>
          <w:szCs w:val="22"/>
          <w:lang w:eastAsia="ko-KR"/>
        </w:rPr>
        <w:commentReference w:id="2551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39B61BA4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101FFC90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3628DE5B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58E70BD2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32BD4B0F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22F55B23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7FEC3663" w14:textId="77777777">
        <w:trPr>
          <w:cantSplit/>
          <w:jc w:val="center"/>
        </w:trPr>
        <w:tc>
          <w:tcPr>
            <w:tcW w:w="2100" w:type="dxa"/>
          </w:tcPr>
          <w:p w14:paraId="1A4F38D3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6C43ACC0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7B472121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72CEF808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090E2D4A" w14:textId="77777777" w:rsidR="00B4288B" w:rsidRDefault="00B4288B">
            <w:pPr>
              <w:pStyle w:val="KS2"/>
            </w:pPr>
          </w:p>
        </w:tc>
      </w:tr>
      <w:tr w:rsidR="00B4288B" w14:paraId="421A7822" w14:textId="77777777">
        <w:trPr>
          <w:cantSplit/>
          <w:jc w:val="center"/>
          <w:ins w:id="2554" w:author="임픽스 검토" w:date="2026-10-12T04:00:00Z"/>
        </w:trPr>
        <w:tc>
          <w:tcPr>
            <w:tcW w:w="2100" w:type="dxa"/>
          </w:tcPr>
          <w:p w14:paraId="137C3DAC" w14:textId="77777777" w:rsidR="00B4288B" w:rsidRDefault="0010783A">
            <w:pPr>
              <w:pStyle w:val="KS2"/>
              <w:rPr>
                <w:ins w:id="2555" w:author="임픽스 검토" w:date="2026-10-12T04:00:00Z"/>
              </w:rPr>
            </w:pPr>
            <w:ins w:id="2556" w:author="임픽스 검토" w:date="2026-10-12T04:00:00Z">
              <w:r>
                <w:t>운송위치식별자</w:t>
              </w:r>
            </w:ins>
          </w:p>
        </w:tc>
        <w:tc>
          <w:tcPr>
            <w:tcW w:w="3000" w:type="dxa"/>
          </w:tcPr>
          <w:p w14:paraId="20569AA5" w14:textId="77777777" w:rsidR="00B4288B" w:rsidRDefault="0010783A">
            <w:pPr>
              <w:pStyle w:val="KS2"/>
              <w:rPr>
                <w:ins w:id="2557" w:author="임픽스 검토" w:date="2026-10-12T04:00:00Z"/>
              </w:rPr>
            </w:pPr>
            <w:ins w:id="2558" w:author="임픽스 검토" w:date="2026-10-12T04:00:00Z">
              <w:r>
                <w:t>InTransitLocationID</w:t>
              </w:r>
            </w:ins>
          </w:p>
        </w:tc>
        <w:tc>
          <w:tcPr>
            <w:tcW w:w="1150" w:type="dxa"/>
          </w:tcPr>
          <w:p w14:paraId="35777765" w14:textId="77777777" w:rsidR="00B4288B" w:rsidRDefault="0010783A">
            <w:pPr>
              <w:pStyle w:val="KS2"/>
              <w:jc w:val="center"/>
              <w:rPr>
                <w:ins w:id="2559" w:author="임픽스 검토" w:date="2026-10-12T04:00:00Z"/>
              </w:rPr>
            </w:pPr>
            <w:ins w:id="2560" w:author="임픽스 검토" w:date="2026-10-12T04:00:00Z">
              <w:r>
                <w:t>ID</w:t>
              </w:r>
            </w:ins>
          </w:p>
        </w:tc>
        <w:tc>
          <w:tcPr>
            <w:tcW w:w="1000" w:type="dxa"/>
          </w:tcPr>
          <w:p w14:paraId="432C3429" w14:textId="77777777" w:rsidR="00B4288B" w:rsidRDefault="0010783A">
            <w:pPr>
              <w:pStyle w:val="KS2"/>
              <w:jc w:val="center"/>
              <w:rPr>
                <w:ins w:id="2561" w:author="임픽스 검토" w:date="2026-10-12T04:00:00Z"/>
              </w:rPr>
            </w:pPr>
            <w:ins w:id="2562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11D9D3E7" w14:textId="77777777" w:rsidR="00B4288B" w:rsidRDefault="0010783A">
            <w:pPr>
              <w:pStyle w:val="KS2"/>
              <w:rPr>
                <w:ins w:id="2563" w:author="임픽스 검토" w:date="2026-10-12T04:00:00Z"/>
                <w:lang w:eastAsia="ko-KR"/>
              </w:rPr>
            </w:pPr>
            <w:ins w:id="256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운송위치를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식별하기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위한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고유값</w:t>
              </w:r>
            </w:ins>
          </w:p>
          <w:p w14:paraId="6CA2F193" w14:textId="77777777" w:rsidR="00B4288B" w:rsidRDefault="0010783A">
            <w:pPr>
              <w:pStyle w:val="KS2"/>
              <w:rPr>
                <w:ins w:id="2565" w:author="임픽스 검토" w:date="2026-10-12T04:00:00Z"/>
                <w:lang w:eastAsia="ko-KR"/>
              </w:rPr>
            </w:pPr>
            <w:ins w:id="256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이벤트를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최초로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발생시킨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시스템이</w:t>
              </w:r>
              <w:r>
                <w:rPr>
                  <w:lang w:eastAsia="ko-KR"/>
                </w:rPr>
                <w:t xml:space="preserve"> GUID </w:t>
              </w:r>
              <w:r>
                <w:rPr>
                  <w:lang w:eastAsia="ko-KR"/>
                </w:rPr>
                <w:t>형식으로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부여하며</w:t>
              </w:r>
              <w:r>
                <w:rPr>
                  <w:lang w:eastAsia="ko-KR"/>
                </w:rPr>
                <w:t>, BOD</w:t>
              </w:r>
              <w:r>
                <w:rPr>
                  <w:lang w:eastAsia="ko-KR"/>
                </w:rPr>
                <w:t>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최초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송신한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경우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해당</w:t>
              </w:r>
              <w:r>
                <w:rPr>
                  <w:lang w:eastAsia="ko-KR"/>
                </w:rPr>
                <w:t xml:space="preserve"> BOD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BODID</w:t>
              </w:r>
              <w:r>
                <w:rPr>
                  <w:lang w:eastAsia="ko-KR"/>
                </w:rPr>
                <w:t>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식별자로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사용할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있음</w:t>
              </w:r>
              <w:r>
                <w:rPr>
                  <w:lang w:eastAsia="ko-KR"/>
                </w:rPr>
                <w:t>(7.1)</w:t>
              </w:r>
            </w:ins>
          </w:p>
        </w:tc>
      </w:tr>
      <w:tr w:rsidR="00B4288B" w14:paraId="1AC60A80" w14:textId="77777777">
        <w:trPr>
          <w:cantSplit/>
          <w:jc w:val="center"/>
        </w:trPr>
        <w:tc>
          <w:tcPr>
            <w:tcW w:w="2100" w:type="dxa"/>
          </w:tcPr>
          <w:p w14:paraId="23EF713F" w14:textId="77777777" w:rsidR="00B4288B" w:rsidRDefault="0010783A">
            <w:pPr>
              <w:pStyle w:val="KS2"/>
            </w:pPr>
            <w:r>
              <w:t>이동지시식별자</w:t>
            </w:r>
          </w:p>
        </w:tc>
        <w:tc>
          <w:tcPr>
            <w:tcW w:w="3000" w:type="dxa"/>
          </w:tcPr>
          <w:p w14:paraId="33D84C56" w14:textId="77777777" w:rsidR="00B4288B" w:rsidRDefault="0010783A">
            <w:pPr>
              <w:pStyle w:val="KS2"/>
            </w:pPr>
            <w:r>
              <w:t>TransferCommandID</w:t>
            </w:r>
          </w:p>
        </w:tc>
        <w:tc>
          <w:tcPr>
            <w:tcW w:w="1150" w:type="dxa"/>
          </w:tcPr>
          <w:p w14:paraId="0BF55FE7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5F6CE088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6EEEA369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이동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유형에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이동지시를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53FFE376" w14:textId="77777777" w:rsidR="00B4288B" w:rsidRDefault="0010783A">
            <w:pPr>
              <w:pStyle w:val="KS2"/>
              <w:rPr>
                <w:ins w:id="2567" w:author="임픽스 검토" w:date="2026-10-12T04:00:00Z"/>
              </w:rPr>
            </w:pPr>
            <w:ins w:id="2568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이동지시</w:t>
              </w:r>
              <w:r>
                <w:t>(TransferCommand)</w:t>
              </w:r>
            </w:ins>
          </w:p>
        </w:tc>
      </w:tr>
      <w:tr w:rsidR="00B4288B" w14:paraId="3668472E" w14:textId="77777777">
        <w:trPr>
          <w:cantSplit/>
          <w:jc w:val="center"/>
        </w:trPr>
        <w:tc>
          <w:tcPr>
            <w:tcW w:w="2100" w:type="dxa"/>
          </w:tcPr>
          <w:p w14:paraId="3A8D81CE" w14:textId="77777777" w:rsidR="00B4288B" w:rsidRDefault="0010783A">
            <w:pPr>
              <w:pStyle w:val="KS2"/>
            </w:pPr>
            <w:r>
              <w:t>로트식별자</w:t>
            </w:r>
          </w:p>
        </w:tc>
        <w:tc>
          <w:tcPr>
            <w:tcW w:w="3000" w:type="dxa"/>
          </w:tcPr>
          <w:p w14:paraId="61B9833E" w14:textId="77777777" w:rsidR="00B4288B" w:rsidRDefault="0010783A">
            <w:pPr>
              <w:pStyle w:val="KS2"/>
            </w:pPr>
            <w:r>
              <w:t>LotID</w:t>
            </w:r>
          </w:p>
        </w:tc>
        <w:tc>
          <w:tcPr>
            <w:tcW w:w="1150" w:type="dxa"/>
          </w:tcPr>
          <w:p w14:paraId="24ECBF56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2975099B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09FE3E1A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로트를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79A12729" w14:textId="77777777" w:rsidR="00B4288B" w:rsidRDefault="0010783A">
            <w:pPr>
              <w:pStyle w:val="KS2"/>
              <w:rPr>
                <w:ins w:id="2569" w:author="임픽스 검토" w:date="2026-10-12T04:00:00Z"/>
              </w:rPr>
            </w:pPr>
            <w:ins w:id="2570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로트</w:t>
              </w:r>
              <w:r>
                <w:t>(Lot)</w:t>
              </w:r>
            </w:ins>
          </w:p>
        </w:tc>
      </w:tr>
      <w:tr w:rsidR="00B4288B" w14:paraId="0F6ED84F" w14:textId="77777777">
        <w:trPr>
          <w:cantSplit/>
          <w:jc w:val="center"/>
        </w:trPr>
        <w:tc>
          <w:tcPr>
            <w:tcW w:w="2100" w:type="dxa"/>
          </w:tcPr>
          <w:p w14:paraId="597F9024" w14:textId="77777777" w:rsidR="00B4288B" w:rsidRDefault="0010783A">
            <w:pPr>
              <w:pStyle w:val="KS2"/>
            </w:pPr>
            <w:r>
              <w:t>로트명</w:t>
            </w:r>
          </w:p>
        </w:tc>
        <w:tc>
          <w:tcPr>
            <w:tcW w:w="3000" w:type="dxa"/>
          </w:tcPr>
          <w:p w14:paraId="0DC9AC84" w14:textId="77777777" w:rsidR="00B4288B" w:rsidRDefault="0010783A">
            <w:pPr>
              <w:pStyle w:val="KS2"/>
            </w:pPr>
            <w:r>
              <w:t>LotName</w:t>
            </w:r>
          </w:p>
        </w:tc>
        <w:tc>
          <w:tcPr>
            <w:tcW w:w="1150" w:type="dxa"/>
          </w:tcPr>
          <w:p w14:paraId="0CEC0BF6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5693A532" w14:textId="5B5F2F74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79355E48" w14:textId="77777777" w:rsidR="00B4288B" w:rsidRDefault="0010783A">
            <w:pPr>
              <w:pStyle w:val="KS2"/>
            </w:pPr>
            <w:r>
              <w:t xml:space="preserve">— </w:t>
            </w:r>
            <w:r>
              <w:t>로트</w:t>
            </w:r>
            <w:r>
              <w:t xml:space="preserve"> </w:t>
            </w:r>
            <w:r>
              <w:t>명칭</w:t>
            </w:r>
          </w:p>
          <w:p w14:paraId="0C7F8134" w14:textId="77777777" w:rsidR="00B4288B" w:rsidRDefault="0010783A">
            <w:pPr>
              <w:pStyle w:val="KS2"/>
              <w:rPr>
                <w:ins w:id="2571" w:author="임픽스 검토" w:date="2026-10-12T04:00:00Z"/>
              </w:rPr>
            </w:pPr>
            <w:ins w:id="2572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로트</w:t>
              </w:r>
              <w:r>
                <w:t>(Lot.LotName)</w:t>
              </w:r>
            </w:ins>
          </w:p>
        </w:tc>
      </w:tr>
      <w:tr w:rsidR="00B4288B" w14:paraId="3C86D58A" w14:textId="77777777">
        <w:trPr>
          <w:cantSplit/>
          <w:jc w:val="center"/>
        </w:trPr>
        <w:tc>
          <w:tcPr>
            <w:tcW w:w="2100" w:type="dxa"/>
          </w:tcPr>
          <w:p w14:paraId="2A6D14C2" w14:textId="77777777" w:rsidR="00B4288B" w:rsidRDefault="0010783A">
            <w:pPr>
              <w:pStyle w:val="KS2"/>
            </w:pPr>
            <w:r>
              <w:t>로트설명</w:t>
            </w:r>
          </w:p>
        </w:tc>
        <w:tc>
          <w:tcPr>
            <w:tcW w:w="3000" w:type="dxa"/>
          </w:tcPr>
          <w:p w14:paraId="35C229F3" w14:textId="77777777" w:rsidR="00B4288B" w:rsidRDefault="0010783A">
            <w:pPr>
              <w:pStyle w:val="KS2"/>
            </w:pPr>
            <w:r>
              <w:t>LotDescription</w:t>
            </w:r>
          </w:p>
        </w:tc>
        <w:tc>
          <w:tcPr>
            <w:tcW w:w="1150" w:type="dxa"/>
          </w:tcPr>
          <w:p w14:paraId="74D01016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6D0620C3" w14:textId="48C6B248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1F23D3F3" w14:textId="77777777" w:rsidR="00B4288B" w:rsidRDefault="0010783A">
            <w:pPr>
              <w:pStyle w:val="KS2"/>
            </w:pPr>
            <w:r>
              <w:t xml:space="preserve">— </w:t>
            </w:r>
            <w:r>
              <w:t>로트</w:t>
            </w:r>
            <w:r>
              <w:t xml:space="preserve"> </w:t>
            </w:r>
            <w:r>
              <w:t>설명</w:t>
            </w:r>
            <w:r>
              <w:t xml:space="preserve"> </w:t>
            </w:r>
            <w:r>
              <w:t>정보</w:t>
            </w:r>
          </w:p>
          <w:p w14:paraId="128C5AFF" w14:textId="77777777" w:rsidR="00B4288B" w:rsidRDefault="0010783A">
            <w:pPr>
              <w:pStyle w:val="KS2"/>
              <w:rPr>
                <w:ins w:id="2573" w:author="임픽스 검토" w:date="2026-10-12T04:00:00Z"/>
              </w:rPr>
            </w:pPr>
            <w:ins w:id="2574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로트</w:t>
              </w:r>
              <w:r>
                <w:t>(Lot.LotDescription)</w:t>
              </w:r>
            </w:ins>
          </w:p>
        </w:tc>
      </w:tr>
      <w:tr w:rsidR="003168E1" w14:paraId="7E32A207" w14:textId="77777777">
        <w:trPr>
          <w:cantSplit/>
          <w:jc w:val="center"/>
          <w:del w:id="2575" w:author="임픽스 검토" w:date="2026-10-12T04:00:00Z"/>
        </w:trPr>
        <w:tc>
          <w:tcPr>
            <w:tcW w:w="2100" w:type="dxa"/>
          </w:tcPr>
          <w:p w14:paraId="2D8B9778" w14:textId="77777777" w:rsidR="003168E1" w:rsidRDefault="00000000">
            <w:pPr>
              <w:pStyle w:val="KS2"/>
            </w:pPr>
            <w:del w:id="2576" w:author="임픽스 검토" w:date="2026-10-12T04:00:00Z">
              <w:r>
                <w:delText>공장식별자</w:delText>
              </w:r>
            </w:del>
          </w:p>
        </w:tc>
        <w:tc>
          <w:tcPr>
            <w:tcW w:w="3000" w:type="dxa"/>
          </w:tcPr>
          <w:p w14:paraId="5F3E9E39" w14:textId="77777777" w:rsidR="003168E1" w:rsidRDefault="00000000">
            <w:pPr>
              <w:pStyle w:val="KS2"/>
            </w:pPr>
            <w:del w:id="2577" w:author="임픽스 검토" w:date="2026-10-12T04:00:00Z">
              <w:r>
                <w:delText>PlantID</w:delText>
              </w:r>
            </w:del>
          </w:p>
        </w:tc>
        <w:tc>
          <w:tcPr>
            <w:tcW w:w="1150" w:type="dxa"/>
          </w:tcPr>
          <w:p w14:paraId="0048E36D" w14:textId="77777777" w:rsidR="003168E1" w:rsidRDefault="00000000">
            <w:pPr>
              <w:pStyle w:val="KS2"/>
              <w:jc w:val="center"/>
            </w:pPr>
            <w:del w:id="2578" w:author="임픽스 검토" w:date="2026-10-12T04:00:00Z">
              <w:r>
                <w:delText>IDREF</w:delText>
              </w:r>
            </w:del>
          </w:p>
        </w:tc>
        <w:tc>
          <w:tcPr>
            <w:tcW w:w="1000" w:type="dxa"/>
          </w:tcPr>
          <w:p w14:paraId="07498399" w14:textId="77777777" w:rsidR="003168E1" w:rsidRDefault="00000000">
            <w:pPr>
              <w:pStyle w:val="KS2"/>
              <w:jc w:val="center"/>
            </w:pPr>
            <w:del w:id="2579" w:author="임픽스 검토" w:date="2026-10-12T04:00:00Z">
              <w:r>
                <w:delText>대상</w:delText>
              </w:r>
            </w:del>
          </w:p>
        </w:tc>
        <w:tc>
          <w:tcPr>
            <w:tcW w:w="6970" w:type="dxa"/>
          </w:tcPr>
          <w:p w14:paraId="2A4A4480" w14:textId="77777777" w:rsidR="003168E1" w:rsidRDefault="00000000">
            <w:pPr>
              <w:pStyle w:val="KS2"/>
              <w:rPr>
                <w:lang w:eastAsia="ko-KR"/>
              </w:rPr>
            </w:pPr>
            <w:del w:id="2580" w:author="임픽스 검토" w:date="2026-10-12T04:00:00Z">
              <w:r>
                <w:rPr>
                  <w:lang w:eastAsia="ko-KR"/>
                </w:rPr>
                <w:delText xml:space="preserve">— </w:delText>
              </w:r>
              <w:r>
                <w:rPr>
                  <w:lang w:eastAsia="ko-KR"/>
                </w:rPr>
                <w:delText>공장의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고유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식별값</w:delText>
              </w:r>
            </w:del>
          </w:p>
        </w:tc>
      </w:tr>
      <w:tr w:rsidR="00B4288B" w14:paraId="497934C7" w14:textId="77777777">
        <w:trPr>
          <w:cantSplit/>
          <w:jc w:val="center"/>
        </w:trPr>
        <w:tc>
          <w:tcPr>
            <w:tcW w:w="2100" w:type="dxa"/>
          </w:tcPr>
          <w:p w14:paraId="5EED2F16" w14:textId="77777777" w:rsidR="00B4288B" w:rsidRDefault="0010783A">
            <w:pPr>
              <w:pStyle w:val="KS2"/>
            </w:pPr>
            <w:r>
              <w:t>캐리어식별자</w:t>
            </w:r>
          </w:p>
        </w:tc>
        <w:tc>
          <w:tcPr>
            <w:tcW w:w="3000" w:type="dxa"/>
          </w:tcPr>
          <w:p w14:paraId="4C344C63" w14:textId="77777777" w:rsidR="00B4288B" w:rsidRDefault="0010783A">
            <w:pPr>
              <w:pStyle w:val="KS2"/>
            </w:pPr>
            <w:r>
              <w:t>CarrierID</w:t>
            </w:r>
          </w:p>
        </w:tc>
        <w:tc>
          <w:tcPr>
            <w:tcW w:w="1150" w:type="dxa"/>
          </w:tcPr>
          <w:p w14:paraId="0D63534D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367F6293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4FF584AF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캐리어를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18EFFAE7" w14:textId="77777777" w:rsidR="00B4288B" w:rsidRDefault="0010783A">
            <w:pPr>
              <w:pStyle w:val="KS2"/>
              <w:rPr>
                <w:ins w:id="2581" w:author="임픽스 검토" w:date="2026-10-12T04:00:00Z"/>
                <w:lang w:eastAsia="ko-KR"/>
              </w:rPr>
            </w:pPr>
            <w:ins w:id="258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캐리어</w:t>
              </w:r>
              <w:r>
                <w:rPr>
                  <w:lang w:eastAsia="ko-KR"/>
                </w:rPr>
                <w:t>(Carrier)</w:t>
              </w:r>
            </w:ins>
          </w:p>
        </w:tc>
      </w:tr>
      <w:tr w:rsidR="00B4288B" w14:paraId="2886B598" w14:textId="77777777">
        <w:trPr>
          <w:cantSplit/>
          <w:jc w:val="center"/>
        </w:trPr>
        <w:tc>
          <w:tcPr>
            <w:tcW w:w="2100" w:type="dxa"/>
          </w:tcPr>
          <w:p w14:paraId="49EA8D5C" w14:textId="77777777" w:rsidR="00B4288B" w:rsidRDefault="0010783A">
            <w:pPr>
              <w:pStyle w:val="KS2"/>
            </w:pPr>
            <w:r>
              <w:t>현재위치</w:t>
            </w:r>
          </w:p>
        </w:tc>
        <w:tc>
          <w:tcPr>
            <w:tcW w:w="3000" w:type="dxa"/>
          </w:tcPr>
          <w:p w14:paraId="463DDECF" w14:textId="77777777" w:rsidR="00B4288B" w:rsidRDefault="0010783A">
            <w:pPr>
              <w:pStyle w:val="KS2"/>
            </w:pPr>
            <w:r>
              <w:t>CurrentLocation</w:t>
            </w:r>
          </w:p>
        </w:tc>
        <w:tc>
          <w:tcPr>
            <w:tcW w:w="1150" w:type="dxa"/>
          </w:tcPr>
          <w:p w14:paraId="4E99839D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725B04C2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28D287CE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로트가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위치하는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</w:t>
            </w:r>
          </w:p>
          <w:p w14:paraId="2FB0B118" w14:textId="77777777" w:rsidR="00B4288B" w:rsidRDefault="0010783A">
            <w:pPr>
              <w:pStyle w:val="KS2"/>
            </w:pPr>
            <w:r>
              <w:t>— OperationID(</w:t>
            </w:r>
            <w:r>
              <w:t>공정식별자</w:t>
            </w:r>
            <w:r>
              <w:t>), EquipmentID(</w:t>
            </w:r>
            <w:r>
              <w:t>설비식별자</w:t>
            </w:r>
            <w:r>
              <w:t>), StockerInventoryID(</w:t>
            </w:r>
            <w:r>
              <w:t>저장소재공정보식별자</w:t>
            </w:r>
            <w:r>
              <w:t xml:space="preserve">), </w:t>
            </w:r>
            <w:r>
              <w:t>그</w:t>
            </w:r>
            <w:r>
              <w:t xml:space="preserve"> </w:t>
            </w:r>
            <w:r>
              <w:t>외</w:t>
            </w:r>
            <w:r>
              <w:t xml:space="preserve"> </w:t>
            </w:r>
            <w:r>
              <w:t>각</w:t>
            </w:r>
            <w:r>
              <w:t xml:space="preserve"> </w:t>
            </w:r>
            <w:r>
              <w:t>공장</w:t>
            </w:r>
            <w:r>
              <w:t xml:space="preserve"> </w:t>
            </w:r>
            <w:r>
              <w:t>특성에</w:t>
            </w:r>
            <w:r>
              <w:t xml:space="preserve"> </w:t>
            </w:r>
            <w:r>
              <w:t>따라</w:t>
            </w:r>
            <w:r>
              <w:t xml:space="preserve"> EVENT </w:t>
            </w:r>
            <w:r>
              <w:t>처리를</w:t>
            </w:r>
            <w:r>
              <w:t xml:space="preserve"> </w:t>
            </w:r>
            <w:r>
              <w:t>위해</w:t>
            </w:r>
            <w:r>
              <w:t xml:space="preserve"> </w:t>
            </w:r>
            <w:r>
              <w:t>지정한</w:t>
            </w:r>
            <w:r>
              <w:t xml:space="preserve"> </w:t>
            </w:r>
            <w:r>
              <w:t>특정</w:t>
            </w:r>
            <w:r>
              <w:t xml:space="preserve"> LocationID</w:t>
            </w:r>
          </w:p>
        </w:tc>
      </w:tr>
    </w:tbl>
    <w:p w14:paraId="52F153D2" w14:textId="77777777" w:rsidR="00B4288B" w:rsidRDefault="00B4288B">
      <w:pPr>
        <w:spacing w:after="0" w:line="144" w:lineRule="auto"/>
      </w:pPr>
    </w:p>
    <w:p w14:paraId="0F2983B2" w14:textId="77777777" w:rsidR="00B4288B" w:rsidRDefault="0010783A">
      <w:pPr>
        <w:pStyle w:val="46"/>
      </w:pPr>
      <w:r>
        <w:t xml:space="preserve">7.4.6.9  </w:t>
      </w:r>
      <w:r>
        <w:t>설비상태</w:t>
      </w:r>
      <w:r>
        <w:t>(EquipmentState)</w:t>
      </w:r>
    </w:p>
    <w:p w14:paraId="46AE066D" w14:textId="075D29EB" w:rsidR="00B4288B" w:rsidRDefault="0010783A">
      <w:pPr>
        <w:rPr>
          <w:lang w:eastAsia="ko-KR"/>
        </w:rPr>
      </w:pPr>
      <w:r>
        <w:rPr>
          <w:lang w:eastAsia="ko-KR"/>
        </w:rPr>
        <w:t>설비의</w:t>
      </w:r>
      <w:r>
        <w:rPr>
          <w:lang w:eastAsia="ko-KR"/>
        </w:rPr>
        <w:t xml:space="preserve"> </w:t>
      </w:r>
      <w:r>
        <w:rPr>
          <w:lang w:eastAsia="ko-KR"/>
        </w:rPr>
        <w:t>상태가</w:t>
      </w:r>
      <w:r>
        <w:rPr>
          <w:lang w:eastAsia="ko-KR"/>
        </w:rPr>
        <w:t xml:space="preserve"> </w:t>
      </w:r>
      <w:r>
        <w:rPr>
          <w:lang w:eastAsia="ko-KR"/>
        </w:rPr>
        <w:t>변경될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보고한다</w:t>
      </w:r>
      <w:r>
        <w:rPr>
          <w:lang w:eastAsia="ko-KR"/>
        </w:rPr>
        <w:t xml:space="preserve">. </w:t>
      </w:r>
      <w:r>
        <w:rPr>
          <w:lang w:eastAsia="ko-KR"/>
        </w:rPr>
        <w:t>설비상태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2583" w:author="임픽스 검토" w:date="2026-10-12T04:00:00Z">
        <w:r>
          <w:rPr>
            <w:lang w:eastAsia="ko-KR"/>
          </w:rPr>
          <w:delText>49</w:delText>
        </w:r>
      </w:del>
      <w:ins w:id="2584" w:author="임픽스 검토" w:date="2026-10-12T04:00:00Z">
        <w:r>
          <w:rPr>
            <w:lang w:eastAsia="ko-KR"/>
          </w:rPr>
          <w:t>52</w:t>
        </w:r>
      </w:ins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1D39575F" w14:textId="3CE41EB7" w:rsidR="00B4288B" w:rsidRDefault="0010783A">
      <w:pPr>
        <w:pStyle w:val="KS"/>
        <w:rPr>
          <w:lang w:eastAsia="ko-KR"/>
        </w:rPr>
      </w:pPr>
      <w:commentRangeStart w:id="2585"/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2586" w:author="임픽스 검토" w:date="2026-10-12T04:00:00Z">
        <w:r>
          <w:rPr>
            <w:lang w:eastAsia="ko-KR"/>
          </w:rPr>
          <w:delText>49</w:delText>
        </w:r>
      </w:del>
      <w:ins w:id="2587" w:author="임픽스 검토" w:date="2026-10-12T04:00:00Z">
        <w:r>
          <w:rPr>
            <w:lang w:eastAsia="ko-KR"/>
          </w:rPr>
          <w:t>52</w:t>
        </w:r>
      </w:ins>
      <w:r>
        <w:rPr>
          <w:lang w:eastAsia="ko-KR"/>
        </w:rPr>
        <w:t xml:space="preserve"> — </w:t>
      </w:r>
      <w:r>
        <w:rPr>
          <w:lang w:eastAsia="ko-KR"/>
        </w:rPr>
        <w:t>설비상태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commentRangeEnd w:id="2585"/>
      <w:r>
        <w:rPr>
          <w:rStyle w:val="aff5"/>
          <w:sz w:val="20"/>
          <w:szCs w:val="22"/>
          <w:lang w:eastAsia="ko-KR"/>
        </w:rPr>
        <w:commentReference w:id="2585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7BFD1B69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3BD98DD6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242318AB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71762E5C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5DDD823F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15DA8A6C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0A1AA458" w14:textId="77777777">
        <w:trPr>
          <w:cantSplit/>
          <w:jc w:val="center"/>
        </w:trPr>
        <w:tc>
          <w:tcPr>
            <w:tcW w:w="2100" w:type="dxa"/>
          </w:tcPr>
          <w:p w14:paraId="3811849B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1318F2B9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3F245077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6F2FB3FA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14187A5B" w14:textId="77777777" w:rsidR="00B4288B" w:rsidRDefault="00B4288B">
            <w:pPr>
              <w:pStyle w:val="KS2"/>
            </w:pPr>
          </w:p>
        </w:tc>
      </w:tr>
      <w:tr w:rsidR="00B4288B" w14:paraId="152B6F26" w14:textId="77777777">
        <w:trPr>
          <w:cantSplit/>
          <w:jc w:val="center"/>
          <w:ins w:id="2588" w:author="임픽스 검토" w:date="2026-10-12T04:00:00Z"/>
        </w:trPr>
        <w:tc>
          <w:tcPr>
            <w:tcW w:w="2100" w:type="dxa"/>
          </w:tcPr>
          <w:p w14:paraId="584C0758" w14:textId="77777777" w:rsidR="00B4288B" w:rsidRDefault="0010783A">
            <w:pPr>
              <w:pStyle w:val="KS2"/>
              <w:rPr>
                <w:ins w:id="2589" w:author="임픽스 검토" w:date="2026-10-12T04:00:00Z"/>
              </w:rPr>
            </w:pPr>
            <w:ins w:id="2590" w:author="임픽스 검토" w:date="2026-10-12T04:00:00Z">
              <w:r>
                <w:t>설비상태식별자</w:t>
              </w:r>
            </w:ins>
          </w:p>
        </w:tc>
        <w:tc>
          <w:tcPr>
            <w:tcW w:w="3000" w:type="dxa"/>
          </w:tcPr>
          <w:p w14:paraId="77C29D59" w14:textId="77777777" w:rsidR="00B4288B" w:rsidRDefault="0010783A">
            <w:pPr>
              <w:pStyle w:val="KS2"/>
              <w:rPr>
                <w:ins w:id="2591" w:author="임픽스 검토" w:date="2026-10-12T04:00:00Z"/>
              </w:rPr>
            </w:pPr>
            <w:ins w:id="2592" w:author="임픽스 검토" w:date="2026-10-12T04:00:00Z">
              <w:r>
                <w:t>EquipmentStateID</w:t>
              </w:r>
            </w:ins>
          </w:p>
        </w:tc>
        <w:tc>
          <w:tcPr>
            <w:tcW w:w="1150" w:type="dxa"/>
          </w:tcPr>
          <w:p w14:paraId="001B4C22" w14:textId="77777777" w:rsidR="00B4288B" w:rsidRDefault="0010783A">
            <w:pPr>
              <w:pStyle w:val="KS2"/>
              <w:jc w:val="center"/>
              <w:rPr>
                <w:ins w:id="2593" w:author="임픽스 검토" w:date="2026-10-12T04:00:00Z"/>
              </w:rPr>
            </w:pPr>
            <w:ins w:id="2594" w:author="임픽스 검토" w:date="2026-10-12T04:00:00Z">
              <w:r>
                <w:t>ID</w:t>
              </w:r>
            </w:ins>
          </w:p>
        </w:tc>
        <w:tc>
          <w:tcPr>
            <w:tcW w:w="1000" w:type="dxa"/>
          </w:tcPr>
          <w:p w14:paraId="32445DF0" w14:textId="77777777" w:rsidR="00B4288B" w:rsidRDefault="0010783A">
            <w:pPr>
              <w:pStyle w:val="KS2"/>
              <w:jc w:val="center"/>
              <w:rPr>
                <w:ins w:id="2595" w:author="임픽스 검토" w:date="2026-10-12T04:00:00Z"/>
              </w:rPr>
            </w:pPr>
            <w:ins w:id="2596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03D492C4" w14:textId="77777777" w:rsidR="00B4288B" w:rsidRDefault="0010783A">
            <w:pPr>
              <w:pStyle w:val="KS2"/>
              <w:rPr>
                <w:ins w:id="2597" w:author="임픽스 검토" w:date="2026-10-12T04:00:00Z"/>
                <w:lang w:eastAsia="ko-KR"/>
              </w:rPr>
            </w:pPr>
            <w:ins w:id="259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설비상태를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식별하기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위한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고유값</w:t>
              </w:r>
            </w:ins>
          </w:p>
          <w:p w14:paraId="0D0F0B26" w14:textId="77777777" w:rsidR="00B4288B" w:rsidRDefault="0010783A">
            <w:pPr>
              <w:pStyle w:val="KS2"/>
              <w:rPr>
                <w:ins w:id="2599" w:author="임픽스 검토" w:date="2026-10-12T04:00:00Z"/>
                <w:lang w:eastAsia="ko-KR"/>
              </w:rPr>
            </w:pPr>
            <w:ins w:id="260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이벤트를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최초로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발생시킨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시스템이</w:t>
              </w:r>
              <w:r>
                <w:rPr>
                  <w:lang w:eastAsia="ko-KR"/>
                </w:rPr>
                <w:t xml:space="preserve"> GUID </w:t>
              </w:r>
              <w:r>
                <w:rPr>
                  <w:lang w:eastAsia="ko-KR"/>
                </w:rPr>
                <w:t>형식으로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부여하며</w:t>
              </w:r>
              <w:r>
                <w:rPr>
                  <w:lang w:eastAsia="ko-KR"/>
                </w:rPr>
                <w:t>, BOD</w:t>
              </w:r>
              <w:r>
                <w:rPr>
                  <w:lang w:eastAsia="ko-KR"/>
                </w:rPr>
                <w:t>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최초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송신한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경우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해당</w:t>
              </w:r>
              <w:r>
                <w:rPr>
                  <w:lang w:eastAsia="ko-KR"/>
                </w:rPr>
                <w:t xml:space="preserve"> BOD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BODID</w:t>
              </w:r>
              <w:r>
                <w:rPr>
                  <w:lang w:eastAsia="ko-KR"/>
                </w:rPr>
                <w:t>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식별자로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사용할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있음</w:t>
              </w:r>
              <w:r>
                <w:rPr>
                  <w:lang w:eastAsia="ko-KR"/>
                </w:rPr>
                <w:t>(7.1)</w:t>
              </w:r>
            </w:ins>
          </w:p>
        </w:tc>
      </w:tr>
      <w:tr w:rsidR="00B4288B" w14:paraId="207ADDD8" w14:textId="77777777">
        <w:trPr>
          <w:cantSplit/>
          <w:jc w:val="center"/>
        </w:trPr>
        <w:tc>
          <w:tcPr>
            <w:tcW w:w="2100" w:type="dxa"/>
          </w:tcPr>
          <w:p w14:paraId="3B1F68AF" w14:textId="77777777" w:rsidR="00B4288B" w:rsidRDefault="0010783A">
            <w:pPr>
              <w:pStyle w:val="KS2"/>
            </w:pPr>
            <w:r>
              <w:t>설비식별자</w:t>
            </w:r>
          </w:p>
        </w:tc>
        <w:tc>
          <w:tcPr>
            <w:tcW w:w="3000" w:type="dxa"/>
          </w:tcPr>
          <w:p w14:paraId="3EFFDB90" w14:textId="77777777" w:rsidR="00B4288B" w:rsidRDefault="0010783A">
            <w:pPr>
              <w:pStyle w:val="KS2"/>
            </w:pPr>
            <w:r>
              <w:t>EquipmentID</w:t>
            </w:r>
          </w:p>
        </w:tc>
        <w:tc>
          <w:tcPr>
            <w:tcW w:w="1150" w:type="dxa"/>
          </w:tcPr>
          <w:p w14:paraId="789702EB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5457E8E1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4B8DF527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설비를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2002A4D9" w14:textId="77777777" w:rsidR="00B4288B" w:rsidRDefault="0010783A">
            <w:pPr>
              <w:pStyle w:val="KS2"/>
              <w:rPr>
                <w:ins w:id="2601" w:author="임픽스 검토" w:date="2026-10-12T04:00:00Z"/>
              </w:rPr>
            </w:pPr>
            <w:ins w:id="2602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설비</w:t>
              </w:r>
              <w:r>
                <w:t>(Equipment)</w:t>
              </w:r>
            </w:ins>
          </w:p>
        </w:tc>
      </w:tr>
      <w:tr w:rsidR="003168E1" w14:paraId="2EB329AD" w14:textId="77777777">
        <w:trPr>
          <w:cantSplit/>
          <w:jc w:val="center"/>
          <w:del w:id="2603" w:author="임픽스 검토" w:date="2026-10-12T04:00:00Z"/>
        </w:trPr>
        <w:tc>
          <w:tcPr>
            <w:tcW w:w="2100" w:type="dxa"/>
          </w:tcPr>
          <w:p w14:paraId="3E53BD14" w14:textId="77777777" w:rsidR="003168E1" w:rsidRDefault="00000000">
            <w:pPr>
              <w:pStyle w:val="KS2"/>
            </w:pPr>
            <w:del w:id="2604" w:author="임픽스 검토" w:date="2026-10-12T04:00:00Z">
              <w:r>
                <w:delText>공장식별자</w:delText>
              </w:r>
            </w:del>
          </w:p>
        </w:tc>
        <w:tc>
          <w:tcPr>
            <w:tcW w:w="3000" w:type="dxa"/>
          </w:tcPr>
          <w:p w14:paraId="2D896B8D" w14:textId="77777777" w:rsidR="003168E1" w:rsidRDefault="00000000">
            <w:pPr>
              <w:pStyle w:val="KS2"/>
            </w:pPr>
            <w:del w:id="2605" w:author="임픽스 검토" w:date="2026-10-12T04:00:00Z">
              <w:r>
                <w:delText>PlantID</w:delText>
              </w:r>
            </w:del>
          </w:p>
        </w:tc>
        <w:tc>
          <w:tcPr>
            <w:tcW w:w="1150" w:type="dxa"/>
          </w:tcPr>
          <w:p w14:paraId="0BEFDE69" w14:textId="77777777" w:rsidR="003168E1" w:rsidRDefault="00000000">
            <w:pPr>
              <w:pStyle w:val="KS2"/>
              <w:jc w:val="center"/>
            </w:pPr>
            <w:del w:id="2606" w:author="임픽스 검토" w:date="2026-10-12T04:00:00Z">
              <w:r>
                <w:delText>IDREF</w:delText>
              </w:r>
            </w:del>
          </w:p>
        </w:tc>
        <w:tc>
          <w:tcPr>
            <w:tcW w:w="1000" w:type="dxa"/>
          </w:tcPr>
          <w:p w14:paraId="0C3421FD" w14:textId="77777777" w:rsidR="003168E1" w:rsidRDefault="00000000">
            <w:pPr>
              <w:pStyle w:val="KS2"/>
              <w:jc w:val="center"/>
            </w:pPr>
            <w:del w:id="2607" w:author="임픽스 검토" w:date="2026-10-12T04:00:00Z">
              <w:r>
                <w:delText>대상</w:delText>
              </w:r>
            </w:del>
          </w:p>
        </w:tc>
        <w:tc>
          <w:tcPr>
            <w:tcW w:w="6970" w:type="dxa"/>
          </w:tcPr>
          <w:p w14:paraId="47089118" w14:textId="77777777" w:rsidR="003168E1" w:rsidRDefault="00000000">
            <w:pPr>
              <w:pStyle w:val="KS2"/>
            </w:pPr>
            <w:del w:id="2608" w:author="임픽스 검토" w:date="2026-10-12T04:00:00Z">
              <w:r>
                <w:delText xml:space="preserve">— </w:delText>
              </w:r>
              <w:r>
                <w:delText>공장의</w:delText>
              </w:r>
              <w:r>
                <w:delText xml:space="preserve"> </w:delText>
              </w:r>
              <w:r>
                <w:delText>고유</w:delText>
              </w:r>
              <w:r>
                <w:delText xml:space="preserve"> </w:delText>
              </w:r>
              <w:r>
                <w:delText>식별값</w:delText>
              </w:r>
            </w:del>
          </w:p>
        </w:tc>
      </w:tr>
      <w:tr w:rsidR="00B4288B" w14:paraId="57836299" w14:textId="77777777">
        <w:trPr>
          <w:cantSplit/>
          <w:jc w:val="center"/>
        </w:trPr>
        <w:tc>
          <w:tcPr>
            <w:tcW w:w="2100" w:type="dxa"/>
          </w:tcPr>
          <w:p w14:paraId="53E360E4" w14:textId="77777777" w:rsidR="00B4288B" w:rsidRDefault="0010783A">
            <w:pPr>
              <w:pStyle w:val="KS2"/>
            </w:pPr>
            <w:r>
              <w:t>설비상태</w:t>
            </w:r>
          </w:p>
        </w:tc>
        <w:tc>
          <w:tcPr>
            <w:tcW w:w="3000" w:type="dxa"/>
          </w:tcPr>
          <w:p w14:paraId="5508F6CD" w14:textId="77777777" w:rsidR="00B4288B" w:rsidRDefault="0010783A">
            <w:pPr>
              <w:pStyle w:val="KS2"/>
            </w:pPr>
            <w:r>
              <w:t>EquipmentState</w:t>
            </w:r>
          </w:p>
        </w:tc>
        <w:tc>
          <w:tcPr>
            <w:tcW w:w="1150" w:type="dxa"/>
          </w:tcPr>
          <w:p w14:paraId="53F0E67F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5BC76FAD" w14:textId="2707FFBF" w:rsidR="00B4288B" w:rsidRDefault="0010783A">
            <w:pPr>
              <w:pStyle w:val="KS2"/>
              <w:jc w:val="center"/>
            </w:pPr>
            <w:del w:id="2609" w:author="임픽스 검토" w:date="2026-10-12T04:00:00Z">
              <w:r>
                <w:delText>비대상</w:delText>
              </w:r>
            </w:del>
            <w:ins w:id="2610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0D141C03" w14:textId="77777777" w:rsidR="00B4288B" w:rsidRDefault="0010783A">
            <w:pPr>
              <w:pStyle w:val="KS2"/>
            </w:pPr>
            <w:r>
              <w:t xml:space="preserve">— </w:t>
            </w:r>
            <w:r>
              <w:t>설비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값</w:t>
            </w:r>
            <w:r>
              <w:t>(</w:t>
            </w:r>
            <w:r>
              <w:t>예</w:t>
            </w:r>
            <w:r>
              <w:t>: Run, Idle, Down)</w:t>
            </w:r>
          </w:p>
          <w:p w14:paraId="294BF26A" w14:textId="77777777" w:rsidR="00D74F2B" w:rsidRDefault="00000000">
            <w:pPr>
              <w:pStyle w:val="KS2"/>
              <w:rPr>
                <w:ins w:id="2611" w:author="임픽스 검토" w:date="2026-10-12T04:00:00Z"/>
              </w:rPr>
            </w:pPr>
            <w:ins w:id="2612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공통코드정보</w:t>
              </w:r>
              <w:r>
                <w:t>(CommonCodeMaster)</w:t>
              </w:r>
              <w:r>
                <w:t>의</w:t>
              </w:r>
              <w:r>
                <w:t xml:space="preserve"> </w:t>
              </w:r>
              <w:r>
                <w:t>코드</w:t>
              </w:r>
            </w:ins>
          </w:p>
        </w:tc>
      </w:tr>
      <w:tr w:rsidR="00B4288B" w14:paraId="3F698976" w14:textId="77777777">
        <w:trPr>
          <w:cantSplit/>
          <w:jc w:val="center"/>
        </w:trPr>
        <w:tc>
          <w:tcPr>
            <w:tcW w:w="2100" w:type="dxa"/>
          </w:tcPr>
          <w:p w14:paraId="666A7AAB" w14:textId="77777777" w:rsidR="00B4288B" w:rsidRDefault="0010783A">
            <w:pPr>
              <w:pStyle w:val="KS2"/>
            </w:pPr>
            <w:r>
              <w:t>설비제어모드</w:t>
            </w:r>
          </w:p>
        </w:tc>
        <w:tc>
          <w:tcPr>
            <w:tcW w:w="3000" w:type="dxa"/>
          </w:tcPr>
          <w:p w14:paraId="1DF0F253" w14:textId="77777777" w:rsidR="00B4288B" w:rsidRDefault="0010783A">
            <w:pPr>
              <w:pStyle w:val="KS2"/>
            </w:pPr>
            <w:r>
              <w:t>EquipmentControlMode</w:t>
            </w:r>
          </w:p>
        </w:tc>
        <w:tc>
          <w:tcPr>
            <w:tcW w:w="1150" w:type="dxa"/>
          </w:tcPr>
          <w:p w14:paraId="3F8D2BD3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25D7170B" w14:textId="557DEDF7" w:rsidR="00B4288B" w:rsidRDefault="0010783A">
            <w:pPr>
              <w:pStyle w:val="KS2"/>
              <w:jc w:val="center"/>
            </w:pPr>
            <w:del w:id="2613" w:author="임픽스 검토" w:date="2026-10-12T04:00:00Z">
              <w:r>
                <w:delText>비대상</w:delText>
              </w:r>
            </w:del>
            <w:ins w:id="2614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479BCF39" w14:textId="77777777" w:rsidR="00B4288B" w:rsidRDefault="0010783A">
            <w:pPr>
              <w:pStyle w:val="KS2"/>
            </w:pPr>
            <w:r>
              <w:t xml:space="preserve">— </w:t>
            </w:r>
            <w:r>
              <w:t>설비</w:t>
            </w:r>
            <w:r>
              <w:t xml:space="preserve"> </w:t>
            </w:r>
            <w:r>
              <w:t>제어모드</w:t>
            </w:r>
            <w:r>
              <w:t xml:space="preserve"> </w:t>
            </w:r>
            <w:r>
              <w:t>값</w:t>
            </w:r>
            <w:r>
              <w:t>(</w:t>
            </w:r>
            <w:r>
              <w:t>예</w:t>
            </w:r>
            <w:r>
              <w:t>: Online, Local, Offline)</w:t>
            </w:r>
          </w:p>
          <w:p w14:paraId="619FA60C" w14:textId="77777777" w:rsidR="00D74F2B" w:rsidRDefault="00000000">
            <w:pPr>
              <w:pStyle w:val="KS2"/>
              <w:rPr>
                <w:ins w:id="2615" w:author="임픽스 검토" w:date="2026-10-12T04:00:00Z"/>
              </w:rPr>
            </w:pPr>
            <w:ins w:id="2616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공통코드정보</w:t>
              </w:r>
              <w:r>
                <w:t>(CommonCodeMaster)</w:t>
              </w:r>
              <w:r>
                <w:t>의</w:t>
              </w:r>
              <w:r>
                <w:t xml:space="preserve"> </w:t>
              </w:r>
              <w:r>
                <w:t>코드</w:t>
              </w:r>
            </w:ins>
          </w:p>
        </w:tc>
      </w:tr>
      <w:tr w:rsidR="00B4288B" w14:paraId="10C377E2" w14:textId="77777777">
        <w:trPr>
          <w:cantSplit/>
          <w:jc w:val="center"/>
        </w:trPr>
        <w:tc>
          <w:tcPr>
            <w:tcW w:w="2100" w:type="dxa"/>
          </w:tcPr>
          <w:p w14:paraId="4ECB3FD8" w14:textId="77777777" w:rsidR="00B4288B" w:rsidRDefault="0010783A">
            <w:pPr>
              <w:pStyle w:val="KS2"/>
            </w:pPr>
            <w:r>
              <w:t>설비운영모드</w:t>
            </w:r>
          </w:p>
        </w:tc>
        <w:tc>
          <w:tcPr>
            <w:tcW w:w="3000" w:type="dxa"/>
          </w:tcPr>
          <w:p w14:paraId="665D2259" w14:textId="77777777" w:rsidR="00B4288B" w:rsidRDefault="0010783A">
            <w:pPr>
              <w:pStyle w:val="KS2"/>
            </w:pPr>
            <w:r>
              <w:t>EquipmentOperationMode</w:t>
            </w:r>
          </w:p>
        </w:tc>
        <w:tc>
          <w:tcPr>
            <w:tcW w:w="1150" w:type="dxa"/>
          </w:tcPr>
          <w:p w14:paraId="1DFBAB38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5AE4329F" w14:textId="053106BB" w:rsidR="00B4288B" w:rsidRDefault="0010783A">
            <w:pPr>
              <w:pStyle w:val="KS2"/>
              <w:jc w:val="center"/>
            </w:pPr>
            <w:del w:id="2617" w:author="임픽스 검토" w:date="2026-10-12T04:00:00Z">
              <w:r>
                <w:delText>비대상</w:delText>
              </w:r>
            </w:del>
            <w:ins w:id="2618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7F76EF33" w14:textId="77777777" w:rsidR="00B4288B" w:rsidRDefault="0010783A">
            <w:pPr>
              <w:pStyle w:val="KS2"/>
            </w:pPr>
            <w:r>
              <w:t xml:space="preserve">— </w:t>
            </w:r>
            <w:r>
              <w:t>설비</w:t>
            </w:r>
            <w:r>
              <w:t xml:space="preserve"> </w:t>
            </w:r>
            <w:r>
              <w:t>운영모드</w:t>
            </w:r>
            <w:r>
              <w:t xml:space="preserve"> </w:t>
            </w:r>
            <w:r>
              <w:t>값</w:t>
            </w:r>
            <w:r>
              <w:t>(</w:t>
            </w:r>
            <w:r>
              <w:t>예</w:t>
            </w:r>
            <w:r>
              <w:t>: Full-Auto, Semi-Auto, Manual)</w:t>
            </w:r>
          </w:p>
          <w:p w14:paraId="44B1F685" w14:textId="77777777" w:rsidR="00D74F2B" w:rsidRDefault="00000000">
            <w:pPr>
              <w:pStyle w:val="KS2"/>
              <w:rPr>
                <w:ins w:id="2619" w:author="임픽스 검토" w:date="2026-10-12T04:00:00Z"/>
              </w:rPr>
            </w:pPr>
            <w:ins w:id="2620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공통코드정보</w:t>
              </w:r>
              <w:r>
                <w:t>(CommonCodeMaster)</w:t>
              </w:r>
              <w:r>
                <w:t>의</w:t>
              </w:r>
              <w:r>
                <w:t xml:space="preserve"> </w:t>
              </w:r>
              <w:r>
                <w:t>코드</w:t>
              </w:r>
            </w:ins>
          </w:p>
        </w:tc>
      </w:tr>
      <w:tr w:rsidR="00B4288B" w14:paraId="16E86CBA" w14:textId="77777777">
        <w:trPr>
          <w:cantSplit/>
          <w:jc w:val="center"/>
        </w:trPr>
        <w:tc>
          <w:tcPr>
            <w:tcW w:w="2100" w:type="dxa"/>
          </w:tcPr>
          <w:p w14:paraId="35DAD26C" w14:textId="77777777" w:rsidR="00B4288B" w:rsidRDefault="0010783A">
            <w:pPr>
              <w:pStyle w:val="KS2"/>
            </w:pPr>
            <w:r>
              <w:t>진행로트수량</w:t>
            </w:r>
          </w:p>
        </w:tc>
        <w:tc>
          <w:tcPr>
            <w:tcW w:w="3000" w:type="dxa"/>
          </w:tcPr>
          <w:p w14:paraId="26C7515A" w14:textId="77777777" w:rsidR="00B4288B" w:rsidRDefault="0010783A">
            <w:pPr>
              <w:pStyle w:val="KS2"/>
            </w:pPr>
            <w:r>
              <w:t>ProcessedLotQuantity</w:t>
            </w:r>
          </w:p>
        </w:tc>
        <w:tc>
          <w:tcPr>
            <w:tcW w:w="1150" w:type="dxa"/>
          </w:tcPr>
          <w:p w14:paraId="4788B48C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62834A4E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61C67E4E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수량</w:t>
            </w:r>
          </w:p>
        </w:tc>
      </w:tr>
      <w:tr w:rsidR="00B4288B" w14:paraId="7AD58E68" w14:textId="77777777">
        <w:trPr>
          <w:cantSplit/>
          <w:jc w:val="center"/>
        </w:trPr>
        <w:tc>
          <w:tcPr>
            <w:tcW w:w="2100" w:type="dxa"/>
          </w:tcPr>
          <w:p w14:paraId="6D9FCEBE" w14:textId="77777777" w:rsidR="00B4288B" w:rsidRDefault="0010783A">
            <w:pPr>
              <w:pStyle w:val="KS2"/>
            </w:pPr>
            <w:r>
              <w:t>최종진행로트식별자</w:t>
            </w:r>
          </w:p>
        </w:tc>
        <w:tc>
          <w:tcPr>
            <w:tcW w:w="3000" w:type="dxa"/>
          </w:tcPr>
          <w:p w14:paraId="26CB518D" w14:textId="77777777" w:rsidR="00B4288B" w:rsidRDefault="0010783A">
            <w:pPr>
              <w:pStyle w:val="KS2"/>
            </w:pPr>
            <w:r>
              <w:t>LastProcessedLotID</w:t>
            </w:r>
          </w:p>
        </w:tc>
        <w:tc>
          <w:tcPr>
            <w:tcW w:w="1150" w:type="dxa"/>
          </w:tcPr>
          <w:p w14:paraId="610451E2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7DC625C3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35A3A1CD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마지막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로트를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618307F8" w14:textId="77777777" w:rsidR="00B4288B" w:rsidRDefault="0010783A">
            <w:pPr>
              <w:pStyle w:val="KS2"/>
              <w:rPr>
                <w:ins w:id="2621" w:author="임픽스 검토" w:date="2026-10-12T04:00:00Z"/>
              </w:rPr>
            </w:pPr>
            <w:ins w:id="2622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로트</w:t>
              </w:r>
              <w:r>
                <w:t>(Lot)</w:t>
              </w:r>
            </w:ins>
          </w:p>
        </w:tc>
      </w:tr>
      <w:tr w:rsidR="00B4288B" w14:paraId="3136DB9C" w14:textId="77777777">
        <w:trPr>
          <w:cantSplit/>
          <w:jc w:val="center"/>
        </w:trPr>
        <w:tc>
          <w:tcPr>
            <w:tcW w:w="2100" w:type="dxa"/>
          </w:tcPr>
          <w:p w14:paraId="6DC51966" w14:textId="77777777" w:rsidR="00B4288B" w:rsidRDefault="0010783A">
            <w:pPr>
              <w:pStyle w:val="KS2"/>
            </w:pPr>
            <w:r>
              <w:t>최종진행공정식별자</w:t>
            </w:r>
          </w:p>
        </w:tc>
        <w:tc>
          <w:tcPr>
            <w:tcW w:w="3000" w:type="dxa"/>
          </w:tcPr>
          <w:p w14:paraId="3D6C545E" w14:textId="77777777" w:rsidR="00B4288B" w:rsidRDefault="0010783A">
            <w:pPr>
              <w:pStyle w:val="KS2"/>
            </w:pPr>
            <w:r>
              <w:t>LastProcessedOperationID</w:t>
            </w:r>
          </w:p>
        </w:tc>
        <w:tc>
          <w:tcPr>
            <w:tcW w:w="1150" w:type="dxa"/>
          </w:tcPr>
          <w:p w14:paraId="7FED6CCA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52738EFF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3641B22A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마지막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공정을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115CD3D2" w14:textId="77777777" w:rsidR="00B4288B" w:rsidRDefault="0010783A">
            <w:pPr>
              <w:pStyle w:val="KS2"/>
              <w:rPr>
                <w:ins w:id="2623" w:author="임픽스 검토" w:date="2026-10-12T04:00:00Z"/>
              </w:rPr>
            </w:pPr>
            <w:ins w:id="2624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공정</w:t>
              </w:r>
              <w:r>
                <w:t>(Operation)</w:t>
              </w:r>
            </w:ins>
          </w:p>
        </w:tc>
      </w:tr>
      <w:tr w:rsidR="00E43C25" w14:paraId="70D16F9C" w14:textId="77777777">
        <w:trPr>
          <w:cantSplit/>
          <w:jc w:val="center"/>
        </w:trPr>
        <w:tc>
          <w:tcPr>
            <w:tcW w:w="2100" w:type="dxa"/>
          </w:tcPr>
          <w:p w14:paraId="2093AB9E" w14:textId="77777777" w:rsidR="00E43C25" w:rsidRDefault="00E43C25" w:rsidP="00E43C25">
            <w:pPr>
              <w:pStyle w:val="KS2"/>
            </w:pPr>
            <w:r>
              <w:t>오류코드</w:t>
            </w:r>
          </w:p>
        </w:tc>
        <w:tc>
          <w:tcPr>
            <w:tcW w:w="3000" w:type="dxa"/>
          </w:tcPr>
          <w:p w14:paraId="5C2B8BDC" w14:textId="77777777" w:rsidR="00E43C25" w:rsidRDefault="00E43C25" w:rsidP="00E43C25">
            <w:pPr>
              <w:pStyle w:val="KS2"/>
            </w:pPr>
            <w:r>
              <w:t>ErrorCode</w:t>
            </w:r>
          </w:p>
        </w:tc>
        <w:tc>
          <w:tcPr>
            <w:tcW w:w="1150" w:type="dxa"/>
          </w:tcPr>
          <w:p w14:paraId="0DA1715C" w14:textId="77777777" w:rsidR="00E43C25" w:rsidRDefault="00E43C25" w:rsidP="00E43C25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05868242" w14:textId="47E7C2B6" w:rsidR="00E43C25" w:rsidRDefault="00E43C25" w:rsidP="00E43C25">
            <w:pPr>
              <w:pStyle w:val="KS2"/>
              <w:jc w:val="center"/>
            </w:pPr>
            <w:del w:id="2625" w:author="임픽스 검토" w:date="2026-10-12T04:00:00Z">
              <w:r>
                <w:delText>비대상</w:delText>
              </w:r>
            </w:del>
            <w:ins w:id="2626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751954DF" w14:textId="77777777" w:rsidR="00E43C25" w:rsidRPr="00547563" w:rsidRDefault="00E43C25" w:rsidP="00E43C25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del w:id="2627" w:author="임픽스 검토" w:date="2026-10-12T04:00:00Z">
              <w:r>
                <w:rPr>
                  <w:lang w:eastAsia="ko-KR"/>
                </w:rPr>
                <w:delText>알람</w:delText>
              </w:r>
            </w:del>
            <w:ins w:id="2628" w:author="임픽스 검토" w:date="2026-10-12T04:00:00Z">
              <w:r>
                <w:rPr>
                  <w:lang w:eastAsia="ko-KR"/>
                </w:rPr>
                <w:t>오류</w:t>
              </w:r>
            </w:ins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del w:id="2629" w:author="임픽스 검토" w:date="2026-10-12T04:00:00Z">
              <w:r>
                <w:rPr>
                  <w:lang w:eastAsia="ko-KR"/>
                </w:rPr>
                <w:delText>오류코드</w:delText>
              </w:r>
            </w:del>
            <w:ins w:id="2630" w:author="임픽스 검토" w:date="2026-10-12T04:00:00Z">
              <w:r>
                <w:rPr>
                  <w:lang w:eastAsia="ko-KR"/>
                </w:rPr>
                <w:t>오류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값</w:t>
            </w:r>
          </w:p>
          <w:p w14:paraId="371BC6BC" w14:textId="77777777" w:rsidR="004F47B7" w:rsidRDefault="00000000">
            <w:pPr>
              <w:pStyle w:val="KS2"/>
              <w:rPr>
                <w:ins w:id="2631" w:author="임픽스 검토" w:date="2026-10-12T04:00:00Z"/>
                <w:lang w:eastAsia="ko-KR"/>
              </w:rPr>
            </w:pPr>
            <w:ins w:id="263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비상정지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과부하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온도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이상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압력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이상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통신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이상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공구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마모</w:t>
              </w:r>
              <w:r>
                <w:rPr>
                  <w:lang w:eastAsia="ko-KR"/>
                </w:rPr>
                <w:t>·</w:t>
              </w:r>
              <w:r>
                <w:rPr>
                  <w:lang w:eastAsia="ko-KR"/>
                </w:rPr>
                <w:t>파손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설비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제작사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오류코드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체계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사용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가능</w:t>
              </w:r>
              <w:r>
                <w:rPr>
                  <w:lang w:eastAsia="ko-KR"/>
                </w:rPr>
                <w:t>)</w:t>
              </w:r>
            </w:ins>
          </w:p>
          <w:p w14:paraId="5FCC913A" w14:textId="77777777" w:rsidR="009E5B16" w:rsidRDefault="00000000">
            <w:pPr>
              <w:pStyle w:val="KS2"/>
              <w:rPr>
                <w:ins w:id="2633" w:author="임픽스 검토" w:date="2026-10-12T04:00:00Z"/>
                <w:lang w:eastAsia="ko-KR"/>
              </w:rPr>
            </w:pPr>
            <w:ins w:id="263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공통코드그룹은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설비오류코드</w:t>
              </w:r>
              <w:r>
                <w:rPr>
                  <w:lang w:eastAsia="ko-KR"/>
                </w:rPr>
                <w:t>(EquipmentErrorCode)</w:t>
              </w:r>
              <w:r>
                <w:rPr>
                  <w:lang w:eastAsia="ko-KR"/>
                </w:rPr>
                <w:t>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하고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코드값은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접두어</w:t>
              </w:r>
              <w:r>
                <w:rPr>
                  <w:lang w:eastAsia="ko-KR"/>
                </w:rPr>
                <w:t xml:space="preserve"> ‘EQ-’</w:t>
              </w:r>
              <w:r>
                <w:rPr>
                  <w:lang w:eastAsia="ko-KR"/>
                </w:rPr>
                <w:t>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시작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>: EQ-001)</w:t>
              </w:r>
            </w:ins>
          </w:p>
          <w:p w14:paraId="143FDB6C" w14:textId="78BFA009" w:rsidR="00E43C25" w:rsidRDefault="00E43C25" w:rsidP="00E43C25">
            <w:pPr>
              <w:pStyle w:val="KS2"/>
              <w:rPr>
                <w:ins w:id="2635" w:author="임픽스 검토" w:date="2026-10-12T04:00:00Z"/>
                <w:lang w:eastAsia="ko-KR"/>
              </w:rPr>
            </w:pPr>
            <w:ins w:id="263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rFonts w:hint="eastAsia"/>
                  <w:lang w:eastAsia="ko-KR"/>
                </w:rPr>
                <w:t>참조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대상</w:t>
              </w:r>
              <w:r>
                <w:rPr>
                  <w:rFonts w:hint="eastAsia"/>
                  <w:lang w:eastAsia="ko-KR"/>
                </w:rPr>
                <w:t xml:space="preserve">: </w:t>
              </w:r>
              <w:r>
                <w:rPr>
                  <w:rFonts w:hint="eastAsia"/>
                  <w:lang w:eastAsia="ko-KR"/>
                </w:rPr>
                <w:t>공통코드정보</w:t>
              </w:r>
              <w:r>
                <w:rPr>
                  <w:rFonts w:hint="eastAsia"/>
                  <w:lang w:eastAsia="ko-KR"/>
                </w:rPr>
                <w:t>(CommonCodeMaster)</w:t>
              </w:r>
              <w:r>
                <w:rPr>
                  <w:rFonts w:hint="eastAsia"/>
                  <w:lang w:eastAsia="ko-KR"/>
                </w:rPr>
                <w:t>의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코드</w:t>
              </w:r>
            </w:ins>
          </w:p>
        </w:tc>
      </w:tr>
      <w:tr w:rsidR="00E43C25" w14:paraId="0F35AD6F" w14:textId="77777777">
        <w:trPr>
          <w:cantSplit/>
          <w:jc w:val="center"/>
        </w:trPr>
        <w:tc>
          <w:tcPr>
            <w:tcW w:w="2100" w:type="dxa"/>
          </w:tcPr>
          <w:p w14:paraId="2DB3A869" w14:textId="77777777" w:rsidR="00E43C25" w:rsidRDefault="00E43C25" w:rsidP="00E43C25">
            <w:pPr>
              <w:pStyle w:val="KS2"/>
            </w:pPr>
            <w:r>
              <w:t>오류메세지</w:t>
            </w:r>
          </w:p>
        </w:tc>
        <w:tc>
          <w:tcPr>
            <w:tcW w:w="3000" w:type="dxa"/>
          </w:tcPr>
          <w:p w14:paraId="60509DFB" w14:textId="77777777" w:rsidR="00E43C25" w:rsidRDefault="00E43C25" w:rsidP="00E43C25">
            <w:pPr>
              <w:pStyle w:val="KS2"/>
            </w:pPr>
            <w:r>
              <w:t>ErrorMessage</w:t>
            </w:r>
          </w:p>
        </w:tc>
        <w:tc>
          <w:tcPr>
            <w:tcW w:w="1150" w:type="dxa"/>
          </w:tcPr>
          <w:p w14:paraId="0FC99E39" w14:textId="77777777" w:rsidR="00E43C25" w:rsidRDefault="00E43C25" w:rsidP="00E43C25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44C7A3BC" w14:textId="77777777" w:rsidR="00E43C25" w:rsidRDefault="00E43C25" w:rsidP="00E43C25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39E13186" w14:textId="77777777" w:rsidR="00E43C25" w:rsidRDefault="00E43C25" w:rsidP="00E43C25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알람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</w:t>
            </w:r>
          </w:p>
        </w:tc>
      </w:tr>
    </w:tbl>
    <w:p w14:paraId="194B474E" w14:textId="77777777" w:rsidR="00B4288B" w:rsidRDefault="00B4288B">
      <w:pPr>
        <w:spacing w:after="0" w:line="144" w:lineRule="auto"/>
        <w:rPr>
          <w:lang w:eastAsia="ko-KR"/>
        </w:rPr>
      </w:pPr>
    </w:p>
    <w:p w14:paraId="77FB35DA" w14:textId="4142F881" w:rsidR="00B4288B" w:rsidRDefault="0010783A">
      <w:pPr>
        <w:pStyle w:val="46"/>
        <w:rPr>
          <w:lang w:eastAsia="ko-KR"/>
        </w:rPr>
      </w:pPr>
      <w:commentRangeStart w:id="2637"/>
      <w:r>
        <w:rPr>
          <w:lang w:eastAsia="ko-KR"/>
        </w:rPr>
        <w:t xml:space="preserve">7.4.6.10  </w:t>
      </w:r>
      <w:del w:id="2638" w:author="임픽스 검토" w:date="2026-10-12T04:00:00Z">
        <w:r>
          <w:rPr>
            <w:lang w:eastAsia="ko-KR"/>
          </w:rPr>
          <w:delText>EquipmentState</w:delText>
        </w:r>
      </w:del>
      <w:r>
        <w:rPr>
          <w:lang w:eastAsia="ko-KR"/>
        </w:rPr>
        <w:t>알람</w:t>
      </w:r>
      <w:r>
        <w:rPr>
          <w:lang w:eastAsia="ko-KR"/>
        </w:rPr>
        <w:t>(Alarm)</w:t>
      </w:r>
      <w:commentRangeEnd w:id="2637"/>
      <w:r>
        <w:rPr>
          <w:rStyle w:val="aff5"/>
          <w:sz w:val="20"/>
          <w:szCs w:val="22"/>
          <w:lang w:eastAsia="ko-KR"/>
        </w:rPr>
        <w:commentReference w:id="2637"/>
      </w:r>
    </w:p>
    <w:p w14:paraId="7B4DE713" w14:textId="1C1E60B5" w:rsidR="00B4288B" w:rsidRDefault="0010783A">
      <w:pPr>
        <w:rPr>
          <w:lang w:eastAsia="ko-KR"/>
        </w:rPr>
      </w:pPr>
      <w:r>
        <w:rPr>
          <w:lang w:eastAsia="ko-KR"/>
        </w:rPr>
        <w:t>설비에서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알람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알람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2639" w:author="임픽스 검토" w:date="2026-10-12T04:00:00Z">
        <w:r>
          <w:rPr>
            <w:lang w:eastAsia="ko-KR"/>
          </w:rPr>
          <w:delText>50</w:delText>
        </w:r>
      </w:del>
      <w:ins w:id="2640" w:author="임픽스 검토" w:date="2026-10-12T04:00:00Z">
        <w:r>
          <w:rPr>
            <w:lang w:eastAsia="ko-KR"/>
          </w:rPr>
          <w:t>53</w:t>
        </w:r>
      </w:ins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6A6BFE8" w14:textId="03B2636F" w:rsidR="00B4288B" w:rsidRDefault="0010783A">
      <w:pPr>
        <w:pStyle w:val="KS"/>
      </w:pPr>
      <w:commentRangeStart w:id="2641"/>
      <w:r>
        <w:t>표</w:t>
      </w:r>
      <w:r>
        <w:t xml:space="preserve"> </w:t>
      </w:r>
      <w:del w:id="2642" w:author="임픽스 검토" w:date="2026-10-12T04:00:00Z">
        <w:r>
          <w:delText>50</w:delText>
        </w:r>
      </w:del>
      <w:ins w:id="2643" w:author="임픽스 검토" w:date="2026-10-12T04:00:00Z">
        <w:r>
          <w:t>53</w:t>
        </w:r>
      </w:ins>
      <w:r>
        <w:t xml:space="preserve"> — </w:t>
      </w:r>
      <w:r>
        <w:t>알람</w:t>
      </w:r>
      <w:r>
        <w:t xml:space="preserve"> </w:t>
      </w:r>
      <w:r>
        <w:t>명사</w:t>
      </w:r>
      <w:r>
        <w:t xml:space="preserve"> </w:t>
      </w:r>
      <w:r>
        <w:t>정보</w:t>
      </w:r>
      <w:r>
        <w:t xml:space="preserve"> </w:t>
      </w:r>
      <w:r>
        <w:t>속성</w:t>
      </w:r>
      <w:commentRangeEnd w:id="2641"/>
      <w:r>
        <w:rPr>
          <w:rStyle w:val="aff5"/>
          <w:sz w:val="20"/>
          <w:szCs w:val="22"/>
        </w:rPr>
        <w:commentReference w:id="2641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0D4280B7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761D18CB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554D2B24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0C7CE69D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2EA7C30B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74F244B3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65124975" w14:textId="77777777">
        <w:trPr>
          <w:cantSplit/>
          <w:jc w:val="center"/>
        </w:trPr>
        <w:tc>
          <w:tcPr>
            <w:tcW w:w="2100" w:type="dxa"/>
          </w:tcPr>
          <w:p w14:paraId="4B509F5B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6EFE4CB5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2CD1B61D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044441D8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499E9DA3" w14:textId="77777777" w:rsidR="00B4288B" w:rsidRDefault="00B4288B">
            <w:pPr>
              <w:pStyle w:val="KS2"/>
            </w:pPr>
          </w:p>
        </w:tc>
      </w:tr>
      <w:tr w:rsidR="00B4288B" w14:paraId="1FEBC9E3" w14:textId="77777777">
        <w:trPr>
          <w:cantSplit/>
          <w:jc w:val="center"/>
          <w:ins w:id="2644" w:author="임픽스 검토" w:date="2026-10-12T04:00:00Z"/>
        </w:trPr>
        <w:tc>
          <w:tcPr>
            <w:tcW w:w="2100" w:type="dxa"/>
          </w:tcPr>
          <w:p w14:paraId="246FDCC5" w14:textId="77777777" w:rsidR="00B4288B" w:rsidRDefault="0010783A">
            <w:pPr>
              <w:pStyle w:val="KS2"/>
              <w:rPr>
                <w:ins w:id="2645" w:author="임픽스 검토" w:date="2026-10-12T04:00:00Z"/>
              </w:rPr>
            </w:pPr>
            <w:ins w:id="2646" w:author="임픽스 검토" w:date="2026-10-12T04:00:00Z">
              <w:r>
                <w:t>알람식별자</w:t>
              </w:r>
            </w:ins>
          </w:p>
        </w:tc>
        <w:tc>
          <w:tcPr>
            <w:tcW w:w="3000" w:type="dxa"/>
          </w:tcPr>
          <w:p w14:paraId="72752E41" w14:textId="77777777" w:rsidR="00B4288B" w:rsidRDefault="0010783A">
            <w:pPr>
              <w:pStyle w:val="KS2"/>
              <w:rPr>
                <w:ins w:id="2647" w:author="임픽스 검토" w:date="2026-10-12T04:00:00Z"/>
              </w:rPr>
            </w:pPr>
            <w:ins w:id="2648" w:author="임픽스 검토" w:date="2026-10-12T04:00:00Z">
              <w:r>
                <w:t>AlarmID</w:t>
              </w:r>
            </w:ins>
          </w:p>
        </w:tc>
        <w:tc>
          <w:tcPr>
            <w:tcW w:w="1150" w:type="dxa"/>
          </w:tcPr>
          <w:p w14:paraId="147C78C4" w14:textId="77777777" w:rsidR="00B4288B" w:rsidRDefault="0010783A">
            <w:pPr>
              <w:pStyle w:val="KS2"/>
              <w:jc w:val="center"/>
              <w:rPr>
                <w:ins w:id="2649" w:author="임픽스 검토" w:date="2026-10-12T04:00:00Z"/>
              </w:rPr>
            </w:pPr>
            <w:ins w:id="2650" w:author="임픽스 검토" w:date="2026-10-12T04:00:00Z">
              <w:r>
                <w:t>ID</w:t>
              </w:r>
            </w:ins>
          </w:p>
        </w:tc>
        <w:tc>
          <w:tcPr>
            <w:tcW w:w="1000" w:type="dxa"/>
          </w:tcPr>
          <w:p w14:paraId="0631A224" w14:textId="77777777" w:rsidR="00B4288B" w:rsidRDefault="0010783A">
            <w:pPr>
              <w:pStyle w:val="KS2"/>
              <w:jc w:val="center"/>
              <w:rPr>
                <w:ins w:id="2651" w:author="임픽스 검토" w:date="2026-10-12T04:00:00Z"/>
              </w:rPr>
            </w:pPr>
            <w:ins w:id="2652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3925F5A0" w14:textId="77777777" w:rsidR="00B4288B" w:rsidRDefault="0010783A">
            <w:pPr>
              <w:pStyle w:val="KS2"/>
              <w:rPr>
                <w:ins w:id="2653" w:author="임픽스 검토" w:date="2026-10-12T04:00:00Z"/>
                <w:lang w:eastAsia="ko-KR"/>
              </w:rPr>
            </w:pPr>
            <w:ins w:id="265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알람을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식별하기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위한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고유값</w:t>
              </w:r>
            </w:ins>
          </w:p>
          <w:p w14:paraId="004CDDF6" w14:textId="77777777" w:rsidR="00B4288B" w:rsidRDefault="0010783A">
            <w:pPr>
              <w:pStyle w:val="KS2"/>
              <w:rPr>
                <w:ins w:id="2655" w:author="임픽스 검토" w:date="2026-10-12T04:00:00Z"/>
                <w:lang w:eastAsia="ko-KR"/>
              </w:rPr>
            </w:pPr>
            <w:ins w:id="265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이벤트를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최초로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발생시킨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시스템이</w:t>
              </w:r>
              <w:r>
                <w:rPr>
                  <w:lang w:eastAsia="ko-KR"/>
                </w:rPr>
                <w:t xml:space="preserve"> GUID </w:t>
              </w:r>
              <w:r>
                <w:rPr>
                  <w:lang w:eastAsia="ko-KR"/>
                </w:rPr>
                <w:t>형식으로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부여하며</w:t>
              </w:r>
              <w:r>
                <w:rPr>
                  <w:lang w:eastAsia="ko-KR"/>
                </w:rPr>
                <w:t>, BOD</w:t>
              </w:r>
              <w:r>
                <w:rPr>
                  <w:lang w:eastAsia="ko-KR"/>
                </w:rPr>
                <w:t>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최초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송신한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경우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해당</w:t>
              </w:r>
              <w:r>
                <w:rPr>
                  <w:lang w:eastAsia="ko-KR"/>
                </w:rPr>
                <w:t xml:space="preserve"> BOD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BODID</w:t>
              </w:r>
              <w:r>
                <w:rPr>
                  <w:lang w:eastAsia="ko-KR"/>
                </w:rPr>
                <w:t>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식별자로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사용할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있음</w:t>
              </w:r>
              <w:r>
                <w:rPr>
                  <w:lang w:eastAsia="ko-KR"/>
                </w:rPr>
                <w:t>(7.1)</w:t>
              </w:r>
            </w:ins>
          </w:p>
        </w:tc>
      </w:tr>
      <w:tr w:rsidR="00B4288B" w14:paraId="42C19F65" w14:textId="77777777">
        <w:trPr>
          <w:cantSplit/>
          <w:jc w:val="center"/>
        </w:trPr>
        <w:tc>
          <w:tcPr>
            <w:tcW w:w="2100" w:type="dxa"/>
          </w:tcPr>
          <w:p w14:paraId="09990624" w14:textId="77777777" w:rsidR="00B4288B" w:rsidRDefault="0010783A">
            <w:pPr>
              <w:pStyle w:val="KS2"/>
            </w:pPr>
            <w:r>
              <w:t>설비식별자</w:t>
            </w:r>
          </w:p>
        </w:tc>
        <w:tc>
          <w:tcPr>
            <w:tcW w:w="3000" w:type="dxa"/>
          </w:tcPr>
          <w:p w14:paraId="4E8D577D" w14:textId="77777777" w:rsidR="00B4288B" w:rsidRDefault="0010783A">
            <w:pPr>
              <w:pStyle w:val="KS2"/>
            </w:pPr>
            <w:r>
              <w:t>EquipmentID</w:t>
            </w:r>
          </w:p>
        </w:tc>
        <w:tc>
          <w:tcPr>
            <w:tcW w:w="1150" w:type="dxa"/>
          </w:tcPr>
          <w:p w14:paraId="1F622A08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13F343A9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76775A32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설비를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5BCC2C05" w14:textId="77777777" w:rsidR="00B4288B" w:rsidRDefault="0010783A">
            <w:pPr>
              <w:pStyle w:val="KS2"/>
              <w:rPr>
                <w:ins w:id="2657" w:author="임픽스 검토" w:date="2026-10-12T04:00:00Z"/>
              </w:rPr>
            </w:pPr>
            <w:ins w:id="2658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설비</w:t>
              </w:r>
              <w:r>
                <w:t>(Equipment)</w:t>
              </w:r>
            </w:ins>
          </w:p>
        </w:tc>
      </w:tr>
      <w:tr w:rsidR="003168E1" w14:paraId="48707449" w14:textId="77777777">
        <w:trPr>
          <w:cantSplit/>
          <w:jc w:val="center"/>
          <w:del w:id="2659" w:author="임픽스 검토" w:date="2026-10-12T04:00:00Z"/>
        </w:trPr>
        <w:tc>
          <w:tcPr>
            <w:tcW w:w="2100" w:type="dxa"/>
          </w:tcPr>
          <w:p w14:paraId="33ACC0B1" w14:textId="77777777" w:rsidR="003168E1" w:rsidRDefault="00000000">
            <w:pPr>
              <w:pStyle w:val="KS2"/>
            </w:pPr>
            <w:del w:id="2660" w:author="임픽스 검토" w:date="2026-10-12T04:00:00Z">
              <w:r>
                <w:delText>공장식별자</w:delText>
              </w:r>
            </w:del>
          </w:p>
        </w:tc>
        <w:tc>
          <w:tcPr>
            <w:tcW w:w="3000" w:type="dxa"/>
          </w:tcPr>
          <w:p w14:paraId="05690325" w14:textId="77777777" w:rsidR="003168E1" w:rsidRDefault="00000000">
            <w:pPr>
              <w:pStyle w:val="KS2"/>
            </w:pPr>
            <w:del w:id="2661" w:author="임픽스 검토" w:date="2026-10-12T04:00:00Z">
              <w:r>
                <w:delText>PlantID</w:delText>
              </w:r>
            </w:del>
          </w:p>
        </w:tc>
        <w:tc>
          <w:tcPr>
            <w:tcW w:w="1150" w:type="dxa"/>
          </w:tcPr>
          <w:p w14:paraId="28AA68CD" w14:textId="77777777" w:rsidR="003168E1" w:rsidRDefault="00000000">
            <w:pPr>
              <w:pStyle w:val="KS2"/>
              <w:jc w:val="center"/>
            </w:pPr>
            <w:del w:id="2662" w:author="임픽스 검토" w:date="2026-10-12T04:00:00Z">
              <w:r>
                <w:delText>IDREF</w:delText>
              </w:r>
            </w:del>
          </w:p>
        </w:tc>
        <w:tc>
          <w:tcPr>
            <w:tcW w:w="1000" w:type="dxa"/>
          </w:tcPr>
          <w:p w14:paraId="2C834974" w14:textId="77777777" w:rsidR="003168E1" w:rsidRDefault="00000000">
            <w:pPr>
              <w:pStyle w:val="KS2"/>
              <w:jc w:val="center"/>
            </w:pPr>
            <w:del w:id="2663" w:author="임픽스 검토" w:date="2026-10-12T04:00:00Z">
              <w:r>
                <w:delText>대상</w:delText>
              </w:r>
            </w:del>
          </w:p>
        </w:tc>
        <w:tc>
          <w:tcPr>
            <w:tcW w:w="6970" w:type="dxa"/>
          </w:tcPr>
          <w:p w14:paraId="43A5BDD5" w14:textId="77777777" w:rsidR="003168E1" w:rsidRDefault="00000000">
            <w:pPr>
              <w:pStyle w:val="KS2"/>
            </w:pPr>
            <w:del w:id="2664" w:author="임픽스 검토" w:date="2026-10-12T04:00:00Z">
              <w:r>
                <w:delText xml:space="preserve">— </w:delText>
              </w:r>
              <w:r>
                <w:delText>공장의</w:delText>
              </w:r>
              <w:r>
                <w:delText xml:space="preserve"> </w:delText>
              </w:r>
              <w:r>
                <w:delText>고유</w:delText>
              </w:r>
              <w:r>
                <w:delText xml:space="preserve"> </w:delText>
              </w:r>
              <w:r>
                <w:delText>식별값</w:delText>
              </w:r>
            </w:del>
          </w:p>
        </w:tc>
      </w:tr>
      <w:tr w:rsidR="00B4288B" w14:paraId="3BD6A51F" w14:textId="77777777">
        <w:trPr>
          <w:cantSplit/>
          <w:jc w:val="center"/>
        </w:trPr>
        <w:tc>
          <w:tcPr>
            <w:tcW w:w="2100" w:type="dxa"/>
          </w:tcPr>
          <w:p w14:paraId="6AF61C43" w14:textId="77777777" w:rsidR="00B4288B" w:rsidRDefault="0010783A">
            <w:pPr>
              <w:pStyle w:val="KS2"/>
            </w:pPr>
            <w:r>
              <w:t>알람상태</w:t>
            </w:r>
          </w:p>
        </w:tc>
        <w:tc>
          <w:tcPr>
            <w:tcW w:w="3000" w:type="dxa"/>
          </w:tcPr>
          <w:p w14:paraId="7EA734AA" w14:textId="77777777" w:rsidR="00B4288B" w:rsidRDefault="0010783A">
            <w:pPr>
              <w:pStyle w:val="KS2"/>
            </w:pPr>
            <w:r>
              <w:t>AlarmState</w:t>
            </w:r>
          </w:p>
        </w:tc>
        <w:tc>
          <w:tcPr>
            <w:tcW w:w="1150" w:type="dxa"/>
          </w:tcPr>
          <w:p w14:paraId="6F9C678C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5E3D678F" w14:textId="01595BBE" w:rsidR="00B4288B" w:rsidRDefault="0010783A">
            <w:pPr>
              <w:pStyle w:val="KS2"/>
              <w:jc w:val="center"/>
            </w:pPr>
            <w:del w:id="2665" w:author="임픽스 검토" w:date="2026-10-12T04:00:00Z">
              <w:r>
                <w:delText>비대상</w:delText>
              </w:r>
            </w:del>
            <w:ins w:id="2666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4BE7AB7B" w14:textId="77777777" w:rsidR="00B4288B" w:rsidRPr="00547563" w:rsidRDefault="0010783A">
            <w:pPr>
              <w:pStyle w:val="KS2"/>
            </w:pPr>
            <w:r>
              <w:t xml:space="preserve">— </w:t>
            </w:r>
            <w:r>
              <w:t>알람상태</w:t>
            </w:r>
            <w:r>
              <w:t>(</w:t>
            </w:r>
            <w:r>
              <w:t>예</w:t>
            </w:r>
            <w:r>
              <w:t>: Alarm, No Alarm, Maintenance, Normal)</w:t>
            </w:r>
          </w:p>
          <w:p w14:paraId="74BAC2F8" w14:textId="60A1B54C" w:rsidR="00E43C25" w:rsidRPr="00547563" w:rsidRDefault="00E43C25">
            <w:pPr>
              <w:pStyle w:val="KS2"/>
              <w:rPr>
                <w:ins w:id="2667" w:author="임픽스 검토" w:date="2026-10-12T04:00:00Z"/>
                <w:lang w:eastAsia="ko-KR"/>
              </w:rPr>
            </w:pPr>
            <w:ins w:id="266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rFonts w:hint="eastAsia"/>
                  <w:lang w:eastAsia="ko-KR"/>
                </w:rPr>
                <w:t>참조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대상</w:t>
              </w:r>
              <w:r>
                <w:rPr>
                  <w:rFonts w:hint="eastAsia"/>
                  <w:lang w:eastAsia="ko-KR"/>
                </w:rPr>
                <w:t xml:space="preserve">: </w:t>
              </w:r>
              <w:r>
                <w:rPr>
                  <w:rFonts w:hint="eastAsia"/>
                  <w:lang w:eastAsia="ko-KR"/>
                </w:rPr>
                <w:t>공통코드정보</w:t>
              </w:r>
              <w:r>
                <w:rPr>
                  <w:rFonts w:hint="eastAsia"/>
                  <w:lang w:eastAsia="ko-KR"/>
                </w:rPr>
                <w:t>(CommonCodeMaster)</w:t>
              </w:r>
              <w:r>
                <w:rPr>
                  <w:rFonts w:hint="eastAsia"/>
                  <w:lang w:eastAsia="ko-KR"/>
                </w:rPr>
                <w:t>의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코드</w:t>
              </w:r>
            </w:ins>
          </w:p>
        </w:tc>
      </w:tr>
      <w:tr w:rsidR="0080702C" w14:paraId="2F739B41" w14:textId="77777777">
        <w:trPr>
          <w:cantSplit/>
          <w:jc w:val="center"/>
        </w:trPr>
        <w:tc>
          <w:tcPr>
            <w:tcW w:w="2100" w:type="dxa"/>
          </w:tcPr>
          <w:p w14:paraId="34896802" w14:textId="77777777" w:rsidR="0080702C" w:rsidRDefault="0080702C" w:rsidP="0080702C">
            <w:pPr>
              <w:pStyle w:val="KS2"/>
            </w:pPr>
            <w:r>
              <w:t>오류코드</w:t>
            </w:r>
          </w:p>
        </w:tc>
        <w:tc>
          <w:tcPr>
            <w:tcW w:w="3000" w:type="dxa"/>
          </w:tcPr>
          <w:p w14:paraId="1667F516" w14:textId="77777777" w:rsidR="0080702C" w:rsidRDefault="0080702C" w:rsidP="0080702C">
            <w:pPr>
              <w:pStyle w:val="KS2"/>
            </w:pPr>
            <w:r>
              <w:t>ErrorCode</w:t>
            </w:r>
          </w:p>
        </w:tc>
        <w:tc>
          <w:tcPr>
            <w:tcW w:w="1150" w:type="dxa"/>
          </w:tcPr>
          <w:p w14:paraId="2D321719" w14:textId="77777777" w:rsidR="0080702C" w:rsidRDefault="0080702C" w:rsidP="0080702C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75ACE635" w14:textId="1C0EFAAC" w:rsidR="0080702C" w:rsidRDefault="0080702C" w:rsidP="0080702C">
            <w:pPr>
              <w:pStyle w:val="KS2"/>
              <w:jc w:val="center"/>
            </w:pPr>
            <w:del w:id="2669" w:author="임픽스 검토" w:date="2026-10-12T04:00:00Z">
              <w:r>
                <w:delText>비대상</w:delText>
              </w:r>
            </w:del>
            <w:ins w:id="2670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501BCC99" w14:textId="77777777" w:rsidR="0080702C" w:rsidRPr="00547563" w:rsidRDefault="0080702C" w:rsidP="0080702C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del w:id="2671" w:author="임픽스 검토" w:date="2026-10-12T04:00:00Z">
              <w:r>
                <w:rPr>
                  <w:lang w:eastAsia="ko-KR"/>
                </w:rPr>
                <w:delText>알람</w:delText>
              </w:r>
            </w:del>
            <w:ins w:id="2672" w:author="임픽스 검토" w:date="2026-10-12T04:00:00Z">
              <w:r>
                <w:rPr>
                  <w:lang w:eastAsia="ko-KR"/>
                </w:rPr>
                <w:t>오류</w:t>
              </w:r>
            </w:ins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값</w:t>
            </w:r>
          </w:p>
          <w:p w14:paraId="10C724DD" w14:textId="77777777" w:rsidR="004F47B7" w:rsidRDefault="00000000">
            <w:pPr>
              <w:pStyle w:val="KS2"/>
              <w:rPr>
                <w:ins w:id="2673" w:author="임픽스 검토" w:date="2026-10-12T04:00:00Z"/>
                <w:lang w:eastAsia="ko-KR"/>
              </w:rPr>
            </w:pPr>
            <w:ins w:id="267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비상정지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과부하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온도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이상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압력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이상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통신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이상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공구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마모</w:t>
              </w:r>
              <w:r>
                <w:rPr>
                  <w:lang w:eastAsia="ko-KR"/>
                </w:rPr>
                <w:t>·</w:t>
              </w:r>
              <w:r>
                <w:rPr>
                  <w:lang w:eastAsia="ko-KR"/>
                </w:rPr>
                <w:t>파손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설비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제작사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오류코드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체계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사용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가능</w:t>
              </w:r>
              <w:r>
                <w:rPr>
                  <w:lang w:eastAsia="ko-KR"/>
                </w:rPr>
                <w:t>)</w:t>
              </w:r>
            </w:ins>
          </w:p>
          <w:p w14:paraId="25A33B35" w14:textId="77777777" w:rsidR="009E5B16" w:rsidRDefault="00000000">
            <w:pPr>
              <w:pStyle w:val="KS2"/>
              <w:rPr>
                <w:ins w:id="2675" w:author="임픽스 검토" w:date="2026-10-12T04:00:00Z"/>
                <w:lang w:eastAsia="ko-KR"/>
              </w:rPr>
            </w:pPr>
            <w:ins w:id="267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공통코드그룹은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설비오류코드</w:t>
              </w:r>
              <w:r>
                <w:rPr>
                  <w:lang w:eastAsia="ko-KR"/>
                </w:rPr>
                <w:t>(EquipmentErrorCode)</w:t>
              </w:r>
              <w:r>
                <w:rPr>
                  <w:lang w:eastAsia="ko-KR"/>
                </w:rPr>
                <w:t>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하고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코드값은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접두어</w:t>
              </w:r>
              <w:r>
                <w:rPr>
                  <w:lang w:eastAsia="ko-KR"/>
                </w:rPr>
                <w:t xml:space="preserve"> ‘EQ-’</w:t>
              </w:r>
              <w:r>
                <w:rPr>
                  <w:lang w:eastAsia="ko-KR"/>
                </w:rPr>
                <w:t>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시작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>: EQ-001)</w:t>
              </w:r>
            </w:ins>
          </w:p>
          <w:p w14:paraId="05086E14" w14:textId="0A7E6CD3" w:rsidR="0080702C" w:rsidRPr="00547563" w:rsidRDefault="0080702C" w:rsidP="0080702C">
            <w:pPr>
              <w:pStyle w:val="KS2"/>
              <w:rPr>
                <w:ins w:id="2677" w:author="임픽스 검토" w:date="2026-10-12T04:00:00Z"/>
                <w:lang w:eastAsia="ko-KR"/>
              </w:rPr>
            </w:pPr>
            <w:ins w:id="267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rFonts w:hint="eastAsia"/>
                  <w:lang w:eastAsia="ko-KR"/>
                </w:rPr>
                <w:t>참조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대상</w:t>
              </w:r>
              <w:r>
                <w:rPr>
                  <w:rFonts w:hint="eastAsia"/>
                  <w:lang w:eastAsia="ko-KR"/>
                </w:rPr>
                <w:t xml:space="preserve">: </w:t>
              </w:r>
              <w:r>
                <w:rPr>
                  <w:rFonts w:hint="eastAsia"/>
                  <w:lang w:eastAsia="ko-KR"/>
                </w:rPr>
                <w:t>공통코드정보</w:t>
              </w:r>
              <w:r>
                <w:rPr>
                  <w:rFonts w:hint="eastAsia"/>
                  <w:lang w:eastAsia="ko-KR"/>
                </w:rPr>
                <w:t>(CommonCodeMaster)</w:t>
              </w:r>
              <w:r>
                <w:rPr>
                  <w:rFonts w:hint="eastAsia"/>
                  <w:lang w:eastAsia="ko-KR"/>
                </w:rPr>
                <w:t>의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코드</w:t>
              </w:r>
            </w:ins>
          </w:p>
        </w:tc>
      </w:tr>
      <w:tr w:rsidR="0080702C" w14:paraId="6E91B526" w14:textId="77777777">
        <w:trPr>
          <w:cantSplit/>
          <w:jc w:val="center"/>
        </w:trPr>
        <w:tc>
          <w:tcPr>
            <w:tcW w:w="2100" w:type="dxa"/>
          </w:tcPr>
          <w:p w14:paraId="0117E9FA" w14:textId="77777777" w:rsidR="0080702C" w:rsidRDefault="0080702C" w:rsidP="0080702C">
            <w:pPr>
              <w:pStyle w:val="KS2"/>
            </w:pPr>
            <w:r>
              <w:t>오류메세지</w:t>
            </w:r>
          </w:p>
        </w:tc>
        <w:tc>
          <w:tcPr>
            <w:tcW w:w="3000" w:type="dxa"/>
          </w:tcPr>
          <w:p w14:paraId="0D77DBBD" w14:textId="77777777" w:rsidR="0080702C" w:rsidRDefault="0080702C" w:rsidP="0080702C">
            <w:pPr>
              <w:pStyle w:val="KS2"/>
            </w:pPr>
            <w:r>
              <w:t>ErrorMessage</w:t>
            </w:r>
          </w:p>
        </w:tc>
        <w:tc>
          <w:tcPr>
            <w:tcW w:w="1150" w:type="dxa"/>
          </w:tcPr>
          <w:p w14:paraId="4A3592D0" w14:textId="77777777" w:rsidR="0080702C" w:rsidRDefault="0080702C" w:rsidP="0080702C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044E20E7" w14:textId="77777777" w:rsidR="0080702C" w:rsidRDefault="0080702C" w:rsidP="0080702C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4450E5EE" w14:textId="77777777" w:rsidR="0080702C" w:rsidRDefault="0080702C" w:rsidP="0080702C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알람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</w:t>
            </w:r>
          </w:p>
        </w:tc>
      </w:tr>
      <w:tr w:rsidR="0080702C" w14:paraId="7233CC74" w14:textId="77777777">
        <w:trPr>
          <w:cantSplit/>
          <w:jc w:val="center"/>
        </w:trPr>
        <w:tc>
          <w:tcPr>
            <w:tcW w:w="2100" w:type="dxa"/>
          </w:tcPr>
          <w:p w14:paraId="66DF5CE7" w14:textId="77777777" w:rsidR="0080702C" w:rsidRDefault="0080702C" w:rsidP="0080702C">
            <w:pPr>
              <w:pStyle w:val="KS2"/>
            </w:pPr>
            <w:r>
              <w:t>이벤트발생일시</w:t>
            </w:r>
          </w:p>
        </w:tc>
        <w:tc>
          <w:tcPr>
            <w:tcW w:w="3000" w:type="dxa"/>
          </w:tcPr>
          <w:p w14:paraId="21FBEB8D" w14:textId="77777777" w:rsidR="0080702C" w:rsidRDefault="0080702C" w:rsidP="0080702C">
            <w:pPr>
              <w:pStyle w:val="KS2"/>
            </w:pPr>
            <w:r>
              <w:t>EventDateTime</w:t>
            </w:r>
          </w:p>
        </w:tc>
        <w:tc>
          <w:tcPr>
            <w:tcW w:w="1150" w:type="dxa"/>
          </w:tcPr>
          <w:p w14:paraId="58884DB3" w14:textId="77777777" w:rsidR="0080702C" w:rsidRDefault="0080702C" w:rsidP="0080702C">
            <w:pPr>
              <w:pStyle w:val="KS2"/>
              <w:jc w:val="center"/>
            </w:pPr>
            <w:r>
              <w:t>dateTime</w:t>
            </w:r>
          </w:p>
        </w:tc>
        <w:tc>
          <w:tcPr>
            <w:tcW w:w="1000" w:type="dxa"/>
          </w:tcPr>
          <w:p w14:paraId="00199ED4" w14:textId="77777777" w:rsidR="0080702C" w:rsidRDefault="0080702C" w:rsidP="0080702C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1EED379" w14:textId="4576D62F" w:rsidR="0080702C" w:rsidRDefault="0080702C" w:rsidP="0080702C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알람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일시</w:t>
            </w:r>
            <w:ins w:id="2679" w:author="임픽스 검토" w:date="2026-10-12T04:00:00Z">
              <w:r>
                <w:rPr>
                  <w:lang w:eastAsia="ko-KR"/>
                </w:rPr>
                <w:t>(KS X ISO 8601</w:t>
              </w:r>
              <w:r>
                <w:rPr>
                  <w:lang w:eastAsia="ko-KR"/>
                </w:rPr>
                <w:t>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따른다</w:t>
              </w:r>
              <w:r>
                <w:rPr>
                  <w:lang w:eastAsia="ko-KR"/>
                </w:rPr>
                <w:t>)</w:t>
              </w:r>
            </w:ins>
          </w:p>
        </w:tc>
      </w:tr>
      <w:tr w:rsidR="0080702C" w14:paraId="03EBAF4C" w14:textId="77777777">
        <w:trPr>
          <w:cantSplit/>
          <w:jc w:val="center"/>
        </w:trPr>
        <w:tc>
          <w:tcPr>
            <w:tcW w:w="2100" w:type="dxa"/>
          </w:tcPr>
          <w:p w14:paraId="48378396" w14:textId="77777777" w:rsidR="0080702C" w:rsidRDefault="0080702C" w:rsidP="0080702C">
            <w:pPr>
              <w:pStyle w:val="KS2"/>
            </w:pPr>
            <w:r>
              <w:t>현재위치</w:t>
            </w:r>
          </w:p>
        </w:tc>
        <w:tc>
          <w:tcPr>
            <w:tcW w:w="3000" w:type="dxa"/>
          </w:tcPr>
          <w:p w14:paraId="14BFFEAA" w14:textId="77777777" w:rsidR="0080702C" w:rsidRDefault="0080702C" w:rsidP="0080702C">
            <w:pPr>
              <w:pStyle w:val="KS2"/>
            </w:pPr>
            <w:r>
              <w:t>CurrentLocation</w:t>
            </w:r>
          </w:p>
        </w:tc>
        <w:tc>
          <w:tcPr>
            <w:tcW w:w="1150" w:type="dxa"/>
          </w:tcPr>
          <w:p w14:paraId="24998C30" w14:textId="77777777" w:rsidR="0080702C" w:rsidRDefault="0080702C" w:rsidP="0080702C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31A3CB68" w14:textId="77777777" w:rsidR="0080702C" w:rsidRDefault="0080702C" w:rsidP="0080702C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3BF1092" w14:textId="77777777" w:rsidR="0080702C" w:rsidRDefault="0080702C" w:rsidP="0080702C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설비의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위치정보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>: EquipmentID(</w:t>
            </w:r>
            <w:r>
              <w:rPr>
                <w:lang w:eastAsia="ko-KR"/>
              </w:rPr>
              <w:t>설비식별자</w:t>
            </w:r>
            <w:r>
              <w:rPr>
                <w:lang w:eastAsia="ko-KR"/>
              </w:rPr>
              <w:t>), StockerInventoryID(</w:t>
            </w:r>
            <w:r>
              <w:rPr>
                <w:lang w:eastAsia="ko-KR"/>
              </w:rPr>
              <w:t>저장소재공정보식별자</w:t>
            </w:r>
            <w:r>
              <w:rPr>
                <w:lang w:eastAsia="ko-KR"/>
              </w:rPr>
              <w:t>), CarrierID(</w:t>
            </w:r>
            <w:r>
              <w:rPr>
                <w:lang w:eastAsia="ko-KR"/>
              </w:rPr>
              <w:t>캐리어식별자</w:t>
            </w:r>
            <w:r>
              <w:rPr>
                <w:lang w:eastAsia="ko-KR"/>
              </w:rPr>
              <w:t>))</w:t>
            </w:r>
          </w:p>
        </w:tc>
      </w:tr>
    </w:tbl>
    <w:p w14:paraId="03B0ACA3" w14:textId="77777777" w:rsidR="00B4288B" w:rsidRDefault="00B4288B">
      <w:pPr>
        <w:spacing w:after="0" w:line="144" w:lineRule="auto"/>
        <w:rPr>
          <w:lang w:eastAsia="ko-KR"/>
        </w:rPr>
      </w:pPr>
    </w:p>
    <w:p w14:paraId="2BDB9B45" w14:textId="77777777" w:rsidR="00B4288B" w:rsidRDefault="0010783A">
      <w:pPr>
        <w:pStyle w:val="46"/>
        <w:rPr>
          <w:lang w:eastAsia="ko-KR"/>
        </w:rPr>
      </w:pPr>
      <w:r>
        <w:rPr>
          <w:lang w:eastAsia="ko-KR"/>
        </w:rPr>
        <w:t xml:space="preserve">7.4.6.11  </w:t>
      </w:r>
      <w:r>
        <w:rPr>
          <w:lang w:eastAsia="ko-KR"/>
        </w:rPr>
        <w:t>협력업체품질검사계획</w:t>
      </w:r>
      <w:r>
        <w:rPr>
          <w:lang w:eastAsia="ko-KR"/>
        </w:rPr>
        <w:t>(SupplierInspectionPlan)</w:t>
      </w:r>
    </w:p>
    <w:p w14:paraId="22E0666F" w14:textId="161910B0" w:rsidR="00B4288B" w:rsidRDefault="0010783A">
      <w:pPr>
        <w:rPr>
          <w:lang w:eastAsia="ko-KR"/>
        </w:rPr>
      </w:pPr>
      <w:r>
        <w:rPr>
          <w:lang w:eastAsia="ko-KR"/>
        </w:rPr>
        <w:t>수주산업에서</w:t>
      </w:r>
      <w:r>
        <w:rPr>
          <w:lang w:eastAsia="ko-KR"/>
        </w:rPr>
        <w:t xml:space="preserve"> </w:t>
      </w:r>
      <w:r>
        <w:rPr>
          <w:lang w:eastAsia="ko-KR"/>
        </w:rPr>
        <w:t>프로젝트성으로</w:t>
      </w:r>
      <w:r>
        <w:rPr>
          <w:lang w:eastAsia="ko-KR"/>
        </w:rPr>
        <w:t xml:space="preserve"> </w:t>
      </w:r>
      <w:r>
        <w:rPr>
          <w:lang w:eastAsia="ko-KR"/>
        </w:rPr>
        <w:t>추진하고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협력업체</w:t>
      </w:r>
      <w:r>
        <w:rPr>
          <w:lang w:eastAsia="ko-KR"/>
        </w:rPr>
        <w:t xml:space="preserve"> </w:t>
      </w:r>
      <w:r>
        <w:rPr>
          <w:lang w:eastAsia="ko-KR"/>
        </w:rPr>
        <w:t>발주품에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발주처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협력업체</w:t>
      </w:r>
      <w:r>
        <w:rPr>
          <w:lang w:eastAsia="ko-KR"/>
        </w:rPr>
        <w:t xml:space="preserve"> </w:t>
      </w:r>
      <w:r>
        <w:rPr>
          <w:lang w:eastAsia="ko-KR"/>
        </w:rPr>
        <w:t>품질부서에서</w:t>
      </w:r>
      <w:r>
        <w:rPr>
          <w:lang w:eastAsia="ko-KR"/>
        </w:rPr>
        <w:t xml:space="preserve"> </w:t>
      </w:r>
      <w:r>
        <w:rPr>
          <w:lang w:eastAsia="ko-KR"/>
        </w:rPr>
        <w:t>품질검사를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협력업체품질검사계획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2680" w:author="임픽스 검토" w:date="2026-10-12T04:00:00Z">
        <w:r>
          <w:rPr>
            <w:lang w:eastAsia="ko-KR"/>
          </w:rPr>
          <w:delText>51</w:delText>
        </w:r>
        <w:r>
          <w:rPr>
            <w:lang w:eastAsia="ko-KR"/>
          </w:rPr>
          <w:delText>과</w:delText>
        </w:r>
      </w:del>
      <w:ins w:id="2681" w:author="임픽스 검토" w:date="2026-10-12T04:00:00Z">
        <w:r>
          <w:rPr>
            <w:lang w:eastAsia="ko-KR"/>
          </w:rPr>
          <w:t>54</w:t>
        </w:r>
        <w:r>
          <w:rPr>
            <w:lang w:eastAsia="ko-KR"/>
          </w:rPr>
          <w:t>와</w:t>
        </w:r>
      </w:ins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15C664ED" w14:textId="10FFBB47" w:rsidR="00B4288B" w:rsidRDefault="0010783A">
      <w:pPr>
        <w:pStyle w:val="KS"/>
        <w:rPr>
          <w:lang w:eastAsia="ko-KR"/>
        </w:rPr>
      </w:pPr>
      <w:commentRangeStart w:id="2682"/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2683" w:author="임픽스 검토" w:date="2026-10-12T04:00:00Z">
        <w:r>
          <w:rPr>
            <w:lang w:eastAsia="ko-KR"/>
          </w:rPr>
          <w:delText>51</w:delText>
        </w:r>
      </w:del>
      <w:ins w:id="2684" w:author="임픽스 검토" w:date="2026-10-12T04:00:00Z">
        <w:r>
          <w:rPr>
            <w:lang w:eastAsia="ko-KR"/>
          </w:rPr>
          <w:t>54</w:t>
        </w:r>
      </w:ins>
      <w:r>
        <w:rPr>
          <w:lang w:eastAsia="ko-KR"/>
        </w:rPr>
        <w:t xml:space="preserve"> — </w:t>
      </w:r>
      <w:r>
        <w:rPr>
          <w:lang w:eastAsia="ko-KR"/>
        </w:rPr>
        <w:t>협력업체품질검사계획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commentRangeEnd w:id="2682"/>
      <w:r>
        <w:rPr>
          <w:rStyle w:val="aff5"/>
          <w:sz w:val="20"/>
          <w:szCs w:val="22"/>
          <w:lang w:eastAsia="ko-KR"/>
        </w:rPr>
        <w:commentReference w:id="2682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69019994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771A9F34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535A7631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507509A5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34FFE299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57A4D163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23CE5BE4" w14:textId="77777777">
        <w:trPr>
          <w:cantSplit/>
          <w:jc w:val="center"/>
        </w:trPr>
        <w:tc>
          <w:tcPr>
            <w:tcW w:w="2100" w:type="dxa"/>
          </w:tcPr>
          <w:p w14:paraId="7D6DC211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76BAF751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7DAEC30D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347DC7D4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5867DE77" w14:textId="77777777" w:rsidR="00B4288B" w:rsidRDefault="00B4288B">
            <w:pPr>
              <w:pStyle w:val="KS2"/>
            </w:pPr>
          </w:p>
        </w:tc>
      </w:tr>
      <w:tr w:rsidR="00B4288B" w14:paraId="0FB02DE3" w14:textId="77777777">
        <w:trPr>
          <w:cantSplit/>
          <w:jc w:val="center"/>
        </w:trPr>
        <w:tc>
          <w:tcPr>
            <w:tcW w:w="2100" w:type="dxa"/>
          </w:tcPr>
          <w:p w14:paraId="3EA7F971" w14:textId="77777777" w:rsidR="00B4288B" w:rsidRDefault="0010783A">
            <w:pPr>
              <w:pStyle w:val="KS2"/>
            </w:pPr>
            <w:r>
              <w:t>공급사식별자</w:t>
            </w:r>
          </w:p>
        </w:tc>
        <w:tc>
          <w:tcPr>
            <w:tcW w:w="3000" w:type="dxa"/>
          </w:tcPr>
          <w:p w14:paraId="4D19460E" w14:textId="77777777" w:rsidR="00B4288B" w:rsidRDefault="0010783A">
            <w:pPr>
              <w:pStyle w:val="KS2"/>
            </w:pPr>
            <w:r>
              <w:t>VendorID</w:t>
            </w:r>
          </w:p>
        </w:tc>
        <w:tc>
          <w:tcPr>
            <w:tcW w:w="1150" w:type="dxa"/>
          </w:tcPr>
          <w:p w14:paraId="5DA17767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166E8EF9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2A6FB728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구입해오는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거래처를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1AD24510" w14:textId="77777777" w:rsidR="00B4288B" w:rsidRDefault="0010783A">
            <w:pPr>
              <w:pStyle w:val="KS2"/>
              <w:rPr>
                <w:ins w:id="2685" w:author="임픽스 검토" w:date="2026-10-12T04:00:00Z"/>
              </w:rPr>
            </w:pPr>
            <w:ins w:id="2686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공급사</w:t>
              </w:r>
              <w:r>
                <w:t>(VendorPartyMaster)</w:t>
              </w:r>
            </w:ins>
          </w:p>
        </w:tc>
      </w:tr>
      <w:tr w:rsidR="00B4288B" w14:paraId="19049F07" w14:textId="77777777">
        <w:trPr>
          <w:cantSplit/>
          <w:jc w:val="center"/>
        </w:trPr>
        <w:tc>
          <w:tcPr>
            <w:tcW w:w="2100" w:type="dxa"/>
          </w:tcPr>
          <w:p w14:paraId="74DD2458" w14:textId="77777777" w:rsidR="00B4288B" w:rsidRDefault="0010783A">
            <w:pPr>
              <w:pStyle w:val="KS2"/>
            </w:pPr>
            <w:r>
              <w:t>프로젝트식별자</w:t>
            </w:r>
          </w:p>
        </w:tc>
        <w:tc>
          <w:tcPr>
            <w:tcW w:w="3000" w:type="dxa"/>
          </w:tcPr>
          <w:p w14:paraId="62C83DBA" w14:textId="77777777" w:rsidR="00B4288B" w:rsidRDefault="0010783A">
            <w:pPr>
              <w:pStyle w:val="KS2"/>
            </w:pPr>
            <w:r>
              <w:t>ProjectID</w:t>
            </w:r>
          </w:p>
        </w:tc>
        <w:tc>
          <w:tcPr>
            <w:tcW w:w="1150" w:type="dxa"/>
          </w:tcPr>
          <w:p w14:paraId="36F4E8DB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6C95DCB1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4C4068E9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프로젝트를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5E05A12A" w14:textId="77777777" w:rsidR="00B4288B" w:rsidRDefault="0010783A">
            <w:pPr>
              <w:pStyle w:val="KS2"/>
              <w:rPr>
                <w:ins w:id="2687" w:author="임픽스 검토" w:date="2026-10-12T04:00:00Z"/>
              </w:rPr>
            </w:pPr>
            <w:ins w:id="2688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프로젝트마스터</w:t>
              </w:r>
              <w:r>
                <w:t>(ProjectMaster)</w:t>
              </w:r>
            </w:ins>
          </w:p>
        </w:tc>
      </w:tr>
      <w:tr w:rsidR="00B4288B" w14:paraId="10FC78BC" w14:textId="77777777">
        <w:trPr>
          <w:cantSplit/>
          <w:jc w:val="center"/>
        </w:trPr>
        <w:tc>
          <w:tcPr>
            <w:tcW w:w="2100" w:type="dxa"/>
          </w:tcPr>
          <w:p w14:paraId="6155900E" w14:textId="77777777" w:rsidR="00B4288B" w:rsidRDefault="0010783A">
            <w:pPr>
              <w:pStyle w:val="KS2"/>
            </w:pPr>
            <w:r>
              <w:t>품목식별자</w:t>
            </w:r>
          </w:p>
        </w:tc>
        <w:tc>
          <w:tcPr>
            <w:tcW w:w="3000" w:type="dxa"/>
          </w:tcPr>
          <w:p w14:paraId="2A8451FD" w14:textId="77777777" w:rsidR="00B4288B" w:rsidRDefault="0010783A">
            <w:pPr>
              <w:pStyle w:val="KS2"/>
            </w:pPr>
            <w:r>
              <w:t>ItemID</w:t>
            </w:r>
          </w:p>
        </w:tc>
        <w:tc>
          <w:tcPr>
            <w:tcW w:w="1150" w:type="dxa"/>
          </w:tcPr>
          <w:p w14:paraId="314A15C7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023235FC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5B4DAAFC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4DA5665B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반제품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원자재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저장품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소모품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</w:p>
          <w:p w14:paraId="5D54959C" w14:textId="77777777" w:rsidR="00B4288B" w:rsidRDefault="0010783A">
            <w:pPr>
              <w:pStyle w:val="KS2"/>
              <w:rPr>
                <w:ins w:id="2689" w:author="임픽스 검토" w:date="2026-10-12T04:00:00Z"/>
                <w:lang w:eastAsia="ko-KR"/>
              </w:rPr>
            </w:pPr>
            <w:ins w:id="269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품목마스터</w:t>
              </w:r>
              <w:r>
                <w:rPr>
                  <w:lang w:eastAsia="ko-KR"/>
                </w:rPr>
                <w:t>(ItemMaster)</w:t>
              </w:r>
            </w:ins>
          </w:p>
        </w:tc>
      </w:tr>
      <w:tr w:rsidR="00B4288B" w14:paraId="4F7E2447" w14:textId="77777777">
        <w:trPr>
          <w:cantSplit/>
          <w:jc w:val="center"/>
        </w:trPr>
        <w:tc>
          <w:tcPr>
            <w:tcW w:w="2100" w:type="dxa"/>
          </w:tcPr>
          <w:p w14:paraId="40B08FD3" w14:textId="77777777" w:rsidR="00B4288B" w:rsidRDefault="0010783A">
            <w:pPr>
              <w:pStyle w:val="KS2"/>
            </w:pPr>
            <w:r>
              <w:t>품목명</w:t>
            </w:r>
          </w:p>
        </w:tc>
        <w:tc>
          <w:tcPr>
            <w:tcW w:w="3000" w:type="dxa"/>
          </w:tcPr>
          <w:p w14:paraId="508A6F16" w14:textId="77777777" w:rsidR="00B4288B" w:rsidRDefault="0010783A">
            <w:pPr>
              <w:pStyle w:val="KS2"/>
            </w:pPr>
            <w:r>
              <w:t>ItemName</w:t>
            </w:r>
          </w:p>
        </w:tc>
        <w:tc>
          <w:tcPr>
            <w:tcW w:w="1150" w:type="dxa"/>
          </w:tcPr>
          <w:p w14:paraId="69D48C3C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1A14D38F" w14:textId="2FA48BA2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2C04CECC" w14:textId="77777777" w:rsidR="00B4288B" w:rsidRDefault="0010783A">
            <w:pPr>
              <w:pStyle w:val="KS2"/>
            </w:pPr>
            <w:r>
              <w:t xml:space="preserve">— </w:t>
            </w:r>
            <w:r>
              <w:t>품목의</w:t>
            </w:r>
            <w:r>
              <w:t xml:space="preserve"> </w:t>
            </w:r>
            <w:r>
              <w:t>명칭</w:t>
            </w:r>
          </w:p>
          <w:p w14:paraId="6F89EFFC" w14:textId="77777777" w:rsidR="00B4288B" w:rsidRDefault="0010783A">
            <w:pPr>
              <w:pStyle w:val="KS2"/>
              <w:rPr>
                <w:ins w:id="2691" w:author="임픽스 검토" w:date="2026-10-12T04:00:00Z"/>
              </w:rPr>
            </w:pPr>
            <w:ins w:id="2692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품목마스터</w:t>
              </w:r>
              <w:r>
                <w:t>(ItemMaster.ItemName)</w:t>
              </w:r>
            </w:ins>
          </w:p>
        </w:tc>
      </w:tr>
      <w:tr w:rsidR="00B4288B" w14:paraId="1DE615CB" w14:textId="77777777">
        <w:trPr>
          <w:cantSplit/>
          <w:jc w:val="center"/>
        </w:trPr>
        <w:tc>
          <w:tcPr>
            <w:tcW w:w="2100" w:type="dxa"/>
          </w:tcPr>
          <w:p w14:paraId="35428C2A" w14:textId="77777777" w:rsidR="00B4288B" w:rsidRDefault="0010783A">
            <w:pPr>
              <w:pStyle w:val="KS2"/>
            </w:pPr>
            <w:r>
              <w:t>기준단위코드</w:t>
            </w:r>
          </w:p>
        </w:tc>
        <w:tc>
          <w:tcPr>
            <w:tcW w:w="3000" w:type="dxa"/>
          </w:tcPr>
          <w:p w14:paraId="5507EEF7" w14:textId="77777777" w:rsidR="00B4288B" w:rsidRDefault="0010783A">
            <w:pPr>
              <w:pStyle w:val="KS2"/>
            </w:pPr>
            <w:r>
              <w:t>ItemUOMCode</w:t>
            </w:r>
          </w:p>
        </w:tc>
        <w:tc>
          <w:tcPr>
            <w:tcW w:w="1150" w:type="dxa"/>
          </w:tcPr>
          <w:p w14:paraId="2C674D0D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1203C4F7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35A7F805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기준단위코드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 xml:space="preserve">: EA, DZ, HD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  <w:p w14:paraId="07E2ABD1" w14:textId="77777777" w:rsidR="00B4288B" w:rsidRDefault="0010783A">
            <w:pPr>
              <w:pStyle w:val="KS2"/>
              <w:rPr>
                <w:ins w:id="2693" w:author="임픽스 검토" w:date="2026-10-12T04:00:00Z"/>
                <w:lang w:eastAsia="ko-KR"/>
              </w:rPr>
            </w:pPr>
            <w:ins w:id="269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단위그룹</w:t>
              </w:r>
              <w:r>
                <w:rPr>
                  <w:lang w:eastAsia="ko-KR"/>
                </w:rPr>
                <w:t>(UOMGroup)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단위코드</w:t>
              </w:r>
            </w:ins>
          </w:p>
        </w:tc>
      </w:tr>
      <w:tr w:rsidR="003168E1" w14:paraId="2F3CE2A3" w14:textId="77777777">
        <w:trPr>
          <w:cantSplit/>
          <w:jc w:val="center"/>
          <w:del w:id="2695" w:author="임픽스 검토" w:date="2026-10-12T04:00:00Z"/>
        </w:trPr>
        <w:tc>
          <w:tcPr>
            <w:tcW w:w="2100" w:type="dxa"/>
          </w:tcPr>
          <w:p w14:paraId="19C8831F" w14:textId="77777777" w:rsidR="003168E1" w:rsidRDefault="00000000">
            <w:pPr>
              <w:pStyle w:val="KS2"/>
            </w:pPr>
            <w:del w:id="2696" w:author="임픽스 검토" w:date="2026-10-12T04:00:00Z">
              <w:r>
                <w:delText>구매발주식별자</w:delText>
              </w:r>
            </w:del>
          </w:p>
        </w:tc>
        <w:tc>
          <w:tcPr>
            <w:tcW w:w="3000" w:type="dxa"/>
          </w:tcPr>
          <w:p w14:paraId="3C5AF761" w14:textId="77777777" w:rsidR="003168E1" w:rsidRDefault="00000000">
            <w:pPr>
              <w:pStyle w:val="KS2"/>
            </w:pPr>
            <w:del w:id="2697" w:author="임픽스 검토" w:date="2026-10-12T04:00:00Z">
              <w:r>
                <w:delText>PurchaseOrderID</w:delText>
              </w:r>
            </w:del>
          </w:p>
        </w:tc>
        <w:tc>
          <w:tcPr>
            <w:tcW w:w="1150" w:type="dxa"/>
          </w:tcPr>
          <w:p w14:paraId="08D12A25" w14:textId="77777777" w:rsidR="003168E1" w:rsidRDefault="00000000">
            <w:pPr>
              <w:pStyle w:val="KS2"/>
              <w:jc w:val="center"/>
            </w:pPr>
            <w:del w:id="2698" w:author="임픽스 검토" w:date="2026-10-12T04:00:00Z">
              <w:r>
                <w:delText>IDREF</w:delText>
              </w:r>
            </w:del>
          </w:p>
        </w:tc>
        <w:tc>
          <w:tcPr>
            <w:tcW w:w="1000" w:type="dxa"/>
          </w:tcPr>
          <w:p w14:paraId="5B4A821D" w14:textId="77777777" w:rsidR="003168E1" w:rsidRDefault="00000000">
            <w:pPr>
              <w:pStyle w:val="KS2"/>
              <w:jc w:val="center"/>
            </w:pPr>
            <w:del w:id="2699" w:author="임픽스 검토" w:date="2026-10-12T04:00:00Z">
              <w:r>
                <w:delText>대상</w:delText>
              </w:r>
            </w:del>
          </w:p>
        </w:tc>
        <w:tc>
          <w:tcPr>
            <w:tcW w:w="6970" w:type="dxa"/>
          </w:tcPr>
          <w:p w14:paraId="546E86F9" w14:textId="77777777" w:rsidR="003168E1" w:rsidRDefault="00000000">
            <w:pPr>
              <w:pStyle w:val="KS2"/>
              <w:rPr>
                <w:lang w:eastAsia="ko-KR"/>
              </w:rPr>
            </w:pPr>
            <w:del w:id="2700" w:author="임픽스 검토" w:date="2026-10-12T04:00:00Z">
              <w:r>
                <w:rPr>
                  <w:lang w:eastAsia="ko-KR"/>
                </w:rPr>
                <w:delText xml:space="preserve">— </w:delText>
              </w:r>
              <w:r>
                <w:rPr>
                  <w:lang w:eastAsia="ko-KR"/>
                </w:rPr>
                <w:delText>구매발주를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식별하기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위한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고유값</w:delText>
              </w:r>
            </w:del>
          </w:p>
        </w:tc>
      </w:tr>
      <w:tr w:rsidR="00B4288B" w14:paraId="024ECC54" w14:textId="77777777">
        <w:trPr>
          <w:cantSplit/>
          <w:jc w:val="center"/>
          <w:ins w:id="2701" w:author="임픽스 검토" w:date="2026-10-12T04:00:00Z"/>
        </w:trPr>
        <w:tc>
          <w:tcPr>
            <w:tcW w:w="2100" w:type="dxa"/>
          </w:tcPr>
          <w:p w14:paraId="4DCF5B6F" w14:textId="77777777" w:rsidR="00B4288B" w:rsidRDefault="0010783A">
            <w:pPr>
              <w:pStyle w:val="KS2"/>
              <w:rPr>
                <w:ins w:id="2702" w:author="임픽스 검토" w:date="2026-10-12T04:00:00Z"/>
              </w:rPr>
            </w:pPr>
            <w:ins w:id="2703" w:author="임픽스 검토" w:date="2026-10-12T04:00:00Z">
              <w:r>
                <w:t>구매문서번호</w:t>
              </w:r>
            </w:ins>
          </w:p>
        </w:tc>
        <w:tc>
          <w:tcPr>
            <w:tcW w:w="3000" w:type="dxa"/>
          </w:tcPr>
          <w:p w14:paraId="26F39176" w14:textId="77777777" w:rsidR="00B4288B" w:rsidRDefault="0010783A">
            <w:pPr>
              <w:pStyle w:val="KS2"/>
              <w:rPr>
                <w:ins w:id="2704" w:author="임픽스 검토" w:date="2026-10-12T04:00:00Z"/>
              </w:rPr>
            </w:pPr>
            <w:ins w:id="2705" w:author="임픽스 검토" w:date="2026-10-12T04:00:00Z">
              <w:r>
                <w:t>PurchaseDocumentNumber</w:t>
              </w:r>
            </w:ins>
          </w:p>
        </w:tc>
        <w:tc>
          <w:tcPr>
            <w:tcW w:w="1150" w:type="dxa"/>
          </w:tcPr>
          <w:p w14:paraId="69201110" w14:textId="77777777" w:rsidR="00B4288B" w:rsidRDefault="0010783A">
            <w:pPr>
              <w:pStyle w:val="KS2"/>
              <w:jc w:val="center"/>
              <w:rPr>
                <w:ins w:id="2706" w:author="임픽스 검토" w:date="2026-10-12T04:00:00Z"/>
              </w:rPr>
            </w:pPr>
            <w:ins w:id="2707" w:author="임픽스 검토" w:date="2026-10-12T04:00:00Z">
              <w:r>
                <w:t>IDREF</w:t>
              </w:r>
            </w:ins>
          </w:p>
        </w:tc>
        <w:tc>
          <w:tcPr>
            <w:tcW w:w="1000" w:type="dxa"/>
          </w:tcPr>
          <w:p w14:paraId="0E3B91AB" w14:textId="77777777" w:rsidR="00B4288B" w:rsidRDefault="0010783A">
            <w:pPr>
              <w:pStyle w:val="KS2"/>
              <w:jc w:val="center"/>
              <w:rPr>
                <w:ins w:id="2708" w:author="임픽스 검토" w:date="2026-10-12T04:00:00Z"/>
              </w:rPr>
            </w:pPr>
            <w:ins w:id="2709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1E501475" w14:textId="77777777" w:rsidR="00B4288B" w:rsidRDefault="0010783A">
            <w:pPr>
              <w:pStyle w:val="KS2"/>
              <w:rPr>
                <w:ins w:id="2710" w:author="임픽스 검토" w:date="2026-10-12T04:00:00Z"/>
                <w:lang w:eastAsia="ko-KR"/>
              </w:rPr>
            </w:pPr>
            <w:ins w:id="271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구매문서번호</w:t>
              </w:r>
            </w:ins>
          </w:p>
          <w:p w14:paraId="012D7CFD" w14:textId="77777777" w:rsidR="00B4288B" w:rsidRDefault="0010783A">
            <w:pPr>
              <w:pStyle w:val="KS2"/>
              <w:rPr>
                <w:ins w:id="2712" w:author="임픽스 검토" w:date="2026-10-12T04:00:00Z"/>
                <w:lang w:eastAsia="ko-KR"/>
              </w:rPr>
            </w:pPr>
            <w:ins w:id="2713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구매문서순번</w:t>
              </w:r>
              <w:r>
                <w:rPr>
                  <w:lang w:eastAsia="ko-KR"/>
                </w:rPr>
                <w:t>(PurchaseDocumentSequence)</w:t>
              </w:r>
              <w:r>
                <w:rPr>
                  <w:lang w:eastAsia="ko-KR"/>
                </w:rPr>
                <w:t>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함께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사용한다</w:t>
              </w:r>
            </w:ins>
          </w:p>
          <w:p w14:paraId="49209707" w14:textId="77777777" w:rsidR="00B4288B" w:rsidRDefault="0010783A">
            <w:pPr>
              <w:pStyle w:val="KS2"/>
              <w:rPr>
                <w:ins w:id="2714" w:author="임픽스 검토" w:date="2026-10-12T04:00:00Z"/>
                <w:lang w:eastAsia="ko-KR"/>
              </w:rPr>
            </w:pPr>
            <w:ins w:id="271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구매발주</w:t>
              </w:r>
              <w:r>
                <w:rPr>
                  <w:lang w:eastAsia="ko-KR"/>
                </w:rPr>
                <w:t>(PurchaseOrder)</w:t>
              </w:r>
            </w:ins>
          </w:p>
        </w:tc>
      </w:tr>
      <w:tr w:rsidR="00B4288B" w14:paraId="0C4D0523" w14:textId="77777777">
        <w:trPr>
          <w:cantSplit/>
          <w:jc w:val="center"/>
          <w:ins w:id="2716" w:author="임픽스 검토" w:date="2026-10-12T04:00:00Z"/>
        </w:trPr>
        <w:tc>
          <w:tcPr>
            <w:tcW w:w="2100" w:type="dxa"/>
          </w:tcPr>
          <w:p w14:paraId="240156DC" w14:textId="77777777" w:rsidR="00B4288B" w:rsidRDefault="0010783A">
            <w:pPr>
              <w:pStyle w:val="KS2"/>
              <w:rPr>
                <w:ins w:id="2717" w:author="임픽스 검토" w:date="2026-10-12T04:00:00Z"/>
              </w:rPr>
            </w:pPr>
            <w:ins w:id="2718" w:author="임픽스 검토" w:date="2026-10-12T04:00:00Z">
              <w:r>
                <w:t>구매문서순번</w:t>
              </w:r>
            </w:ins>
          </w:p>
        </w:tc>
        <w:tc>
          <w:tcPr>
            <w:tcW w:w="3000" w:type="dxa"/>
          </w:tcPr>
          <w:p w14:paraId="626DED12" w14:textId="77777777" w:rsidR="00B4288B" w:rsidRDefault="0010783A">
            <w:pPr>
              <w:pStyle w:val="KS2"/>
              <w:rPr>
                <w:ins w:id="2719" w:author="임픽스 검토" w:date="2026-10-12T04:00:00Z"/>
              </w:rPr>
            </w:pPr>
            <w:ins w:id="2720" w:author="임픽스 검토" w:date="2026-10-12T04:00:00Z">
              <w:r>
                <w:t>PurchaseDocumentSequence</w:t>
              </w:r>
            </w:ins>
          </w:p>
        </w:tc>
        <w:tc>
          <w:tcPr>
            <w:tcW w:w="1150" w:type="dxa"/>
          </w:tcPr>
          <w:p w14:paraId="2E2CB065" w14:textId="77777777" w:rsidR="00B4288B" w:rsidRDefault="0010783A">
            <w:pPr>
              <w:pStyle w:val="KS2"/>
              <w:jc w:val="center"/>
              <w:rPr>
                <w:ins w:id="2721" w:author="임픽스 검토" w:date="2026-10-12T04:00:00Z"/>
              </w:rPr>
            </w:pPr>
            <w:ins w:id="2722" w:author="임픽스 검토" w:date="2026-10-12T04:00:00Z">
              <w:r>
                <w:t>int</w:t>
              </w:r>
            </w:ins>
          </w:p>
        </w:tc>
        <w:tc>
          <w:tcPr>
            <w:tcW w:w="1000" w:type="dxa"/>
          </w:tcPr>
          <w:p w14:paraId="0377D8E7" w14:textId="77777777" w:rsidR="00B4288B" w:rsidRDefault="0010783A">
            <w:pPr>
              <w:pStyle w:val="KS2"/>
              <w:jc w:val="center"/>
              <w:rPr>
                <w:ins w:id="2723" w:author="임픽스 검토" w:date="2026-10-12T04:00:00Z"/>
              </w:rPr>
            </w:pPr>
            <w:ins w:id="2724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27C8D0F7" w14:textId="77777777" w:rsidR="00B4288B" w:rsidRDefault="0010783A">
            <w:pPr>
              <w:pStyle w:val="KS2"/>
              <w:rPr>
                <w:ins w:id="2725" w:author="임픽스 검토" w:date="2026-10-12T04:00:00Z"/>
                <w:lang w:eastAsia="ko-KR"/>
              </w:rPr>
            </w:pPr>
            <w:ins w:id="272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구매문서순번</w:t>
              </w:r>
            </w:ins>
          </w:p>
          <w:p w14:paraId="5E054C4D" w14:textId="77777777" w:rsidR="00B4288B" w:rsidRDefault="0010783A">
            <w:pPr>
              <w:pStyle w:val="KS2"/>
              <w:rPr>
                <w:ins w:id="2727" w:author="임픽스 검토" w:date="2026-10-12T04:00:00Z"/>
                <w:lang w:eastAsia="ko-KR"/>
              </w:rPr>
            </w:pPr>
            <w:ins w:id="272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구매문서번호</w:t>
              </w:r>
              <w:r>
                <w:rPr>
                  <w:lang w:eastAsia="ko-KR"/>
                </w:rPr>
                <w:t>(PurchaseDocumentNumber)</w:t>
              </w:r>
              <w:r>
                <w:rPr>
                  <w:lang w:eastAsia="ko-KR"/>
                </w:rPr>
                <w:t>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함께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구매발주</w:t>
              </w:r>
              <w:r>
                <w:rPr>
                  <w:lang w:eastAsia="ko-KR"/>
                </w:rPr>
                <w:t>(PurchaseOrder)</w:t>
              </w:r>
              <w:r>
                <w:rPr>
                  <w:lang w:eastAsia="ko-KR"/>
                </w:rPr>
                <w:t>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참조한다</w:t>
              </w:r>
            </w:ins>
          </w:p>
        </w:tc>
      </w:tr>
      <w:tr w:rsidR="00B4288B" w14:paraId="2B901E83" w14:textId="77777777">
        <w:trPr>
          <w:cantSplit/>
          <w:jc w:val="center"/>
        </w:trPr>
        <w:tc>
          <w:tcPr>
            <w:tcW w:w="2100" w:type="dxa"/>
          </w:tcPr>
          <w:p w14:paraId="6AD0F083" w14:textId="77777777" w:rsidR="00B4288B" w:rsidRDefault="0010783A">
            <w:pPr>
              <w:pStyle w:val="KS2"/>
            </w:pPr>
            <w:r>
              <w:t>구매발주수량</w:t>
            </w:r>
          </w:p>
        </w:tc>
        <w:tc>
          <w:tcPr>
            <w:tcW w:w="3000" w:type="dxa"/>
          </w:tcPr>
          <w:p w14:paraId="6CA7D277" w14:textId="77777777" w:rsidR="00B4288B" w:rsidRDefault="0010783A">
            <w:pPr>
              <w:pStyle w:val="KS2"/>
            </w:pPr>
            <w:r>
              <w:t>PurchaseOrderQuantity</w:t>
            </w:r>
          </w:p>
        </w:tc>
        <w:tc>
          <w:tcPr>
            <w:tcW w:w="1150" w:type="dxa"/>
          </w:tcPr>
          <w:p w14:paraId="7D420940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6969DD59" w14:textId="564005AC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1D5D9E57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구매발주수량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수량의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기준단위코드로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  <w:p w14:paraId="01CAB70E" w14:textId="77777777" w:rsidR="00B4288B" w:rsidRDefault="0010783A">
            <w:pPr>
              <w:pStyle w:val="KS2"/>
              <w:rPr>
                <w:ins w:id="2729" w:author="임픽스 검토" w:date="2026-10-12T04:00:00Z"/>
                <w:lang w:eastAsia="ko-KR"/>
              </w:rPr>
            </w:pPr>
            <w:ins w:id="273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구매발주</w:t>
              </w:r>
              <w:r>
                <w:rPr>
                  <w:lang w:eastAsia="ko-KR"/>
                </w:rPr>
                <w:t>(PurchaseOrder.PurchaseOrderQuantity)</w:t>
              </w:r>
            </w:ins>
          </w:p>
        </w:tc>
      </w:tr>
      <w:tr w:rsidR="00B4288B" w14:paraId="6C5D34C3" w14:textId="77777777">
        <w:trPr>
          <w:cantSplit/>
          <w:jc w:val="center"/>
        </w:trPr>
        <w:tc>
          <w:tcPr>
            <w:tcW w:w="2100" w:type="dxa"/>
          </w:tcPr>
          <w:p w14:paraId="52EF5630" w14:textId="77777777" w:rsidR="00B4288B" w:rsidRDefault="0010783A">
            <w:pPr>
              <w:pStyle w:val="KS2"/>
            </w:pPr>
            <w:r>
              <w:t>로트식별자</w:t>
            </w:r>
          </w:p>
        </w:tc>
        <w:tc>
          <w:tcPr>
            <w:tcW w:w="3000" w:type="dxa"/>
          </w:tcPr>
          <w:p w14:paraId="42CA5E08" w14:textId="77777777" w:rsidR="00B4288B" w:rsidRDefault="0010783A">
            <w:pPr>
              <w:pStyle w:val="KS2"/>
            </w:pPr>
            <w:r>
              <w:t>LotID</w:t>
            </w:r>
          </w:p>
        </w:tc>
        <w:tc>
          <w:tcPr>
            <w:tcW w:w="1150" w:type="dxa"/>
          </w:tcPr>
          <w:p w14:paraId="688636A4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7FEB1454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7877EA26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품질검사계획에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로트의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고유식별값</w:t>
            </w:r>
          </w:p>
          <w:p w14:paraId="2B5EBBF3" w14:textId="77777777" w:rsidR="00B4288B" w:rsidRDefault="0010783A">
            <w:pPr>
              <w:pStyle w:val="KS2"/>
              <w:rPr>
                <w:ins w:id="2731" w:author="임픽스 검토" w:date="2026-10-12T04:00:00Z"/>
              </w:rPr>
            </w:pPr>
            <w:ins w:id="2732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로트</w:t>
              </w:r>
              <w:r>
                <w:t>(Lot)</w:t>
              </w:r>
            </w:ins>
          </w:p>
        </w:tc>
      </w:tr>
      <w:tr w:rsidR="00B4288B" w14:paraId="5752DD52" w14:textId="77777777">
        <w:trPr>
          <w:cantSplit/>
          <w:jc w:val="center"/>
        </w:trPr>
        <w:tc>
          <w:tcPr>
            <w:tcW w:w="2100" w:type="dxa"/>
          </w:tcPr>
          <w:p w14:paraId="4EBE14B9" w14:textId="77777777" w:rsidR="00B4288B" w:rsidRDefault="0010783A">
            <w:pPr>
              <w:pStyle w:val="KS2"/>
            </w:pPr>
            <w:r>
              <w:t>배치식별자</w:t>
            </w:r>
          </w:p>
        </w:tc>
        <w:tc>
          <w:tcPr>
            <w:tcW w:w="3000" w:type="dxa"/>
          </w:tcPr>
          <w:p w14:paraId="6D2DEF05" w14:textId="77777777" w:rsidR="00B4288B" w:rsidRDefault="0010783A">
            <w:pPr>
              <w:pStyle w:val="KS2"/>
            </w:pPr>
            <w:r>
              <w:t>BatchID</w:t>
            </w:r>
          </w:p>
        </w:tc>
        <w:tc>
          <w:tcPr>
            <w:tcW w:w="1150" w:type="dxa"/>
          </w:tcPr>
          <w:p w14:paraId="16378FA6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6C8E9E75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3661CF76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품질검사계획에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배치의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고유식별값</w:t>
            </w:r>
          </w:p>
          <w:p w14:paraId="6160BD81" w14:textId="2A8E788D" w:rsidR="00B4288B" w:rsidRDefault="0010783A">
            <w:pPr>
              <w:pStyle w:val="KS2"/>
              <w:rPr>
                <w:ins w:id="2733" w:author="임픽스 검토" w:date="2026-10-12T04:00:00Z"/>
                <w:lang w:eastAsia="ko-KR"/>
              </w:rPr>
            </w:pPr>
            <w:ins w:id="273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배치</w:t>
              </w:r>
              <w:r>
                <w:rPr>
                  <w:lang w:eastAsia="ko-KR"/>
                </w:rPr>
                <w:t>(Batch)</w:t>
              </w:r>
            </w:ins>
          </w:p>
        </w:tc>
      </w:tr>
      <w:tr w:rsidR="00B4288B" w14:paraId="11CA6427" w14:textId="77777777">
        <w:trPr>
          <w:cantSplit/>
          <w:jc w:val="center"/>
        </w:trPr>
        <w:tc>
          <w:tcPr>
            <w:tcW w:w="2100" w:type="dxa"/>
          </w:tcPr>
          <w:p w14:paraId="21017C5E" w14:textId="77777777" w:rsidR="00B4288B" w:rsidRDefault="0010783A">
            <w:pPr>
              <w:pStyle w:val="KS2"/>
            </w:pPr>
            <w:r>
              <w:t>납기예정일</w:t>
            </w:r>
          </w:p>
        </w:tc>
        <w:tc>
          <w:tcPr>
            <w:tcW w:w="3000" w:type="dxa"/>
          </w:tcPr>
          <w:p w14:paraId="510CD300" w14:textId="77777777" w:rsidR="00B4288B" w:rsidRDefault="0010783A">
            <w:pPr>
              <w:pStyle w:val="KS2"/>
            </w:pPr>
            <w:r>
              <w:t>ExpectedDeliveryDate</w:t>
            </w:r>
          </w:p>
        </w:tc>
        <w:tc>
          <w:tcPr>
            <w:tcW w:w="1150" w:type="dxa"/>
          </w:tcPr>
          <w:p w14:paraId="74079152" w14:textId="77777777" w:rsidR="00B4288B" w:rsidRDefault="0010783A">
            <w:pPr>
              <w:pStyle w:val="KS2"/>
              <w:jc w:val="center"/>
            </w:pPr>
            <w:r>
              <w:t>date</w:t>
            </w:r>
          </w:p>
        </w:tc>
        <w:tc>
          <w:tcPr>
            <w:tcW w:w="1000" w:type="dxa"/>
          </w:tcPr>
          <w:p w14:paraId="615EED53" w14:textId="14CC6CEE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11C370C8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자재의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납기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예정일자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  <w:p w14:paraId="58DD556C" w14:textId="77777777" w:rsidR="00B4288B" w:rsidRDefault="0010783A">
            <w:pPr>
              <w:pStyle w:val="KS2"/>
              <w:rPr>
                <w:ins w:id="2735" w:author="임픽스 검토" w:date="2026-10-12T04:00:00Z"/>
                <w:lang w:eastAsia="ko-KR"/>
              </w:rPr>
            </w:pPr>
            <w:ins w:id="273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구매발주</w:t>
              </w:r>
              <w:r>
                <w:rPr>
                  <w:lang w:eastAsia="ko-KR"/>
                </w:rPr>
                <w:t>(PurchaseOrder.ExpectedDeliveryDate)</w:t>
              </w:r>
            </w:ins>
          </w:p>
        </w:tc>
      </w:tr>
      <w:tr w:rsidR="00B4288B" w14:paraId="3AC7F818" w14:textId="77777777">
        <w:trPr>
          <w:cantSplit/>
          <w:jc w:val="center"/>
        </w:trPr>
        <w:tc>
          <w:tcPr>
            <w:tcW w:w="2100" w:type="dxa"/>
          </w:tcPr>
          <w:p w14:paraId="1C70E830" w14:textId="77777777" w:rsidR="00B4288B" w:rsidRDefault="0010783A">
            <w:pPr>
              <w:pStyle w:val="KS2"/>
            </w:pPr>
            <w:r>
              <w:t>검사계획식별자</w:t>
            </w:r>
          </w:p>
        </w:tc>
        <w:tc>
          <w:tcPr>
            <w:tcW w:w="3000" w:type="dxa"/>
          </w:tcPr>
          <w:p w14:paraId="32883FDF" w14:textId="77777777" w:rsidR="00B4288B" w:rsidRDefault="0010783A">
            <w:pPr>
              <w:pStyle w:val="KS2"/>
            </w:pPr>
            <w:r>
              <w:t>InspectionPlanID</w:t>
            </w:r>
          </w:p>
        </w:tc>
        <w:tc>
          <w:tcPr>
            <w:tcW w:w="1150" w:type="dxa"/>
          </w:tcPr>
          <w:p w14:paraId="30071DF6" w14:textId="77777777" w:rsidR="00B4288B" w:rsidRDefault="0010783A">
            <w:pPr>
              <w:pStyle w:val="KS2"/>
              <w:jc w:val="center"/>
            </w:pPr>
            <w:r>
              <w:t>ID</w:t>
            </w:r>
          </w:p>
        </w:tc>
        <w:tc>
          <w:tcPr>
            <w:tcW w:w="1000" w:type="dxa"/>
          </w:tcPr>
          <w:p w14:paraId="1C1538F1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5362F78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검사계획을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</w:tc>
      </w:tr>
      <w:tr w:rsidR="00B4288B" w14:paraId="07CECB5F" w14:textId="77777777">
        <w:trPr>
          <w:cantSplit/>
          <w:jc w:val="center"/>
        </w:trPr>
        <w:tc>
          <w:tcPr>
            <w:tcW w:w="2100" w:type="dxa"/>
          </w:tcPr>
          <w:p w14:paraId="248580F8" w14:textId="77777777" w:rsidR="00B4288B" w:rsidRDefault="0010783A">
            <w:pPr>
              <w:pStyle w:val="KS2"/>
            </w:pPr>
            <w:r>
              <w:t>검사식별자</w:t>
            </w:r>
          </w:p>
        </w:tc>
        <w:tc>
          <w:tcPr>
            <w:tcW w:w="3000" w:type="dxa"/>
          </w:tcPr>
          <w:p w14:paraId="30B1722D" w14:textId="77777777" w:rsidR="00B4288B" w:rsidRDefault="0010783A">
            <w:pPr>
              <w:pStyle w:val="KS2"/>
            </w:pPr>
            <w:r>
              <w:t>InspectionID</w:t>
            </w:r>
          </w:p>
        </w:tc>
        <w:tc>
          <w:tcPr>
            <w:tcW w:w="1150" w:type="dxa"/>
          </w:tcPr>
          <w:p w14:paraId="2275F826" w14:textId="77777777" w:rsidR="00B4288B" w:rsidRDefault="0010783A">
            <w:pPr>
              <w:pStyle w:val="KS2"/>
              <w:jc w:val="center"/>
            </w:pPr>
            <w:r>
              <w:t>ID</w:t>
            </w:r>
          </w:p>
        </w:tc>
        <w:tc>
          <w:tcPr>
            <w:tcW w:w="1000" w:type="dxa"/>
          </w:tcPr>
          <w:p w14:paraId="22BD8E71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83E51DE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검사를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51F34731" w14:textId="0D46A6F3" w:rsidR="00BB07A9" w:rsidRDefault="00E8586B">
            <w:pPr>
              <w:pStyle w:val="KS2"/>
              <w:rPr>
                <w:ins w:id="2737" w:author="임픽스 검토" w:date="2026-10-12T04:00:00Z"/>
                <w:lang w:eastAsia="ko-KR"/>
              </w:rPr>
            </w:pPr>
            <w:ins w:id="273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rFonts w:hint="eastAsia"/>
                  <w:lang w:eastAsia="ko-KR"/>
                </w:rPr>
                <w:t>검사식별자</w:t>
              </w:r>
              <w:r>
                <w:rPr>
                  <w:rFonts w:hint="eastAsia"/>
                  <w:lang w:eastAsia="ko-KR"/>
                </w:rPr>
                <w:t>(InspectionID)</w:t>
              </w:r>
              <w:r>
                <w:rPr>
                  <w:rFonts w:hint="eastAsia"/>
                  <w:lang w:eastAsia="ko-KR"/>
                </w:rPr>
                <w:t>는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협력업체품질계획수립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시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신규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생성하며</w:t>
              </w:r>
              <w:r>
                <w:rPr>
                  <w:rFonts w:hint="eastAsia"/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검사계획과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검사항목은</w:t>
              </w:r>
              <w:r>
                <w:rPr>
                  <w:lang w:eastAsia="ko-KR"/>
                </w:rPr>
                <w:t xml:space="preserve"> 1:N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관계</w:t>
              </w:r>
            </w:ins>
          </w:p>
          <w:p w14:paraId="5D0E4736" w14:textId="0311B91D" w:rsidR="00E8586B" w:rsidRDefault="00BB07A9">
            <w:pPr>
              <w:pStyle w:val="KS2"/>
              <w:rPr>
                <w:ins w:id="2739" w:author="임픽스 검토" w:date="2026-10-12T04:00:00Z"/>
                <w:lang w:eastAsia="ko-KR"/>
              </w:rPr>
            </w:pPr>
            <w:ins w:id="274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rFonts w:hint="eastAsia"/>
                  <w:lang w:eastAsia="ko-KR"/>
                </w:rPr>
                <w:t>검사계획식별자</w:t>
              </w:r>
              <w:r>
                <w:rPr>
                  <w:rFonts w:hint="eastAsia"/>
                  <w:lang w:eastAsia="ko-KR"/>
                </w:rPr>
                <w:t xml:space="preserve">(InspectionPlanID) </w:t>
              </w:r>
              <w:r>
                <w:rPr>
                  <w:rFonts w:hint="eastAsia"/>
                  <w:lang w:eastAsia="ko-KR"/>
                </w:rPr>
                <w:t>와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검사식별자</w:t>
              </w:r>
              <w:r>
                <w:rPr>
                  <w:rFonts w:hint="eastAsia"/>
                  <w:lang w:eastAsia="ko-KR"/>
                </w:rPr>
                <w:t xml:space="preserve">(InspectionID) </w:t>
              </w:r>
              <w:r>
                <w:rPr>
                  <w:rFonts w:hint="eastAsia"/>
                  <w:lang w:eastAsia="ko-KR"/>
                </w:rPr>
                <w:t>두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속성의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조합이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식별자</w:t>
              </w:r>
            </w:ins>
          </w:p>
        </w:tc>
      </w:tr>
      <w:tr w:rsidR="00B4288B" w14:paraId="3A0CDE69" w14:textId="77777777">
        <w:trPr>
          <w:cantSplit/>
          <w:jc w:val="center"/>
        </w:trPr>
        <w:tc>
          <w:tcPr>
            <w:tcW w:w="2100" w:type="dxa"/>
          </w:tcPr>
          <w:p w14:paraId="235CAC71" w14:textId="77777777" w:rsidR="00B4288B" w:rsidRDefault="0010783A">
            <w:pPr>
              <w:pStyle w:val="KS2"/>
            </w:pPr>
            <w:r>
              <w:t>검사명</w:t>
            </w:r>
          </w:p>
        </w:tc>
        <w:tc>
          <w:tcPr>
            <w:tcW w:w="3000" w:type="dxa"/>
          </w:tcPr>
          <w:p w14:paraId="355035FB" w14:textId="77777777" w:rsidR="00B4288B" w:rsidRDefault="0010783A">
            <w:pPr>
              <w:pStyle w:val="KS2"/>
            </w:pPr>
            <w:r>
              <w:t>InspectionName</w:t>
            </w:r>
          </w:p>
        </w:tc>
        <w:tc>
          <w:tcPr>
            <w:tcW w:w="1150" w:type="dxa"/>
          </w:tcPr>
          <w:p w14:paraId="6133AA3C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1616A7A6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E2A5BB3" w14:textId="77777777" w:rsidR="00B4288B" w:rsidRDefault="0010783A">
            <w:pPr>
              <w:pStyle w:val="KS2"/>
            </w:pPr>
            <w:r>
              <w:t xml:space="preserve">— </w:t>
            </w:r>
            <w:r>
              <w:t>검사의</w:t>
            </w:r>
            <w:r>
              <w:t xml:space="preserve"> </w:t>
            </w:r>
            <w:r>
              <w:t>명칭</w:t>
            </w:r>
          </w:p>
        </w:tc>
      </w:tr>
      <w:tr w:rsidR="00B4288B" w14:paraId="5669C821" w14:textId="77777777">
        <w:trPr>
          <w:cantSplit/>
          <w:jc w:val="center"/>
        </w:trPr>
        <w:tc>
          <w:tcPr>
            <w:tcW w:w="2100" w:type="dxa"/>
          </w:tcPr>
          <w:p w14:paraId="1ABD29B4" w14:textId="77777777" w:rsidR="00B4288B" w:rsidRDefault="0010783A">
            <w:pPr>
              <w:pStyle w:val="KS2"/>
            </w:pPr>
            <w:r>
              <w:t>검사자</w:t>
            </w:r>
          </w:p>
        </w:tc>
        <w:tc>
          <w:tcPr>
            <w:tcW w:w="3000" w:type="dxa"/>
          </w:tcPr>
          <w:p w14:paraId="65F5A3C6" w14:textId="77777777" w:rsidR="00B4288B" w:rsidRDefault="0010783A">
            <w:pPr>
              <w:pStyle w:val="KS2"/>
            </w:pPr>
            <w:r>
              <w:t>Inspector</w:t>
            </w:r>
          </w:p>
        </w:tc>
        <w:tc>
          <w:tcPr>
            <w:tcW w:w="1150" w:type="dxa"/>
          </w:tcPr>
          <w:p w14:paraId="1B98C46A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4EB3D60C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64276565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검사계획에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배정된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검사원</w:t>
            </w:r>
          </w:p>
        </w:tc>
      </w:tr>
      <w:tr w:rsidR="00B4288B" w14:paraId="2E91F15C" w14:textId="77777777">
        <w:trPr>
          <w:cantSplit/>
          <w:jc w:val="center"/>
        </w:trPr>
        <w:tc>
          <w:tcPr>
            <w:tcW w:w="2100" w:type="dxa"/>
          </w:tcPr>
          <w:p w14:paraId="332F7E2B" w14:textId="77777777" w:rsidR="00B4288B" w:rsidRDefault="0010783A">
            <w:pPr>
              <w:pStyle w:val="KS2"/>
            </w:pPr>
            <w:r>
              <w:t>검사위치</w:t>
            </w:r>
          </w:p>
        </w:tc>
        <w:tc>
          <w:tcPr>
            <w:tcW w:w="3000" w:type="dxa"/>
          </w:tcPr>
          <w:p w14:paraId="40080BD7" w14:textId="77777777" w:rsidR="00B4288B" w:rsidRDefault="0010783A">
            <w:pPr>
              <w:pStyle w:val="KS2"/>
            </w:pPr>
            <w:r>
              <w:t>InspectionLocation</w:t>
            </w:r>
          </w:p>
        </w:tc>
        <w:tc>
          <w:tcPr>
            <w:tcW w:w="1150" w:type="dxa"/>
          </w:tcPr>
          <w:p w14:paraId="0FBB173E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17775ABA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8E043B2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검사를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위치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장소</w:t>
            </w:r>
            <w:r>
              <w:rPr>
                <w:lang w:eastAsia="ko-KR"/>
              </w:rPr>
              <w:t>)</w:t>
            </w:r>
          </w:p>
        </w:tc>
      </w:tr>
      <w:tr w:rsidR="00B4288B" w14:paraId="048A62C7" w14:textId="77777777">
        <w:trPr>
          <w:cantSplit/>
          <w:jc w:val="center"/>
        </w:trPr>
        <w:tc>
          <w:tcPr>
            <w:tcW w:w="2100" w:type="dxa"/>
          </w:tcPr>
          <w:p w14:paraId="2FE52D44" w14:textId="77777777" w:rsidR="00B4288B" w:rsidRDefault="0010783A">
            <w:pPr>
              <w:pStyle w:val="KS2"/>
            </w:pPr>
            <w:r>
              <w:t>검사예정일</w:t>
            </w:r>
          </w:p>
        </w:tc>
        <w:tc>
          <w:tcPr>
            <w:tcW w:w="3000" w:type="dxa"/>
          </w:tcPr>
          <w:p w14:paraId="06065130" w14:textId="77777777" w:rsidR="00B4288B" w:rsidRDefault="0010783A">
            <w:pPr>
              <w:pStyle w:val="KS2"/>
            </w:pPr>
            <w:r>
              <w:t>ExpectedInspectionDate</w:t>
            </w:r>
          </w:p>
        </w:tc>
        <w:tc>
          <w:tcPr>
            <w:tcW w:w="1150" w:type="dxa"/>
          </w:tcPr>
          <w:p w14:paraId="3B655CDA" w14:textId="77777777" w:rsidR="00B4288B" w:rsidRDefault="0010783A">
            <w:pPr>
              <w:pStyle w:val="KS2"/>
              <w:jc w:val="center"/>
            </w:pPr>
            <w:r>
              <w:t>date</w:t>
            </w:r>
          </w:p>
        </w:tc>
        <w:tc>
          <w:tcPr>
            <w:tcW w:w="1000" w:type="dxa"/>
          </w:tcPr>
          <w:p w14:paraId="3AA7FCCC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99A03A3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검사가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예정일자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  <w:tr w:rsidR="00B4288B" w14:paraId="5922E158" w14:textId="77777777">
        <w:trPr>
          <w:cantSplit/>
          <w:jc w:val="center"/>
        </w:trPr>
        <w:tc>
          <w:tcPr>
            <w:tcW w:w="2100" w:type="dxa"/>
          </w:tcPr>
          <w:p w14:paraId="4BFC289C" w14:textId="77777777" w:rsidR="00B4288B" w:rsidRDefault="0010783A">
            <w:pPr>
              <w:pStyle w:val="KS2"/>
            </w:pPr>
            <w:r>
              <w:t>검사예정기간</w:t>
            </w:r>
          </w:p>
        </w:tc>
        <w:tc>
          <w:tcPr>
            <w:tcW w:w="3000" w:type="dxa"/>
          </w:tcPr>
          <w:p w14:paraId="23AECAFB" w14:textId="77777777" w:rsidR="00B4288B" w:rsidRDefault="0010783A">
            <w:pPr>
              <w:pStyle w:val="KS2"/>
            </w:pPr>
            <w:r>
              <w:t>ExpectedInspectionTimePeriod</w:t>
            </w:r>
          </w:p>
        </w:tc>
        <w:tc>
          <w:tcPr>
            <w:tcW w:w="1150" w:type="dxa"/>
          </w:tcPr>
          <w:p w14:paraId="3E22F910" w14:textId="77777777" w:rsidR="003168E1" w:rsidRDefault="00000000">
            <w:pPr>
              <w:pStyle w:val="KS2"/>
              <w:jc w:val="center"/>
              <w:rPr>
                <w:del w:id="2741" w:author="임픽스 검토" w:date="2026-10-12T04:00:00Z"/>
                <w:lang w:eastAsia="ko-KR"/>
              </w:rPr>
            </w:pPr>
            <w:del w:id="2742" w:author="임픽스 검토" w:date="2026-10-12T04:00:00Z">
              <w:r>
                <w:rPr>
                  <w:rFonts w:hint="eastAsia"/>
                  <w:lang w:eastAsia="ko-KR"/>
                </w:rPr>
                <w:delText>enum</w:delText>
              </w:r>
            </w:del>
          </w:p>
          <w:p w14:paraId="03ADBEA7" w14:textId="02C7AFC9" w:rsidR="00B4288B" w:rsidRDefault="00BB07A9">
            <w:pPr>
              <w:pStyle w:val="KS2"/>
              <w:jc w:val="center"/>
              <w:rPr>
                <w:ins w:id="2743" w:author="임픽스 검토" w:date="2026-10-12T04:00:00Z"/>
                <w:lang w:eastAsia="ko-KR"/>
              </w:rPr>
            </w:pPr>
            <w:ins w:id="2744" w:author="임픽스 검토" w:date="2026-10-12T04:00:00Z">
              <w:r>
                <w:rPr>
                  <w:rFonts w:hint="eastAsia"/>
                  <w:lang w:eastAsia="ko-KR"/>
                </w:rPr>
                <w:t>int</w:t>
              </w:r>
            </w:ins>
          </w:p>
        </w:tc>
        <w:tc>
          <w:tcPr>
            <w:tcW w:w="1000" w:type="dxa"/>
          </w:tcPr>
          <w:p w14:paraId="3B77BA60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B35C711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검사시작일과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검사종료일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사이의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예정일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</w:p>
        </w:tc>
      </w:tr>
      <w:tr w:rsidR="00B4288B" w14:paraId="40AC1F27" w14:textId="77777777">
        <w:trPr>
          <w:cantSplit/>
          <w:jc w:val="center"/>
        </w:trPr>
        <w:tc>
          <w:tcPr>
            <w:tcW w:w="2100" w:type="dxa"/>
          </w:tcPr>
          <w:p w14:paraId="2A2BC4B6" w14:textId="77777777" w:rsidR="00B4288B" w:rsidRDefault="0010783A">
            <w:pPr>
              <w:pStyle w:val="KS2"/>
            </w:pPr>
            <w:r>
              <w:t>검사방법</w:t>
            </w:r>
          </w:p>
        </w:tc>
        <w:tc>
          <w:tcPr>
            <w:tcW w:w="3000" w:type="dxa"/>
          </w:tcPr>
          <w:p w14:paraId="6C26487D" w14:textId="77777777" w:rsidR="00B4288B" w:rsidRDefault="0010783A">
            <w:pPr>
              <w:pStyle w:val="KS2"/>
            </w:pPr>
            <w:r>
              <w:t>InspectionMethod</w:t>
            </w:r>
          </w:p>
        </w:tc>
        <w:tc>
          <w:tcPr>
            <w:tcW w:w="1150" w:type="dxa"/>
          </w:tcPr>
          <w:p w14:paraId="13B7E377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109E100B" w14:textId="2DE2D6A2" w:rsidR="00B4288B" w:rsidRDefault="0010783A">
            <w:pPr>
              <w:pStyle w:val="KS2"/>
              <w:jc w:val="center"/>
            </w:pPr>
            <w:del w:id="2745" w:author="임픽스 검토" w:date="2026-10-12T04:00:00Z">
              <w:r>
                <w:delText>비대상</w:delText>
              </w:r>
            </w:del>
            <w:ins w:id="2746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367F46C4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검사의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방법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육안검사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비파괴검사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치수검사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  <w:p w14:paraId="1ADA383C" w14:textId="7C29E528" w:rsidR="000E44BD" w:rsidRDefault="000E44BD">
            <w:pPr>
              <w:pStyle w:val="KS2"/>
              <w:rPr>
                <w:ins w:id="2747" w:author="임픽스 검토" w:date="2026-10-12T04:00:00Z"/>
                <w:lang w:eastAsia="ko-KR"/>
              </w:rPr>
            </w:pPr>
            <w:ins w:id="2748" w:author="임픽스 검토" w:date="2026-10-12T04:00:00Z">
              <w:r w:rsidRPr="005C1074">
                <w:rPr>
                  <w:color w:val="000000" w:themeColor="text1"/>
                  <w:lang w:eastAsia="ko-KR"/>
                </w:rPr>
                <w:t xml:space="preserve">— </w:t>
              </w:r>
              <w:r w:rsidRPr="005C1074">
                <w:rPr>
                  <w:rFonts w:hint="eastAsia"/>
                  <w:color w:val="000000" w:themeColor="text1"/>
                  <w:lang w:eastAsia="ko-KR"/>
                </w:rPr>
                <w:t>참조</w:t>
              </w:r>
              <w:r w:rsidRPr="005C1074">
                <w:rPr>
                  <w:rFonts w:hint="eastAsia"/>
                  <w:color w:val="000000" w:themeColor="text1"/>
                  <w:lang w:eastAsia="ko-KR"/>
                </w:rPr>
                <w:t xml:space="preserve"> </w:t>
              </w:r>
              <w:r w:rsidRPr="005C1074">
                <w:rPr>
                  <w:rFonts w:hint="eastAsia"/>
                  <w:color w:val="000000" w:themeColor="text1"/>
                  <w:lang w:eastAsia="ko-KR"/>
                </w:rPr>
                <w:t>대상</w:t>
              </w:r>
              <w:r w:rsidRPr="005C1074">
                <w:rPr>
                  <w:rFonts w:hint="eastAsia"/>
                  <w:color w:val="000000" w:themeColor="text1"/>
                  <w:lang w:eastAsia="ko-KR"/>
                </w:rPr>
                <w:t xml:space="preserve">: </w:t>
              </w:r>
              <w:r w:rsidRPr="005C1074">
                <w:rPr>
                  <w:rFonts w:hint="eastAsia"/>
                  <w:color w:val="000000" w:themeColor="text1"/>
                  <w:lang w:eastAsia="ko-KR"/>
                </w:rPr>
                <w:t>공통코드정보</w:t>
              </w:r>
              <w:r w:rsidRPr="005C1074">
                <w:rPr>
                  <w:rFonts w:hint="eastAsia"/>
                  <w:color w:val="000000" w:themeColor="text1"/>
                  <w:lang w:eastAsia="ko-KR"/>
                </w:rPr>
                <w:t>(CommonCodeMaster)</w:t>
              </w:r>
              <w:r w:rsidRPr="005C1074">
                <w:rPr>
                  <w:rFonts w:hint="eastAsia"/>
                  <w:color w:val="000000" w:themeColor="text1"/>
                  <w:lang w:eastAsia="ko-KR"/>
                </w:rPr>
                <w:t>의</w:t>
              </w:r>
              <w:r w:rsidRPr="005C1074">
                <w:rPr>
                  <w:rFonts w:hint="eastAsia"/>
                  <w:color w:val="000000" w:themeColor="text1"/>
                  <w:lang w:eastAsia="ko-KR"/>
                </w:rPr>
                <w:t xml:space="preserve"> </w:t>
              </w:r>
              <w:r w:rsidRPr="005C1074">
                <w:rPr>
                  <w:rFonts w:hint="eastAsia"/>
                  <w:color w:val="000000" w:themeColor="text1"/>
                  <w:lang w:eastAsia="ko-KR"/>
                </w:rPr>
                <w:t>코드</w:t>
              </w:r>
            </w:ins>
          </w:p>
        </w:tc>
      </w:tr>
      <w:tr w:rsidR="00B4288B" w14:paraId="4131FD2F" w14:textId="77777777">
        <w:trPr>
          <w:cantSplit/>
          <w:jc w:val="center"/>
        </w:trPr>
        <w:tc>
          <w:tcPr>
            <w:tcW w:w="2100" w:type="dxa"/>
          </w:tcPr>
          <w:p w14:paraId="2633EE57" w14:textId="77777777" w:rsidR="00B4288B" w:rsidRDefault="0010783A">
            <w:pPr>
              <w:pStyle w:val="KS2"/>
            </w:pPr>
            <w:r>
              <w:t>검사계획수량</w:t>
            </w:r>
          </w:p>
        </w:tc>
        <w:tc>
          <w:tcPr>
            <w:tcW w:w="3000" w:type="dxa"/>
          </w:tcPr>
          <w:p w14:paraId="314B4AE9" w14:textId="77777777" w:rsidR="00B4288B" w:rsidRDefault="0010783A">
            <w:pPr>
              <w:pStyle w:val="KS2"/>
            </w:pPr>
            <w:r>
              <w:t>InspectionPlanQuantity</w:t>
            </w:r>
          </w:p>
        </w:tc>
        <w:tc>
          <w:tcPr>
            <w:tcW w:w="1150" w:type="dxa"/>
          </w:tcPr>
          <w:p w14:paraId="3085952D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0FB8B299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3BA8437E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검사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대상이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검사계획수량</w:t>
            </w:r>
          </w:p>
        </w:tc>
      </w:tr>
      <w:tr w:rsidR="00B4288B" w14:paraId="7F38BD66" w14:textId="77777777">
        <w:trPr>
          <w:cantSplit/>
          <w:jc w:val="center"/>
        </w:trPr>
        <w:tc>
          <w:tcPr>
            <w:tcW w:w="2100" w:type="dxa"/>
          </w:tcPr>
          <w:p w14:paraId="35CAC7B2" w14:textId="77777777" w:rsidR="00B4288B" w:rsidRDefault="0010783A">
            <w:pPr>
              <w:pStyle w:val="KS2"/>
            </w:pPr>
            <w:r>
              <w:t>검사체크시트</w:t>
            </w:r>
          </w:p>
        </w:tc>
        <w:tc>
          <w:tcPr>
            <w:tcW w:w="3000" w:type="dxa"/>
          </w:tcPr>
          <w:p w14:paraId="3F5BC66A" w14:textId="77777777" w:rsidR="00B4288B" w:rsidRDefault="0010783A">
            <w:pPr>
              <w:pStyle w:val="KS2"/>
            </w:pPr>
            <w:r>
              <w:t>InspectionCheckSheet</w:t>
            </w:r>
          </w:p>
        </w:tc>
        <w:tc>
          <w:tcPr>
            <w:tcW w:w="1150" w:type="dxa"/>
          </w:tcPr>
          <w:p w14:paraId="3ED7A6AD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72221057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1FD9BD1D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발주처에서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수준을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점검하기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프로젝트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검사방법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점검내용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온라인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문서의</w:t>
            </w:r>
            <w:r>
              <w:rPr>
                <w:lang w:eastAsia="ko-KR"/>
              </w:rPr>
              <w:t xml:space="preserve"> URI(Uniform Resource Identifier)</w:t>
            </w:r>
          </w:p>
        </w:tc>
      </w:tr>
    </w:tbl>
    <w:p w14:paraId="3EC6F747" w14:textId="77777777" w:rsidR="00B4288B" w:rsidRDefault="00B4288B">
      <w:pPr>
        <w:spacing w:after="0" w:line="144" w:lineRule="auto"/>
        <w:rPr>
          <w:lang w:eastAsia="ko-KR"/>
        </w:rPr>
      </w:pPr>
    </w:p>
    <w:p w14:paraId="72093721" w14:textId="77777777" w:rsidR="00B4288B" w:rsidRDefault="0010783A">
      <w:pPr>
        <w:pStyle w:val="46"/>
        <w:rPr>
          <w:lang w:eastAsia="ko-KR"/>
        </w:rPr>
      </w:pPr>
      <w:r>
        <w:rPr>
          <w:lang w:eastAsia="ko-KR"/>
        </w:rPr>
        <w:t xml:space="preserve">7.4.6.12  </w:t>
      </w:r>
      <w:r>
        <w:rPr>
          <w:lang w:eastAsia="ko-KR"/>
        </w:rPr>
        <w:t>협력업체품질검사신청</w:t>
      </w:r>
      <w:r>
        <w:rPr>
          <w:lang w:eastAsia="ko-KR"/>
        </w:rPr>
        <w:t>(SupplierInspectionApplication)</w:t>
      </w:r>
    </w:p>
    <w:p w14:paraId="6694F31C" w14:textId="4E593143" w:rsidR="00B4288B" w:rsidRDefault="0010783A">
      <w:pPr>
        <w:rPr>
          <w:lang w:eastAsia="ko-KR"/>
        </w:rPr>
      </w:pPr>
      <w:r>
        <w:rPr>
          <w:lang w:eastAsia="ko-KR"/>
        </w:rPr>
        <w:t>품질검사계획에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협력업체에</w:t>
      </w:r>
      <w:r>
        <w:rPr>
          <w:lang w:eastAsia="ko-KR"/>
        </w:rPr>
        <w:t xml:space="preserve"> </w:t>
      </w:r>
      <w:r>
        <w:rPr>
          <w:lang w:eastAsia="ko-KR"/>
        </w:rPr>
        <w:t>품질검사를</w:t>
      </w:r>
      <w:r>
        <w:rPr>
          <w:lang w:eastAsia="ko-KR"/>
        </w:rPr>
        <w:t xml:space="preserve"> </w:t>
      </w:r>
      <w:r>
        <w:rPr>
          <w:lang w:eastAsia="ko-KR"/>
        </w:rPr>
        <w:t>신청하는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협력업체품질검사신청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2749" w:author="임픽스 검토" w:date="2026-10-12T04:00:00Z">
        <w:r>
          <w:rPr>
            <w:lang w:eastAsia="ko-KR"/>
          </w:rPr>
          <w:delText>52</w:delText>
        </w:r>
      </w:del>
      <w:ins w:id="2750" w:author="임픽스 검토" w:date="2026-10-12T04:00:00Z">
        <w:r>
          <w:rPr>
            <w:lang w:eastAsia="ko-KR"/>
          </w:rPr>
          <w:t>55</w:t>
        </w:r>
      </w:ins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B3F5867" w14:textId="44BBC005" w:rsidR="00B4288B" w:rsidRDefault="0010783A">
      <w:pPr>
        <w:pStyle w:val="KS"/>
        <w:rPr>
          <w:lang w:eastAsia="ko-KR"/>
        </w:rPr>
      </w:pPr>
      <w:commentRangeStart w:id="2751"/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2752" w:author="임픽스 검토" w:date="2026-10-12T04:00:00Z">
        <w:r>
          <w:rPr>
            <w:lang w:eastAsia="ko-KR"/>
          </w:rPr>
          <w:delText>52</w:delText>
        </w:r>
      </w:del>
      <w:ins w:id="2753" w:author="임픽스 검토" w:date="2026-10-12T04:00:00Z">
        <w:r>
          <w:rPr>
            <w:lang w:eastAsia="ko-KR"/>
          </w:rPr>
          <w:t>55</w:t>
        </w:r>
      </w:ins>
      <w:r>
        <w:rPr>
          <w:lang w:eastAsia="ko-KR"/>
        </w:rPr>
        <w:t xml:space="preserve"> — </w:t>
      </w:r>
      <w:r>
        <w:rPr>
          <w:lang w:eastAsia="ko-KR"/>
        </w:rPr>
        <w:t>협력업체품질검사신청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commentRangeEnd w:id="2751"/>
      <w:r>
        <w:rPr>
          <w:rStyle w:val="aff5"/>
          <w:sz w:val="20"/>
          <w:szCs w:val="22"/>
          <w:lang w:eastAsia="ko-KR"/>
        </w:rPr>
        <w:commentReference w:id="2751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581B4D65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482F6273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5CE0B981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34398100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1D16AF80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0A577474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29C83174" w14:textId="77777777">
        <w:trPr>
          <w:cantSplit/>
          <w:jc w:val="center"/>
        </w:trPr>
        <w:tc>
          <w:tcPr>
            <w:tcW w:w="2100" w:type="dxa"/>
          </w:tcPr>
          <w:p w14:paraId="2A7511EE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683DA310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1FA58138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2B5B041B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5DB95394" w14:textId="77777777" w:rsidR="00B4288B" w:rsidRDefault="00B4288B">
            <w:pPr>
              <w:pStyle w:val="KS2"/>
            </w:pPr>
          </w:p>
        </w:tc>
      </w:tr>
      <w:tr w:rsidR="00B4288B" w14:paraId="468F0D6C" w14:textId="77777777">
        <w:trPr>
          <w:cantSplit/>
          <w:jc w:val="center"/>
        </w:trPr>
        <w:tc>
          <w:tcPr>
            <w:tcW w:w="2100" w:type="dxa"/>
          </w:tcPr>
          <w:p w14:paraId="001DFD12" w14:textId="77777777" w:rsidR="00B4288B" w:rsidRDefault="0010783A">
            <w:pPr>
              <w:pStyle w:val="KS2"/>
            </w:pPr>
            <w:r>
              <w:t>공급사식별자</w:t>
            </w:r>
          </w:p>
        </w:tc>
        <w:tc>
          <w:tcPr>
            <w:tcW w:w="3000" w:type="dxa"/>
          </w:tcPr>
          <w:p w14:paraId="19824B6C" w14:textId="77777777" w:rsidR="00B4288B" w:rsidRDefault="0010783A">
            <w:pPr>
              <w:pStyle w:val="KS2"/>
            </w:pPr>
            <w:r>
              <w:t>VendorID</w:t>
            </w:r>
          </w:p>
        </w:tc>
        <w:tc>
          <w:tcPr>
            <w:tcW w:w="1150" w:type="dxa"/>
          </w:tcPr>
          <w:p w14:paraId="36942456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6C42BEA1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57980C2A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구입해오는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거래처를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7F1793D3" w14:textId="77777777" w:rsidR="00B4288B" w:rsidRDefault="0010783A">
            <w:pPr>
              <w:pStyle w:val="KS2"/>
              <w:rPr>
                <w:ins w:id="2754" w:author="임픽스 검토" w:date="2026-10-12T04:00:00Z"/>
              </w:rPr>
            </w:pPr>
            <w:ins w:id="2755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공급사</w:t>
              </w:r>
              <w:r>
                <w:t>(VendorPartyMaster)</w:t>
              </w:r>
            </w:ins>
          </w:p>
        </w:tc>
      </w:tr>
      <w:tr w:rsidR="00B4288B" w14:paraId="74B7758B" w14:textId="77777777">
        <w:trPr>
          <w:cantSplit/>
          <w:jc w:val="center"/>
        </w:trPr>
        <w:tc>
          <w:tcPr>
            <w:tcW w:w="2100" w:type="dxa"/>
          </w:tcPr>
          <w:p w14:paraId="7902C72A" w14:textId="77777777" w:rsidR="00B4288B" w:rsidRDefault="0010783A">
            <w:pPr>
              <w:pStyle w:val="KS2"/>
            </w:pPr>
            <w:r>
              <w:t>프로젝트식별자</w:t>
            </w:r>
          </w:p>
        </w:tc>
        <w:tc>
          <w:tcPr>
            <w:tcW w:w="3000" w:type="dxa"/>
          </w:tcPr>
          <w:p w14:paraId="7A9F9BC7" w14:textId="77777777" w:rsidR="00B4288B" w:rsidRDefault="0010783A">
            <w:pPr>
              <w:pStyle w:val="KS2"/>
            </w:pPr>
            <w:r>
              <w:t>ProjectID</w:t>
            </w:r>
          </w:p>
        </w:tc>
        <w:tc>
          <w:tcPr>
            <w:tcW w:w="1150" w:type="dxa"/>
          </w:tcPr>
          <w:p w14:paraId="58281581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14CDEB94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3AD34DF4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프로젝트를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57626487" w14:textId="77777777" w:rsidR="00B4288B" w:rsidRDefault="0010783A">
            <w:pPr>
              <w:pStyle w:val="KS2"/>
              <w:rPr>
                <w:ins w:id="2756" w:author="임픽스 검토" w:date="2026-10-12T04:00:00Z"/>
              </w:rPr>
            </w:pPr>
            <w:ins w:id="2757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프로젝트마스터</w:t>
              </w:r>
              <w:r>
                <w:t>(ProjectMaster)</w:t>
              </w:r>
            </w:ins>
          </w:p>
        </w:tc>
      </w:tr>
      <w:tr w:rsidR="00B4288B" w14:paraId="7ADCDEB1" w14:textId="77777777">
        <w:trPr>
          <w:cantSplit/>
          <w:jc w:val="center"/>
        </w:trPr>
        <w:tc>
          <w:tcPr>
            <w:tcW w:w="2100" w:type="dxa"/>
          </w:tcPr>
          <w:p w14:paraId="3D2541EB" w14:textId="77777777" w:rsidR="00B4288B" w:rsidRDefault="0010783A">
            <w:pPr>
              <w:pStyle w:val="KS2"/>
            </w:pPr>
            <w:r>
              <w:t>품목식별자</w:t>
            </w:r>
          </w:p>
        </w:tc>
        <w:tc>
          <w:tcPr>
            <w:tcW w:w="3000" w:type="dxa"/>
          </w:tcPr>
          <w:p w14:paraId="595EA7EA" w14:textId="77777777" w:rsidR="00B4288B" w:rsidRDefault="0010783A">
            <w:pPr>
              <w:pStyle w:val="KS2"/>
            </w:pPr>
            <w:r>
              <w:t>ItemID</w:t>
            </w:r>
          </w:p>
        </w:tc>
        <w:tc>
          <w:tcPr>
            <w:tcW w:w="1150" w:type="dxa"/>
          </w:tcPr>
          <w:p w14:paraId="1F5CAA28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40F87475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169881A0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73B197C9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반제품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원자재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저장품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소모품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</w:p>
          <w:p w14:paraId="7F18F0DA" w14:textId="77777777" w:rsidR="00B4288B" w:rsidRDefault="0010783A">
            <w:pPr>
              <w:pStyle w:val="KS2"/>
              <w:rPr>
                <w:ins w:id="2758" w:author="임픽스 검토" w:date="2026-10-12T04:00:00Z"/>
                <w:lang w:eastAsia="ko-KR"/>
              </w:rPr>
            </w:pPr>
            <w:ins w:id="275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품목마스터</w:t>
              </w:r>
              <w:r>
                <w:rPr>
                  <w:lang w:eastAsia="ko-KR"/>
                </w:rPr>
                <w:t>(ItemMaster)</w:t>
              </w:r>
            </w:ins>
          </w:p>
        </w:tc>
      </w:tr>
      <w:tr w:rsidR="00B4288B" w14:paraId="34CA4A0F" w14:textId="77777777">
        <w:trPr>
          <w:cantSplit/>
          <w:jc w:val="center"/>
        </w:trPr>
        <w:tc>
          <w:tcPr>
            <w:tcW w:w="2100" w:type="dxa"/>
          </w:tcPr>
          <w:p w14:paraId="0658241D" w14:textId="77777777" w:rsidR="00B4288B" w:rsidRDefault="0010783A">
            <w:pPr>
              <w:pStyle w:val="KS2"/>
            </w:pPr>
            <w:r>
              <w:t>품목명</w:t>
            </w:r>
          </w:p>
        </w:tc>
        <w:tc>
          <w:tcPr>
            <w:tcW w:w="3000" w:type="dxa"/>
          </w:tcPr>
          <w:p w14:paraId="7E6E3117" w14:textId="77777777" w:rsidR="00B4288B" w:rsidRDefault="0010783A">
            <w:pPr>
              <w:pStyle w:val="KS2"/>
            </w:pPr>
            <w:r>
              <w:t>ItemName</w:t>
            </w:r>
          </w:p>
        </w:tc>
        <w:tc>
          <w:tcPr>
            <w:tcW w:w="1150" w:type="dxa"/>
          </w:tcPr>
          <w:p w14:paraId="645E4746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0FE13574" w14:textId="01155A5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4DCC61A1" w14:textId="77777777" w:rsidR="00B4288B" w:rsidRDefault="0010783A">
            <w:pPr>
              <w:pStyle w:val="KS2"/>
            </w:pPr>
            <w:r>
              <w:t xml:space="preserve">— </w:t>
            </w:r>
            <w:r>
              <w:t>품목의</w:t>
            </w:r>
            <w:r>
              <w:t xml:space="preserve"> </w:t>
            </w:r>
            <w:r>
              <w:t>명칭</w:t>
            </w:r>
          </w:p>
          <w:p w14:paraId="13B08F39" w14:textId="77777777" w:rsidR="00B4288B" w:rsidRDefault="0010783A">
            <w:pPr>
              <w:pStyle w:val="KS2"/>
              <w:rPr>
                <w:ins w:id="2760" w:author="임픽스 검토" w:date="2026-10-12T04:00:00Z"/>
              </w:rPr>
            </w:pPr>
            <w:ins w:id="2761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품목마스터</w:t>
              </w:r>
              <w:r>
                <w:t>(ItemMaster.ItemName)</w:t>
              </w:r>
            </w:ins>
          </w:p>
        </w:tc>
      </w:tr>
      <w:tr w:rsidR="00B4288B" w14:paraId="00E89914" w14:textId="77777777">
        <w:trPr>
          <w:cantSplit/>
          <w:jc w:val="center"/>
        </w:trPr>
        <w:tc>
          <w:tcPr>
            <w:tcW w:w="2100" w:type="dxa"/>
          </w:tcPr>
          <w:p w14:paraId="4F8802DB" w14:textId="77777777" w:rsidR="00B4288B" w:rsidRDefault="0010783A">
            <w:pPr>
              <w:pStyle w:val="KS2"/>
            </w:pPr>
            <w:r>
              <w:t>기준단위코드</w:t>
            </w:r>
          </w:p>
        </w:tc>
        <w:tc>
          <w:tcPr>
            <w:tcW w:w="3000" w:type="dxa"/>
          </w:tcPr>
          <w:p w14:paraId="2FE26A7E" w14:textId="77777777" w:rsidR="00B4288B" w:rsidRDefault="0010783A">
            <w:pPr>
              <w:pStyle w:val="KS2"/>
            </w:pPr>
            <w:r>
              <w:t>ItemUOMCode</w:t>
            </w:r>
          </w:p>
        </w:tc>
        <w:tc>
          <w:tcPr>
            <w:tcW w:w="1150" w:type="dxa"/>
          </w:tcPr>
          <w:p w14:paraId="1C1C42EF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03409887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60283461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기준단위코드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 xml:space="preserve">: EA, DZ, HD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  <w:p w14:paraId="016E5612" w14:textId="77777777" w:rsidR="00B4288B" w:rsidRDefault="0010783A">
            <w:pPr>
              <w:pStyle w:val="KS2"/>
              <w:rPr>
                <w:ins w:id="2762" w:author="임픽스 검토" w:date="2026-10-12T04:00:00Z"/>
                <w:lang w:eastAsia="ko-KR"/>
              </w:rPr>
            </w:pPr>
            <w:ins w:id="2763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단위그룹</w:t>
              </w:r>
              <w:r>
                <w:rPr>
                  <w:lang w:eastAsia="ko-KR"/>
                </w:rPr>
                <w:t>(UOMGroup)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단위코드</w:t>
              </w:r>
            </w:ins>
          </w:p>
        </w:tc>
      </w:tr>
      <w:tr w:rsidR="003168E1" w14:paraId="3819497B" w14:textId="77777777">
        <w:trPr>
          <w:cantSplit/>
          <w:jc w:val="center"/>
          <w:del w:id="2764" w:author="임픽스 검토" w:date="2026-10-12T04:00:00Z"/>
        </w:trPr>
        <w:tc>
          <w:tcPr>
            <w:tcW w:w="2100" w:type="dxa"/>
          </w:tcPr>
          <w:p w14:paraId="77734AF4" w14:textId="77777777" w:rsidR="003168E1" w:rsidRDefault="00000000">
            <w:pPr>
              <w:pStyle w:val="KS2"/>
            </w:pPr>
            <w:del w:id="2765" w:author="임픽스 검토" w:date="2026-10-12T04:00:00Z">
              <w:r>
                <w:delText>구매발주식별자</w:delText>
              </w:r>
            </w:del>
          </w:p>
        </w:tc>
        <w:tc>
          <w:tcPr>
            <w:tcW w:w="3000" w:type="dxa"/>
          </w:tcPr>
          <w:p w14:paraId="1D0F7D43" w14:textId="77777777" w:rsidR="003168E1" w:rsidRDefault="00000000">
            <w:pPr>
              <w:pStyle w:val="KS2"/>
            </w:pPr>
            <w:del w:id="2766" w:author="임픽스 검토" w:date="2026-10-12T04:00:00Z">
              <w:r>
                <w:delText>PurchaseOrderID</w:delText>
              </w:r>
            </w:del>
          </w:p>
        </w:tc>
        <w:tc>
          <w:tcPr>
            <w:tcW w:w="1150" w:type="dxa"/>
          </w:tcPr>
          <w:p w14:paraId="76452850" w14:textId="77777777" w:rsidR="003168E1" w:rsidRDefault="00000000">
            <w:pPr>
              <w:pStyle w:val="KS2"/>
              <w:jc w:val="center"/>
            </w:pPr>
            <w:del w:id="2767" w:author="임픽스 검토" w:date="2026-10-12T04:00:00Z">
              <w:r>
                <w:delText>IDREF</w:delText>
              </w:r>
            </w:del>
          </w:p>
        </w:tc>
        <w:tc>
          <w:tcPr>
            <w:tcW w:w="1000" w:type="dxa"/>
          </w:tcPr>
          <w:p w14:paraId="56286F03" w14:textId="77777777" w:rsidR="003168E1" w:rsidRDefault="00000000">
            <w:pPr>
              <w:pStyle w:val="KS2"/>
              <w:jc w:val="center"/>
            </w:pPr>
            <w:del w:id="2768" w:author="임픽스 검토" w:date="2026-10-12T04:00:00Z">
              <w:r>
                <w:delText>대상</w:delText>
              </w:r>
            </w:del>
          </w:p>
        </w:tc>
        <w:tc>
          <w:tcPr>
            <w:tcW w:w="6970" w:type="dxa"/>
          </w:tcPr>
          <w:p w14:paraId="683799EF" w14:textId="77777777" w:rsidR="003168E1" w:rsidRDefault="00000000">
            <w:pPr>
              <w:pStyle w:val="KS2"/>
              <w:rPr>
                <w:lang w:eastAsia="ko-KR"/>
              </w:rPr>
            </w:pPr>
            <w:del w:id="2769" w:author="임픽스 검토" w:date="2026-10-12T04:00:00Z">
              <w:r>
                <w:rPr>
                  <w:lang w:eastAsia="ko-KR"/>
                </w:rPr>
                <w:delText xml:space="preserve">— </w:delText>
              </w:r>
              <w:r>
                <w:rPr>
                  <w:lang w:eastAsia="ko-KR"/>
                </w:rPr>
                <w:delText>구매발주를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식별하기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위한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고유값</w:delText>
              </w:r>
            </w:del>
          </w:p>
        </w:tc>
      </w:tr>
      <w:tr w:rsidR="00B4288B" w14:paraId="3346D5DB" w14:textId="77777777">
        <w:trPr>
          <w:cantSplit/>
          <w:jc w:val="center"/>
          <w:ins w:id="2770" w:author="임픽스 검토" w:date="2026-10-12T04:00:00Z"/>
        </w:trPr>
        <w:tc>
          <w:tcPr>
            <w:tcW w:w="2100" w:type="dxa"/>
          </w:tcPr>
          <w:p w14:paraId="3D24BD7D" w14:textId="77777777" w:rsidR="00B4288B" w:rsidRDefault="0010783A">
            <w:pPr>
              <w:pStyle w:val="KS2"/>
              <w:rPr>
                <w:ins w:id="2771" w:author="임픽스 검토" w:date="2026-10-12T04:00:00Z"/>
              </w:rPr>
            </w:pPr>
            <w:ins w:id="2772" w:author="임픽스 검토" w:date="2026-10-12T04:00:00Z">
              <w:r>
                <w:t>구매문서번호</w:t>
              </w:r>
            </w:ins>
          </w:p>
        </w:tc>
        <w:tc>
          <w:tcPr>
            <w:tcW w:w="3000" w:type="dxa"/>
          </w:tcPr>
          <w:p w14:paraId="45863B07" w14:textId="77777777" w:rsidR="00B4288B" w:rsidRDefault="0010783A">
            <w:pPr>
              <w:pStyle w:val="KS2"/>
              <w:rPr>
                <w:ins w:id="2773" w:author="임픽스 검토" w:date="2026-10-12T04:00:00Z"/>
              </w:rPr>
            </w:pPr>
            <w:ins w:id="2774" w:author="임픽스 검토" w:date="2026-10-12T04:00:00Z">
              <w:r>
                <w:t>PurchaseDocumentNumber</w:t>
              </w:r>
            </w:ins>
          </w:p>
        </w:tc>
        <w:tc>
          <w:tcPr>
            <w:tcW w:w="1150" w:type="dxa"/>
          </w:tcPr>
          <w:p w14:paraId="4993547C" w14:textId="77777777" w:rsidR="00B4288B" w:rsidRDefault="0010783A">
            <w:pPr>
              <w:pStyle w:val="KS2"/>
              <w:jc w:val="center"/>
              <w:rPr>
                <w:ins w:id="2775" w:author="임픽스 검토" w:date="2026-10-12T04:00:00Z"/>
              </w:rPr>
            </w:pPr>
            <w:ins w:id="2776" w:author="임픽스 검토" w:date="2026-10-12T04:00:00Z">
              <w:r>
                <w:t>IDREF</w:t>
              </w:r>
            </w:ins>
          </w:p>
        </w:tc>
        <w:tc>
          <w:tcPr>
            <w:tcW w:w="1000" w:type="dxa"/>
          </w:tcPr>
          <w:p w14:paraId="341CE3D4" w14:textId="77777777" w:rsidR="00B4288B" w:rsidRDefault="0010783A">
            <w:pPr>
              <w:pStyle w:val="KS2"/>
              <w:jc w:val="center"/>
              <w:rPr>
                <w:ins w:id="2777" w:author="임픽스 검토" w:date="2026-10-12T04:00:00Z"/>
              </w:rPr>
            </w:pPr>
            <w:ins w:id="2778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535CFA21" w14:textId="77777777" w:rsidR="00B4288B" w:rsidRDefault="0010783A">
            <w:pPr>
              <w:pStyle w:val="KS2"/>
              <w:rPr>
                <w:ins w:id="2779" w:author="임픽스 검토" w:date="2026-10-12T04:00:00Z"/>
                <w:lang w:eastAsia="ko-KR"/>
              </w:rPr>
            </w:pPr>
            <w:ins w:id="278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구매문서번호</w:t>
              </w:r>
            </w:ins>
          </w:p>
          <w:p w14:paraId="30F4B415" w14:textId="77777777" w:rsidR="00B4288B" w:rsidRDefault="0010783A">
            <w:pPr>
              <w:pStyle w:val="KS2"/>
              <w:rPr>
                <w:ins w:id="2781" w:author="임픽스 검토" w:date="2026-10-12T04:00:00Z"/>
                <w:lang w:eastAsia="ko-KR"/>
              </w:rPr>
            </w:pPr>
            <w:ins w:id="278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구매문서순번</w:t>
              </w:r>
              <w:r>
                <w:rPr>
                  <w:lang w:eastAsia="ko-KR"/>
                </w:rPr>
                <w:t>(PurchaseDocumentSequence)</w:t>
              </w:r>
              <w:r>
                <w:rPr>
                  <w:lang w:eastAsia="ko-KR"/>
                </w:rPr>
                <w:t>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함께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사용한다</w:t>
              </w:r>
            </w:ins>
          </w:p>
          <w:p w14:paraId="36AD5947" w14:textId="77777777" w:rsidR="00B4288B" w:rsidRDefault="0010783A">
            <w:pPr>
              <w:pStyle w:val="KS2"/>
              <w:rPr>
                <w:ins w:id="2783" w:author="임픽스 검토" w:date="2026-10-12T04:00:00Z"/>
                <w:lang w:eastAsia="ko-KR"/>
              </w:rPr>
            </w:pPr>
            <w:ins w:id="278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구매발주</w:t>
              </w:r>
              <w:r>
                <w:rPr>
                  <w:lang w:eastAsia="ko-KR"/>
                </w:rPr>
                <w:t>(PurchaseOrder)</w:t>
              </w:r>
            </w:ins>
          </w:p>
        </w:tc>
      </w:tr>
      <w:tr w:rsidR="00B4288B" w14:paraId="24F1320B" w14:textId="77777777">
        <w:trPr>
          <w:cantSplit/>
          <w:jc w:val="center"/>
          <w:ins w:id="2785" w:author="임픽스 검토" w:date="2026-10-12T04:00:00Z"/>
        </w:trPr>
        <w:tc>
          <w:tcPr>
            <w:tcW w:w="2100" w:type="dxa"/>
          </w:tcPr>
          <w:p w14:paraId="3F86FCF6" w14:textId="77777777" w:rsidR="00B4288B" w:rsidRDefault="0010783A">
            <w:pPr>
              <w:pStyle w:val="KS2"/>
              <w:rPr>
                <w:ins w:id="2786" w:author="임픽스 검토" w:date="2026-10-12T04:00:00Z"/>
              </w:rPr>
            </w:pPr>
            <w:ins w:id="2787" w:author="임픽스 검토" w:date="2026-10-12T04:00:00Z">
              <w:r>
                <w:t>구매문서순번</w:t>
              </w:r>
            </w:ins>
          </w:p>
        </w:tc>
        <w:tc>
          <w:tcPr>
            <w:tcW w:w="3000" w:type="dxa"/>
          </w:tcPr>
          <w:p w14:paraId="38A3515E" w14:textId="77777777" w:rsidR="00B4288B" w:rsidRDefault="0010783A">
            <w:pPr>
              <w:pStyle w:val="KS2"/>
              <w:rPr>
                <w:ins w:id="2788" w:author="임픽스 검토" w:date="2026-10-12T04:00:00Z"/>
              </w:rPr>
            </w:pPr>
            <w:ins w:id="2789" w:author="임픽스 검토" w:date="2026-10-12T04:00:00Z">
              <w:r>
                <w:t>PurchaseDocumentSequence</w:t>
              </w:r>
            </w:ins>
          </w:p>
        </w:tc>
        <w:tc>
          <w:tcPr>
            <w:tcW w:w="1150" w:type="dxa"/>
          </w:tcPr>
          <w:p w14:paraId="6C75617B" w14:textId="77777777" w:rsidR="00B4288B" w:rsidRDefault="0010783A">
            <w:pPr>
              <w:pStyle w:val="KS2"/>
              <w:jc w:val="center"/>
              <w:rPr>
                <w:ins w:id="2790" w:author="임픽스 검토" w:date="2026-10-12T04:00:00Z"/>
              </w:rPr>
            </w:pPr>
            <w:ins w:id="2791" w:author="임픽스 검토" w:date="2026-10-12T04:00:00Z">
              <w:r>
                <w:t>int</w:t>
              </w:r>
            </w:ins>
          </w:p>
        </w:tc>
        <w:tc>
          <w:tcPr>
            <w:tcW w:w="1000" w:type="dxa"/>
          </w:tcPr>
          <w:p w14:paraId="6E299FD2" w14:textId="77777777" w:rsidR="00B4288B" w:rsidRDefault="0010783A">
            <w:pPr>
              <w:pStyle w:val="KS2"/>
              <w:jc w:val="center"/>
              <w:rPr>
                <w:ins w:id="2792" w:author="임픽스 검토" w:date="2026-10-12T04:00:00Z"/>
              </w:rPr>
            </w:pPr>
            <w:ins w:id="2793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4DE52A1C" w14:textId="77777777" w:rsidR="00B4288B" w:rsidRDefault="0010783A">
            <w:pPr>
              <w:pStyle w:val="KS2"/>
              <w:rPr>
                <w:ins w:id="2794" w:author="임픽스 검토" w:date="2026-10-12T04:00:00Z"/>
                <w:lang w:eastAsia="ko-KR"/>
              </w:rPr>
            </w:pPr>
            <w:ins w:id="279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구매문서순번</w:t>
              </w:r>
            </w:ins>
          </w:p>
          <w:p w14:paraId="6B8D4085" w14:textId="77777777" w:rsidR="00B4288B" w:rsidRDefault="0010783A">
            <w:pPr>
              <w:pStyle w:val="KS2"/>
              <w:rPr>
                <w:ins w:id="2796" w:author="임픽스 검토" w:date="2026-10-12T04:00:00Z"/>
                <w:lang w:eastAsia="ko-KR"/>
              </w:rPr>
            </w:pPr>
            <w:ins w:id="279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구매문서번호</w:t>
              </w:r>
              <w:r>
                <w:rPr>
                  <w:lang w:eastAsia="ko-KR"/>
                </w:rPr>
                <w:t>(PurchaseDocumentNumber)</w:t>
              </w:r>
              <w:r>
                <w:rPr>
                  <w:lang w:eastAsia="ko-KR"/>
                </w:rPr>
                <w:t>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함께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구매발주</w:t>
              </w:r>
              <w:r>
                <w:rPr>
                  <w:lang w:eastAsia="ko-KR"/>
                </w:rPr>
                <w:t>(PurchaseOrder)</w:t>
              </w:r>
              <w:r>
                <w:rPr>
                  <w:lang w:eastAsia="ko-KR"/>
                </w:rPr>
                <w:t>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참조한다</w:t>
              </w:r>
            </w:ins>
          </w:p>
        </w:tc>
      </w:tr>
      <w:tr w:rsidR="00B4288B" w14:paraId="42840C0E" w14:textId="77777777">
        <w:trPr>
          <w:cantSplit/>
          <w:jc w:val="center"/>
        </w:trPr>
        <w:tc>
          <w:tcPr>
            <w:tcW w:w="2100" w:type="dxa"/>
          </w:tcPr>
          <w:p w14:paraId="05A85959" w14:textId="77777777" w:rsidR="00B4288B" w:rsidRDefault="0010783A">
            <w:pPr>
              <w:pStyle w:val="KS2"/>
            </w:pPr>
            <w:r>
              <w:t>로트식별자</w:t>
            </w:r>
          </w:p>
        </w:tc>
        <w:tc>
          <w:tcPr>
            <w:tcW w:w="3000" w:type="dxa"/>
          </w:tcPr>
          <w:p w14:paraId="26784D93" w14:textId="77777777" w:rsidR="00B4288B" w:rsidRDefault="0010783A">
            <w:pPr>
              <w:pStyle w:val="KS2"/>
            </w:pPr>
            <w:r>
              <w:t>LotID</w:t>
            </w:r>
          </w:p>
        </w:tc>
        <w:tc>
          <w:tcPr>
            <w:tcW w:w="1150" w:type="dxa"/>
          </w:tcPr>
          <w:p w14:paraId="7044DA9D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1C83AD8D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02A5BF16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품질검사신청에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로트의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고유식별값</w:t>
            </w:r>
          </w:p>
          <w:p w14:paraId="2BA05FB2" w14:textId="77777777" w:rsidR="00B4288B" w:rsidRDefault="0010783A">
            <w:pPr>
              <w:pStyle w:val="KS2"/>
              <w:rPr>
                <w:ins w:id="2798" w:author="임픽스 검토" w:date="2026-10-12T04:00:00Z"/>
              </w:rPr>
            </w:pPr>
            <w:ins w:id="2799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로트</w:t>
              </w:r>
              <w:r>
                <w:t>(Lot)</w:t>
              </w:r>
            </w:ins>
          </w:p>
        </w:tc>
      </w:tr>
      <w:tr w:rsidR="00B4288B" w14:paraId="092E0AAB" w14:textId="77777777">
        <w:trPr>
          <w:cantSplit/>
          <w:jc w:val="center"/>
        </w:trPr>
        <w:tc>
          <w:tcPr>
            <w:tcW w:w="2100" w:type="dxa"/>
          </w:tcPr>
          <w:p w14:paraId="5ECF3E24" w14:textId="77777777" w:rsidR="00B4288B" w:rsidRDefault="0010783A">
            <w:pPr>
              <w:pStyle w:val="KS2"/>
            </w:pPr>
            <w:r>
              <w:t>배치식별자</w:t>
            </w:r>
          </w:p>
        </w:tc>
        <w:tc>
          <w:tcPr>
            <w:tcW w:w="3000" w:type="dxa"/>
          </w:tcPr>
          <w:p w14:paraId="4F8FC8BD" w14:textId="77777777" w:rsidR="00B4288B" w:rsidRDefault="0010783A">
            <w:pPr>
              <w:pStyle w:val="KS2"/>
            </w:pPr>
            <w:r>
              <w:t>BatchID</w:t>
            </w:r>
          </w:p>
        </w:tc>
        <w:tc>
          <w:tcPr>
            <w:tcW w:w="1150" w:type="dxa"/>
          </w:tcPr>
          <w:p w14:paraId="5A14D672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6C73C0CF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2FB8A688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품질검사신청에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배치의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고유식별값</w:t>
            </w:r>
          </w:p>
          <w:p w14:paraId="59D98772" w14:textId="7174CB9E" w:rsidR="00B4288B" w:rsidRDefault="0010783A">
            <w:pPr>
              <w:pStyle w:val="KS2"/>
              <w:rPr>
                <w:ins w:id="2800" w:author="임픽스 검토" w:date="2026-10-12T04:00:00Z"/>
                <w:lang w:eastAsia="ko-KR"/>
              </w:rPr>
            </w:pPr>
            <w:ins w:id="280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배치</w:t>
              </w:r>
              <w:r>
                <w:rPr>
                  <w:lang w:eastAsia="ko-KR"/>
                </w:rPr>
                <w:t xml:space="preserve">(Batch) </w:t>
              </w:r>
            </w:ins>
          </w:p>
        </w:tc>
      </w:tr>
      <w:tr w:rsidR="00B4288B" w14:paraId="0AD8B1E7" w14:textId="77777777">
        <w:trPr>
          <w:cantSplit/>
          <w:jc w:val="center"/>
        </w:trPr>
        <w:tc>
          <w:tcPr>
            <w:tcW w:w="2100" w:type="dxa"/>
          </w:tcPr>
          <w:p w14:paraId="465BE4F6" w14:textId="77777777" w:rsidR="00B4288B" w:rsidRDefault="0010783A">
            <w:pPr>
              <w:pStyle w:val="KS2"/>
            </w:pPr>
            <w:r>
              <w:t>검사계획식별자</w:t>
            </w:r>
          </w:p>
        </w:tc>
        <w:tc>
          <w:tcPr>
            <w:tcW w:w="3000" w:type="dxa"/>
          </w:tcPr>
          <w:p w14:paraId="4E6B9CF7" w14:textId="77777777" w:rsidR="00B4288B" w:rsidRDefault="0010783A">
            <w:pPr>
              <w:pStyle w:val="KS2"/>
            </w:pPr>
            <w:r>
              <w:t>InspectionPlanID</w:t>
            </w:r>
          </w:p>
        </w:tc>
        <w:tc>
          <w:tcPr>
            <w:tcW w:w="1150" w:type="dxa"/>
          </w:tcPr>
          <w:p w14:paraId="11718347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4AC60293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295D9BB1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검사계획을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072AAA6C" w14:textId="77777777" w:rsidR="00B4288B" w:rsidRDefault="0010783A">
            <w:pPr>
              <w:pStyle w:val="KS2"/>
              <w:rPr>
                <w:ins w:id="2802" w:author="임픽스 검토" w:date="2026-10-12T04:00:00Z"/>
              </w:rPr>
            </w:pPr>
            <w:ins w:id="2803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협력업체품질검사계획</w:t>
              </w:r>
              <w:r>
                <w:t>(SupplierInspectionPlan)</w:t>
              </w:r>
            </w:ins>
          </w:p>
        </w:tc>
      </w:tr>
      <w:tr w:rsidR="00B4288B" w14:paraId="3450BCE1" w14:textId="77777777">
        <w:trPr>
          <w:cantSplit/>
          <w:jc w:val="center"/>
        </w:trPr>
        <w:tc>
          <w:tcPr>
            <w:tcW w:w="2100" w:type="dxa"/>
          </w:tcPr>
          <w:p w14:paraId="362D9507" w14:textId="77777777" w:rsidR="00B4288B" w:rsidRDefault="0010783A">
            <w:pPr>
              <w:pStyle w:val="KS2"/>
            </w:pPr>
            <w:r>
              <w:t>검사식별자</w:t>
            </w:r>
          </w:p>
        </w:tc>
        <w:tc>
          <w:tcPr>
            <w:tcW w:w="3000" w:type="dxa"/>
          </w:tcPr>
          <w:p w14:paraId="0DBB0A88" w14:textId="77777777" w:rsidR="00B4288B" w:rsidRDefault="0010783A">
            <w:pPr>
              <w:pStyle w:val="KS2"/>
            </w:pPr>
            <w:r>
              <w:t>InspectionID</w:t>
            </w:r>
          </w:p>
        </w:tc>
        <w:tc>
          <w:tcPr>
            <w:tcW w:w="1150" w:type="dxa"/>
          </w:tcPr>
          <w:p w14:paraId="5B8FC6D7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35CC123A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70E41907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검사를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6A894B76" w14:textId="77777777" w:rsidR="000A4A4B" w:rsidRDefault="0010783A">
            <w:pPr>
              <w:pStyle w:val="KS2"/>
              <w:rPr>
                <w:ins w:id="2804" w:author="임픽스 검토" w:date="2026-10-12T04:00:00Z"/>
                <w:lang w:eastAsia="ko-KR"/>
              </w:rPr>
            </w:pPr>
            <w:ins w:id="280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협력업체품질검사계획</w:t>
              </w:r>
              <w:r>
                <w:rPr>
                  <w:lang w:eastAsia="ko-KR"/>
                </w:rPr>
                <w:t>(SupplierInspectionPlan)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검사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항목</w:t>
              </w:r>
              <w:r>
                <w:rPr>
                  <w:lang w:eastAsia="ko-KR"/>
                </w:rPr>
                <w:t xml:space="preserve"> </w:t>
              </w:r>
            </w:ins>
          </w:p>
          <w:p w14:paraId="79A11933" w14:textId="74AEA1FD" w:rsidR="00B4288B" w:rsidRDefault="0010783A">
            <w:pPr>
              <w:pStyle w:val="KS2"/>
              <w:rPr>
                <w:ins w:id="2806" w:author="임픽스 검토" w:date="2026-10-12T04:00:00Z"/>
                <w:lang w:eastAsia="ko-KR"/>
              </w:rPr>
            </w:pPr>
            <w:ins w:id="280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검사계획식별자</w:t>
              </w:r>
              <w:r>
                <w:rPr>
                  <w:lang w:eastAsia="ko-KR"/>
                </w:rPr>
                <w:t>(InspectionPlanID)</w:t>
              </w:r>
              <w:r>
                <w:rPr>
                  <w:lang w:eastAsia="ko-KR"/>
                </w:rPr>
                <w:t>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함께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사용한다</w:t>
              </w:r>
            </w:ins>
          </w:p>
        </w:tc>
      </w:tr>
      <w:tr w:rsidR="00B4288B" w14:paraId="5A91E4E6" w14:textId="77777777">
        <w:trPr>
          <w:cantSplit/>
          <w:jc w:val="center"/>
        </w:trPr>
        <w:tc>
          <w:tcPr>
            <w:tcW w:w="2100" w:type="dxa"/>
          </w:tcPr>
          <w:p w14:paraId="186AC740" w14:textId="77777777" w:rsidR="00B4288B" w:rsidRDefault="0010783A">
            <w:pPr>
              <w:pStyle w:val="KS2"/>
            </w:pPr>
            <w:r>
              <w:t>검사신청식별자</w:t>
            </w:r>
          </w:p>
        </w:tc>
        <w:tc>
          <w:tcPr>
            <w:tcW w:w="3000" w:type="dxa"/>
          </w:tcPr>
          <w:p w14:paraId="536AAEFA" w14:textId="77777777" w:rsidR="00B4288B" w:rsidRDefault="0010783A">
            <w:pPr>
              <w:pStyle w:val="KS2"/>
            </w:pPr>
            <w:r>
              <w:t>InspectionApplicationID</w:t>
            </w:r>
          </w:p>
        </w:tc>
        <w:tc>
          <w:tcPr>
            <w:tcW w:w="1150" w:type="dxa"/>
          </w:tcPr>
          <w:p w14:paraId="3EC786A9" w14:textId="77777777" w:rsidR="00B4288B" w:rsidRDefault="0010783A">
            <w:pPr>
              <w:pStyle w:val="KS2"/>
              <w:jc w:val="center"/>
            </w:pPr>
            <w:r>
              <w:t>ID</w:t>
            </w:r>
          </w:p>
        </w:tc>
        <w:tc>
          <w:tcPr>
            <w:tcW w:w="1000" w:type="dxa"/>
          </w:tcPr>
          <w:p w14:paraId="0785D312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33FF0C91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검사신청을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</w:tc>
      </w:tr>
      <w:tr w:rsidR="00B4288B" w14:paraId="47F0415B" w14:textId="77777777">
        <w:trPr>
          <w:cantSplit/>
          <w:jc w:val="center"/>
        </w:trPr>
        <w:tc>
          <w:tcPr>
            <w:tcW w:w="2100" w:type="dxa"/>
          </w:tcPr>
          <w:p w14:paraId="2A073DAC" w14:textId="77777777" w:rsidR="00B4288B" w:rsidRDefault="0010783A">
            <w:pPr>
              <w:pStyle w:val="KS2"/>
            </w:pPr>
            <w:r>
              <w:t>검사신청자</w:t>
            </w:r>
          </w:p>
        </w:tc>
        <w:tc>
          <w:tcPr>
            <w:tcW w:w="3000" w:type="dxa"/>
          </w:tcPr>
          <w:p w14:paraId="72D5BB75" w14:textId="77777777" w:rsidR="00B4288B" w:rsidRDefault="0010783A">
            <w:pPr>
              <w:pStyle w:val="KS2"/>
            </w:pPr>
            <w:r>
              <w:t>ApplicationPersonnelID</w:t>
            </w:r>
          </w:p>
        </w:tc>
        <w:tc>
          <w:tcPr>
            <w:tcW w:w="1150" w:type="dxa"/>
          </w:tcPr>
          <w:p w14:paraId="0C857EC1" w14:textId="778F82CC" w:rsidR="00B4288B" w:rsidRDefault="0010783A">
            <w:pPr>
              <w:pStyle w:val="KS2"/>
              <w:jc w:val="center"/>
            </w:pPr>
            <w:del w:id="2808" w:author="임픽스 검토" w:date="2026-10-12T04:00:00Z">
              <w:r>
                <w:delText>ID</w:delText>
              </w:r>
            </w:del>
            <w:ins w:id="2809" w:author="임픽스 검토" w:date="2026-10-12T04:00:00Z">
              <w:r>
                <w:t>IDREF</w:t>
              </w:r>
            </w:ins>
          </w:p>
        </w:tc>
        <w:tc>
          <w:tcPr>
            <w:tcW w:w="1000" w:type="dxa"/>
          </w:tcPr>
          <w:p w14:paraId="785C6057" w14:textId="54A9D935" w:rsidR="00B4288B" w:rsidRDefault="0010783A">
            <w:pPr>
              <w:pStyle w:val="KS2"/>
              <w:jc w:val="center"/>
            </w:pPr>
            <w:del w:id="2810" w:author="임픽스 검토" w:date="2026-10-12T04:00:00Z">
              <w:r>
                <w:delText>비대상</w:delText>
              </w:r>
            </w:del>
            <w:ins w:id="2811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0AE8EC95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검사신청자를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24C8D717" w14:textId="77777777" w:rsidR="00B4288B" w:rsidRDefault="0010783A">
            <w:pPr>
              <w:pStyle w:val="KS2"/>
              <w:rPr>
                <w:ins w:id="2812" w:author="임픽스 검토" w:date="2026-10-12T04:00:00Z"/>
              </w:rPr>
            </w:pPr>
            <w:ins w:id="2813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사원</w:t>
              </w:r>
              <w:r>
                <w:t>(Personnel)</w:t>
              </w:r>
            </w:ins>
          </w:p>
        </w:tc>
      </w:tr>
      <w:tr w:rsidR="00B4288B" w14:paraId="2F366DDF" w14:textId="77777777">
        <w:trPr>
          <w:cantSplit/>
          <w:jc w:val="center"/>
        </w:trPr>
        <w:tc>
          <w:tcPr>
            <w:tcW w:w="2100" w:type="dxa"/>
          </w:tcPr>
          <w:p w14:paraId="67081C25" w14:textId="77777777" w:rsidR="00B4288B" w:rsidRDefault="0010783A">
            <w:pPr>
              <w:pStyle w:val="KS2"/>
            </w:pPr>
            <w:r>
              <w:t>검사명</w:t>
            </w:r>
          </w:p>
        </w:tc>
        <w:tc>
          <w:tcPr>
            <w:tcW w:w="3000" w:type="dxa"/>
          </w:tcPr>
          <w:p w14:paraId="3D2C9A59" w14:textId="77777777" w:rsidR="00B4288B" w:rsidRDefault="0010783A">
            <w:pPr>
              <w:pStyle w:val="KS2"/>
            </w:pPr>
            <w:r>
              <w:t>InspectionName</w:t>
            </w:r>
          </w:p>
        </w:tc>
        <w:tc>
          <w:tcPr>
            <w:tcW w:w="1150" w:type="dxa"/>
          </w:tcPr>
          <w:p w14:paraId="732A192D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3114D32D" w14:textId="6FFD32F3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06F63AB2" w14:textId="77777777" w:rsidR="00B4288B" w:rsidRDefault="0010783A">
            <w:pPr>
              <w:pStyle w:val="KS2"/>
            </w:pPr>
            <w:r>
              <w:t xml:space="preserve">— </w:t>
            </w:r>
            <w:r>
              <w:t>검사의</w:t>
            </w:r>
            <w:r>
              <w:t xml:space="preserve"> </w:t>
            </w:r>
            <w:r>
              <w:t>명칭</w:t>
            </w:r>
          </w:p>
          <w:p w14:paraId="5419900F" w14:textId="77777777" w:rsidR="00B4288B" w:rsidRDefault="0010783A">
            <w:pPr>
              <w:pStyle w:val="KS2"/>
              <w:rPr>
                <w:ins w:id="2814" w:author="임픽스 검토" w:date="2026-10-12T04:00:00Z"/>
              </w:rPr>
            </w:pPr>
            <w:ins w:id="2815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협력업체품질검사계획</w:t>
              </w:r>
              <w:r>
                <w:t>(SupplierInspectionPlan.InspectionName)</w:t>
              </w:r>
            </w:ins>
          </w:p>
        </w:tc>
      </w:tr>
      <w:tr w:rsidR="00B4288B" w14:paraId="19F6A4F6" w14:textId="77777777">
        <w:trPr>
          <w:cantSplit/>
          <w:jc w:val="center"/>
        </w:trPr>
        <w:tc>
          <w:tcPr>
            <w:tcW w:w="2100" w:type="dxa"/>
          </w:tcPr>
          <w:p w14:paraId="5621C81F" w14:textId="77777777" w:rsidR="00B4288B" w:rsidRDefault="0010783A">
            <w:pPr>
              <w:pStyle w:val="KS2"/>
            </w:pPr>
            <w:r>
              <w:t>검사위치</w:t>
            </w:r>
          </w:p>
        </w:tc>
        <w:tc>
          <w:tcPr>
            <w:tcW w:w="3000" w:type="dxa"/>
          </w:tcPr>
          <w:p w14:paraId="69072B5F" w14:textId="77777777" w:rsidR="00B4288B" w:rsidRDefault="0010783A">
            <w:pPr>
              <w:pStyle w:val="KS2"/>
            </w:pPr>
            <w:r>
              <w:t>InspectionLocation</w:t>
            </w:r>
          </w:p>
        </w:tc>
        <w:tc>
          <w:tcPr>
            <w:tcW w:w="1150" w:type="dxa"/>
          </w:tcPr>
          <w:p w14:paraId="5317BABF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5064060E" w14:textId="3FF7F074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28492AAB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검사를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위치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장소</w:t>
            </w:r>
            <w:r>
              <w:rPr>
                <w:lang w:eastAsia="ko-KR"/>
              </w:rPr>
              <w:t>)</w:t>
            </w:r>
          </w:p>
          <w:p w14:paraId="73B874E6" w14:textId="77777777" w:rsidR="00B4288B" w:rsidRDefault="0010783A">
            <w:pPr>
              <w:pStyle w:val="KS2"/>
              <w:rPr>
                <w:ins w:id="2816" w:author="임픽스 검토" w:date="2026-10-12T04:00:00Z"/>
                <w:lang w:eastAsia="ko-KR"/>
              </w:rPr>
            </w:pPr>
            <w:ins w:id="281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협력업체품질검사계획</w:t>
              </w:r>
              <w:r>
                <w:rPr>
                  <w:lang w:eastAsia="ko-KR"/>
                </w:rPr>
                <w:t>(SupplierInspectionPlan.InspectionLocation)</w:t>
              </w:r>
            </w:ins>
          </w:p>
        </w:tc>
      </w:tr>
      <w:tr w:rsidR="00B4288B" w14:paraId="428ED3DA" w14:textId="77777777">
        <w:trPr>
          <w:cantSplit/>
          <w:jc w:val="center"/>
        </w:trPr>
        <w:tc>
          <w:tcPr>
            <w:tcW w:w="2100" w:type="dxa"/>
          </w:tcPr>
          <w:p w14:paraId="262325BE" w14:textId="77777777" w:rsidR="00B4288B" w:rsidRDefault="0010783A">
            <w:pPr>
              <w:pStyle w:val="KS2"/>
            </w:pPr>
            <w:r>
              <w:t>검사방법</w:t>
            </w:r>
          </w:p>
        </w:tc>
        <w:tc>
          <w:tcPr>
            <w:tcW w:w="3000" w:type="dxa"/>
          </w:tcPr>
          <w:p w14:paraId="2D6BC297" w14:textId="77777777" w:rsidR="00B4288B" w:rsidRDefault="0010783A">
            <w:pPr>
              <w:pStyle w:val="KS2"/>
            </w:pPr>
            <w:r>
              <w:t>InspectionMethod</w:t>
            </w:r>
          </w:p>
        </w:tc>
        <w:tc>
          <w:tcPr>
            <w:tcW w:w="1150" w:type="dxa"/>
          </w:tcPr>
          <w:p w14:paraId="1A14E928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2F417641" w14:textId="1013FA9C" w:rsidR="00B4288B" w:rsidRDefault="0010783A">
            <w:pPr>
              <w:pStyle w:val="KS2"/>
              <w:jc w:val="center"/>
            </w:pPr>
            <w:del w:id="2818" w:author="임픽스 검토" w:date="2026-10-12T04:00:00Z">
              <w:r>
                <w:delText>비대상</w:delText>
              </w:r>
            </w:del>
            <w:ins w:id="2819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1BA85D8B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검사의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방법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육안검사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비파괴검사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치수검사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  <w:p w14:paraId="7D626377" w14:textId="55378729" w:rsidR="000A4A4B" w:rsidRDefault="000A4A4B">
            <w:pPr>
              <w:pStyle w:val="KS2"/>
              <w:rPr>
                <w:ins w:id="2820" w:author="임픽스 검토" w:date="2026-10-12T04:00:00Z"/>
                <w:lang w:eastAsia="ko-KR"/>
              </w:rPr>
            </w:pPr>
            <w:ins w:id="282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rFonts w:hint="eastAsia"/>
                  <w:lang w:eastAsia="ko-KR"/>
                </w:rPr>
                <w:t>참조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대상</w:t>
              </w:r>
              <w:r>
                <w:rPr>
                  <w:rFonts w:hint="eastAsia"/>
                  <w:lang w:eastAsia="ko-KR"/>
                </w:rPr>
                <w:t xml:space="preserve">: </w:t>
              </w:r>
              <w:r>
                <w:rPr>
                  <w:rFonts w:hint="eastAsia"/>
                  <w:lang w:eastAsia="ko-KR"/>
                </w:rPr>
                <w:t>공통코드정보</w:t>
              </w:r>
              <w:r>
                <w:rPr>
                  <w:rFonts w:hint="eastAsia"/>
                  <w:lang w:eastAsia="ko-KR"/>
                </w:rPr>
                <w:t>(CommonCodeMaster)</w:t>
              </w:r>
              <w:r>
                <w:rPr>
                  <w:rFonts w:hint="eastAsia"/>
                  <w:lang w:eastAsia="ko-KR"/>
                </w:rPr>
                <w:t>의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코드</w:t>
              </w:r>
            </w:ins>
          </w:p>
        </w:tc>
      </w:tr>
      <w:tr w:rsidR="00B4288B" w14:paraId="0BF5A499" w14:textId="77777777">
        <w:trPr>
          <w:cantSplit/>
          <w:jc w:val="center"/>
        </w:trPr>
        <w:tc>
          <w:tcPr>
            <w:tcW w:w="2100" w:type="dxa"/>
          </w:tcPr>
          <w:p w14:paraId="7C622357" w14:textId="77777777" w:rsidR="00B4288B" w:rsidRDefault="0010783A">
            <w:pPr>
              <w:pStyle w:val="KS2"/>
            </w:pPr>
            <w:r>
              <w:t>검사예정일</w:t>
            </w:r>
          </w:p>
        </w:tc>
        <w:tc>
          <w:tcPr>
            <w:tcW w:w="3000" w:type="dxa"/>
          </w:tcPr>
          <w:p w14:paraId="5BF2B5F1" w14:textId="77777777" w:rsidR="00B4288B" w:rsidRDefault="0010783A">
            <w:pPr>
              <w:pStyle w:val="KS2"/>
            </w:pPr>
            <w:r>
              <w:t>ExpectedInspectionDate</w:t>
            </w:r>
          </w:p>
        </w:tc>
        <w:tc>
          <w:tcPr>
            <w:tcW w:w="1150" w:type="dxa"/>
          </w:tcPr>
          <w:p w14:paraId="093AC9C7" w14:textId="77777777" w:rsidR="00B4288B" w:rsidRDefault="0010783A">
            <w:pPr>
              <w:pStyle w:val="KS2"/>
              <w:jc w:val="center"/>
            </w:pPr>
            <w:r>
              <w:t>date</w:t>
            </w:r>
          </w:p>
        </w:tc>
        <w:tc>
          <w:tcPr>
            <w:tcW w:w="1000" w:type="dxa"/>
          </w:tcPr>
          <w:p w14:paraId="2F5B87FF" w14:textId="7639D912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657D1E05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검사가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예정일자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  <w:p w14:paraId="06699983" w14:textId="77777777" w:rsidR="00B4288B" w:rsidRDefault="0010783A">
            <w:pPr>
              <w:pStyle w:val="KS2"/>
              <w:rPr>
                <w:ins w:id="2822" w:author="임픽스 검토" w:date="2026-10-12T04:00:00Z"/>
                <w:lang w:eastAsia="ko-KR"/>
              </w:rPr>
            </w:pPr>
            <w:ins w:id="2823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협력업체품질검사계획</w:t>
              </w:r>
              <w:r>
                <w:rPr>
                  <w:lang w:eastAsia="ko-KR"/>
                </w:rPr>
                <w:t>(SupplierInspectionPlan.ExpectedInspectionDate)</w:t>
              </w:r>
            </w:ins>
          </w:p>
        </w:tc>
      </w:tr>
      <w:tr w:rsidR="00B4288B" w14:paraId="07C30BE1" w14:textId="77777777">
        <w:trPr>
          <w:cantSplit/>
          <w:jc w:val="center"/>
        </w:trPr>
        <w:tc>
          <w:tcPr>
            <w:tcW w:w="2100" w:type="dxa"/>
          </w:tcPr>
          <w:p w14:paraId="69B841F1" w14:textId="77777777" w:rsidR="00B4288B" w:rsidRDefault="0010783A">
            <w:pPr>
              <w:pStyle w:val="KS2"/>
            </w:pPr>
            <w:r>
              <w:t>검사일</w:t>
            </w:r>
          </w:p>
        </w:tc>
        <w:tc>
          <w:tcPr>
            <w:tcW w:w="3000" w:type="dxa"/>
          </w:tcPr>
          <w:p w14:paraId="5CC6BBE0" w14:textId="77777777" w:rsidR="00B4288B" w:rsidRDefault="0010783A">
            <w:pPr>
              <w:pStyle w:val="KS2"/>
            </w:pPr>
            <w:r>
              <w:t>InspectionDate</w:t>
            </w:r>
          </w:p>
        </w:tc>
        <w:tc>
          <w:tcPr>
            <w:tcW w:w="1150" w:type="dxa"/>
          </w:tcPr>
          <w:p w14:paraId="4F226DD8" w14:textId="77777777" w:rsidR="00B4288B" w:rsidRDefault="0010783A">
            <w:pPr>
              <w:pStyle w:val="KS2"/>
              <w:jc w:val="center"/>
            </w:pPr>
            <w:r>
              <w:t>date</w:t>
            </w:r>
          </w:p>
        </w:tc>
        <w:tc>
          <w:tcPr>
            <w:tcW w:w="1000" w:type="dxa"/>
          </w:tcPr>
          <w:p w14:paraId="76DCDFC4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12815C6A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검사를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검사일자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  <w:tr w:rsidR="00B4288B" w14:paraId="2E1CEE1E" w14:textId="77777777">
        <w:trPr>
          <w:cantSplit/>
          <w:jc w:val="center"/>
        </w:trPr>
        <w:tc>
          <w:tcPr>
            <w:tcW w:w="2100" w:type="dxa"/>
          </w:tcPr>
          <w:p w14:paraId="60AB6125" w14:textId="77777777" w:rsidR="00B4288B" w:rsidRDefault="0010783A">
            <w:pPr>
              <w:pStyle w:val="KS2"/>
            </w:pPr>
            <w:r>
              <w:t>검사기간</w:t>
            </w:r>
          </w:p>
        </w:tc>
        <w:tc>
          <w:tcPr>
            <w:tcW w:w="3000" w:type="dxa"/>
          </w:tcPr>
          <w:p w14:paraId="29BAC14D" w14:textId="77777777" w:rsidR="00B4288B" w:rsidRDefault="0010783A">
            <w:pPr>
              <w:pStyle w:val="KS2"/>
            </w:pPr>
            <w:r>
              <w:t>InspectionTimePeriod</w:t>
            </w:r>
          </w:p>
        </w:tc>
        <w:tc>
          <w:tcPr>
            <w:tcW w:w="1150" w:type="dxa"/>
          </w:tcPr>
          <w:p w14:paraId="1C32F71B" w14:textId="77777777" w:rsidR="003168E1" w:rsidRDefault="00000000">
            <w:pPr>
              <w:pStyle w:val="KS2"/>
              <w:jc w:val="center"/>
              <w:rPr>
                <w:del w:id="2824" w:author="임픽스 검토" w:date="2026-10-12T04:00:00Z"/>
              </w:rPr>
            </w:pPr>
            <w:del w:id="2825" w:author="임픽스 검토" w:date="2026-10-12T04:00:00Z">
              <w:r>
                <w:delText>enum</w:delText>
              </w:r>
            </w:del>
          </w:p>
          <w:p w14:paraId="7C968049" w14:textId="5DBCC33A" w:rsidR="00B4288B" w:rsidRDefault="0010783A">
            <w:pPr>
              <w:pStyle w:val="KS2"/>
              <w:jc w:val="center"/>
              <w:rPr>
                <w:ins w:id="2826" w:author="임픽스 검토" w:date="2026-10-12T04:00:00Z"/>
              </w:rPr>
            </w:pPr>
            <w:ins w:id="2827" w:author="임픽스 검토" w:date="2026-10-12T04:00:00Z">
              <w:r>
                <w:t>int</w:t>
              </w:r>
            </w:ins>
          </w:p>
        </w:tc>
        <w:tc>
          <w:tcPr>
            <w:tcW w:w="1000" w:type="dxa"/>
          </w:tcPr>
          <w:p w14:paraId="34C45E24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6C5C5B06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검사시작일과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검사종료일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사이의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</w:p>
        </w:tc>
      </w:tr>
      <w:tr w:rsidR="00B4288B" w14:paraId="35E055B9" w14:textId="77777777">
        <w:trPr>
          <w:cantSplit/>
          <w:jc w:val="center"/>
        </w:trPr>
        <w:tc>
          <w:tcPr>
            <w:tcW w:w="2100" w:type="dxa"/>
          </w:tcPr>
          <w:p w14:paraId="26E7AEF8" w14:textId="77777777" w:rsidR="00B4288B" w:rsidRDefault="0010783A">
            <w:pPr>
              <w:pStyle w:val="KS2"/>
            </w:pPr>
            <w:r>
              <w:t>검사수량</w:t>
            </w:r>
          </w:p>
        </w:tc>
        <w:tc>
          <w:tcPr>
            <w:tcW w:w="3000" w:type="dxa"/>
          </w:tcPr>
          <w:p w14:paraId="2130312B" w14:textId="77777777" w:rsidR="00B4288B" w:rsidRDefault="0010783A">
            <w:pPr>
              <w:pStyle w:val="KS2"/>
            </w:pPr>
            <w:r>
              <w:t>InspectionQuantity</w:t>
            </w:r>
          </w:p>
        </w:tc>
        <w:tc>
          <w:tcPr>
            <w:tcW w:w="1150" w:type="dxa"/>
          </w:tcPr>
          <w:p w14:paraId="50DB06A0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7D9A1751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1B7D6D8C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검사의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대상이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자재의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수량</w:t>
            </w:r>
          </w:p>
        </w:tc>
      </w:tr>
      <w:tr w:rsidR="00B4288B" w14:paraId="133A4D95" w14:textId="77777777">
        <w:trPr>
          <w:cantSplit/>
          <w:jc w:val="center"/>
        </w:trPr>
        <w:tc>
          <w:tcPr>
            <w:tcW w:w="2100" w:type="dxa"/>
          </w:tcPr>
          <w:p w14:paraId="7A456715" w14:textId="77777777" w:rsidR="00B4288B" w:rsidRDefault="0010783A">
            <w:pPr>
              <w:pStyle w:val="KS2"/>
            </w:pPr>
            <w:r>
              <w:t>자체점검결과시트</w:t>
            </w:r>
          </w:p>
        </w:tc>
        <w:tc>
          <w:tcPr>
            <w:tcW w:w="3000" w:type="dxa"/>
          </w:tcPr>
          <w:p w14:paraId="53907867" w14:textId="77777777" w:rsidR="00B4288B" w:rsidRDefault="0010783A">
            <w:pPr>
              <w:pStyle w:val="KS2"/>
            </w:pPr>
            <w:r>
              <w:t>SelfCheckInspectionResultSheet</w:t>
            </w:r>
          </w:p>
        </w:tc>
        <w:tc>
          <w:tcPr>
            <w:tcW w:w="1150" w:type="dxa"/>
          </w:tcPr>
          <w:p w14:paraId="6867F749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77868CA0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FCDBF8C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공급사에서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자체적으로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체크검사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시트로서온라인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문서의</w:t>
            </w:r>
            <w:r>
              <w:rPr>
                <w:lang w:eastAsia="ko-KR"/>
              </w:rPr>
              <w:t xml:space="preserve"> URI(Uniform Resource Identifier)</w:t>
            </w:r>
          </w:p>
        </w:tc>
      </w:tr>
      <w:tr w:rsidR="00B4288B" w14:paraId="19D458BD" w14:textId="77777777">
        <w:trPr>
          <w:cantSplit/>
          <w:jc w:val="center"/>
        </w:trPr>
        <w:tc>
          <w:tcPr>
            <w:tcW w:w="2100" w:type="dxa"/>
          </w:tcPr>
          <w:p w14:paraId="3EBEFA03" w14:textId="77777777" w:rsidR="00B4288B" w:rsidRDefault="0010783A">
            <w:pPr>
              <w:pStyle w:val="KS2"/>
            </w:pPr>
            <w:r>
              <w:t>검사상태코드</w:t>
            </w:r>
          </w:p>
        </w:tc>
        <w:tc>
          <w:tcPr>
            <w:tcW w:w="3000" w:type="dxa"/>
          </w:tcPr>
          <w:p w14:paraId="3F8A175D" w14:textId="77777777" w:rsidR="00B4288B" w:rsidRDefault="0010783A">
            <w:pPr>
              <w:pStyle w:val="KS2"/>
            </w:pPr>
            <w:r>
              <w:t>InspectionStatusCode</w:t>
            </w:r>
          </w:p>
        </w:tc>
        <w:tc>
          <w:tcPr>
            <w:tcW w:w="1150" w:type="dxa"/>
          </w:tcPr>
          <w:p w14:paraId="2FAF0F32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69E6C4C8" w14:textId="5BE5467D" w:rsidR="00B4288B" w:rsidRDefault="0010783A">
            <w:pPr>
              <w:pStyle w:val="KS2"/>
              <w:jc w:val="center"/>
            </w:pPr>
            <w:del w:id="2828" w:author="임픽스 검토" w:date="2026-10-12T04:00:00Z">
              <w:r>
                <w:delText>비대상</w:delText>
              </w:r>
            </w:del>
            <w:ins w:id="2829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1E73758B" w14:textId="77777777" w:rsidR="009E5B16" w:rsidRDefault="00000000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검사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del w:id="2830" w:author="임픽스 검토" w:date="2026-10-12T04:00:00Z">
              <w:r>
                <w:rPr>
                  <w:lang w:eastAsia="ko-KR"/>
                </w:rPr>
                <w:delText>(</w:delText>
              </w:r>
              <w:r>
                <w:rPr>
                  <w:lang w:eastAsia="ko-KR"/>
                </w:rPr>
                <w:delText>예</w:delText>
              </w:r>
              <w:r>
                <w:rPr>
                  <w:lang w:eastAsia="ko-KR"/>
                </w:rPr>
                <w:delText xml:space="preserve">: </w:delText>
              </w:r>
              <w:r>
                <w:rPr>
                  <w:lang w:eastAsia="ko-KR"/>
                </w:rPr>
                <w:delText>합격</w:delText>
              </w:r>
              <w:r>
                <w:rPr>
                  <w:lang w:eastAsia="ko-KR"/>
                </w:rPr>
                <w:delText xml:space="preserve">, </w:delText>
              </w:r>
              <w:r>
                <w:rPr>
                  <w:lang w:eastAsia="ko-KR"/>
                </w:rPr>
                <w:delText>불합격</w:delText>
              </w:r>
              <w:r>
                <w:rPr>
                  <w:lang w:eastAsia="ko-KR"/>
                </w:rPr>
                <w:delText xml:space="preserve">, </w:delText>
              </w:r>
              <w:r>
                <w:rPr>
                  <w:lang w:eastAsia="ko-KR"/>
                </w:rPr>
                <w:delText>취소</w:delText>
              </w:r>
              <w:r>
                <w:rPr>
                  <w:lang w:eastAsia="ko-KR"/>
                </w:rPr>
                <w:delText xml:space="preserve">, </w:delText>
              </w:r>
              <w:r>
                <w:rPr>
                  <w:lang w:eastAsia="ko-KR"/>
                </w:rPr>
                <w:delText>신청대기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등</w:delText>
              </w:r>
              <w:r>
                <w:rPr>
                  <w:lang w:eastAsia="ko-KR"/>
                </w:rPr>
                <w:delText>)</w:delText>
              </w:r>
            </w:del>
          </w:p>
          <w:p w14:paraId="4E712405" w14:textId="77777777" w:rsidR="009E5B16" w:rsidRDefault="00000000">
            <w:pPr>
              <w:pStyle w:val="KS2"/>
              <w:rPr>
                <w:ins w:id="2831" w:author="임픽스 검토" w:date="2026-10-12T04:00:00Z"/>
                <w:lang w:eastAsia="ko-KR"/>
              </w:rPr>
            </w:pPr>
            <w:ins w:id="283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신청대기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신청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접수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검사중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완료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취소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</w:ins>
          </w:p>
          <w:p w14:paraId="657FBB71" w14:textId="77777777" w:rsidR="009E5B16" w:rsidRDefault="00000000">
            <w:pPr>
              <w:pStyle w:val="KS2"/>
              <w:rPr>
                <w:ins w:id="2833" w:author="임픽스 검토" w:date="2026-10-12T04:00:00Z"/>
                <w:lang w:eastAsia="ko-KR"/>
              </w:rPr>
            </w:pPr>
            <w:ins w:id="283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합격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불합격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검사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판정은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검사결과</w:t>
              </w:r>
              <w:r>
                <w:rPr>
                  <w:lang w:eastAsia="ko-KR"/>
                </w:rPr>
                <w:t>(InspectionResult)</w:t>
              </w:r>
              <w:r>
                <w:rPr>
                  <w:lang w:eastAsia="ko-KR"/>
                </w:rPr>
                <w:t>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구분함</w:t>
              </w:r>
            </w:ins>
          </w:p>
          <w:p w14:paraId="551821C5" w14:textId="2B2B2657" w:rsidR="000A4A4B" w:rsidRDefault="000A4A4B">
            <w:pPr>
              <w:pStyle w:val="KS2"/>
              <w:rPr>
                <w:ins w:id="2835" w:author="임픽스 검토" w:date="2026-10-12T04:00:00Z"/>
                <w:lang w:eastAsia="ko-KR"/>
              </w:rPr>
            </w:pPr>
            <w:ins w:id="283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4E24C344" w14:textId="77777777">
        <w:trPr>
          <w:cantSplit/>
          <w:jc w:val="center"/>
        </w:trPr>
        <w:tc>
          <w:tcPr>
            <w:tcW w:w="2100" w:type="dxa"/>
          </w:tcPr>
          <w:p w14:paraId="025CF9CB" w14:textId="77777777" w:rsidR="00B4288B" w:rsidRDefault="0010783A">
            <w:pPr>
              <w:pStyle w:val="KS2"/>
            </w:pPr>
            <w:r>
              <w:t>검사신청사유</w:t>
            </w:r>
          </w:p>
        </w:tc>
        <w:tc>
          <w:tcPr>
            <w:tcW w:w="3000" w:type="dxa"/>
          </w:tcPr>
          <w:p w14:paraId="43E79DE3" w14:textId="77777777" w:rsidR="00B4288B" w:rsidRDefault="0010783A">
            <w:pPr>
              <w:pStyle w:val="KS2"/>
            </w:pPr>
            <w:r>
              <w:t>ReasonForApplication</w:t>
            </w:r>
          </w:p>
        </w:tc>
        <w:tc>
          <w:tcPr>
            <w:tcW w:w="1150" w:type="dxa"/>
          </w:tcPr>
          <w:p w14:paraId="27A0EFB3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64187586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19618B2C" w14:textId="77777777" w:rsidR="00B4288B" w:rsidRDefault="0010783A">
            <w:pPr>
              <w:pStyle w:val="KS2"/>
            </w:pPr>
            <w:r>
              <w:t xml:space="preserve">— </w:t>
            </w:r>
            <w:r>
              <w:t>검사를</w:t>
            </w:r>
            <w:r>
              <w:t xml:space="preserve"> </w:t>
            </w:r>
            <w:r>
              <w:t>신청한</w:t>
            </w:r>
            <w:r>
              <w:t xml:space="preserve"> </w:t>
            </w:r>
            <w:r>
              <w:t>사유</w:t>
            </w:r>
          </w:p>
        </w:tc>
      </w:tr>
      <w:tr w:rsidR="00B4288B" w14:paraId="44BCEF25" w14:textId="77777777">
        <w:trPr>
          <w:cantSplit/>
          <w:jc w:val="center"/>
        </w:trPr>
        <w:tc>
          <w:tcPr>
            <w:tcW w:w="2100" w:type="dxa"/>
          </w:tcPr>
          <w:p w14:paraId="7363EEF4" w14:textId="77777777" w:rsidR="00B4288B" w:rsidRDefault="0010783A">
            <w:pPr>
              <w:pStyle w:val="KS2"/>
            </w:pPr>
            <w:r>
              <w:t>검사취소사유</w:t>
            </w:r>
          </w:p>
        </w:tc>
        <w:tc>
          <w:tcPr>
            <w:tcW w:w="3000" w:type="dxa"/>
          </w:tcPr>
          <w:p w14:paraId="5BD2EC04" w14:textId="77777777" w:rsidR="00B4288B" w:rsidRDefault="0010783A">
            <w:pPr>
              <w:pStyle w:val="KS2"/>
            </w:pPr>
            <w:r>
              <w:t>InspectionCancelReason</w:t>
            </w:r>
          </w:p>
        </w:tc>
        <w:tc>
          <w:tcPr>
            <w:tcW w:w="1150" w:type="dxa"/>
          </w:tcPr>
          <w:p w14:paraId="45B54C84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57452F7B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143B5F1F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검사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절차상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취소되거나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확정이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불가한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사유</w:t>
            </w:r>
          </w:p>
        </w:tc>
      </w:tr>
    </w:tbl>
    <w:p w14:paraId="1F2F31D7" w14:textId="77777777" w:rsidR="00B4288B" w:rsidRDefault="00B4288B">
      <w:pPr>
        <w:spacing w:after="0" w:line="144" w:lineRule="auto"/>
        <w:rPr>
          <w:lang w:eastAsia="ko-KR"/>
        </w:rPr>
      </w:pPr>
    </w:p>
    <w:p w14:paraId="7097BEF3" w14:textId="77777777" w:rsidR="00B4288B" w:rsidRDefault="0010783A">
      <w:pPr>
        <w:pStyle w:val="46"/>
        <w:rPr>
          <w:lang w:eastAsia="ko-KR"/>
        </w:rPr>
      </w:pPr>
      <w:r>
        <w:rPr>
          <w:lang w:eastAsia="ko-KR"/>
        </w:rPr>
        <w:t xml:space="preserve">7.4.6.13  </w:t>
      </w:r>
      <w:r>
        <w:rPr>
          <w:lang w:eastAsia="ko-KR"/>
        </w:rPr>
        <w:t>협력업체품질검사결과</w:t>
      </w:r>
      <w:r>
        <w:rPr>
          <w:lang w:eastAsia="ko-KR"/>
        </w:rPr>
        <w:t>(SupplierInspectionResult)</w:t>
      </w:r>
    </w:p>
    <w:p w14:paraId="088552D0" w14:textId="4915C6C5" w:rsidR="00B4288B" w:rsidRDefault="0010783A">
      <w:pPr>
        <w:rPr>
          <w:lang w:eastAsia="ko-KR"/>
        </w:rPr>
      </w:pPr>
      <w:r>
        <w:rPr>
          <w:lang w:eastAsia="ko-KR"/>
        </w:rPr>
        <w:t>검사결과를</w:t>
      </w:r>
      <w:r>
        <w:rPr>
          <w:lang w:eastAsia="ko-KR"/>
        </w:rPr>
        <w:t xml:space="preserve"> </w:t>
      </w:r>
      <w:r>
        <w:rPr>
          <w:lang w:eastAsia="ko-KR"/>
        </w:rPr>
        <w:t>품질관리</w:t>
      </w:r>
      <w:r>
        <w:rPr>
          <w:lang w:eastAsia="ko-KR"/>
        </w:rPr>
        <w:t xml:space="preserve"> </w:t>
      </w:r>
      <w:r>
        <w:rPr>
          <w:lang w:eastAsia="ko-KR"/>
        </w:rPr>
        <w:t>부서에</w:t>
      </w:r>
      <w:r>
        <w:rPr>
          <w:lang w:eastAsia="ko-KR"/>
        </w:rPr>
        <w:t xml:space="preserve"> </w:t>
      </w:r>
      <w:r>
        <w:rPr>
          <w:lang w:eastAsia="ko-KR"/>
        </w:rPr>
        <w:t>전달하는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협력업체품질검사결과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2837" w:author="임픽스 검토" w:date="2026-10-12T04:00:00Z">
        <w:r>
          <w:rPr>
            <w:lang w:eastAsia="ko-KR"/>
          </w:rPr>
          <w:delText>53</w:delText>
        </w:r>
      </w:del>
      <w:ins w:id="2838" w:author="임픽스 검토" w:date="2026-10-12T04:00:00Z">
        <w:r>
          <w:rPr>
            <w:lang w:eastAsia="ko-KR"/>
          </w:rPr>
          <w:t>56</w:t>
        </w:r>
      </w:ins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DC6A3A4" w14:textId="74514FE6" w:rsidR="00B4288B" w:rsidRDefault="0010783A">
      <w:pPr>
        <w:pStyle w:val="KS"/>
        <w:rPr>
          <w:lang w:eastAsia="ko-KR"/>
        </w:rPr>
      </w:pPr>
      <w:commentRangeStart w:id="2839"/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2840" w:author="임픽스 검토" w:date="2026-10-12T04:00:00Z">
        <w:r>
          <w:rPr>
            <w:lang w:eastAsia="ko-KR"/>
          </w:rPr>
          <w:delText>53</w:delText>
        </w:r>
      </w:del>
      <w:ins w:id="2841" w:author="임픽스 검토" w:date="2026-10-12T04:00:00Z">
        <w:r>
          <w:rPr>
            <w:lang w:eastAsia="ko-KR"/>
          </w:rPr>
          <w:t>56</w:t>
        </w:r>
      </w:ins>
      <w:r>
        <w:rPr>
          <w:lang w:eastAsia="ko-KR"/>
        </w:rPr>
        <w:t xml:space="preserve"> — </w:t>
      </w:r>
      <w:r>
        <w:rPr>
          <w:lang w:eastAsia="ko-KR"/>
        </w:rPr>
        <w:t>협력업체품질검사결과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commentRangeEnd w:id="2839"/>
      <w:r>
        <w:rPr>
          <w:rStyle w:val="aff5"/>
          <w:sz w:val="20"/>
          <w:szCs w:val="22"/>
          <w:lang w:eastAsia="ko-KR"/>
        </w:rPr>
        <w:commentReference w:id="2839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172F4DD8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4880BF9E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0E43DFC0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5CEB89F0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53179713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4B0B9A67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6CF997FE" w14:textId="77777777">
        <w:trPr>
          <w:cantSplit/>
          <w:jc w:val="center"/>
        </w:trPr>
        <w:tc>
          <w:tcPr>
            <w:tcW w:w="2100" w:type="dxa"/>
          </w:tcPr>
          <w:p w14:paraId="0CCA0494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3D1E6294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51B8A62D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33CBE118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2F8719E8" w14:textId="77777777" w:rsidR="00B4288B" w:rsidRDefault="00B4288B">
            <w:pPr>
              <w:pStyle w:val="KS2"/>
            </w:pPr>
          </w:p>
        </w:tc>
      </w:tr>
      <w:tr w:rsidR="00B4288B" w14:paraId="294E53AE" w14:textId="77777777">
        <w:trPr>
          <w:cantSplit/>
          <w:jc w:val="center"/>
        </w:trPr>
        <w:tc>
          <w:tcPr>
            <w:tcW w:w="2100" w:type="dxa"/>
          </w:tcPr>
          <w:p w14:paraId="3E48ECC0" w14:textId="77777777" w:rsidR="00B4288B" w:rsidRDefault="0010783A">
            <w:pPr>
              <w:pStyle w:val="KS2"/>
            </w:pPr>
            <w:r>
              <w:t>공급사식별자</w:t>
            </w:r>
          </w:p>
        </w:tc>
        <w:tc>
          <w:tcPr>
            <w:tcW w:w="3000" w:type="dxa"/>
          </w:tcPr>
          <w:p w14:paraId="0EAF56CC" w14:textId="77777777" w:rsidR="00B4288B" w:rsidRDefault="0010783A">
            <w:pPr>
              <w:pStyle w:val="KS2"/>
            </w:pPr>
            <w:r>
              <w:t>VendorID</w:t>
            </w:r>
          </w:p>
        </w:tc>
        <w:tc>
          <w:tcPr>
            <w:tcW w:w="1150" w:type="dxa"/>
          </w:tcPr>
          <w:p w14:paraId="77A189CD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0B30786F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5D88F0A5" w14:textId="77777777" w:rsidR="00B4288B" w:rsidRPr="00F965E7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구입해오는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거래처를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6984DE3A" w14:textId="77777777" w:rsidR="00B4288B" w:rsidRPr="00F965E7" w:rsidRDefault="0010783A">
            <w:pPr>
              <w:pStyle w:val="KS2"/>
              <w:rPr>
                <w:ins w:id="2842" w:author="임픽스 검토" w:date="2026-10-12T04:00:00Z"/>
              </w:rPr>
            </w:pPr>
            <w:ins w:id="2843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공급사</w:t>
              </w:r>
              <w:r>
                <w:t>(VendorPartyMaster)</w:t>
              </w:r>
            </w:ins>
          </w:p>
        </w:tc>
      </w:tr>
      <w:tr w:rsidR="00B4288B" w14:paraId="1EA1EDBB" w14:textId="77777777">
        <w:trPr>
          <w:cantSplit/>
          <w:jc w:val="center"/>
        </w:trPr>
        <w:tc>
          <w:tcPr>
            <w:tcW w:w="2100" w:type="dxa"/>
          </w:tcPr>
          <w:p w14:paraId="3CECF04F" w14:textId="77777777" w:rsidR="00B4288B" w:rsidRDefault="0010783A">
            <w:pPr>
              <w:pStyle w:val="KS2"/>
            </w:pPr>
            <w:r>
              <w:t>프로젝트식별자</w:t>
            </w:r>
          </w:p>
        </w:tc>
        <w:tc>
          <w:tcPr>
            <w:tcW w:w="3000" w:type="dxa"/>
          </w:tcPr>
          <w:p w14:paraId="68CBE615" w14:textId="77777777" w:rsidR="00B4288B" w:rsidRDefault="0010783A">
            <w:pPr>
              <w:pStyle w:val="KS2"/>
            </w:pPr>
            <w:r>
              <w:t>ProjectID</w:t>
            </w:r>
          </w:p>
        </w:tc>
        <w:tc>
          <w:tcPr>
            <w:tcW w:w="1150" w:type="dxa"/>
          </w:tcPr>
          <w:p w14:paraId="7146963B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3BFE5723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27619D60" w14:textId="77777777" w:rsidR="00B4288B" w:rsidRPr="00F965E7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프로젝트를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66DF4689" w14:textId="77777777" w:rsidR="00B4288B" w:rsidRPr="00F965E7" w:rsidRDefault="0010783A">
            <w:pPr>
              <w:pStyle w:val="KS2"/>
              <w:rPr>
                <w:ins w:id="2844" w:author="임픽스 검토" w:date="2026-10-12T04:00:00Z"/>
              </w:rPr>
            </w:pPr>
            <w:ins w:id="2845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프로젝트마스터</w:t>
              </w:r>
              <w:r>
                <w:t>(ProjectMaster)</w:t>
              </w:r>
            </w:ins>
          </w:p>
        </w:tc>
      </w:tr>
      <w:tr w:rsidR="00B4288B" w14:paraId="1CAA8F05" w14:textId="77777777">
        <w:trPr>
          <w:cantSplit/>
          <w:jc w:val="center"/>
        </w:trPr>
        <w:tc>
          <w:tcPr>
            <w:tcW w:w="2100" w:type="dxa"/>
          </w:tcPr>
          <w:p w14:paraId="4529F15B" w14:textId="77777777" w:rsidR="00B4288B" w:rsidRDefault="0010783A">
            <w:pPr>
              <w:pStyle w:val="KS2"/>
            </w:pPr>
            <w:r>
              <w:t>품목식별자</w:t>
            </w:r>
          </w:p>
        </w:tc>
        <w:tc>
          <w:tcPr>
            <w:tcW w:w="3000" w:type="dxa"/>
          </w:tcPr>
          <w:p w14:paraId="751D0267" w14:textId="77777777" w:rsidR="00B4288B" w:rsidRDefault="0010783A">
            <w:pPr>
              <w:pStyle w:val="KS2"/>
            </w:pPr>
            <w:r>
              <w:t>ItemID</w:t>
            </w:r>
          </w:p>
        </w:tc>
        <w:tc>
          <w:tcPr>
            <w:tcW w:w="1150" w:type="dxa"/>
          </w:tcPr>
          <w:p w14:paraId="74F21B28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0708C38C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764288A1" w14:textId="77777777" w:rsidR="00B4288B" w:rsidRPr="00F965E7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71808039" w14:textId="77777777" w:rsidR="00B4288B" w:rsidRPr="00F965E7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반제품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원자재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저장품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소모품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</w:p>
          <w:p w14:paraId="69C3EEBC" w14:textId="77777777" w:rsidR="00B4288B" w:rsidRPr="00F965E7" w:rsidRDefault="0010783A">
            <w:pPr>
              <w:pStyle w:val="KS2"/>
              <w:rPr>
                <w:ins w:id="2846" w:author="임픽스 검토" w:date="2026-10-12T04:00:00Z"/>
                <w:lang w:eastAsia="ko-KR"/>
              </w:rPr>
            </w:pPr>
            <w:ins w:id="284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품목마스터</w:t>
              </w:r>
              <w:r>
                <w:rPr>
                  <w:lang w:eastAsia="ko-KR"/>
                </w:rPr>
                <w:t>(ItemMaster)</w:t>
              </w:r>
            </w:ins>
          </w:p>
        </w:tc>
      </w:tr>
      <w:tr w:rsidR="00B4288B" w14:paraId="07F1BE97" w14:textId="77777777">
        <w:trPr>
          <w:cantSplit/>
          <w:jc w:val="center"/>
        </w:trPr>
        <w:tc>
          <w:tcPr>
            <w:tcW w:w="2100" w:type="dxa"/>
          </w:tcPr>
          <w:p w14:paraId="563D7BCC" w14:textId="77777777" w:rsidR="00B4288B" w:rsidRDefault="0010783A">
            <w:pPr>
              <w:pStyle w:val="KS2"/>
            </w:pPr>
            <w:r>
              <w:t>품목명</w:t>
            </w:r>
          </w:p>
        </w:tc>
        <w:tc>
          <w:tcPr>
            <w:tcW w:w="3000" w:type="dxa"/>
          </w:tcPr>
          <w:p w14:paraId="0FC317CE" w14:textId="77777777" w:rsidR="00B4288B" w:rsidRDefault="0010783A">
            <w:pPr>
              <w:pStyle w:val="KS2"/>
            </w:pPr>
            <w:r>
              <w:t>ItemName</w:t>
            </w:r>
          </w:p>
        </w:tc>
        <w:tc>
          <w:tcPr>
            <w:tcW w:w="1150" w:type="dxa"/>
          </w:tcPr>
          <w:p w14:paraId="4A74F361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03A9BD43" w14:textId="345778B0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21CE71D5" w14:textId="77777777" w:rsidR="00B4288B" w:rsidRPr="00F965E7" w:rsidRDefault="0010783A">
            <w:pPr>
              <w:pStyle w:val="KS2"/>
            </w:pPr>
            <w:r>
              <w:t xml:space="preserve">— </w:t>
            </w:r>
            <w:r>
              <w:t>품목의</w:t>
            </w:r>
            <w:r>
              <w:t xml:space="preserve"> </w:t>
            </w:r>
            <w:r>
              <w:t>명칭</w:t>
            </w:r>
          </w:p>
          <w:p w14:paraId="7C27DA32" w14:textId="77777777" w:rsidR="00B4288B" w:rsidRPr="00F965E7" w:rsidRDefault="0010783A">
            <w:pPr>
              <w:pStyle w:val="KS2"/>
              <w:rPr>
                <w:ins w:id="2848" w:author="임픽스 검토" w:date="2026-10-12T04:00:00Z"/>
              </w:rPr>
            </w:pPr>
            <w:ins w:id="2849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품목마스터</w:t>
              </w:r>
              <w:r>
                <w:t>(ItemMaster.ItemName)</w:t>
              </w:r>
            </w:ins>
          </w:p>
        </w:tc>
      </w:tr>
      <w:tr w:rsidR="00B4288B" w14:paraId="50E12409" w14:textId="77777777">
        <w:trPr>
          <w:cantSplit/>
          <w:jc w:val="center"/>
        </w:trPr>
        <w:tc>
          <w:tcPr>
            <w:tcW w:w="2100" w:type="dxa"/>
          </w:tcPr>
          <w:p w14:paraId="602961E6" w14:textId="77777777" w:rsidR="00B4288B" w:rsidRDefault="0010783A">
            <w:pPr>
              <w:pStyle w:val="KS2"/>
            </w:pPr>
            <w:r>
              <w:t>로트식별자</w:t>
            </w:r>
          </w:p>
        </w:tc>
        <w:tc>
          <w:tcPr>
            <w:tcW w:w="3000" w:type="dxa"/>
          </w:tcPr>
          <w:p w14:paraId="2E9D937D" w14:textId="77777777" w:rsidR="00B4288B" w:rsidRDefault="0010783A">
            <w:pPr>
              <w:pStyle w:val="KS2"/>
            </w:pPr>
            <w:r>
              <w:t>LotID</w:t>
            </w:r>
          </w:p>
        </w:tc>
        <w:tc>
          <w:tcPr>
            <w:tcW w:w="1150" w:type="dxa"/>
          </w:tcPr>
          <w:p w14:paraId="6E300191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42B90BBD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5004396F" w14:textId="77777777" w:rsidR="00B4288B" w:rsidRPr="00F965E7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품질검사결과에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로트의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고유식별값</w:t>
            </w:r>
          </w:p>
          <w:p w14:paraId="4D1C471E" w14:textId="77777777" w:rsidR="00B4288B" w:rsidRPr="00F965E7" w:rsidRDefault="0010783A">
            <w:pPr>
              <w:pStyle w:val="KS2"/>
              <w:rPr>
                <w:ins w:id="2850" w:author="임픽스 검토" w:date="2026-10-12T04:00:00Z"/>
              </w:rPr>
            </w:pPr>
            <w:ins w:id="2851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로트</w:t>
              </w:r>
              <w:r>
                <w:t>(Lot)</w:t>
              </w:r>
            </w:ins>
          </w:p>
        </w:tc>
      </w:tr>
      <w:tr w:rsidR="00B4288B" w14:paraId="462E22AD" w14:textId="77777777">
        <w:trPr>
          <w:cantSplit/>
          <w:jc w:val="center"/>
        </w:trPr>
        <w:tc>
          <w:tcPr>
            <w:tcW w:w="2100" w:type="dxa"/>
          </w:tcPr>
          <w:p w14:paraId="68305AD0" w14:textId="77777777" w:rsidR="00B4288B" w:rsidRDefault="0010783A">
            <w:pPr>
              <w:pStyle w:val="KS2"/>
            </w:pPr>
            <w:r>
              <w:t>배치식별자</w:t>
            </w:r>
          </w:p>
        </w:tc>
        <w:tc>
          <w:tcPr>
            <w:tcW w:w="3000" w:type="dxa"/>
          </w:tcPr>
          <w:p w14:paraId="2218CCD5" w14:textId="77777777" w:rsidR="00B4288B" w:rsidRDefault="0010783A">
            <w:pPr>
              <w:pStyle w:val="KS2"/>
            </w:pPr>
            <w:r>
              <w:t>BatchID</w:t>
            </w:r>
          </w:p>
        </w:tc>
        <w:tc>
          <w:tcPr>
            <w:tcW w:w="1150" w:type="dxa"/>
          </w:tcPr>
          <w:p w14:paraId="2C76D71B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6626E479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7D17E29A" w14:textId="77777777" w:rsidR="00B4288B" w:rsidRPr="00F965E7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품질검사결과에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배치의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고유식별값</w:t>
            </w:r>
          </w:p>
          <w:p w14:paraId="185D1653" w14:textId="5C7ED87C" w:rsidR="00B4288B" w:rsidRPr="00F965E7" w:rsidRDefault="0010783A">
            <w:pPr>
              <w:pStyle w:val="KS2"/>
              <w:rPr>
                <w:ins w:id="2852" w:author="임픽스 검토" w:date="2026-10-12T04:00:00Z"/>
                <w:lang w:eastAsia="ko-KR"/>
              </w:rPr>
            </w:pPr>
            <w:ins w:id="2853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배치</w:t>
              </w:r>
              <w:r>
                <w:rPr>
                  <w:lang w:eastAsia="ko-KR"/>
                </w:rPr>
                <w:t>(Batch)</w:t>
              </w:r>
            </w:ins>
          </w:p>
        </w:tc>
      </w:tr>
      <w:tr w:rsidR="00B4288B" w14:paraId="1318CAC7" w14:textId="77777777">
        <w:trPr>
          <w:cantSplit/>
          <w:jc w:val="center"/>
        </w:trPr>
        <w:tc>
          <w:tcPr>
            <w:tcW w:w="2100" w:type="dxa"/>
          </w:tcPr>
          <w:p w14:paraId="72F52D59" w14:textId="77777777" w:rsidR="00B4288B" w:rsidRDefault="0010783A">
            <w:pPr>
              <w:pStyle w:val="KS2"/>
            </w:pPr>
            <w:r>
              <w:t>검사계획식별자</w:t>
            </w:r>
          </w:p>
        </w:tc>
        <w:tc>
          <w:tcPr>
            <w:tcW w:w="3000" w:type="dxa"/>
          </w:tcPr>
          <w:p w14:paraId="42D99BC1" w14:textId="77777777" w:rsidR="00B4288B" w:rsidRDefault="0010783A">
            <w:pPr>
              <w:pStyle w:val="KS2"/>
            </w:pPr>
            <w:r>
              <w:t>InspectionPlanID</w:t>
            </w:r>
          </w:p>
        </w:tc>
        <w:tc>
          <w:tcPr>
            <w:tcW w:w="1150" w:type="dxa"/>
          </w:tcPr>
          <w:p w14:paraId="31390EA9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74F4312C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570F65A3" w14:textId="77777777" w:rsidR="00B4288B" w:rsidRPr="00F965E7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검사계획을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04BAF36A" w14:textId="77777777" w:rsidR="00B4288B" w:rsidRPr="00F965E7" w:rsidRDefault="0010783A">
            <w:pPr>
              <w:pStyle w:val="KS2"/>
              <w:rPr>
                <w:ins w:id="2854" w:author="임픽스 검토" w:date="2026-10-12T04:00:00Z"/>
              </w:rPr>
            </w:pPr>
            <w:ins w:id="2855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협력업체품질검사계획</w:t>
              </w:r>
              <w:r>
                <w:t>(SupplierInspectionPlan)</w:t>
              </w:r>
            </w:ins>
          </w:p>
        </w:tc>
      </w:tr>
      <w:tr w:rsidR="00B4288B" w14:paraId="314AEDC4" w14:textId="77777777">
        <w:trPr>
          <w:cantSplit/>
          <w:jc w:val="center"/>
        </w:trPr>
        <w:tc>
          <w:tcPr>
            <w:tcW w:w="2100" w:type="dxa"/>
          </w:tcPr>
          <w:p w14:paraId="392800A5" w14:textId="77777777" w:rsidR="00B4288B" w:rsidRDefault="0010783A">
            <w:pPr>
              <w:pStyle w:val="KS2"/>
            </w:pPr>
            <w:r>
              <w:t>검사식별자</w:t>
            </w:r>
          </w:p>
        </w:tc>
        <w:tc>
          <w:tcPr>
            <w:tcW w:w="3000" w:type="dxa"/>
          </w:tcPr>
          <w:p w14:paraId="4EAD974D" w14:textId="77777777" w:rsidR="00B4288B" w:rsidRDefault="0010783A">
            <w:pPr>
              <w:pStyle w:val="KS2"/>
            </w:pPr>
            <w:r>
              <w:t>InspectionID</w:t>
            </w:r>
          </w:p>
        </w:tc>
        <w:tc>
          <w:tcPr>
            <w:tcW w:w="1150" w:type="dxa"/>
          </w:tcPr>
          <w:p w14:paraId="74924B3F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2B5DADC5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43E01809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검사를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411B68BA" w14:textId="77777777" w:rsidR="00124E25" w:rsidRDefault="0010783A">
            <w:pPr>
              <w:pStyle w:val="KS2"/>
              <w:rPr>
                <w:ins w:id="2856" w:author="임픽스 검토" w:date="2026-10-12T04:00:00Z"/>
                <w:lang w:eastAsia="ko-KR"/>
              </w:rPr>
            </w:pPr>
            <w:ins w:id="285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협력업체품질검사계획</w:t>
              </w:r>
              <w:r>
                <w:rPr>
                  <w:lang w:eastAsia="ko-KR"/>
                </w:rPr>
                <w:t>(SupplierInspectionPlan)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검사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항목</w:t>
              </w:r>
              <w:r>
                <w:rPr>
                  <w:lang w:eastAsia="ko-KR"/>
                </w:rPr>
                <w:t xml:space="preserve"> </w:t>
              </w:r>
            </w:ins>
          </w:p>
          <w:p w14:paraId="0706F753" w14:textId="0B9DD5B0" w:rsidR="00B4288B" w:rsidRDefault="0010783A">
            <w:pPr>
              <w:pStyle w:val="KS2"/>
              <w:rPr>
                <w:ins w:id="2858" w:author="임픽스 검토" w:date="2026-10-12T04:00:00Z"/>
                <w:lang w:eastAsia="ko-KR"/>
              </w:rPr>
            </w:pPr>
            <w:ins w:id="285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검사계획식별자</w:t>
              </w:r>
              <w:r>
                <w:rPr>
                  <w:lang w:eastAsia="ko-KR"/>
                </w:rPr>
                <w:t>(InspectionPlanID)</w:t>
              </w:r>
              <w:r>
                <w:rPr>
                  <w:lang w:eastAsia="ko-KR"/>
                </w:rPr>
                <w:t>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함께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사용한다</w:t>
              </w:r>
            </w:ins>
          </w:p>
        </w:tc>
      </w:tr>
      <w:tr w:rsidR="00B4288B" w14:paraId="41EFDBD7" w14:textId="77777777">
        <w:trPr>
          <w:cantSplit/>
          <w:jc w:val="center"/>
        </w:trPr>
        <w:tc>
          <w:tcPr>
            <w:tcW w:w="2100" w:type="dxa"/>
          </w:tcPr>
          <w:p w14:paraId="22903E0A" w14:textId="77777777" w:rsidR="00B4288B" w:rsidRDefault="0010783A">
            <w:pPr>
              <w:pStyle w:val="KS2"/>
            </w:pPr>
            <w:r>
              <w:t>검사신청식별자</w:t>
            </w:r>
          </w:p>
        </w:tc>
        <w:tc>
          <w:tcPr>
            <w:tcW w:w="3000" w:type="dxa"/>
          </w:tcPr>
          <w:p w14:paraId="12A8C433" w14:textId="77777777" w:rsidR="00B4288B" w:rsidRDefault="0010783A">
            <w:pPr>
              <w:pStyle w:val="KS2"/>
            </w:pPr>
            <w:r>
              <w:t>InspectionApplicationID</w:t>
            </w:r>
          </w:p>
        </w:tc>
        <w:tc>
          <w:tcPr>
            <w:tcW w:w="1150" w:type="dxa"/>
          </w:tcPr>
          <w:p w14:paraId="6F7BA5B3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7590C7AC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4E49173B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검사신청을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650D151D" w14:textId="77777777" w:rsidR="00B4288B" w:rsidRDefault="0010783A">
            <w:pPr>
              <w:pStyle w:val="KS2"/>
              <w:rPr>
                <w:ins w:id="2860" w:author="임픽스 검토" w:date="2026-10-12T04:00:00Z"/>
              </w:rPr>
            </w:pPr>
            <w:ins w:id="2861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협력업체품질검사신청</w:t>
              </w:r>
              <w:r>
                <w:t>(SupplierInspectionApplication)</w:t>
              </w:r>
            </w:ins>
          </w:p>
        </w:tc>
      </w:tr>
      <w:tr w:rsidR="00B4288B" w14:paraId="0B4BE7F8" w14:textId="77777777">
        <w:trPr>
          <w:cantSplit/>
          <w:jc w:val="center"/>
        </w:trPr>
        <w:tc>
          <w:tcPr>
            <w:tcW w:w="2100" w:type="dxa"/>
          </w:tcPr>
          <w:p w14:paraId="29D1ACEF" w14:textId="77777777" w:rsidR="00B4288B" w:rsidRDefault="0010783A">
            <w:pPr>
              <w:pStyle w:val="KS2"/>
            </w:pPr>
            <w:r>
              <w:t>검사결과식별자</w:t>
            </w:r>
          </w:p>
        </w:tc>
        <w:tc>
          <w:tcPr>
            <w:tcW w:w="3000" w:type="dxa"/>
          </w:tcPr>
          <w:p w14:paraId="6BE420E4" w14:textId="77777777" w:rsidR="00B4288B" w:rsidRDefault="0010783A">
            <w:pPr>
              <w:pStyle w:val="KS2"/>
            </w:pPr>
            <w:r>
              <w:t>InspectionResultID</w:t>
            </w:r>
          </w:p>
        </w:tc>
        <w:tc>
          <w:tcPr>
            <w:tcW w:w="1150" w:type="dxa"/>
          </w:tcPr>
          <w:p w14:paraId="29CEC364" w14:textId="77777777" w:rsidR="00B4288B" w:rsidRDefault="0010783A">
            <w:pPr>
              <w:pStyle w:val="KS2"/>
              <w:jc w:val="center"/>
            </w:pPr>
            <w:r>
              <w:t>ID</w:t>
            </w:r>
          </w:p>
        </w:tc>
        <w:tc>
          <w:tcPr>
            <w:tcW w:w="1000" w:type="dxa"/>
          </w:tcPr>
          <w:p w14:paraId="7C2A90D7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08038D2F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검사결과를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</w:tc>
      </w:tr>
      <w:tr w:rsidR="00B4288B" w14:paraId="7A11F52A" w14:textId="77777777">
        <w:trPr>
          <w:cantSplit/>
          <w:jc w:val="center"/>
        </w:trPr>
        <w:tc>
          <w:tcPr>
            <w:tcW w:w="2100" w:type="dxa"/>
          </w:tcPr>
          <w:p w14:paraId="7A0EC8CB" w14:textId="77777777" w:rsidR="00B4288B" w:rsidRDefault="0010783A">
            <w:pPr>
              <w:pStyle w:val="KS2"/>
            </w:pPr>
            <w:r>
              <w:t>검사자</w:t>
            </w:r>
          </w:p>
        </w:tc>
        <w:tc>
          <w:tcPr>
            <w:tcW w:w="3000" w:type="dxa"/>
          </w:tcPr>
          <w:p w14:paraId="2439FA53" w14:textId="77777777" w:rsidR="00B4288B" w:rsidRDefault="0010783A">
            <w:pPr>
              <w:pStyle w:val="KS2"/>
            </w:pPr>
            <w:r>
              <w:t>Inspector</w:t>
            </w:r>
          </w:p>
        </w:tc>
        <w:tc>
          <w:tcPr>
            <w:tcW w:w="1150" w:type="dxa"/>
          </w:tcPr>
          <w:p w14:paraId="5F450F41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776706ED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4681BBE4" w14:textId="77777777" w:rsidR="00B4288B" w:rsidRDefault="0010783A">
            <w:pPr>
              <w:pStyle w:val="KS2"/>
            </w:pPr>
            <w:r>
              <w:t xml:space="preserve">— </w:t>
            </w:r>
            <w:r>
              <w:t>검사를</w:t>
            </w:r>
            <w:r>
              <w:t xml:space="preserve"> </w:t>
            </w:r>
            <w:r>
              <w:t>진행한</w:t>
            </w:r>
            <w:r>
              <w:t xml:space="preserve"> </w:t>
            </w:r>
            <w:r>
              <w:t>담당자</w:t>
            </w:r>
          </w:p>
        </w:tc>
      </w:tr>
      <w:tr w:rsidR="00B4288B" w14:paraId="344675C6" w14:textId="77777777">
        <w:trPr>
          <w:cantSplit/>
          <w:jc w:val="center"/>
        </w:trPr>
        <w:tc>
          <w:tcPr>
            <w:tcW w:w="2100" w:type="dxa"/>
          </w:tcPr>
          <w:p w14:paraId="1DF73635" w14:textId="77777777" w:rsidR="00B4288B" w:rsidRDefault="0010783A">
            <w:pPr>
              <w:pStyle w:val="KS2"/>
            </w:pPr>
            <w:r>
              <w:t>검사입회자</w:t>
            </w:r>
          </w:p>
        </w:tc>
        <w:tc>
          <w:tcPr>
            <w:tcW w:w="3000" w:type="dxa"/>
          </w:tcPr>
          <w:p w14:paraId="2FE7631A" w14:textId="77777777" w:rsidR="00B4288B" w:rsidRDefault="0010783A">
            <w:pPr>
              <w:pStyle w:val="KS2"/>
            </w:pPr>
            <w:r>
              <w:t>InspectionParticipant</w:t>
            </w:r>
          </w:p>
        </w:tc>
        <w:tc>
          <w:tcPr>
            <w:tcW w:w="1150" w:type="dxa"/>
          </w:tcPr>
          <w:p w14:paraId="5AD199BC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3603B177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46BBF8D9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검사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입회한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사업장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담당자</w:t>
            </w:r>
          </w:p>
        </w:tc>
      </w:tr>
      <w:tr w:rsidR="00B4288B" w14:paraId="79835D30" w14:textId="77777777">
        <w:trPr>
          <w:cantSplit/>
          <w:jc w:val="center"/>
        </w:trPr>
        <w:tc>
          <w:tcPr>
            <w:tcW w:w="2100" w:type="dxa"/>
          </w:tcPr>
          <w:p w14:paraId="0E20F7B6" w14:textId="77777777" w:rsidR="00B4288B" w:rsidRDefault="0010783A">
            <w:pPr>
              <w:pStyle w:val="KS2"/>
            </w:pPr>
            <w:r>
              <w:t>검사위치</w:t>
            </w:r>
          </w:p>
        </w:tc>
        <w:tc>
          <w:tcPr>
            <w:tcW w:w="3000" w:type="dxa"/>
          </w:tcPr>
          <w:p w14:paraId="21CBBF3C" w14:textId="77777777" w:rsidR="00B4288B" w:rsidRDefault="0010783A">
            <w:pPr>
              <w:pStyle w:val="KS2"/>
            </w:pPr>
            <w:r>
              <w:t>InspectionLocation</w:t>
            </w:r>
          </w:p>
        </w:tc>
        <w:tc>
          <w:tcPr>
            <w:tcW w:w="1150" w:type="dxa"/>
          </w:tcPr>
          <w:p w14:paraId="20742A87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23904CB2" w14:textId="72D02538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71DAFF5C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검사를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위치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장소</w:t>
            </w:r>
            <w:r>
              <w:rPr>
                <w:lang w:eastAsia="ko-KR"/>
              </w:rPr>
              <w:t>)</w:t>
            </w:r>
          </w:p>
          <w:p w14:paraId="1FEA9937" w14:textId="77777777" w:rsidR="00B4288B" w:rsidRDefault="0010783A">
            <w:pPr>
              <w:pStyle w:val="KS2"/>
              <w:rPr>
                <w:ins w:id="2862" w:author="임픽스 검토" w:date="2026-10-12T04:00:00Z"/>
                <w:lang w:eastAsia="ko-KR"/>
              </w:rPr>
            </w:pPr>
            <w:ins w:id="2863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협력업체품질검사신청</w:t>
              </w:r>
              <w:r>
                <w:rPr>
                  <w:lang w:eastAsia="ko-KR"/>
                </w:rPr>
                <w:t>(SupplierInspectionApplication.InspectionLocation)</w:t>
              </w:r>
            </w:ins>
          </w:p>
        </w:tc>
      </w:tr>
      <w:tr w:rsidR="00B4288B" w14:paraId="055F1E55" w14:textId="77777777">
        <w:trPr>
          <w:cantSplit/>
          <w:jc w:val="center"/>
        </w:trPr>
        <w:tc>
          <w:tcPr>
            <w:tcW w:w="2100" w:type="dxa"/>
          </w:tcPr>
          <w:p w14:paraId="3F9AE283" w14:textId="77777777" w:rsidR="00B4288B" w:rsidRDefault="0010783A">
            <w:pPr>
              <w:pStyle w:val="KS2"/>
            </w:pPr>
            <w:r>
              <w:t>검사일</w:t>
            </w:r>
          </w:p>
        </w:tc>
        <w:tc>
          <w:tcPr>
            <w:tcW w:w="3000" w:type="dxa"/>
          </w:tcPr>
          <w:p w14:paraId="33F0A0F8" w14:textId="77777777" w:rsidR="00B4288B" w:rsidRDefault="0010783A">
            <w:pPr>
              <w:pStyle w:val="KS2"/>
            </w:pPr>
            <w:r>
              <w:t>InspectionDate</w:t>
            </w:r>
          </w:p>
        </w:tc>
        <w:tc>
          <w:tcPr>
            <w:tcW w:w="1150" w:type="dxa"/>
          </w:tcPr>
          <w:p w14:paraId="315C1AB8" w14:textId="77777777" w:rsidR="00B4288B" w:rsidRDefault="0010783A">
            <w:pPr>
              <w:pStyle w:val="KS2"/>
              <w:jc w:val="center"/>
            </w:pPr>
            <w:r>
              <w:t>date</w:t>
            </w:r>
          </w:p>
        </w:tc>
        <w:tc>
          <w:tcPr>
            <w:tcW w:w="1000" w:type="dxa"/>
          </w:tcPr>
          <w:p w14:paraId="3579C967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1C3055FA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검사를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검사일자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  <w:tr w:rsidR="00B4288B" w14:paraId="785B89E5" w14:textId="77777777">
        <w:trPr>
          <w:cantSplit/>
          <w:jc w:val="center"/>
        </w:trPr>
        <w:tc>
          <w:tcPr>
            <w:tcW w:w="2100" w:type="dxa"/>
          </w:tcPr>
          <w:p w14:paraId="2D1B536F" w14:textId="77777777" w:rsidR="00B4288B" w:rsidRDefault="0010783A">
            <w:pPr>
              <w:pStyle w:val="KS2"/>
            </w:pPr>
            <w:r>
              <w:t>검사수량</w:t>
            </w:r>
          </w:p>
        </w:tc>
        <w:tc>
          <w:tcPr>
            <w:tcW w:w="3000" w:type="dxa"/>
          </w:tcPr>
          <w:p w14:paraId="0C5C97C7" w14:textId="77777777" w:rsidR="00B4288B" w:rsidRDefault="0010783A">
            <w:pPr>
              <w:pStyle w:val="KS2"/>
            </w:pPr>
            <w:r>
              <w:t>InspectionQuantity</w:t>
            </w:r>
          </w:p>
        </w:tc>
        <w:tc>
          <w:tcPr>
            <w:tcW w:w="1150" w:type="dxa"/>
          </w:tcPr>
          <w:p w14:paraId="57376796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038DCB79" w14:textId="52DCE0F2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71C39C99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검사의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대상이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자재의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수량</w:t>
            </w:r>
          </w:p>
          <w:p w14:paraId="06049FF0" w14:textId="77777777" w:rsidR="00B4288B" w:rsidRDefault="0010783A">
            <w:pPr>
              <w:pStyle w:val="KS2"/>
              <w:rPr>
                <w:ins w:id="2864" w:author="임픽스 검토" w:date="2026-10-12T04:00:00Z"/>
                <w:lang w:eastAsia="ko-KR"/>
              </w:rPr>
            </w:pPr>
            <w:ins w:id="286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협력업체품질검사신청</w:t>
              </w:r>
              <w:r>
                <w:rPr>
                  <w:lang w:eastAsia="ko-KR"/>
                </w:rPr>
                <w:t>(SupplierInspectionApplication.InspectionQuantity)</w:t>
              </w:r>
            </w:ins>
          </w:p>
        </w:tc>
      </w:tr>
      <w:tr w:rsidR="00B4288B" w14:paraId="5049A69B" w14:textId="77777777">
        <w:trPr>
          <w:cantSplit/>
          <w:jc w:val="center"/>
        </w:trPr>
        <w:tc>
          <w:tcPr>
            <w:tcW w:w="2100" w:type="dxa"/>
          </w:tcPr>
          <w:p w14:paraId="6AC6212E" w14:textId="77777777" w:rsidR="00B4288B" w:rsidRDefault="0010783A">
            <w:pPr>
              <w:pStyle w:val="KS2"/>
            </w:pPr>
            <w:r>
              <w:t>검사결과</w:t>
            </w:r>
          </w:p>
        </w:tc>
        <w:tc>
          <w:tcPr>
            <w:tcW w:w="3000" w:type="dxa"/>
          </w:tcPr>
          <w:p w14:paraId="4DF3DFD1" w14:textId="77777777" w:rsidR="00B4288B" w:rsidRDefault="0010783A">
            <w:pPr>
              <w:pStyle w:val="KS2"/>
            </w:pPr>
            <w:r>
              <w:t>InspectionResult</w:t>
            </w:r>
          </w:p>
        </w:tc>
        <w:tc>
          <w:tcPr>
            <w:tcW w:w="1150" w:type="dxa"/>
          </w:tcPr>
          <w:p w14:paraId="1FDE2361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27FFFA89" w14:textId="5D4237BD" w:rsidR="00B4288B" w:rsidRDefault="0010783A">
            <w:pPr>
              <w:pStyle w:val="KS2"/>
              <w:jc w:val="center"/>
            </w:pPr>
            <w:del w:id="2866" w:author="임픽스 검토" w:date="2026-10-12T04:00:00Z">
              <w:r>
                <w:delText>비대상</w:delText>
              </w:r>
            </w:del>
            <w:ins w:id="2867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223B1963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검사를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</w:p>
          <w:p w14:paraId="57DF91B8" w14:textId="77777777" w:rsidR="00D74F2B" w:rsidRDefault="00000000">
            <w:pPr>
              <w:pStyle w:val="KS2"/>
              <w:rPr>
                <w:ins w:id="2868" w:author="임픽스 검토" w:date="2026-10-12T04:00:00Z"/>
                <w:lang w:eastAsia="ko-KR"/>
              </w:rPr>
            </w:pPr>
            <w:ins w:id="286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검사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결과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합격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불합격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조건부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합격</w:t>
              </w:r>
              <w:r>
                <w:rPr>
                  <w:lang w:eastAsia="ko-KR"/>
                </w:rPr>
                <w:t>)</w:t>
              </w:r>
            </w:ins>
          </w:p>
          <w:p w14:paraId="36E62F57" w14:textId="77777777" w:rsidR="00D74F2B" w:rsidRDefault="00000000">
            <w:pPr>
              <w:pStyle w:val="KS2"/>
              <w:rPr>
                <w:ins w:id="2870" w:author="임픽스 검토" w:date="2026-10-12T04:00:00Z"/>
                <w:lang w:eastAsia="ko-KR"/>
              </w:rPr>
            </w:pPr>
            <w:ins w:id="287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184A221F" w14:textId="77777777">
        <w:trPr>
          <w:cantSplit/>
          <w:jc w:val="center"/>
        </w:trPr>
        <w:tc>
          <w:tcPr>
            <w:tcW w:w="2100" w:type="dxa"/>
          </w:tcPr>
          <w:p w14:paraId="348978A1" w14:textId="77777777" w:rsidR="00B4288B" w:rsidRDefault="0010783A">
            <w:pPr>
              <w:pStyle w:val="KS2"/>
            </w:pPr>
            <w:r>
              <w:t>검사결과시트</w:t>
            </w:r>
          </w:p>
        </w:tc>
        <w:tc>
          <w:tcPr>
            <w:tcW w:w="3000" w:type="dxa"/>
          </w:tcPr>
          <w:p w14:paraId="18E576AE" w14:textId="77777777" w:rsidR="00B4288B" w:rsidRDefault="0010783A">
            <w:pPr>
              <w:pStyle w:val="KS2"/>
            </w:pPr>
            <w:r>
              <w:t>InspectionResultSheet</w:t>
            </w:r>
          </w:p>
        </w:tc>
        <w:tc>
          <w:tcPr>
            <w:tcW w:w="1150" w:type="dxa"/>
          </w:tcPr>
          <w:p w14:paraId="3606C1E9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3C49D32C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7371C6B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발주처의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검사체크시트를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검사한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결과시트로서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온라인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문서의</w:t>
            </w:r>
            <w:r>
              <w:rPr>
                <w:lang w:eastAsia="ko-KR"/>
              </w:rPr>
              <w:t xml:space="preserve"> URI(Uniform Resource Identifier)</w:t>
            </w:r>
          </w:p>
        </w:tc>
      </w:tr>
      <w:tr w:rsidR="00B4288B" w14:paraId="27D4AE78" w14:textId="77777777">
        <w:trPr>
          <w:cantSplit/>
          <w:jc w:val="center"/>
        </w:trPr>
        <w:tc>
          <w:tcPr>
            <w:tcW w:w="2100" w:type="dxa"/>
          </w:tcPr>
          <w:p w14:paraId="6F0BAC71" w14:textId="77777777" w:rsidR="00B4288B" w:rsidRDefault="0010783A">
            <w:pPr>
              <w:pStyle w:val="KS2"/>
            </w:pPr>
            <w:r>
              <w:t>검사상태코드</w:t>
            </w:r>
          </w:p>
        </w:tc>
        <w:tc>
          <w:tcPr>
            <w:tcW w:w="3000" w:type="dxa"/>
          </w:tcPr>
          <w:p w14:paraId="2DE35932" w14:textId="77777777" w:rsidR="00B4288B" w:rsidRDefault="0010783A">
            <w:pPr>
              <w:pStyle w:val="KS2"/>
            </w:pPr>
            <w:r>
              <w:t>InspectionStatusCode</w:t>
            </w:r>
          </w:p>
        </w:tc>
        <w:tc>
          <w:tcPr>
            <w:tcW w:w="1150" w:type="dxa"/>
          </w:tcPr>
          <w:p w14:paraId="05E1AD9B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3DCDD000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653D09A9" w14:textId="77777777" w:rsidR="009E5B16" w:rsidRDefault="00000000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검사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del w:id="2872" w:author="임픽스 검토" w:date="2026-10-12T04:00:00Z">
              <w:r>
                <w:rPr>
                  <w:lang w:eastAsia="ko-KR"/>
                </w:rPr>
                <w:delText>(</w:delText>
              </w:r>
              <w:r>
                <w:rPr>
                  <w:lang w:eastAsia="ko-KR"/>
                </w:rPr>
                <w:delText>예</w:delText>
              </w:r>
              <w:r>
                <w:rPr>
                  <w:lang w:eastAsia="ko-KR"/>
                </w:rPr>
                <w:delText xml:space="preserve">: </w:delText>
              </w:r>
              <w:r>
                <w:rPr>
                  <w:lang w:eastAsia="ko-KR"/>
                </w:rPr>
                <w:delText>합격</w:delText>
              </w:r>
              <w:r>
                <w:rPr>
                  <w:lang w:eastAsia="ko-KR"/>
                </w:rPr>
                <w:delText xml:space="preserve">, </w:delText>
              </w:r>
              <w:r>
                <w:rPr>
                  <w:lang w:eastAsia="ko-KR"/>
                </w:rPr>
                <w:delText>불합격</w:delText>
              </w:r>
              <w:r>
                <w:rPr>
                  <w:lang w:eastAsia="ko-KR"/>
                </w:rPr>
                <w:delText xml:space="preserve">, </w:delText>
              </w:r>
              <w:r>
                <w:rPr>
                  <w:lang w:eastAsia="ko-KR"/>
                </w:rPr>
                <w:delText>취소</w:delText>
              </w:r>
              <w:r>
                <w:rPr>
                  <w:lang w:eastAsia="ko-KR"/>
                </w:rPr>
                <w:delText xml:space="preserve">, </w:delText>
              </w:r>
              <w:r>
                <w:rPr>
                  <w:lang w:eastAsia="ko-KR"/>
                </w:rPr>
                <w:delText>신청대기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등</w:delText>
              </w:r>
              <w:r>
                <w:rPr>
                  <w:lang w:eastAsia="ko-KR"/>
                </w:rPr>
                <w:delText>)</w:delText>
              </w:r>
            </w:del>
          </w:p>
          <w:p w14:paraId="71A88543" w14:textId="77777777" w:rsidR="009E5B16" w:rsidRDefault="00000000">
            <w:pPr>
              <w:pStyle w:val="KS2"/>
              <w:rPr>
                <w:ins w:id="2873" w:author="임픽스 검토" w:date="2026-10-12T04:00:00Z"/>
                <w:lang w:eastAsia="ko-KR"/>
              </w:rPr>
            </w:pPr>
            <w:ins w:id="287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신청대기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신청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접수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검사중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완료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취소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</w:ins>
          </w:p>
          <w:p w14:paraId="690D589E" w14:textId="77777777" w:rsidR="009E5B16" w:rsidRDefault="00000000">
            <w:pPr>
              <w:pStyle w:val="KS2"/>
              <w:rPr>
                <w:ins w:id="2875" w:author="임픽스 검토" w:date="2026-10-12T04:00:00Z"/>
                <w:lang w:eastAsia="ko-KR"/>
              </w:rPr>
            </w:pPr>
            <w:ins w:id="287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합격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불합격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검사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판정은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검사결과</w:t>
              </w:r>
              <w:r>
                <w:rPr>
                  <w:lang w:eastAsia="ko-KR"/>
                </w:rPr>
                <w:t>(InspectionResult)</w:t>
              </w:r>
              <w:r>
                <w:rPr>
                  <w:lang w:eastAsia="ko-KR"/>
                </w:rPr>
                <w:t>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구분함</w:t>
              </w:r>
            </w:ins>
          </w:p>
          <w:p w14:paraId="00F3E63F" w14:textId="78745CDE" w:rsidR="00B4288B" w:rsidRDefault="0010783A">
            <w:pPr>
              <w:pStyle w:val="KS2"/>
              <w:rPr>
                <w:ins w:id="2877" w:author="임픽스 검토" w:date="2026-10-12T04:00:00Z"/>
                <w:lang w:eastAsia="ko-KR"/>
              </w:rPr>
            </w:pPr>
            <w:ins w:id="287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</w:tbl>
    <w:p w14:paraId="2535F22F" w14:textId="77777777" w:rsidR="00B4288B" w:rsidRDefault="00B4288B">
      <w:pPr>
        <w:spacing w:after="0" w:line="144" w:lineRule="auto"/>
        <w:rPr>
          <w:lang w:eastAsia="ko-KR"/>
        </w:rPr>
      </w:pPr>
    </w:p>
    <w:p w14:paraId="2198CA15" w14:textId="77777777" w:rsidR="00B4288B" w:rsidRDefault="0010783A">
      <w:pPr>
        <w:pStyle w:val="46"/>
        <w:rPr>
          <w:lang w:eastAsia="ko-KR"/>
        </w:rPr>
      </w:pPr>
      <w:r>
        <w:rPr>
          <w:lang w:eastAsia="ko-KR"/>
        </w:rPr>
        <w:t xml:space="preserve">7.4.6.14  </w:t>
      </w:r>
      <w:r>
        <w:rPr>
          <w:lang w:eastAsia="ko-KR"/>
        </w:rPr>
        <w:t>시정조치요청</w:t>
      </w:r>
      <w:r>
        <w:rPr>
          <w:lang w:eastAsia="ko-KR"/>
        </w:rPr>
        <w:t>(CorrectiveActionRequest)</w:t>
      </w:r>
    </w:p>
    <w:p w14:paraId="7D8D5105" w14:textId="149CB05C" w:rsidR="00B4288B" w:rsidRDefault="0010783A">
      <w:pPr>
        <w:rPr>
          <w:lang w:eastAsia="ko-KR"/>
        </w:rPr>
      </w:pPr>
      <w:r>
        <w:rPr>
          <w:lang w:eastAsia="ko-KR"/>
        </w:rPr>
        <w:t>공급사에</w:t>
      </w:r>
      <w:r>
        <w:rPr>
          <w:lang w:eastAsia="ko-KR"/>
        </w:rPr>
        <w:t xml:space="preserve"> </w:t>
      </w:r>
      <w:r>
        <w:rPr>
          <w:lang w:eastAsia="ko-KR"/>
        </w:rPr>
        <w:t>시정조치를</w:t>
      </w:r>
      <w:r>
        <w:rPr>
          <w:lang w:eastAsia="ko-KR"/>
        </w:rPr>
        <w:t xml:space="preserve"> </w:t>
      </w:r>
      <w:r>
        <w:rPr>
          <w:lang w:eastAsia="ko-KR"/>
        </w:rPr>
        <w:t>요청하는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시정조치요청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2879" w:author="임픽스 검토" w:date="2026-10-12T04:00:00Z">
        <w:r>
          <w:rPr>
            <w:lang w:eastAsia="ko-KR"/>
          </w:rPr>
          <w:delText>54</w:delText>
        </w:r>
        <w:r>
          <w:rPr>
            <w:lang w:eastAsia="ko-KR"/>
          </w:rPr>
          <w:delText>와</w:delText>
        </w:r>
      </w:del>
      <w:ins w:id="2880" w:author="임픽스 검토" w:date="2026-10-12T04:00:00Z">
        <w:r>
          <w:rPr>
            <w:lang w:eastAsia="ko-KR"/>
          </w:rPr>
          <w:t>57</w:t>
        </w:r>
        <w:r>
          <w:rPr>
            <w:lang w:eastAsia="ko-KR"/>
          </w:rPr>
          <w:t>과</w:t>
        </w:r>
      </w:ins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316A16A7" w14:textId="10A5144A" w:rsidR="00B4288B" w:rsidRDefault="0010783A">
      <w:pPr>
        <w:pStyle w:val="KS"/>
        <w:rPr>
          <w:lang w:eastAsia="ko-KR"/>
        </w:rPr>
      </w:pPr>
      <w:commentRangeStart w:id="2881"/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2882" w:author="임픽스 검토" w:date="2026-10-12T04:00:00Z">
        <w:r>
          <w:rPr>
            <w:lang w:eastAsia="ko-KR"/>
          </w:rPr>
          <w:delText>54</w:delText>
        </w:r>
      </w:del>
      <w:ins w:id="2883" w:author="임픽스 검토" w:date="2026-10-12T04:00:00Z">
        <w:r>
          <w:rPr>
            <w:lang w:eastAsia="ko-KR"/>
          </w:rPr>
          <w:t>57</w:t>
        </w:r>
      </w:ins>
      <w:r>
        <w:rPr>
          <w:lang w:eastAsia="ko-KR"/>
        </w:rPr>
        <w:t xml:space="preserve"> — </w:t>
      </w:r>
      <w:r>
        <w:rPr>
          <w:lang w:eastAsia="ko-KR"/>
        </w:rPr>
        <w:t>시정조치요청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commentRangeEnd w:id="2881"/>
      <w:r>
        <w:rPr>
          <w:rStyle w:val="aff5"/>
          <w:sz w:val="20"/>
          <w:szCs w:val="22"/>
          <w:lang w:eastAsia="ko-KR"/>
        </w:rPr>
        <w:commentReference w:id="2881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0C45D3FE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4DF3E134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20136E3F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24791F03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55A76B70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12D18E1E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30E1F1A3" w14:textId="77777777">
        <w:trPr>
          <w:cantSplit/>
          <w:jc w:val="center"/>
        </w:trPr>
        <w:tc>
          <w:tcPr>
            <w:tcW w:w="2100" w:type="dxa"/>
          </w:tcPr>
          <w:p w14:paraId="6DE26880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21CFDD4E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3E69B4E8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784DEB44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60477860" w14:textId="77777777" w:rsidR="00B4288B" w:rsidRDefault="00B4288B">
            <w:pPr>
              <w:pStyle w:val="KS2"/>
            </w:pPr>
          </w:p>
        </w:tc>
      </w:tr>
      <w:tr w:rsidR="00B4288B" w14:paraId="6BDC35E1" w14:textId="77777777">
        <w:trPr>
          <w:cantSplit/>
          <w:jc w:val="center"/>
        </w:trPr>
        <w:tc>
          <w:tcPr>
            <w:tcW w:w="2100" w:type="dxa"/>
          </w:tcPr>
          <w:p w14:paraId="66FFD03B" w14:textId="77777777" w:rsidR="00B4288B" w:rsidRDefault="0010783A">
            <w:pPr>
              <w:pStyle w:val="KS2"/>
            </w:pPr>
            <w:r>
              <w:t>공급사식별자</w:t>
            </w:r>
          </w:p>
        </w:tc>
        <w:tc>
          <w:tcPr>
            <w:tcW w:w="3000" w:type="dxa"/>
          </w:tcPr>
          <w:p w14:paraId="7EE4555A" w14:textId="77777777" w:rsidR="00B4288B" w:rsidRDefault="0010783A">
            <w:pPr>
              <w:pStyle w:val="KS2"/>
            </w:pPr>
            <w:r>
              <w:t>VendorID</w:t>
            </w:r>
          </w:p>
        </w:tc>
        <w:tc>
          <w:tcPr>
            <w:tcW w:w="1150" w:type="dxa"/>
          </w:tcPr>
          <w:p w14:paraId="18AB4972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7E2D55AE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2C3CE80D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구입해오는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거래처를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379F0DAB" w14:textId="77777777" w:rsidR="00B4288B" w:rsidRDefault="0010783A">
            <w:pPr>
              <w:pStyle w:val="KS2"/>
              <w:rPr>
                <w:ins w:id="2884" w:author="임픽스 검토" w:date="2026-10-12T04:00:00Z"/>
              </w:rPr>
            </w:pPr>
            <w:ins w:id="2885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공급사</w:t>
              </w:r>
              <w:r>
                <w:t>(VendorPartyMaster)</w:t>
              </w:r>
            </w:ins>
          </w:p>
        </w:tc>
      </w:tr>
      <w:tr w:rsidR="00B4288B" w14:paraId="4822429E" w14:textId="77777777">
        <w:trPr>
          <w:cantSplit/>
          <w:jc w:val="center"/>
        </w:trPr>
        <w:tc>
          <w:tcPr>
            <w:tcW w:w="2100" w:type="dxa"/>
          </w:tcPr>
          <w:p w14:paraId="7A0BF3FE" w14:textId="77777777" w:rsidR="00B4288B" w:rsidRDefault="0010783A">
            <w:pPr>
              <w:pStyle w:val="KS2"/>
            </w:pPr>
            <w:r>
              <w:t>품목식별자</w:t>
            </w:r>
          </w:p>
        </w:tc>
        <w:tc>
          <w:tcPr>
            <w:tcW w:w="3000" w:type="dxa"/>
          </w:tcPr>
          <w:p w14:paraId="379C4FD5" w14:textId="77777777" w:rsidR="00B4288B" w:rsidRDefault="0010783A">
            <w:pPr>
              <w:pStyle w:val="KS2"/>
            </w:pPr>
            <w:r>
              <w:t>ItemID</w:t>
            </w:r>
          </w:p>
        </w:tc>
        <w:tc>
          <w:tcPr>
            <w:tcW w:w="1150" w:type="dxa"/>
          </w:tcPr>
          <w:p w14:paraId="02AF8243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2224FCB0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7FFEB631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69A066DE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반제품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원자재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저장품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소모품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</w:p>
          <w:p w14:paraId="4997303C" w14:textId="77777777" w:rsidR="00B4288B" w:rsidRDefault="0010783A">
            <w:pPr>
              <w:pStyle w:val="KS2"/>
              <w:rPr>
                <w:ins w:id="2886" w:author="임픽스 검토" w:date="2026-10-12T04:00:00Z"/>
                <w:lang w:eastAsia="ko-KR"/>
              </w:rPr>
            </w:pPr>
            <w:ins w:id="288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품목마스터</w:t>
              </w:r>
              <w:r>
                <w:rPr>
                  <w:lang w:eastAsia="ko-KR"/>
                </w:rPr>
                <w:t>(ItemMaster)</w:t>
              </w:r>
            </w:ins>
          </w:p>
        </w:tc>
      </w:tr>
      <w:tr w:rsidR="00B4288B" w14:paraId="76A12CD0" w14:textId="77777777">
        <w:trPr>
          <w:cantSplit/>
          <w:jc w:val="center"/>
        </w:trPr>
        <w:tc>
          <w:tcPr>
            <w:tcW w:w="2100" w:type="dxa"/>
          </w:tcPr>
          <w:p w14:paraId="6562728D" w14:textId="77777777" w:rsidR="00B4288B" w:rsidRDefault="0010783A">
            <w:pPr>
              <w:pStyle w:val="KS2"/>
            </w:pPr>
            <w:r>
              <w:t>품목명</w:t>
            </w:r>
          </w:p>
        </w:tc>
        <w:tc>
          <w:tcPr>
            <w:tcW w:w="3000" w:type="dxa"/>
          </w:tcPr>
          <w:p w14:paraId="0CD16C2F" w14:textId="77777777" w:rsidR="00B4288B" w:rsidRDefault="0010783A">
            <w:pPr>
              <w:pStyle w:val="KS2"/>
            </w:pPr>
            <w:r>
              <w:t>ItemName</w:t>
            </w:r>
          </w:p>
        </w:tc>
        <w:tc>
          <w:tcPr>
            <w:tcW w:w="1150" w:type="dxa"/>
          </w:tcPr>
          <w:p w14:paraId="592FFC32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20EB020D" w14:textId="26054733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72BA782C" w14:textId="77777777" w:rsidR="00B4288B" w:rsidRDefault="0010783A">
            <w:pPr>
              <w:pStyle w:val="KS2"/>
            </w:pPr>
            <w:r>
              <w:t xml:space="preserve">— </w:t>
            </w:r>
            <w:r>
              <w:t>품목의</w:t>
            </w:r>
            <w:r>
              <w:t xml:space="preserve"> </w:t>
            </w:r>
            <w:r>
              <w:t>명칭</w:t>
            </w:r>
          </w:p>
          <w:p w14:paraId="7676228F" w14:textId="77777777" w:rsidR="00B4288B" w:rsidRDefault="0010783A">
            <w:pPr>
              <w:pStyle w:val="KS2"/>
              <w:rPr>
                <w:ins w:id="2888" w:author="임픽스 검토" w:date="2026-10-12T04:00:00Z"/>
              </w:rPr>
            </w:pPr>
            <w:ins w:id="2889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품목마스터</w:t>
              </w:r>
              <w:r>
                <w:t>(ItemMaster.ItemName)</w:t>
              </w:r>
            </w:ins>
          </w:p>
        </w:tc>
      </w:tr>
      <w:tr w:rsidR="00B4288B" w14:paraId="2E6EEF6D" w14:textId="77777777">
        <w:trPr>
          <w:cantSplit/>
          <w:jc w:val="center"/>
        </w:trPr>
        <w:tc>
          <w:tcPr>
            <w:tcW w:w="2100" w:type="dxa"/>
          </w:tcPr>
          <w:p w14:paraId="20411915" w14:textId="77777777" w:rsidR="00B4288B" w:rsidRDefault="0010783A">
            <w:pPr>
              <w:pStyle w:val="KS2"/>
            </w:pPr>
            <w:r>
              <w:t>로트식별자</w:t>
            </w:r>
          </w:p>
        </w:tc>
        <w:tc>
          <w:tcPr>
            <w:tcW w:w="3000" w:type="dxa"/>
          </w:tcPr>
          <w:p w14:paraId="7C6BF54B" w14:textId="77777777" w:rsidR="00B4288B" w:rsidRDefault="0010783A">
            <w:pPr>
              <w:pStyle w:val="KS2"/>
            </w:pPr>
            <w:r>
              <w:t>LotID</w:t>
            </w:r>
          </w:p>
        </w:tc>
        <w:tc>
          <w:tcPr>
            <w:tcW w:w="1150" w:type="dxa"/>
          </w:tcPr>
          <w:p w14:paraId="54AE4710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3CE924BA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5732CD55" w14:textId="77777777" w:rsidR="00B4288B" w:rsidRDefault="0010783A">
            <w:pPr>
              <w:pStyle w:val="KS2"/>
              <w:rPr>
                <w:lang w:eastAsia="ko-KR"/>
              </w:rPr>
            </w:pPr>
            <w:ins w:id="2890" w:author="임픽스 검토" w:date="2026-10-12T04:00:00Z">
              <w:r>
                <w:rPr>
                  <w:lang w:eastAsia="ko-KR"/>
                </w:rPr>
                <w:t xml:space="preserve">— </w:t>
              </w:r>
            </w:ins>
            <w:r>
              <w:rPr>
                <w:lang w:eastAsia="ko-KR"/>
              </w:rPr>
              <w:t>시정조치요청에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로트의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고유식별값</w:t>
            </w:r>
          </w:p>
          <w:p w14:paraId="52FC26F2" w14:textId="77777777" w:rsidR="00B4288B" w:rsidRDefault="0010783A">
            <w:pPr>
              <w:pStyle w:val="KS2"/>
              <w:rPr>
                <w:ins w:id="2891" w:author="임픽스 검토" w:date="2026-10-12T04:00:00Z"/>
              </w:rPr>
            </w:pPr>
            <w:ins w:id="2892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로트</w:t>
              </w:r>
              <w:r>
                <w:t>(Lot)</w:t>
              </w:r>
            </w:ins>
          </w:p>
        </w:tc>
      </w:tr>
      <w:tr w:rsidR="00B4288B" w14:paraId="1BD82B6A" w14:textId="77777777">
        <w:trPr>
          <w:cantSplit/>
          <w:jc w:val="center"/>
        </w:trPr>
        <w:tc>
          <w:tcPr>
            <w:tcW w:w="2100" w:type="dxa"/>
          </w:tcPr>
          <w:p w14:paraId="70E3F672" w14:textId="77777777" w:rsidR="00B4288B" w:rsidRDefault="0010783A">
            <w:pPr>
              <w:pStyle w:val="KS2"/>
            </w:pPr>
            <w:r>
              <w:t>배치식별자</w:t>
            </w:r>
          </w:p>
        </w:tc>
        <w:tc>
          <w:tcPr>
            <w:tcW w:w="3000" w:type="dxa"/>
          </w:tcPr>
          <w:p w14:paraId="7472690C" w14:textId="77777777" w:rsidR="00B4288B" w:rsidRDefault="0010783A">
            <w:pPr>
              <w:pStyle w:val="KS2"/>
            </w:pPr>
            <w:r>
              <w:t>BatchID</w:t>
            </w:r>
          </w:p>
        </w:tc>
        <w:tc>
          <w:tcPr>
            <w:tcW w:w="1150" w:type="dxa"/>
          </w:tcPr>
          <w:p w14:paraId="6434F874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5F2C6729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457E74BF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시정조치요청에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배치의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고유식별값</w:t>
            </w:r>
          </w:p>
          <w:p w14:paraId="1F51AFF6" w14:textId="62ACDA71" w:rsidR="00B4288B" w:rsidRDefault="0010783A">
            <w:pPr>
              <w:pStyle w:val="KS2"/>
              <w:rPr>
                <w:ins w:id="2893" w:author="임픽스 검토" w:date="2026-10-12T04:00:00Z"/>
                <w:lang w:eastAsia="ko-KR"/>
              </w:rPr>
            </w:pPr>
            <w:ins w:id="289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배치</w:t>
              </w:r>
              <w:r>
                <w:rPr>
                  <w:lang w:eastAsia="ko-KR"/>
                </w:rPr>
                <w:t>(Batch)</w:t>
              </w:r>
            </w:ins>
          </w:p>
        </w:tc>
      </w:tr>
      <w:tr w:rsidR="00B4288B" w14:paraId="76E9FF5B" w14:textId="77777777">
        <w:trPr>
          <w:cantSplit/>
          <w:jc w:val="center"/>
        </w:trPr>
        <w:tc>
          <w:tcPr>
            <w:tcW w:w="2100" w:type="dxa"/>
          </w:tcPr>
          <w:p w14:paraId="4F063A14" w14:textId="77777777" w:rsidR="00B4288B" w:rsidRDefault="0010783A">
            <w:pPr>
              <w:pStyle w:val="KS2"/>
            </w:pPr>
            <w:r>
              <w:t>검사신청식별자</w:t>
            </w:r>
          </w:p>
        </w:tc>
        <w:tc>
          <w:tcPr>
            <w:tcW w:w="3000" w:type="dxa"/>
          </w:tcPr>
          <w:p w14:paraId="3CEEF06D" w14:textId="77777777" w:rsidR="00B4288B" w:rsidRDefault="0010783A">
            <w:pPr>
              <w:pStyle w:val="KS2"/>
            </w:pPr>
            <w:r>
              <w:t>InspectionApplicationID</w:t>
            </w:r>
          </w:p>
        </w:tc>
        <w:tc>
          <w:tcPr>
            <w:tcW w:w="1150" w:type="dxa"/>
          </w:tcPr>
          <w:p w14:paraId="358A534D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16AA7250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23F02987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검사신청을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4F75D7F0" w14:textId="77777777" w:rsidR="00B4288B" w:rsidRDefault="0010783A">
            <w:pPr>
              <w:pStyle w:val="KS2"/>
              <w:rPr>
                <w:ins w:id="2895" w:author="임픽스 검토" w:date="2026-10-12T04:00:00Z"/>
              </w:rPr>
            </w:pPr>
            <w:ins w:id="2896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협력업체품질검사신청</w:t>
              </w:r>
              <w:r>
                <w:t>(SupplierInspectionApplication)</w:t>
              </w:r>
            </w:ins>
          </w:p>
        </w:tc>
      </w:tr>
      <w:tr w:rsidR="00B4288B" w14:paraId="16FD6CC8" w14:textId="77777777">
        <w:trPr>
          <w:cantSplit/>
          <w:jc w:val="center"/>
        </w:trPr>
        <w:tc>
          <w:tcPr>
            <w:tcW w:w="2100" w:type="dxa"/>
          </w:tcPr>
          <w:p w14:paraId="09F638DA" w14:textId="77777777" w:rsidR="00B4288B" w:rsidRDefault="0010783A">
            <w:pPr>
              <w:pStyle w:val="KS2"/>
            </w:pPr>
            <w:r>
              <w:t>시정조치요청식별자</w:t>
            </w:r>
          </w:p>
        </w:tc>
        <w:tc>
          <w:tcPr>
            <w:tcW w:w="3000" w:type="dxa"/>
          </w:tcPr>
          <w:p w14:paraId="45EFC129" w14:textId="77777777" w:rsidR="00B4288B" w:rsidRDefault="0010783A">
            <w:pPr>
              <w:pStyle w:val="KS2"/>
            </w:pPr>
            <w:r>
              <w:t>CorrectiveActionRequestID</w:t>
            </w:r>
          </w:p>
        </w:tc>
        <w:tc>
          <w:tcPr>
            <w:tcW w:w="1150" w:type="dxa"/>
          </w:tcPr>
          <w:p w14:paraId="19D2240E" w14:textId="77777777" w:rsidR="00B4288B" w:rsidRDefault="0010783A">
            <w:pPr>
              <w:pStyle w:val="KS2"/>
              <w:jc w:val="center"/>
            </w:pPr>
            <w:r>
              <w:t>ID</w:t>
            </w:r>
          </w:p>
        </w:tc>
        <w:tc>
          <w:tcPr>
            <w:tcW w:w="1000" w:type="dxa"/>
          </w:tcPr>
          <w:p w14:paraId="2DBDDE9D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68120958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시정조치요청을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</w:tc>
      </w:tr>
      <w:tr w:rsidR="00B4288B" w14:paraId="2D4E20AB" w14:textId="77777777">
        <w:trPr>
          <w:cantSplit/>
          <w:jc w:val="center"/>
        </w:trPr>
        <w:tc>
          <w:tcPr>
            <w:tcW w:w="2100" w:type="dxa"/>
          </w:tcPr>
          <w:p w14:paraId="1342F925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>시정조치요청발행자식별자</w:t>
            </w:r>
          </w:p>
        </w:tc>
        <w:tc>
          <w:tcPr>
            <w:tcW w:w="3000" w:type="dxa"/>
          </w:tcPr>
          <w:p w14:paraId="0B5CB4AC" w14:textId="77777777" w:rsidR="00B4288B" w:rsidRDefault="0010783A">
            <w:pPr>
              <w:pStyle w:val="KS2"/>
            </w:pPr>
            <w:r>
              <w:t>CorrectiveActionRequestIssuerID</w:t>
            </w:r>
          </w:p>
        </w:tc>
        <w:tc>
          <w:tcPr>
            <w:tcW w:w="1150" w:type="dxa"/>
          </w:tcPr>
          <w:p w14:paraId="7E8BCEBF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5487724B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6B38794A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시정조치요청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발행자를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7092081C" w14:textId="77777777" w:rsidR="00B4288B" w:rsidRDefault="0010783A">
            <w:pPr>
              <w:pStyle w:val="KS2"/>
              <w:rPr>
                <w:ins w:id="2897" w:author="임픽스 검토" w:date="2026-10-12T04:00:00Z"/>
              </w:rPr>
            </w:pPr>
            <w:ins w:id="2898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사원</w:t>
              </w:r>
              <w:r>
                <w:t>(Personnel)</w:t>
              </w:r>
            </w:ins>
          </w:p>
        </w:tc>
      </w:tr>
      <w:tr w:rsidR="00B4288B" w14:paraId="57B574FA" w14:textId="77777777">
        <w:trPr>
          <w:cantSplit/>
          <w:jc w:val="center"/>
        </w:trPr>
        <w:tc>
          <w:tcPr>
            <w:tcW w:w="2100" w:type="dxa"/>
          </w:tcPr>
          <w:p w14:paraId="29481BC3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>시정조치요청접수자식별자</w:t>
            </w:r>
          </w:p>
        </w:tc>
        <w:tc>
          <w:tcPr>
            <w:tcW w:w="3000" w:type="dxa"/>
          </w:tcPr>
          <w:p w14:paraId="4E5DC0EF" w14:textId="7C3E964C" w:rsidR="00B4288B" w:rsidRDefault="0010783A">
            <w:pPr>
              <w:pStyle w:val="KS2"/>
            </w:pPr>
            <w:del w:id="2899" w:author="임픽스 검토" w:date="2026-10-12T04:00:00Z">
              <w:r>
                <w:delText>CorrectiveActionRequesRecipientID</w:delText>
              </w:r>
            </w:del>
            <w:ins w:id="2900" w:author="임픽스 검토" w:date="2026-10-12T04:00:00Z">
              <w:r>
                <w:t>CorrectiveActionRequestRecipientID</w:t>
              </w:r>
            </w:ins>
          </w:p>
        </w:tc>
        <w:tc>
          <w:tcPr>
            <w:tcW w:w="1150" w:type="dxa"/>
          </w:tcPr>
          <w:p w14:paraId="2D18C8E7" w14:textId="77777777" w:rsidR="003168E1" w:rsidRDefault="00000000">
            <w:pPr>
              <w:pStyle w:val="KS2"/>
              <w:jc w:val="center"/>
              <w:rPr>
                <w:del w:id="2901" w:author="임픽스 검토" w:date="2026-10-12T04:00:00Z"/>
              </w:rPr>
            </w:pPr>
            <w:del w:id="2902" w:author="임픽스 검토" w:date="2026-10-12T04:00:00Z">
              <w:r>
                <w:delText>IDREF</w:delText>
              </w:r>
            </w:del>
          </w:p>
          <w:p w14:paraId="7DBF7A65" w14:textId="6760EEA8" w:rsidR="00B4288B" w:rsidRDefault="0010783A">
            <w:pPr>
              <w:pStyle w:val="KS2"/>
              <w:jc w:val="center"/>
              <w:rPr>
                <w:ins w:id="2903" w:author="임픽스 검토" w:date="2026-10-12T04:00:00Z"/>
              </w:rPr>
            </w:pPr>
            <w:ins w:id="2904" w:author="임픽스 검토" w:date="2026-10-12T04:00:00Z">
              <w:r>
                <w:t>string</w:t>
              </w:r>
            </w:ins>
          </w:p>
        </w:tc>
        <w:tc>
          <w:tcPr>
            <w:tcW w:w="1000" w:type="dxa"/>
          </w:tcPr>
          <w:p w14:paraId="35C77246" w14:textId="74A30283" w:rsidR="00B4288B" w:rsidRDefault="0010783A">
            <w:pPr>
              <w:pStyle w:val="KS2"/>
              <w:jc w:val="center"/>
            </w:pPr>
            <w:del w:id="2905" w:author="임픽스 검토" w:date="2026-10-12T04:00:00Z">
              <w:r>
                <w:delText>대상</w:delText>
              </w:r>
            </w:del>
            <w:ins w:id="2906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6CF6EB80" w14:textId="5DC3403C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시정조치요청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접수자를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27F25FD3" w14:textId="77777777" w:rsidR="00EB53D9" w:rsidRDefault="00000000">
            <w:pPr>
              <w:pStyle w:val="KS2"/>
              <w:rPr>
                <w:ins w:id="2907" w:author="임픽스 검토" w:date="2026-10-12T04:00:00Z"/>
                <w:lang w:eastAsia="ko-KR"/>
              </w:rPr>
            </w:pPr>
            <w:ins w:id="290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공급사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측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접수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담당자의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식별값으로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시정조치요청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시에는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값을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생략하고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공급사가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회신</w:t>
              </w:r>
              <w:r>
                <w:rPr>
                  <w:lang w:eastAsia="ko-KR"/>
                </w:rPr>
                <w:t>(AcknowledgeCorrectiveActionRequest)</w:t>
              </w:r>
              <w:r>
                <w:rPr>
                  <w:lang w:eastAsia="ko-KR"/>
                </w:rPr>
                <w:t>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때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입력한다</w:t>
              </w:r>
            </w:ins>
          </w:p>
        </w:tc>
      </w:tr>
      <w:tr w:rsidR="00B4288B" w14:paraId="6DDAAEC2" w14:textId="77777777">
        <w:trPr>
          <w:cantSplit/>
          <w:jc w:val="center"/>
        </w:trPr>
        <w:tc>
          <w:tcPr>
            <w:tcW w:w="2100" w:type="dxa"/>
          </w:tcPr>
          <w:p w14:paraId="67556ED0" w14:textId="77777777" w:rsidR="00B4288B" w:rsidRDefault="0010783A">
            <w:pPr>
              <w:pStyle w:val="KS2"/>
            </w:pPr>
            <w:r>
              <w:t>시정조치요청위치</w:t>
            </w:r>
          </w:p>
        </w:tc>
        <w:tc>
          <w:tcPr>
            <w:tcW w:w="3000" w:type="dxa"/>
          </w:tcPr>
          <w:p w14:paraId="53891327" w14:textId="77777777" w:rsidR="00B4288B" w:rsidRDefault="0010783A">
            <w:pPr>
              <w:pStyle w:val="KS2"/>
            </w:pPr>
            <w:r>
              <w:t>CorrectiveActionRequestLocation</w:t>
            </w:r>
          </w:p>
        </w:tc>
        <w:tc>
          <w:tcPr>
            <w:tcW w:w="1150" w:type="dxa"/>
          </w:tcPr>
          <w:p w14:paraId="4CB0A718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30071B16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1BA6ECE4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시정조치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항목의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위치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>: 1</w:t>
            </w:r>
            <w:r>
              <w:rPr>
                <w:lang w:eastAsia="ko-KR"/>
              </w:rPr>
              <w:t>번방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상단</w:t>
            </w:r>
            <w:r>
              <w:rPr>
                <w:lang w:eastAsia="ko-KR"/>
              </w:rPr>
              <w:t>)</w:t>
            </w:r>
          </w:p>
        </w:tc>
      </w:tr>
      <w:tr w:rsidR="00B4288B" w14:paraId="211F8B9A" w14:textId="77777777">
        <w:trPr>
          <w:cantSplit/>
          <w:jc w:val="center"/>
        </w:trPr>
        <w:tc>
          <w:tcPr>
            <w:tcW w:w="2100" w:type="dxa"/>
          </w:tcPr>
          <w:p w14:paraId="796F30B3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>시정조치요청첨부자료</w:t>
            </w:r>
          </w:p>
        </w:tc>
        <w:tc>
          <w:tcPr>
            <w:tcW w:w="3000" w:type="dxa"/>
          </w:tcPr>
          <w:p w14:paraId="39AC3658" w14:textId="77777777" w:rsidR="00B4288B" w:rsidRDefault="0010783A">
            <w:pPr>
              <w:pStyle w:val="KS2"/>
            </w:pPr>
            <w:r>
              <w:t>CorrectiveActionRequestDocumentReference</w:t>
            </w:r>
          </w:p>
        </w:tc>
        <w:tc>
          <w:tcPr>
            <w:tcW w:w="1150" w:type="dxa"/>
          </w:tcPr>
          <w:p w14:paraId="1EAD966D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04709FE1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6FB22AC4" w14:textId="77777777" w:rsidR="00B4288B" w:rsidRDefault="0010783A">
            <w:pPr>
              <w:pStyle w:val="KS2"/>
            </w:pPr>
            <w:r>
              <w:t xml:space="preserve">— </w:t>
            </w:r>
            <w:r>
              <w:t>시정조치요청을</w:t>
            </w:r>
            <w:r>
              <w:t xml:space="preserve"> </w:t>
            </w:r>
            <w:r>
              <w:t>설명하기</w:t>
            </w:r>
            <w:r>
              <w:t xml:space="preserve"> </w:t>
            </w:r>
            <w:r>
              <w:t>위한</w:t>
            </w:r>
            <w:r>
              <w:t xml:space="preserve"> </w:t>
            </w:r>
            <w:r>
              <w:t>사진</w:t>
            </w:r>
            <w:r>
              <w:t xml:space="preserve">, </w:t>
            </w:r>
            <w:r>
              <w:t>문서</w:t>
            </w:r>
            <w:r>
              <w:t xml:space="preserve"> </w:t>
            </w:r>
            <w:r>
              <w:t>등에</w:t>
            </w:r>
            <w:r>
              <w:t xml:space="preserve"> </w:t>
            </w:r>
            <w:r>
              <w:t>대한</w:t>
            </w:r>
            <w:r>
              <w:t xml:space="preserve"> </w:t>
            </w:r>
            <w:r>
              <w:t>온라인</w:t>
            </w:r>
            <w:r>
              <w:t xml:space="preserve"> URI(Uniform Resource Identifier)</w:t>
            </w:r>
          </w:p>
        </w:tc>
      </w:tr>
    </w:tbl>
    <w:p w14:paraId="523B6A16" w14:textId="77777777" w:rsidR="00B4288B" w:rsidRDefault="00B4288B">
      <w:pPr>
        <w:spacing w:after="0" w:line="144" w:lineRule="auto"/>
      </w:pPr>
    </w:p>
    <w:p w14:paraId="4C61B159" w14:textId="77777777" w:rsidR="00B4288B" w:rsidRDefault="0010783A">
      <w:pPr>
        <w:pStyle w:val="46"/>
      </w:pPr>
      <w:r>
        <w:t xml:space="preserve">7.4.6.15  </w:t>
      </w:r>
      <w:r>
        <w:t>시정조치계획</w:t>
      </w:r>
      <w:r>
        <w:t>(CorrectiveActionPlan)</w:t>
      </w:r>
    </w:p>
    <w:p w14:paraId="5ADD77A0" w14:textId="57A016A7" w:rsidR="00B4288B" w:rsidRDefault="0010783A">
      <w:pPr>
        <w:rPr>
          <w:lang w:eastAsia="ko-KR"/>
        </w:rPr>
      </w:pPr>
      <w:r>
        <w:rPr>
          <w:lang w:eastAsia="ko-KR"/>
        </w:rPr>
        <w:t>공급사에서</w:t>
      </w:r>
      <w:r>
        <w:rPr>
          <w:lang w:eastAsia="ko-KR"/>
        </w:rPr>
        <w:t xml:space="preserve"> </w:t>
      </w:r>
      <w:r>
        <w:rPr>
          <w:lang w:eastAsia="ko-KR"/>
        </w:rPr>
        <w:t>시정조치</w:t>
      </w:r>
      <w:r>
        <w:rPr>
          <w:lang w:eastAsia="ko-KR"/>
        </w:rPr>
        <w:t xml:space="preserve"> </w:t>
      </w:r>
      <w:r>
        <w:rPr>
          <w:lang w:eastAsia="ko-KR"/>
        </w:rPr>
        <w:t>사항을</w:t>
      </w:r>
      <w:r>
        <w:rPr>
          <w:lang w:eastAsia="ko-KR"/>
        </w:rPr>
        <w:t xml:space="preserve"> </w:t>
      </w:r>
      <w:r>
        <w:rPr>
          <w:lang w:eastAsia="ko-KR"/>
        </w:rPr>
        <w:t>기술하고</w:t>
      </w:r>
      <w:r>
        <w:rPr>
          <w:lang w:eastAsia="ko-KR"/>
        </w:rPr>
        <w:t xml:space="preserve">, </w:t>
      </w:r>
      <w:r>
        <w:rPr>
          <w:lang w:eastAsia="ko-KR"/>
        </w:rPr>
        <w:t>시정조치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수립하여</w:t>
      </w:r>
      <w:r>
        <w:rPr>
          <w:lang w:eastAsia="ko-KR"/>
        </w:rPr>
        <w:t xml:space="preserve"> </w:t>
      </w:r>
      <w:r>
        <w:rPr>
          <w:lang w:eastAsia="ko-KR"/>
        </w:rPr>
        <w:t>고객사에게</w:t>
      </w:r>
      <w:r>
        <w:rPr>
          <w:lang w:eastAsia="ko-KR"/>
        </w:rPr>
        <w:t xml:space="preserve"> </w:t>
      </w:r>
      <w:r>
        <w:rPr>
          <w:lang w:eastAsia="ko-KR"/>
        </w:rPr>
        <w:t>전달하는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시정조치계획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2909" w:author="임픽스 검토" w:date="2026-10-12T04:00:00Z">
        <w:r>
          <w:rPr>
            <w:lang w:eastAsia="ko-KR"/>
          </w:rPr>
          <w:delText>55</w:delText>
        </w:r>
        <w:r>
          <w:rPr>
            <w:lang w:eastAsia="ko-KR"/>
          </w:rPr>
          <w:delText>와</w:delText>
        </w:r>
      </w:del>
      <w:ins w:id="2910" w:author="임픽스 검토" w:date="2026-10-12T04:00:00Z">
        <w:r>
          <w:rPr>
            <w:lang w:eastAsia="ko-KR"/>
          </w:rPr>
          <w:t>58</w:t>
        </w:r>
        <w:r>
          <w:rPr>
            <w:lang w:eastAsia="ko-KR"/>
          </w:rPr>
          <w:t>과</w:t>
        </w:r>
      </w:ins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D431C39" w14:textId="018FEAAF" w:rsidR="00B4288B" w:rsidRDefault="0010783A">
      <w:pPr>
        <w:pStyle w:val="KS"/>
        <w:rPr>
          <w:lang w:eastAsia="ko-KR"/>
        </w:rPr>
      </w:pPr>
      <w:commentRangeStart w:id="2911"/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2912" w:author="임픽스 검토" w:date="2026-10-12T04:00:00Z">
        <w:r>
          <w:rPr>
            <w:lang w:eastAsia="ko-KR"/>
          </w:rPr>
          <w:delText>55</w:delText>
        </w:r>
      </w:del>
      <w:ins w:id="2913" w:author="임픽스 검토" w:date="2026-10-12T04:00:00Z">
        <w:r>
          <w:rPr>
            <w:lang w:eastAsia="ko-KR"/>
          </w:rPr>
          <w:t>58</w:t>
        </w:r>
      </w:ins>
      <w:r>
        <w:rPr>
          <w:lang w:eastAsia="ko-KR"/>
        </w:rPr>
        <w:t xml:space="preserve"> — </w:t>
      </w:r>
      <w:r>
        <w:rPr>
          <w:lang w:eastAsia="ko-KR"/>
        </w:rPr>
        <w:t>시정조치계획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commentRangeEnd w:id="2911"/>
      <w:r>
        <w:rPr>
          <w:rStyle w:val="aff5"/>
          <w:sz w:val="20"/>
          <w:szCs w:val="22"/>
          <w:lang w:eastAsia="ko-KR"/>
        </w:rPr>
        <w:commentReference w:id="2911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7A61B4DA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129EB484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6D7FDE87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5D88D22F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64F439B3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0856860F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4CCCF87A" w14:textId="77777777">
        <w:trPr>
          <w:cantSplit/>
          <w:jc w:val="center"/>
        </w:trPr>
        <w:tc>
          <w:tcPr>
            <w:tcW w:w="2100" w:type="dxa"/>
          </w:tcPr>
          <w:p w14:paraId="1164135F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4747E6DF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2C70DE2B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0107D358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24438188" w14:textId="77777777" w:rsidR="00B4288B" w:rsidRDefault="00B4288B">
            <w:pPr>
              <w:pStyle w:val="KS2"/>
            </w:pPr>
          </w:p>
        </w:tc>
      </w:tr>
      <w:tr w:rsidR="00B4288B" w14:paraId="7E892A4D" w14:textId="77777777">
        <w:trPr>
          <w:cantSplit/>
          <w:jc w:val="center"/>
        </w:trPr>
        <w:tc>
          <w:tcPr>
            <w:tcW w:w="2100" w:type="dxa"/>
          </w:tcPr>
          <w:p w14:paraId="6E653CE4" w14:textId="77777777" w:rsidR="00B4288B" w:rsidRDefault="0010783A">
            <w:pPr>
              <w:pStyle w:val="KS2"/>
            </w:pPr>
            <w:r>
              <w:t>공급사식별자</w:t>
            </w:r>
          </w:p>
        </w:tc>
        <w:tc>
          <w:tcPr>
            <w:tcW w:w="3000" w:type="dxa"/>
          </w:tcPr>
          <w:p w14:paraId="3CDDF3CF" w14:textId="77777777" w:rsidR="00B4288B" w:rsidRDefault="0010783A">
            <w:pPr>
              <w:pStyle w:val="KS2"/>
            </w:pPr>
            <w:r>
              <w:t>VendorID</w:t>
            </w:r>
          </w:p>
        </w:tc>
        <w:tc>
          <w:tcPr>
            <w:tcW w:w="1150" w:type="dxa"/>
          </w:tcPr>
          <w:p w14:paraId="29DF2524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70A0A0DB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5D47D609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구입해오는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거래처를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27EB0770" w14:textId="77777777" w:rsidR="00B4288B" w:rsidRDefault="0010783A">
            <w:pPr>
              <w:pStyle w:val="KS2"/>
              <w:rPr>
                <w:ins w:id="2914" w:author="임픽스 검토" w:date="2026-10-12T04:00:00Z"/>
              </w:rPr>
            </w:pPr>
            <w:ins w:id="2915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공급사</w:t>
              </w:r>
              <w:r>
                <w:t>(VendorPartyMaster)</w:t>
              </w:r>
            </w:ins>
          </w:p>
        </w:tc>
      </w:tr>
      <w:tr w:rsidR="00B4288B" w14:paraId="1989B815" w14:textId="77777777">
        <w:trPr>
          <w:cantSplit/>
          <w:jc w:val="center"/>
        </w:trPr>
        <w:tc>
          <w:tcPr>
            <w:tcW w:w="2100" w:type="dxa"/>
          </w:tcPr>
          <w:p w14:paraId="6F28CB46" w14:textId="77777777" w:rsidR="00B4288B" w:rsidRDefault="0010783A">
            <w:pPr>
              <w:pStyle w:val="KS2"/>
            </w:pPr>
            <w:r>
              <w:t>품목식별자</w:t>
            </w:r>
          </w:p>
        </w:tc>
        <w:tc>
          <w:tcPr>
            <w:tcW w:w="3000" w:type="dxa"/>
          </w:tcPr>
          <w:p w14:paraId="0B0B2DA6" w14:textId="77777777" w:rsidR="00B4288B" w:rsidRDefault="0010783A">
            <w:pPr>
              <w:pStyle w:val="KS2"/>
            </w:pPr>
            <w:r>
              <w:t>ItemID</w:t>
            </w:r>
          </w:p>
        </w:tc>
        <w:tc>
          <w:tcPr>
            <w:tcW w:w="1150" w:type="dxa"/>
          </w:tcPr>
          <w:p w14:paraId="46E2FE77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0D48E7D0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40F1BC1A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14CA0B5D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반제품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원자재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저장품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소모품등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</w:p>
          <w:p w14:paraId="2622A110" w14:textId="77777777" w:rsidR="00B4288B" w:rsidRDefault="0010783A">
            <w:pPr>
              <w:pStyle w:val="KS2"/>
              <w:rPr>
                <w:ins w:id="2916" w:author="임픽스 검토" w:date="2026-10-12T04:00:00Z"/>
                <w:lang w:eastAsia="ko-KR"/>
              </w:rPr>
            </w:pPr>
            <w:ins w:id="291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품목마스터</w:t>
              </w:r>
              <w:r>
                <w:rPr>
                  <w:lang w:eastAsia="ko-KR"/>
                </w:rPr>
                <w:t>(ItemMaster)</w:t>
              </w:r>
            </w:ins>
          </w:p>
        </w:tc>
      </w:tr>
      <w:tr w:rsidR="00B4288B" w14:paraId="56651ADF" w14:textId="77777777">
        <w:trPr>
          <w:cantSplit/>
          <w:jc w:val="center"/>
        </w:trPr>
        <w:tc>
          <w:tcPr>
            <w:tcW w:w="2100" w:type="dxa"/>
          </w:tcPr>
          <w:p w14:paraId="5367CC3A" w14:textId="77777777" w:rsidR="00B4288B" w:rsidRDefault="0010783A">
            <w:pPr>
              <w:pStyle w:val="KS2"/>
            </w:pPr>
            <w:r>
              <w:t>품목명</w:t>
            </w:r>
          </w:p>
        </w:tc>
        <w:tc>
          <w:tcPr>
            <w:tcW w:w="3000" w:type="dxa"/>
          </w:tcPr>
          <w:p w14:paraId="5012BBAA" w14:textId="77777777" w:rsidR="00B4288B" w:rsidRDefault="0010783A">
            <w:pPr>
              <w:pStyle w:val="KS2"/>
            </w:pPr>
            <w:r>
              <w:t>ItemName</w:t>
            </w:r>
          </w:p>
        </w:tc>
        <w:tc>
          <w:tcPr>
            <w:tcW w:w="1150" w:type="dxa"/>
          </w:tcPr>
          <w:p w14:paraId="79B6467D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60BB3287" w14:textId="1774E275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088E4E79" w14:textId="77777777" w:rsidR="00B4288B" w:rsidRDefault="0010783A">
            <w:pPr>
              <w:pStyle w:val="KS2"/>
            </w:pPr>
            <w:r>
              <w:t xml:space="preserve">— </w:t>
            </w:r>
            <w:r>
              <w:t>품목의</w:t>
            </w:r>
            <w:r>
              <w:t xml:space="preserve"> </w:t>
            </w:r>
            <w:r>
              <w:t>명칭</w:t>
            </w:r>
          </w:p>
          <w:p w14:paraId="70EA8145" w14:textId="77777777" w:rsidR="00B4288B" w:rsidRDefault="0010783A">
            <w:pPr>
              <w:pStyle w:val="KS2"/>
              <w:rPr>
                <w:ins w:id="2918" w:author="임픽스 검토" w:date="2026-10-12T04:00:00Z"/>
              </w:rPr>
            </w:pPr>
            <w:ins w:id="2919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품목마스터</w:t>
              </w:r>
              <w:r>
                <w:t>(ItemMaster.ItemName)</w:t>
              </w:r>
            </w:ins>
          </w:p>
        </w:tc>
      </w:tr>
      <w:tr w:rsidR="00B4288B" w14:paraId="5A9BB681" w14:textId="77777777">
        <w:trPr>
          <w:cantSplit/>
          <w:jc w:val="center"/>
        </w:trPr>
        <w:tc>
          <w:tcPr>
            <w:tcW w:w="2100" w:type="dxa"/>
          </w:tcPr>
          <w:p w14:paraId="7FC4CF93" w14:textId="77777777" w:rsidR="00B4288B" w:rsidRDefault="0010783A">
            <w:pPr>
              <w:pStyle w:val="KS2"/>
            </w:pPr>
            <w:r>
              <w:t>로트식별자</w:t>
            </w:r>
          </w:p>
        </w:tc>
        <w:tc>
          <w:tcPr>
            <w:tcW w:w="3000" w:type="dxa"/>
          </w:tcPr>
          <w:p w14:paraId="3C5C3031" w14:textId="77777777" w:rsidR="00B4288B" w:rsidRDefault="0010783A">
            <w:pPr>
              <w:pStyle w:val="KS2"/>
            </w:pPr>
            <w:r>
              <w:t>LotID</w:t>
            </w:r>
          </w:p>
        </w:tc>
        <w:tc>
          <w:tcPr>
            <w:tcW w:w="1150" w:type="dxa"/>
          </w:tcPr>
          <w:p w14:paraId="37B18FF5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31EC80C6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5914EC71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시정조치계획에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로트의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고유식별값</w:t>
            </w:r>
          </w:p>
          <w:p w14:paraId="12BF93F4" w14:textId="77777777" w:rsidR="00B4288B" w:rsidRDefault="0010783A">
            <w:pPr>
              <w:pStyle w:val="KS2"/>
              <w:rPr>
                <w:ins w:id="2920" w:author="임픽스 검토" w:date="2026-10-12T04:00:00Z"/>
              </w:rPr>
            </w:pPr>
            <w:ins w:id="2921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로트</w:t>
              </w:r>
              <w:r>
                <w:t>(Lot)</w:t>
              </w:r>
            </w:ins>
          </w:p>
        </w:tc>
      </w:tr>
      <w:tr w:rsidR="00B4288B" w14:paraId="40D7E4FF" w14:textId="77777777">
        <w:trPr>
          <w:cantSplit/>
          <w:jc w:val="center"/>
        </w:trPr>
        <w:tc>
          <w:tcPr>
            <w:tcW w:w="2100" w:type="dxa"/>
          </w:tcPr>
          <w:p w14:paraId="22B55BEA" w14:textId="77777777" w:rsidR="00B4288B" w:rsidRDefault="0010783A">
            <w:pPr>
              <w:pStyle w:val="KS2"/>
            </w:pPr>
            <w:r>
              <w:t>배치식별자</w:t>
            </w:r>
          </w:p>
        </w:tc>
        <w:tc>
          <w:tcPr>
            <w:tcW w:w="3000" w:type="dxa"/>
          </w:tcPr>
          <w:p w14:paraId="2293ECD0" w14:textId="77777777" w:rsidR="00B4288B" w:rsidRDefault="0010783A">
            <w:pPr>
              <w:pStyle w:val="KS2"/>
            </w:pPr>
            <w:r>
              <w:t>BatchID</w:t>
            </w:r>
          </w:p>
        </w:tc>
        <w:tc>
          <w:tcPr>
            <w:tcW w:w="1150" w:type="dxa"/>
          </w:tcPr>
          <w:p w14:paraId="1FF0A202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6D83F446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7A3F218E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시정조치계획에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배치의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고유식별값</w:t>
            </w:r>
          </w:p>
          <w:p w14:paraId="62F735CD" w14:textId="478E6534" w:rsidR="00B4288B" w:rsidRDefault="0010783A">
            <w:pPr>
              <w:pStyle w:val="KS2"/>
              <w:rPr>
                <w:ins w:id="2922" w:author="임픽스 검토" w:date="2026-10-12T04:00:00Z"/>
                <w:lang w:eastAsia="ko-KR"/>
              </w:rPr>
            </w:pPr>
            <w:ins w:id="2923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배치</w:t>
              </w:r>
              <w:r>
                <w:rPr>
                  <w:lang w:eastAsia="ko-KR"/>
                </w:rPr>
                <w:t>(Batch)</w:t>
              </w:r>
            </w:ins>
          </w:p>
        </w:tc>
      </w:tr>
      <w:tr w:rsidR="00B4288B" w14:paraId="704D9CD1" w14:textId="77777777">
        <w:trPr>
          <w:cantSplit/>
          <w:jc w:val="center"/>
        </w:trPr>
        <w:tc>
          <w:tcPr>
            <w:tcW w:w="2100" w:type="dxa"/>
          </w:tcPr>
          <w:p w14:paraId="3578D737" w14:textId="77777777" w:rsidR="00B4288B" w:rsidRDefault="0010783A">
            <w:pPr>
              <w:pStyle w:val="KS2"/>
            </w:pPr>
            <w:r>
              <w:t>시정조치요청식별자</w:t>
            </w:r>
          </w:p>
        </w:tc>
        <w:tc>
          <w:tcPr>
            <w:tcW w:w="3000" w:type="dxa"/>
          </w:tcPr>
          <w:p w14:paraId="77E524E1" w14:textId="77777777" w:rsidR="00B4288B" w:rsidRDefault="0010783A">
            <w:pPr>
              <w:pStyle w:val="KS2"/>
            </w:pPr>
            <w:r>
              <w:t>CorrectiveActionRequestID</w:t>
            </w:r>
          </w:p>
        </w:tc>
        <w:tc>
          <w:tcPr>
            <w:tcW w:w="1150" w:type="dxa"/>
          </w:tcPr>
          <w:p w14:paraId="2CC4CC04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14D38E19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12FF03FD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시정조치요청을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5C48CF82" w14:textId="77777777" w:rsidR="00B4288B" w:rsidRDefault="0010783A">
            <w:pPr>
              <w:pStyle w:val="KS2"/>
              <w:rPr>
                <w:ins w:id="2924" w:author="임픽스 검토" w:date="2026-10-12T04:00:00Z"/>
              </w:rPr>
            </w:pPr>
            <w:ins w:id="2925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시정조치요청</w:t>
              </w:r>
              <w:r>
                <w:t>(CorrectiveActionRequest)</w:t>
              </w:r>
            </w:ins>
          </w:p>
        </w:tc>
      </w:tr>
      <w:tr w:rsidR="00B4288B" w14:paraId="046F9E28" w14:textId="77777777">
        <w:trPr>
          <w:cantSplit/>
          <w:jc w:val="center"/>
        </w:trPr>
        <w:tc>
          <w:tcPr>
            <w:tcW w:w="2100" w:type="dxa"/>
          </w:tcPr>
          <w:p w14:paraId="6C860206" w14:textId="77777777" w:rsidR="00B4288B" w:rsidRDefault="0010783A">
            <w:pPr>
              <w:pStyle w:val="KS2"/>
            </w:pPr>
            <w:r>
              <w:t>시정조치계획식별자</w:t>
            </w:r>
          </w:p>
        </w:tc>
        <w:tc>
          <w:tcPr>
            <w:tcW w:w="3000" w:type="dxa"/>
          </w:tcPr>
          <w:p w14:paraId="6C088302" w14:textId="77777777" w:rsidR="00B4288B" w:rsidRDefault="0010783A">
            <w:pPr>
              <w:pStyle w:val="KS2"/>
            </w:pPr>
            <w:r>
              <w:t>CorrectiveActionPlanID</w:t>
            </w:r>
          </w:p>
        </w:tc>
        <w:tc>
          <w:tcPr>
            <w:tcW w:w="1150" w:type="dxa"/>
          </w:tcPr>
          <w:p w14:paraId="1D96D40C" w14:textId="77777777" w:rsidR="00B4288B" w:rsidRDefault="0010783A">
            <w:pPr>
              <w:pStyle w:val="KS2"/>
              <w:jc w:val="center"/>
            </w:pPr>
            <w:r>
              <w:t>ID</w:t>
            </w:r>
          </w:p>
        </w:tc>
        <w:tc>
          <w:tcPr>
            <w:tcW w:w="1000" w:type="dxa"/>
          </w:tcPr>
          <w:p w14:paraId="3E518EA0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9D967CA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시정조치계획을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</w:tc>
      </w:tr>
      <w:tr w:rsidR="00B4288B" w14:paraId="65206908" w14:textId="77777777">
        <w:trPr>
          <w:cantSplit/>
          <w:jc w:val="center"/>
        </w:trPr>
        <w:tc>
          <w:tcPr>
            <w:tcW w:w="2100" w:type="dxa"/>
          </w:tcPr>
          <w:p w14:paraId="49131BFA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>시정조치담당자식별자</w:t>
            </w:r>
          </w:p>
        </w:tc>
        <w:tc>
          <w:tcPr>
            <w:tcW w:w="3000" w:type="dxa"/>
          </w:tcPr>
          <w:p w14:paraId="7D252F8A" w14:textId="77777777" w:rsidR="00B4288B" w:rsidRDefault="0010783A">
            <w:pPr>
              <w:pStyle w:val="KS2"/>
            </w:pPr>
            <w:r>
              <w:t>PersonInChargeID</w:t>
            </w:r>
          </w:p>
        </w:tc>
        <w:tc>
          <w:tcPr>
            <w:tcW w:w="1150" w:type="dxa"/>
          </w:tcPr>
          <w:p w14:paraId="169DCCA7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3EC0DE89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08260CA2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시정조치요청을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담당자를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36BF54AE" w14:textId="77777777" w:rsidR="00B4288B" w:rsidRDefault="0010783A">
            <w:pPr>
              <w:pStyle w:val="KS2"/>
              <w:rPr>
                <w:ins w:id="2926" w:author="임픽스 검토" w:date="2026-10-12T04:00:00Z"/>
              </w:rPr>
            </w:pPr>
            <w:ins w:id="2927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사원</w:t>
              </w:r>
              <w:r>
                <w:t>(Personnel)</w:t>
              </w:r>
            </w:ins>
          </w:p>
        </w:tc>
      </w:tr>
      <w:tr w:rsidR="00B4288B" w14:paraId="0DED51FE" w14:textId="77777777">
        <w:trPr>
          <w:cantSplit/>
          <w:jc w:val="center"/>
        </w:trPr>
        <w:tc>
          <w:tcPr>
            <w:tcW w:w="2100" w:type="dxa"/>
          </w:tcPr>
          <w:p w14:paraId="276A3F3C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>시정조치담당자이메일명</w:t>
            </w:r>
          </w:p>
        </w:tc>
        <w:tc>
          <w:tcPr>
            <w:tcW w:w="3000" w:type="dxa"/>
          </w:tcPr>
          <w:p w14:paraId="3208A6C8" w14:textId="77777777" w:rsidR="00B4288B" w:rsidRDefault="0010783A">
            <w:pPr>
              <w:pStyle w:val="KS2"/>
            </w:pPr>
            <w:r>
              <w:t>PersonInChargeEmail</w:t>
            </w:r>
          </w:p>
        </w:tc>
        <w:tc>
          <w:tcPr>
            <w:tcW w:w="1150" w:type="dxa"/>
          </w:tcPr>
          <w:p w14:paraId="10F31329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5832D0D4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3082330D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시정조치담당자의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이메일</w:t>
            </w:r>
          </w:p>
        </w:tc>
      </w:tr>
      <w:tr w:rsidR="00B4288B" w14:paraId="6D016E10" w14:textId="77777777">
        <w:trPr>
          <w:cantSplit/>
          <w:jc w:val="center"/>
        </w:trPr>
        <w:tc>
          <w:tcPr>
            <w:tcW w:w="2100" w:type="dxa"/>
          </w:tcPr>
          <w:p w14:paraId="646F2FB3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>시정조치담당자전화번호</w:t>
            </w:r>
          </w:p>
        </w:tc>
        <w:tc>
          <w:tcPr>
            <w:tcW w:w="3000" w:type="dxa"/>
          </w:tcPr>
          <w:p w14:paraId="1885C93C" w14:textId="77777777" w:rsidR="00B4288B" w:rsidRDefault="0010783A">
            <w:pPr>
              <w:pStyle w:val="KS2"/>
            </w:pPr>
            <w:r>
              <w:t>PersonInChargeDialNumber</w:t>
            </w:r>
          </w:p>
        </w:tc>
        <w:tc>
          <w:tcPr>
            <w:tcW w:w="1150" w:type="dxa"/>
          </w:tcPr>
          <w:p w14:paraId="5F85C927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2A82CC83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6EC9447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시정조치담당자의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전화번호</w:t>
            </w:r>
          </w:p>
        </w:tc>
      </w:tr>
      <w:tr w:rsidR="00B4288B" w14:paraId="1AB4BE20" w14:textId="77777777">
        <w:trPr>
          <w:cantSplit/>
          <w:jc w:val="center"/>
        </w:trPr>
        <w:tc>
          <w:tcPr>
            <w:tcW w:w="2100" w:type="dxa"/>
          </w:tcPr>
          <w:p w14:paraId="6AE848D5" w14:textId="77777777" w:rsidR="00B4288B" w:rsidRDefault="0010783A">
            <w:pPr>
              <w:pStyle w:val="KS2"/>
            </w:pPr>
            <w:r>
              <w:t>시정조치예정일</w:t>
            </w:r>
          </w:p>
        </w:tc>
        <w:tc>
          <w:tcPr>
            <w:tcW w:w="3000" w:type="dxa"/>
          </w:tcPr>
          <w:p w14:paraId="6C3EF84E" w14:textId="77777777" w:rsidR="00B4288B" w:rsidRDefault="0010783A">
            <w:pPr>
              <w:pStyle w:val="KS2"/>
            </w:pPr>
            <w:r>
              <w:t>ExpectedCorrectiveActionDate</w:t>
            </w:r>
          </w:p>
        </w:tc>
        <w:tc>
          <w:tcPr>
            <w:tcW w:w="1150" w:type="dxa"/>
          </w:tcPr>
          <w:p w14:paraId="46C8BBF3" w14:textId="77777777" w:rsidR="00B4288B" w:rsidRDefault="0010783A">
            <w:pPr>
              <w:pStyle w:val="KS2"/>
              <w:jc w:val="center"/>
            </w:pPr>
            <w:r>
              <w:t>date</w:t>
            </w:r>
          </w:p>
        </w:tc>
        <w:tc>
          <w:tcPr>
            <w:tcW w:w="1000" w:type="dxa"/>
          </w:tcPr>
          <w:p w14:paraId="1DDF3D9C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184B4578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시정조치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예정일시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  <w:tr w:rsidR="00B4288B" w14:paraId="44C6E5FD" w14:textId="77777777">
        <w:trPr>
          <w:cantSplit/>
          <w:jc w:val="center"/>
        </w:trPr>
        <w:tc>
          <w:tcPr>
            <w:tcW w:w="2100" w:type="dxa"/>
          </w:tcPr>
          <w:p w14:paraId="22EE8793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>시정조치요청첨부자료</w:t>
            </w:r>
          </w:p>
        </w:tc>
        <w:tc>
          <w:tcPr>
            <w:tcW w:w="3000" w:type="dxa"/>
          </w:tcPr>
          <w:p w14:paraId="33D3E3DA" w14:textId="472B9B0F" w:rsidR="00B4288B" w:rsidRDefault="0010783A">
            <w:pPr>
              <w:pStyle w:val="KS2"/>
            </w:pPr>
            <w:del w:id="2928" w:author="임픽스 검토" w:date="2026-10-12T04:00:00Z">
              <w:r>
                <w:delText>CorrectiveActionRequestDocumentRefere nce</w:delText>
              </w:r>
            </w:del>
            <w:ins w:id="2929" w:author="임픽스 검토" w:date="2026-10-12T04:00:00Z">
              <w:r>
                <w:t>CorrectiveActionRequestDocumentReference</w:t>
              </w:r>
            </w:ins>
          </w:p>
        </w:tc>
        <w:tc>
          <w:tcPr>
            <w:tcW w:w="1150" w:type="dxa"/>
          </w:tcPr>
          <w:p w14:paraId="62D8E6AE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36167BCD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1798321B" w14:textId="77777777" w:rsidR="00B4288B" w:rsidRDefault="0010783A">
            <w:pPr>
              <w:pStyle w:val="KS2"/>
            </w:pPr>
            <w:r>
              <w:t xml:space="preserve">— </w:t>
            </w:r>
            <w:r>
              <w:t>시정조치요청을</w:t>
            </w:r>
            <w:r>
              <w:t xml:space="preserve"> </w:t>
            </w:r>
            <w:r>
              <w:t>설명하기</w:t>
            </w:r>
            <w:r>
              <w:t xml:space="preserve"> </w:t>
            </w:r>
            <w:r>
              <w:t>위한</w:t>
            </w:r>
            <w:r>
              <w:t xml:space="preserve"> </w:t>
            </w:r>
            <w:r>
              <w:t>사진</w:t>
            </w:r>
            <w:r>
              <w:t xml:space="preserve">, </w:t>
            </w:r>
            <w:r>
              <w:t>문서</w:t>
            </w:r>
            <w:r>
              <w:t xml:space="preserve"> </w:t>
            </w:r>
            <w:r>
              <w:t>등에</w:t>
            </w:r>
            <w:r>
              <w:t xml:space="preserve"> </w:t>
            </w:r>
            <w:r>
              <w:t>대한</w:t>
            </w:r>
            <w:r>
              <w:t xml:space="preserve"> </w:t>
            </w:r>
            <w:r>
              <w:t>온라인</w:t>
            </w:r>
            <w:r>
              <w:t xml:space="preserve"> URI(Uniform Resource Identifier)</w:t>
            </w:r>
          </w:p>
        </w:tc>
      </w:tr>
      <w:tr w:rsidR="00B4288B" w14:paraId="38271994" w14:textId="77777777">
        <w:trPr>
          <w:cantSplit/>
          <w:jc w:val="center"/>
        </w:trPr>
        <w:tc>
          <w:tcPr>
            <w:tcW w:w="2100" w:type="dxa"/>
          </w:tcPr>
          <w:p w14:paraId="1D71ECE2" w14:textId="77777777" w:rsidR="00B4288B" w:rsidRDefault="0010783A">
            <w:pPr>
              <w:pStyle w:val="KS2"/>
            </w:pPr>
            <w:r>
              <w:t>시정조치접수여부</w:t>
            </w:r>
          </w:p>
        </w:tc>
        <w:tc>
          <w:tcPr>
            <w:tcW w:w="3000" w:type="dxa"/>
          </w:tcPr>
          <w:p w14:paraId="36996901" w14:textId="77777777" w:rsidR="00B4288B" w:rsidRDefault="0010783A">
            <w:pPr>
              <w:pStyle w:val="KS2"/>
            </w:pPr>
            <w:r>
              <w:t>CorrectiveActionApprovalIndicator</w:t>
            </w:r>
          </w:p>
        </w:tc>
        <w:tc>
          <w:tcPr>
            <w:tcW w:w="1150" w:type="dxa"/>
          </w:tcPr>
          <w:p w14:paraId="365E091B" w14:textId="77777777" w:rsidR="00B4288B" w:rsidRDefault="0010783A">
            <w:pPr>
              <w:pStyle w:val="KS2"/>
              <w:jc w:val="center"/>
            </w:pPr>
            <w:r>
              <w:t>boolean</w:t>
            </w:r>
          </w:p>
        </w:tc>
        <w:tc>
          <w:tcPr>
            <w:tcW w:w="1000" w:type="dxa"/>
          </w:tcPr>
          <w:p w14:paraId="50901E0F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43DE09B4" w14:textId="77777777" w:rsidR="00B4288B" w:rsidRDefault="0010783A">
            <w:pPr>
              <w:pStyle w:val="KS2"/>
            </w:pPr>
            <w:r>
              <w:t xml:space="preserve">— </w:t>
            </w:r>
            <w:r>
              <w:t>시정조치</w:t>
            </w:r>
            <w:r>
              <w:t xml:space="preserve"> </w:t>
            </w:r>
            <w:r>
              <w:t>접수</w:t>
            </w:r>
            <w:r>
              <w:t xml:space="preserve"> </w:t>
            </w:r>
            <w:r>
              <w:t>여부</w:t>
            </w:r>
          </w:p>
        </w:tc>
      </w:tr>
      <w:tr w:rsidR="00B4288B" w14:paraId="2D73B8A9" w14:textId="77777777">
        <w:trPr>
          <w:cantSplit/>
          <w:jc w:val="center"/>
        </w:trPr>
        <w:tc>
          <w:tcPr>
            <w:tcW w:w="2100" w:type="dxa"/>
          </w:tcPr>
          <w:p w14:paraId="4F0D1EC7" w14:textId="77777777" w:rsidR="00B4288B" w:rsidRDefault="0010783A">
            <w:pPr>
              <w:pStyle w:val="KS2"/>
            </w:pPr>
            <w:r>
              <w:t>시정조치상태코드</w:t>
            </w:r>
          </w:p>
        </w:tc>
        <w:tc>
          <w:tcPr>
            <w:tcW w:w="3000" w:type="dxa"/>
          </w:tcPr>
          <w:p w14:paraId="4562943B" w14:textId="77777777" w:rsidR="00B4288B" w:rsidRDefault="0010783A">
            <w:pPr>
              <w:pStyle w:val="KS2"/>
            </w:pPr>
            <w:r>
              <w:t>CorrectiveActionStatusCode</w:t>
            </w:r>
          </w:p>
        </w:tc>
        <w:tc>
          <w:tcPr>
            <w:tcW w:w="1150" w:type="dxa"/>
          </w:tcPr>
          <w:p w14:paraId="71DD7066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572DF882" w14:textId="57E55E02" w:rsidR="00B4288B" w:rsidRDefault="0010783A">
            <w:pPr>
              <w:pStyle w:val="KS2"/>
              <w:jc w:val="center"/>
            </w:pPr>
            <w:del w:id="2930" w:author="임픽스 검토" w:date="2026-10-12T04:00:00Z">
              <w:r>
                <w:delText>비대상</w:delText>
              </w:r>
            </w:del>
            <w:ins w:id="2931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17070863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시정조치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발행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접수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반려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종결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  <w:p w14:paraId="19A36C05" w14:textId="03D98347" w:rsidR="00397C4C" w:rsidRDefault="00397C4C">
            <w:pPr>
              <w:pStyle w:val="KS2"/>
              <w:rPr>
                <w:ins w:id="2932" w:author="임픽스 검토" w:date="2026-10-12T04:00:00Z"/>
                <w:lang w:eastAsia="ko-KR"/>
              </w:rPr>
            </w:pPr>
            <w:ins w:id="2933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09A4E9E1" w14:textId="77777777">
        <w:trPr>
          <w:cantSplit/>
          <w:jc w:val="center"/>
        </w:trPr>
        <w:tc>
          <w:tcPr>
            <w:tcW w:w="2100" w:type="dxa"/>
          </w:tcPr>
          <w:p w14:paraId="4B7FF1C0" w14:textId="77777777" w:rsidR="00B4288B" w:rsidRDefault="0010783A">
            <w:pPr>
              <w:pStyle w:val="KS2"/>
            </w:pPr>
            <w:r>
              <w:t>반려사유</w:t>
            </w:r>
          </w:p>
        </w:tc>
        <w:tc>
          <w:tcPr>
            <w:tcW w:w="3000" w:type="dxa"/>
          </w:tcPr>
          <w:p w14:paraId="066A4219" w14:textId="77777777" w:rsidR="00B4288B" w:rsidRDefault="0010783A">
            <w:pPr>
              <w:pStyle w:val="KS2"/>
            </w:pPr>
            <w:r>
              <w:t>ReasonForRejection</w:t>
            </w:r>
          </w:p>
        </w:tc>
        <w:tc>
          <w:tcPr>
            <w:tcW w:w="1150" w:type="dxa"/>
          </w:tcPr>
          <w:p w14:paraId="35766969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1AB6C10E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018FCBE" w14:textId="77777777" w:rsidR="00B4288B" w:rsidRDefault="0010783A">
            <w:pPr>
              <w:pStyle w:val="KS2"/>
            </w:pPr>
            <w:r>
              <w:t xml:space="preserve">— </w:t>
            </w:r>
            <w:r>
              <w:t>시정조치</w:t>
            </w:r>
            <w:r>
              <w:t xml:space="preserve"> </w:t>
            </w:r>
            <w:r>
              <w:t>반려</w:t>
            </w:r>
            <w:r>
              <w:t xml:space="preserve"> </w:t>
            </w:r>
            <w:r>
              <w:t>사유</w:t>
            </w:r>
          </w:p>
        </w:tc>
      </w:tr>
    </w:tbl>
    <w:p w14:paraId="16AD2319" w14:textId="77777777" w:rsidR="00B4288B" w:rsidRDefault="00B4288B">
      <w:pPr>
        <w:spacing w:after="0" w:line="144" w:lineRule="auto"/>
      </w:pPr>
    </w:p>
    <w:p w14:paraId="0B283F11" w14:textId="77777777" w:rsidR="00B4288B" w:rsidRDefault="0010783A">
      <w:pPr>
        <w:pStyle w:val="46"/>
      </w:pPr>
      <w:r>
        <w:t xml:space="preserve">7.4.6.16  </w:t>
      </w:r>
      <w:r>
        <w:t>시정조치결과</w:t>
      </w:r>
      <w:r>
        <w:t>(CorrectiveActionResult)</w:t>
      </w:r>
    </w:p>
    <w:p w14:paraId="22081F82" w14:textId="4CB79333" w:rsidR="00B4288B" w:rsidRDefault="0010783A">
      <w:pPr>
        <w:rPr>
          <w:lang w:eastAsia="ko-KR"/>
        </w:rPr>
      </w:pPr>
      <w:r>
        <w:rPr>
          <w:lang w:eastAsia="ko-KR"/>
        </w:rPr>
        <w:t>시정조치계획에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수행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고객사에</w:t>
      </w:r>
      <w:r>
        <w:rPr>
          <w:lang w:eastAsia="ko-KR"/>
        </w:rPr>
        <w:t xml:space="preserve"> </w:t>
      </w:r>
      <w:r>
        <w:rPr>
          <w:lang w:eastAsia="ko-KR"/>
        </w:rPr>
        <w:t>전달하는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시정조치결과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2934" w:author="임픽스 검토" w:date="2026-10-12T04:00:00Z">
        <w:r>
          <w:rPr>
            <w:lang w:eastAsia="ko-KR"/>
          </w:rPr>
          <w:delText>56</w:delText>
        </w:r>
        <w:r>
          <w:rPr>
            <w:lang w:eastAsia="ko-KR"/>
          </w:rPr>
          <w:delText>과</w:delText>
        </w:r>
      </w:del>
      <w:ins w:id="2935" w:author="임픽스 검토" w:date="2026-10-12T04:00:00Z">
        <w:r>
          <w:rPr>
            <w:lang w:eastAsia="ko-KR"/>
          </w:rPr>
          <w:t>59</w:t>
        </w:r>
        <w:r>
          <w:rPr>
            <w:lang w:eastAsia="ko-KR"/>
          </w:rPr>
          <w:t>와</w:t>
        </w:r>
      </w:ins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2CAD77C6" w14:textId="6F1EEF5E" w:rsidR="00B4288B" w:rsidRDefault="0010783A">
      <w:pPr>
        <w:pStyle w:val="KS"/>
        <w:rPr>
          <w:lang w:eastAsia="ko-KR"/>
        </w:rPr>
      </w:pPr>
      <w:commentRangeStart w:id="2936"/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2937" w:author="임픽스 검토" w:date="2026-10-12T04:00:00Z">
        <w:r>
          <w:rPr>
            <w:lang w:eastAsia="ko-KR"/>
          </w:rPr>
          <w:delText>56</w:delText>
        </w:r>
      </w:del>
      <w:ins w:id="2938" w:author="임픽스 검토" w:date="2026-10-12T04:00:00Z">
        <w:r>
          <w:rPr>
            <w:lang w:eastAsia="ko-KR"/>
          </w:rPr>
          <w:t>59</w:t>
        </w:r>
      </w:ins>
      <w:r>
        <w:rPr>
          <w:lang w:eastAsia="ko-KR"/>
        </w:rPr>
        <w:t xml:space="preserve"> — </w:t>
      </w:r>
      <w:r>
        <w:rPr>
          <w:lang w:eastAsia="ko-KR"/>
        </w:rPr>
        <w:t>시정조치결과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commentRangeEnd w:id="2936"/>
      <w:r>
        <w:rPr>
          <w:rStyle w:val="aff5"/>
          <w:sz w:val="20"/>
          <w:szCs w:val="22"/>
          <w:lang w:eastAsia="ko-KR"/>
        </w:rPr>
        <w:commentReference w:id="2936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693A2F68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15D8AD97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34883859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68E6748A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6C11B38A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7E219410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258D6813" w14:textId="77777777">
        <w:trPr>
          <w:cantSplit/>
          <w:jc w:val="center"/>
        </w:trPr>
        <w:tc>
          <w:tcPr>
            <w:tcW w:w="2100" w:type="dxa"/>
          </w:tcPr>
          <w:p w14:paraId="7839A3E3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56512603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022C2652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72C6DA79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51B84720" w14:textId="77777777" w:rsidR="00B4288B" w:rsidRDefault="00B4288B">
            <w:pPr>
              <w:pStyle w:val="KS2"/>
            </w:pPr>
          </w:p>
        </w:tc>
      </w:tr>
      <w:tr w:rsidR="00B4288B" w14:paraId="07E378DC" w14:textId="77777777">
        <w:trPr>
          <w:cantSplit/>
          <w:jc w:val="center"/>
        </w:trPr>
        <w:tc>
          <w:tcPr>
            <w:tcW w:w="2100" w:type="dxa"/>
          </w:tcPr>
          <w:p w14:paraId="3CDE6563" w14:textId="77777777" w:rsidR="00B4288B" w:rsidRDefault="0010783A">
            <w:pPr>
              <w:pStyle w:val="KS2"/>
            </w:pPr>
            <w:r>
              <w:t>공급사식별자</w:t>
            </w:r>
          </w:p>
        </w:tc>
        <w:tc>
          <w:tcPr>
            <w:tcW w:w="3000" w:type="dxa"/>
          </w:tcPr>
          <w:p w14:paraId="3AE4618E" w14:textId="77777777" w:rsidR="00B4288B" w:rsidRDefault="0010783A">
            <w:pPr>
              <w:pStyle w:val="KS2"/>
            </w:pPr>
            <w:r>
              <w:t>VendorID</w:t>
            </w:r>
          </w:p>
        </w:tc>
        <w:tc>
          <w:tcPr>
            <w:tcW w:w="1150" w:type="dxa"/>
          </w:tcPr>
          <w:p w14:paraId="667F4F36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3D0EC786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7B0931A6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구입해오는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거래처를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2AC2A292" w14:textId="77777777" w:rsidR="00B4288B" w:rsidRDefault="0010783A">
            <w:pPr>
              <w:pStyle w:val="KS2"/>
              <w:rPr>
                <w:ins w:id="2939" w:author="임픽스 검토" w:date="2026-10-12T04:00:00Z"/>
              </w:rPr>
            </w:pPr>
            <w:ins w:id="2940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공급사</w:t>
              </w:r>
              <w:r>
                <w:t>(VendorPartyMaster)</w:t>
              </w:r>
            </w:ins>
          </w:p>
        </w:tc>
      </w:tr>
      <w:tr w:rsidR="00B4288B" w14:paraId="534A858A" w14:textId="77777777">
        <w:trPr>
          <w:cantSplit/>
          <w:jc w:val="center"/>
        </w:trPr>
        <w:tc>
          <w:tcPr>
            <w:tcW w:w="2100" w:type="dxa"/>
          </w:tcPr>
          <w:p w14:paraId="3CA03DC7" w14:textId="77777777" w:rsidR="00B4288B" w:rsidRDefault="0010783A">
            <w:pPr>
              <w:pStyle w:val="KS2"/>
            </w:pPr>
            <w:r>
              <w:t>품목식별자</w:t>
            </w:r>
          </w:p>
        </w:tc>
        <w:tc>
          <w:tcPr>
            <w:tcW w:w="3000" w:type="dxa"/>
          </w:tcPr>
          <w:p w14:paraId="6A6EDB6C" w14:textId="77777777" w:rsidR="00B4288B" w:rsidRDefault="0010783A">
            <w:pPr>
              <w:pStyle w:val="KS2"/>
            </w:pPr>
            <w:r>
              <w:t>ItemID</w:t>
            </w:r>
          </w:p>
        </w:tc>
        <w:tc>
          <w:tcPr>
            <w:tcW w:w="1150" w:type="dxa"/>
          </w:tcPr>
          <w:p w14:paraId="39E4C029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17ACBD63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58EA464C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2E97A874" w14:textId="055C376C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반제품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원자재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저장품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소모품등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del w:id="2941" w:author="임픽스 검토" w:date="2026-10-12T04:00:00Z">
              <w:r>
                <w:rPr>
                  <w:lang w:eastAsia="ko-KR"/>
                </w:rPr>
                <w:delText>시스템을</w:delText>
              </w:r>
            </w:del>
            <w:ins w:id="2942" w:author="임픽스 검토" w:date="2026-10-12T04:00:00Z">
              <w:r>
                <w:rPr>
                  <w:lang w:eastAsia="ko-KR"/>
                </w:rPr>
                <w:t>시스템으로</w:t>
              </w:r>
            </w:ins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</w:p>
          <w:p w14:paraId="0B2631A0" w14:textId="77777777" w:rsidR="00B4288B" w:rsidRDefault="0010783A">
            <w:pPr>
              <w:pStyle w:val="KS2"/>
              <w:rPr>
                <w:ins w:id="2943" w:author="임픽스 검토" w:date="2026-10-12T04:00:00Z"/>
                <w:lang w:eastAsia="ko-KR"/>
              </w:rPr>
            </w:pPr>
            <w:ins w:id="294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품목마스터</w:t>
              </w:r>
              <w:r>
                <w:rPr>
                  <w:lang w:eastAsia="ko-KR"/>
                </w:rPr>
                <w:t>(ItemMaster)</w:t>
              </w:r>
            </w:ins>
          </w:p>
        </w:tc>
      </w:tr>
      <w:tr w:rsidR="00B4288B" w14:paraId="70DA081C" w14:textId="77777777">
        <w:trPr>
          <w:cantSplit/>
          <w:jc w:val="center"/>
        </w:trPr>
        <w:tc>
          <w:tcPr>
            <w:tcW w:w="2100" w:type="dxa"/>
          </w:tcPr>
          <w:p w14:paraId="6CF1E4BC" w14:textId="77777777" w:rsidR="00B4288B" w:rsidRDefault="0010783A">
            <w:pPr>
              <w:pStyle w:val="KS2"/>
            </w:pPr>
            <w:r>
              <w:t>품목명</w:t>
            </w:r>
          </w:p>
        </w:tc>
        <w:tc>
          <w:tcPr>
            <w:tcW w:w="3000" w:type="dxa"/>
          </w:tcPr>
          <w:p w14:paraId="16E0E5D4" w14:textId="77777777" w:rsidR="00B4288B" w:rsidRDefault="0010783A">
            <w:pPr>
              <w:pStyle w:val="KS2"/>
            </w:pPr>
            <w:r>
              <w:t>ItemName</w:t>
            </w:r>
          </w:p>
        </w:tc>
        <w:tc>
          <w:tcPr>
            <w:tcW w:w="1150" w:type="dxa"/>
          </w:tcPr>
          <w:p w14:paraId="4CDDAE49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6F74102A" w14:textId="7DC5B389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529D1FCE" w14:textId="77777777" w:rsidR="00B4288B" w:rsidRDefault="0010783A">
            <w:pPr>
              <w:pStyle w:val="KS2"/>
            </w:pPr>
            <w:r>
              <w:t xml:space="preserve">— </w:t>
            </w:r>
            <w:r>
              <w:t>품목의</w:t>
            </w:r>
            <w:r>
              <w:t xml:space="preserve"> </w:t>
            </w:r>
            <w:r>
              <w:t>명칭</w:t>
            </w:r>
          </w:p>
          <w:p w14:paraId="700C2181" w14:textId="77777777" w:rsidR="00B4288B" w:rsidRDefault="0010783A">
            <w:pPr>
              <w:pStyle w:val="KS2"/>
              <w:rPr>
                <w:ins w:id="2945" w:author="임픽스 검토" w:date="2026-10-12T04:00:00Z"/>
              </w:rPr>
            </w:pPr>
            <w:ins w:id="2946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품목마스터</w:t>
              </w:r>
              <w:r>
                <w:t>(ItemMaster.ItemName)</w:t>
              </w:r>
            </w:ins>
          </w:p>
        </w:tc>
      </w:tr>
      <w:tr w:rsidR="00B4288B" w14:paraId="1EC72E34" w14:textId="77777777">
        <w:trPr>
          <w:cantSplit/>
          <w:jc w:val="center"/>
        </w:trPr>
        <w:tc>
          <w:tcPr>
            <w:tcW w:w="2100" w:type="dxa"/>
          </w:tcPr>
          <w:p w14:paraId="7776180C" w14:textId="77777777" w:rsidR="00B4288B" w:rsidRDefault="0010783A">
            <w:pPr>
              <w:pStyle w:val="KS2"/>
            </w:pPr>
            <w:r>
              <w:t>로트식별자</w:t>
            </w:r>
          </w:p>
        </w:tc>
        <w:tc>
          <w:tcPr>
            <w:tcW w:w="3000" w:type="dxa"/>
          </w:tcPr>
          <w:p w14:paraId="08858A8F" w14:textId="77777777" w:rsidR="00B4288B" w:rsidRDefault="0010783A">
            <w:pPr>
              <w:pStyle w:val="KS2"/>
            </w:pPr>
            <w:r>
              <w:t>LotID</w:t>
            </w:r>
          </w:p>
        </w:tc>
        <w:tc>
          <w:tcPr>
            <w:tcW w:w="1150" w:type="dxa"/>
          </w:tcPr>
          <w:p w14:paraId="06214FB8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46FBE90F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4928CC86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시정조치결과에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로트의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고유식별값</w:t>
            </w:r>
          </w:p>
          <w:p w14:paraId="3D3B15FC" w14:textId="77777777" w:rsidR="00B4288B" w:rsidRDefault="0010783A">
            <w:pPr>
              <w:pStyle w:val="KS2"/>
              <w:rPr>
                <w:ins w:id="2947" w:author="임픽스 검토" w:date="2026-10-12T04:00:00Z"/>
              </w:rPr>
            </w:pPr>
            <w:ins w:id="2948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로트</w:t>
              </w:r>
              <w:r>
                <w:t>(Lot)</w:t>
              </w:r>
            </w:ins>
          </w:p>
        </w:tc>
      </w:tr>
      <w:tr w:rsidR="00B4288B" w14:paraId="13CEF124" w14:textId="77777777">
        <w:trPr>
          <w:cantSplit/>
          <w:jc w:val="center"/>
        </w:trPr>
        <w:tc>
          <w:tcPr>
            <w:tcW w:w="2100" w:type="dxa"/>
          </w:tcPr>
          <w:p w14:paraId="5A444992" w14:textId="77777777" w:rsidR="00B4288B" w:rsidRDefault="0010783A">
            <w:pPr>
              <w:pStyle w:val="KS2"/>
            </w:pPr>
            <w:r>
              <w:t>배치식별자</w:t>
            </w:r>
          </w:p>
        </w:tc>
        <w:tc>
          <w:tcPr>
            <w:tcW w:w="3000" w:type="dxa"/>
          </w:tcPr>
          <w:p w14:paraId="08C7473A" w14:textId="77777777" w:rsidR="00B4288B" w:rsidRDefault="0010783A">
            <w:pPr>
              <w:pStyle w:val="KS2"/>
            </w:pPr>
            <w:r>
              <w:t>BatchID</w:t>
            </w:r>
          </w:p>
        </w:tc>
        <w:tc>
          <w:tcPr>
            <w:tcW w:w="1150" w:type="dxa"/>
          </w:tcPr>
          <w:p w14:paraId="60041FBC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19425AD2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21A2F6DE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시정조치결과에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배치의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고유식별값</w:t>
            </w:r>
          </w:p>
          <w:p w14:paraId="03E56E8E" w14:textId="3C6401FC" w:rsidR="00B4288B" w:rsidRDefault="0010783A">
            <w:pPr>
              <w:pStyle w:val="KS2"/>
              <w:rPr>
                <w:ins w:id="2949" w:author="임픽스 검토" w:date="2026-10-12T04:00:00Z"/>
                <w:lang w:eastAsia="ko-KR"/>
              </w:rPr>
            </w:pPr>
            <w:ins w:id="295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배치</w:t>
              </w:r>
              <w:r>
                <w:rPr>
                  <w:lang w:eastAsia="ko-KR"/>
                </w:rPr>
                <w:t>(Batch</w:t>
              </w:r>
              <w:r>
                <w:rPr>
                  <w:rFonts w:hint="eastAsia"/>
                  <w:lang w:eastAsia="ko-KR"/>
                </w:rPr>
                <w:t>)</w:t>
              </w:r>
            </w:ins>
          </w:p>
        </w:tc>
      </w:tr>
      <w:tr w:rsidR="00B4288B" w14:paraId="395D90A4" w14:textId="77777777">
        <w:trPr>
          <w:cantSplit/>
          <w:jc w:val="center"/>
        </w:trPr>
        <w:tc>
          <w:tcPr>
            <w:tcW w:w="2100" w:type="dxa"/>
          </w:tcPr>
          <w:p w14:paraId="0505A45C" w14:textId="77777777" w:rsidR="00B4288B" w:rsidRDefault="0010783A">
            <w:pPr>
              <w:pStyle w:val="KS2"/>
            </w:pPr>
            <w:r>
              <w:t>시정조치요청식별자</w:t>
            </w:r>
          </w:p>
        </w:tc>
        <w:tc>
          <w:tcPr>
            <w:tcW w:w="3000" w:type="dxa"/>
          </w:tcPr>
          <w:p w14:paraId="447F0C54" w14:textId="77777777" w:rsidR="00B4288B" w:rsidRDefault="0010783A">
            <w:pPr>
              <w:pStyle w:val="KS2"/>
            </w:pPr>
            <w:r>
              <w:t>CorrectiveActionRequestID</w:t>
            </w:r>
          </w:p>
        </w:tc>
        <w:tc>
          <w:tcPr>
            <w:tcW w:w="1150" w:type="dxa"/>
          </w:tcPr>
          <w:p w14:paraId="5908C11D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3FE56421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5E3F23B9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시정조치요청을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374A52F7" w14:textId="77777777" w:rsidR="00B4288B" w:rsidRDefault="0010783A">
            <w:pPr>
              <w:pStyle w:val="KS2"/>
              <w:rPr>
                <w:ins w:id="2951" w:author="임픽스 검토" w:date="2026-10-12T04:00:00Z"/>
              </w:rPr>
            </w:pPr>
            <w:ins w:id="2952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시정조치요청</w:t>
              </w:r>
              <w:r>
                <w:t>(CorrectiveActionRequest)</w:t>
              </w:r>
            </w:ins>
          </w:p>
        </w:tc>
      </w:tr>
      <w:tr w:rsidR="00B4288B" w14:paraId="679847E9" w14:textId="77777777">
        <w:trPr>
          <w:cantSplit/>
          <w:jc w:val="center"/>
        </w:trPr>
        <w:tc>
          <w:tcPr>
            <w:tcW w:w="2100" w:type="dxa"/>
          </w:tcPr>
          <w:p w14:paraId="5582C549" w14:textId="77777777" w:rsidR="00B4288B" w:rsidRDefault="0010783A">
            <w:pPr>
              <w:pStyle w:val="KS2"/>
            </w:pPr>
            <w:r>
              <w:t>시정조치계획식별자</w:t>
            </w:r>
          </w:p>
        </w:tc>
        <w:tc>
          <w:tcPr>
            <w:tcW w:w="3000" w:type="dxa"/>
          </w:tcPr>
          <w:p w14:paraId="14D755F7" w14:textId="77777777" w:rsidR="00B4288B" w:rsidRDefault="0010783A">
            <w:pPr>
              <w:pStyle w:val="KS2"/>
            </w:pPr>
            <w:r>
              <w:t>CorrectiveActionPlanID</w:t>
            </w:r>
          </w:p>
        </w:tc>
        <w:tc>
          <w:tcPr>
            <w:tcW w:w="1150" w:type="dxa"/>
          </w:tcPr>
          <w:p w14:paraId="2409B368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23346BFC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2D1F55CD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시정조치계획을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262B563E" w14:textId="77777777" w:rsidR="00B4288B" w:rsidRDefault="0010783A">
            <w:pPr>
              <w:pStyle w:val="KS2"/>
              <w:rPr>
                <w:ins w:id="2953" w:author="임픽스 검토" w:date="2026-10-12T04:00:00Z"/>
              </w:rPr>
            </w:pPr>
            <w:ins w:id="2954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시정조치계획</w:t>
              </w:r>
              <w:r>
                <w:t>(CorrectiveActionPlan)</w:t>
              </w:r>
            </w:ins>
          </w:p>
        </w:tc>
      </w:tr>
      <w:tr w:rsidR="00B4288B" w14:paraId="18543CCF" w14:textId="77777777">
        <w:trPr>
          <w:cantSplit/>
          <w:jc w:val="center"/>
        </w:trPr>
        <w:tc>
          <w:tcPr>
            <w:tcW w:w="2100" w:type="dxa"/>
          </w:tcPr>
          <w:p w14:paraId="580BA91C" w14:textId="77777777" w:rsidR="00B4288B" w:rsidRDefault="0010783A">
            <w:pPr>
              <w:pStyle w:val="KS2"/>
            </w:pPr>
            <w:r>
              <w:t>시정조치결과식별자</w:t>
            </w:r>
          </w:p>
        </w:tc>
        <w:tc>
          <w:tcPr>
            <w:tcW w:w="3000" w:type="dxa"/>
          </w:tcPr>
          <w:p w14:paraId="52636D7D" w14:textId="77777777" w:rsidR="00B4288B" w:rsidRDefault="0010783A">
            <w:pPr>
              <w:pStyle w:val="KS2"/>
            </w:pPr>
            <w:r>
              <w:t>CorrectiveActionResultID</w:t>
            </w:r>
          </w:p>
        </w:tc>
        <w:tc>
          <w:tcPr>
            <w:tcW w:w="1150" w:type="dxa"/>
          </w:tcPr>
          <w:p w14:paraId="4B6C37D7" w14:textId="77777777" w:rsidR="00B4288B" w:rsidRDefault="0010783A">
            <w:pPr>
              <w:pStyle w:val="KS2"/>
              <w:jc w:val="center"/>
            </w:pPr>
            <w:r>
              <w:t>ID</w:t>
            </w:r>
          </w:p>
        </w:tc>
        <w:tc>
          <w:tcPr>
            <w:tcW w:w="1000" w:type="dxa"/>
          </w:tcPr>
          <w:p w14:paraId="11A70E5F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0DF0F21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시정조치결과를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</w:tc>
      </w:tr>
      <w:tr w:rsidR="00B4288B" w14:paraId="5A8EFED3" w14:textId="77777777">
        <w:trPr>
          <w:cantSplit/>
          <w:jc w:val="center"/>
        </w:trPr>
        <w:tc>
          <w:tcPr>
            <w:tcW w:w="2100" w:type="dxa"/>
          </w:tcPr>
          <w:p w14:paraId="72AD802D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>시정조치담당자식별자</w:t>
            </w:r>
          </w:p>
        </w:tc>
        <w:tc>
          <w:tcPr>
            <w:tcW w:w="3000" w:type="dxa"/>
          </w:tcPr>
          <w:p w14:paraId="051B3A48" w14:textId="77777777" w:rsidR="00B4288B" w:rsidRDefault="0010783A">
            <w:pPr>
              <w:pStyle w:val="KS2"/>
            </w:pPr>
            <w:r>
              <w:t>PersonInChargeID</w:t>
            </w:r>
          </w:p>
        </w:tc>
        <w:tc>
          <w:tcPr>
            <w:tcW w:w="1150" w:type="dxa"/>
          </w:tcPr>
          <w:p w14:paraId="0097A06C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53F1EE8E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03599495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시정조치요청을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담당자를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1EA5D2A6" w14:textId="77777777" w:rsidR="00B4288B" w:rsidRDefault="0010783A">
            <w:pPr>
              <w:pStyle w:val="KS2"/>
              <w:rPr>
                <w:ins w:id="2955" w:author="임픽스 검토" w:date="2026-10-12T04:00:00Z"/>
              </w:rPr>
            </w:pPr>
            <w:ins w:id="2956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사원</w:t>
              </w:r>
              <w:r>
                <w:t>(Personnel)</w:t>
              </w:r>
            </w:ins>
          </w:p>
        </w:tc>
      </w:tr>
      <w:tr w:rsidR="00B4288B" w14:paraId="37A034E5" w14:textId="77777777">
        <w:trPr>
          <w:cantSplit/>
          <w:jc w:val="center"/>
        </w:trPr>
        <w:tc>
          <w:tcPr>
            <w:tcW w:w="2100" w:type="dxa"/>
          </w:tcPr>
          <w:p w14:paraId="3AD2BA4C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>시정조치담당자이메일명</w:t>
            </w:r>
          </w:p>
        </w:tc>
        <w:tc>
          <w:tcPr>
            <w:tcW w:w="3000" w:type="dxa"/>
          </w:tcPr>
          <w:p w14:paraId="4141C0B0" w14:textId="77777777" w:rsidR="00B4288B" w:rsidRDefault="0010783A">
            <w:pPr>
              <w:pStyle w:val="KS2"/>
            </w:pPr>
            <w:r>
              <w:t>PersonInChargeEmail</w:t>
            </w:r>
          </w:p>
        </w:tc>
        <w:tc>
          <w:tcPr>
            <w:tcW w:w="1150" w:type="dxa"/>
          </w:tcPr>
          <w:p w14:paraId="1289F9EE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5245D8B5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C9768E6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시정조치담당자의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이메일</w:t>
            </w:r>
          </w:p>
        </w:tc>
      </w:tr>
      <w:tr w:rsidR="00B4288B" w14:paraId="4F500BCB" w14:textId="77777777">
        <w:trPr>
          <w:cantSplit/>
          <w:jc w:val="center"/>
        </w:trPr>
        <w:tc>
          <w:tcPr>
            <w:tcW w:w="2100" w:type="dxa"/>
          </w:tcPr>
          <w:p w14:paraId="1819F9E7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>시정조치담당자전화번호</w:t>
            </w:r>
          </w:p>
        </w:tc>
        <w:tc>
          <w:tcPr>
            <w:tcW w:w="3000" w:type="dxa"/>
          </w:tcPr>
          <w:p w14:paraId="3794DC0C" w14:textId="77777777" w:rsidR="00B4288B" w:rsidRDefault="0010783A">
            <w:pPr>
              <w:pStyle w:val="KS2"/>
            </w:pPr>
            <w:r>
              <w:t>PersonInChargeDialNumber</w:t>
            </w:r>
          </w:p>
        </w:tc>
        <w:tc>
          <w:tcPr>
            <w:tcW w:w="1150" w:type="dxa"/>
          </w:tcPr>
          <w:p w14:paraId="64CA9CFC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4BF56D93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21798E2D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시정조치담당자의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전화번호</w:t>
            </w:r>
          </w:p>
        </w:tc>
      </w:tr>
      <w:tr w:rsidR="00B4288B" w14:paraId="3E3C75BC" w14:textId="77777777">
        <w:trPr>
          <w:cantSplit/>
          <w:jc w:val="center"/>
        </w:trPr>
        <w:tc>
          <w:tcPr>
            <w:tcW w:w="2100" w:type="dxa"/>
          </w:tcPr>
          <w:p w14:paraId="4CE15478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>시정조치확인자식별자</w:t>
            </w:r>
          </w:p>
        </w:tc>
        <w:tc>
          <w:tcPr>
            <w:tcW w:w="3000" w:type="dxa"/>
          </w:tcPr>
          <w:p w14:paraId="7B7264BE" w14:textId="77777777" w:rsidR="00B4288B" w:rsidRDefault="0010783A">
            <w:pPr>
              <w:pStyle w:val="KS2"/>
            </w:pPr>
            <w:r>
              <w:t>CorrectiveActionConfirmorID</w:t>
            </w:r>
          </w:p>
        </w:tc>
        <w:tc>
          <w:tcPr>
            <w:tcW w:w="1150" w:type="dxa"/>
          </w:tcPr>
          <w:p w14:paraId="6E8FD577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1EFD2D98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71CAE154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시정조치결과를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담당자를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0F334DCD" w14:textId="77777777" w:rsidR="00B4288B" w:rsidRDefault="0010783A">
            <w:pPr>
              <w:pStyle w:val="KS2"/>
              <w:rPr>
                <w:ins w:id="2957" w:author="임픽스 검토" w:date="2026-10-12T04:00:00Z"/>
              </w:rPr>
            </w:pPr>
            <w:ins w:id="2958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사원</w:t>
              </w:r>
              <w:r>
                <w:t>(Personnel)</w:t>
              </w:r>
            </w:ins>
          </w:p>
        </w:tc>
      </w:tr>
      <w:tr w:rsidR="00B4288B" w14:paraId="1A257694" w14:textId="77777777">
        <w:trPr>
          <w:cantSplit/>
          <w:jc w:val="center"/>
        </w:trPr>
        <w:tc>
          <w:tcPr>
            <w:tcW w:w="2100" w:type="dxa"/>
          </w:tcPr>
          <w:p w14:paraId="307D72FB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>시정조치확인자이메일명</w:t>
            </w:r>
          </w:p>
        </w:tc>
        <w:tc>
          <w:tcPr>
            <w:tcW w:w="3000" w:type="dxa"/>
          </w:tcPr>
          <w:p w14:paraId="57B0DE2D" w14:textId="77777777" w:rsidR="00B4288B" w:rsidRDefault="0010783A">
            <w:pPr>
              <w:pStyle w:val="KS2"/>
            </w:pPr>
            <w:r>
              <w:t>CorrectiveActionConfirmorEmail</w:t>
            </w:r>
          </w:p>
        </w:tc>
        <w:tc>
          <w:tcPr>
            <w:tcW w:w="1150" w:type="dxa"/>
          </w:tcPr>
          <w:p w14:paraId="374839C4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68DCF0BD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F0C6902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시정조치확인자의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이메일</w:t>
            </w:r>
          </w:p>
        </w:tc>
      </w:tr>
      <w:tr w:rsidR="00B4288B" w14:paraId="161F54F9" w14:textId="77777777">
        <w:trPr>
          <w:cantSplit/>
          <w:jc w:val="center"/>
        </w:trPr>
        <w:tc>
          <w:tcPr>
            <w:tcW w:w="2100" w:type="dxa"/>
          </w:tcPr>
          <w:p w14:paraId="2A42C131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>시정조치확인자전화번호</w:t>
            </w:r>
          </w:p>
        </w:tc>
        <w:tc>
          <w:tcPr>
            <w:tcW w:w="3000" w:type="dxa"/>
          </w:tcPr>
          <w:p w14:paraId="5DFA3BD5" w14:textId="77777777" w:rsidR="00B4288B" w:rsidRDefault="0010783A">
            <w:pPr>
              <w:pStyle w:val="KS2"/>
            </w:pPr>
            <w:r>
              <w:t>CorrectiveActionConfirmorDialNumber</w:t>
            </w:r>
          </w:p>
        </w:tc>
        <w:tc>
          <w:tcPr>
            <w:tcW w:w="1150" w:type="dxa"/>
          </w:tcPr>
          <w:p w14:paraId="63D63BB5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2CBD8D16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EDA41E8" w14:textId="1D71C624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del w:id="2959" w:author="임픽스 검토" w:date="2026-10-12T04:00:00Z">
              <w:r>
                <w:rPr>
                  <w:lang w:eastAsia="ko-KR"/>
                </w:rPr>
                <w:delText>시정조치확인의</w:delText>
              </w:r>
            </w:del>
            <w:ins w:id="2960" w:author="임픽스 검토" w:date="2026-10-12T04:00:00Z">
              <w:r>
                <w:rPr>
                  <w:lang w:eastAsia="ko-KR"/>
                </w:rPr>
                <w:t>시정조치확인자의</w:t>
              </w:r>
            </w:ins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전화번호</w:t>
            </w:r>
          </w:p>
        </w:tc>
      </w:tr>
      <w:tr w:rsidR="00B4288B" w14:paraId="7EFAF38F" w14:textId="77777777">
        <w:trPr>
          <w:cantSplit/>
          <w:jc w:val="center"/>
        </w:trPr>
        <w:tc>
          <w:tcPr>
            <w:tcW w:w="2100" w:type="dxa"/>
          </w:tcPr>
          <w:p w14:paraId="4B0B9951" w14:textId="77777777" w:rsidR="00B4288B" w:rsidRDefault="0010783A">
            <w:pPr>
              <w:pStyle w:val="KS2"/>
            </w:pPr>
            <w:r>
              <w:t>시정조치일시</w:t>
            </w:r>
          </w:p>
        </w:tc>
        <w:tc>
          <w:tcPr>
            <w:tcW w:w="3000" w:type="dxa"/>
          </w:tcPr>
          <w:p w14:paraId="17058F7F" w14:textId="77777777" w:rsidR="00B4288B" w:rsidRDefault="0010783A">
            <w:pPr>
              <w:pStyle w:val="KS2"/>
            </w:pPr>
            <w:r>
              <w:t>CorrectiveActionDateTime</w:t>
            </w:r>
          </w:p>
        </w:tc>
        <w:tc>
          <w:tcPr>
            <w:tcW w:w="1150" w:type="dxa"/>
          </w:tcPr>
          <w:p w14:paraId="4B5EB129" w14:textId="77777777" w:rsidR="00B4288B" w:rsidRDefault="0010783A">
            <w:pPr>
              <w:pStyle w:val="KS2"/>
              <w:jc w:val="center"/>
            </w:pPr>
            <w:r>
              <w:t>dateTime</w:t>
            </w:r>
          </w:p>
        </w:tc>
        <w:tc>
          <w:tcPr>
            <w:tcW w:w="1000" w:type="dxa"/>
          </w:tcPr>
          <w:p w14:paraId="0ABF4A50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67929F6C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시정조치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완료일시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  <w:tr w:rsidR="00B4288B" w14:paraId="6BA41F12" w14:textId="77777777">
        <w:trPr>
          <w:cantSplit/>
          <w:jc w:val="center"/>
        </w:trPr>
        <w:tc>
          <w:tcPr>
            <w:tcW w:w="2100" w:type="dxa"/>
          </w:tcPr>
          <w:p w14:paraId="7C5EA26B" w14:textId="77777777" w:rsidR="00B4288B" w:rsidRDefault="0010783A">
            <w:pPr>
              <w:pStyle w:val="KS2"/>
            </w:pPr>
            <w:r>
              <w:t>시정조치결과내용</w:t>
            </w:r>
          </w:p>
        </w:tc>
        <w:tc>
          <w:tcPr>
            <w:tcW w:w="3000" w:type="dxa"/>
          </w:tcPr>
          <w:p w14:paraId="5589CB3F" w14:textId="77777777" w:rsidR="00B4288B" w:rsidRDefault="0010783A">
            <w:pPr>
              <w:pStyle w:val="KS2"/>
            </w:pPr>
            <w:r>
              <w:t>CorrectiveActionResultDescription</w:t>
            </w:r>
          </w:p>
        </w:tc>
        <w:tc>
          <w:tcPr>
            <w:tcW w:w="1150" w:type="dxa"/>
          </w:tcPr>
          <w:p w14:paraId="22470AC7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1A75346F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1D694C62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시정조치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내용</w:t>
            </w:r>
          </w:p>
        </w:tc>
      </w:tr>
      <w:tr w:rsidR="00B4288B" w14:paraId="35B88A86" w14:textId="77777777">
        <w:trPr>
          <w:cantSplit/>
          <w:jc w:val="center"/>
        </w:trPr>
        <w:tc>
          <w:tcPr>
            <w:tcW w:w="2100" w:type="dxa"/>
          </w:tcPr>
          <w:p w14:paraId="1248DCB8" w14:textId="77777777" w:rsidR="00B4288B" w:rsidRDefault="0010783A">
            <w:pPr>
              <w:pStyle w:val="KS2"/>
            </w:pPr>
            <w:r>
              <w:t>시정조치상태코드</w:t>
            </w:r>
          </w:p>
        </w:tc>
        <w:tc>
          <w:tcPr>
            <w:tcW w:w="3000" w:type="dxa"/>
          </w:tcPr>
          <w:p w14:paraId="104836F8" w14:textId="77777777" w:rsidR="00B4288B" w:rsidRDefault="0010783A">
            <w:pPr>
              <w:pStyle w:val="KS2"/>
            </w:pPr>
            <w:r>
              <w:t>CorrectiveActionStatusCode</w:t>
            </w:r>
          </w:p>
        </w:tc>
        <w:tc>
          <w:tcPr>
            <w:tcW w:w="1150" w:type="dxa"/>
          </w:tcPr>
          <w:p w14:paraId="3D717D71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45E63E7A" w14:textId="7C2BEF0B" w:rsidR="00B4288B" w:rsidRDefault="0010783A">
            <w:pPr>
              <w:pStyle w:val="KS2"/>
              <w:jc w:val="center"/>
            </w:pPr>
            <w:del w:id="2961" w:author="임픽스 검토" w:date="2026-10-12T04:00:00Z">
              <w:r>
                <w:delText>비대상</w:delText>
              </w:r>
            </w:del>
            <w:ins w:id="2962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20BC76E8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시정조치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발행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접수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반려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종결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  <w:p w14:paraId="2CF7B3C6" w14:textId="792A627E" w:rsidR="00397C4C" w:rsidRDefault="00397C4C">
            <w:pPr>
              <w:pStyle w:val="KS2"/>
              <w:rPr>
                <w:ins w:id="2963" w:author="임픽스 검토" w:date="2026-10-12T04:00:00Z"/>
                <w:lang w:eastAsia="ko-KR"/>
              </w:rPr>
            </w:pPr>
            <w:ins w:id="296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0F2632B9" w14:textId="77777777">
        <w:trPr>
          <w:cantSplit/>
          <w:jc w:val="center"/>
        </w:trPr>
        <w:tc>
          <w:tcPr>
            <w:tcW w:w="2100" w:type="dxa"/>
          </w:tcPr>
          <w:p w14:paraId="03A6F71F" w14:textId="77777777" w:rsidR="00B4288B" w:rsidRDefault="0010783A">
            <w:pPr>
              <w:pStyle w:val="KS2"/>
            </w:pPr>
            <w:r>
              <w:t>반려사유</w:t>
            </w:r>
          </w:p>
        </w:tc>
        <w:tc>
          <w:tcPr>
            <w:tcW w:w="3000" w:type="dxa"/>
          </w:tcPr>
          <w:p w14:paraId="37631BD5" w14:textId="77777777" w:rsidR="00B4288B" w:rsidRDefault="0010783A">
            <w:pPr>
              <w:pStyle w:val="KS2"/>
            </w:pPr>
            <w:r>
              <w:t>ReasonForRejection</w:t>
            </w:r>
          </w:p>
        </w:tc>
        <w:tc>
          <w:tcPr>
            <w:tcW w:w="1150" w:type="dxa"/>
          </w:tcPr>
          <w:p w14:paraId="702F7D5D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68E94175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7811C44" w14:textId="77777777" w:rsidR="00B4288B" w:rsidRDefault="0010783A">
            <w:pPr>
              <w:pStyle w:val="KS2"/>
            </w:pPr>
            <w:r>
              <w:t xml:space="preserve">— </w:t>
            </w:r>
            <w:r>
              <w:t>시정조치</w:t>
            </w:r>
            <w:r>
              <w:t xml:space="preserve"> </w:t>
            </w:r>
            <w:r>
              <w:t>반려</w:t>
            </w:r>
            <w:r>
              <w:t xml:space="preserve"> </w:t>
            </w:r>
            <w:r>
              <w:t>사유</w:t>
            </w:r>
          </w:p>
        </w:tc>
      </w:tr>
    </w:tbl>
    <w:p w14:paraId="4774AAC3" w14:textId="77777777" w:rsidR="00B4288B" w:rsidRDefault="00B4288B">
      <w:pPr>
        <w:spacing w:after="0" w:line="144" w:lineRule="auto"/>
      </w:pPr>
    </w:p>
    <w:p w14:paraId="61C7E696" w14:textId="77777777" w:rsidR="00B4288B" w:rsidRDefault="0010783A">
      <w:pPr>
        <w:pStyle w:val="46"/>
      </w:pPr>
      <w:r>
        <w:t xml:space="preserve">7.4.6.17  </w:t>
      </w:r>
      <w:r>
        <w:t>제품포장</w:t>
      </w:r>
      <w:r>
        <w:t>(ProductPacking)</w:t>
      </w:r>
    </w:p>
    <w:p w14:paraId="4CE5E9F9" w14:textId="00DEAE91" w:rsidR="00B4288B" w:rsidRDefault="0010783A">
      <w:pPr>
        <w:rPr>
          <w:lang w:eastAsia="ko-KR"/>
        </w:rPr>
      </w:pP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출하를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완성된</w:t>
      </w:r>
      <w:r>
        <w:rPr>
          <w:lang w:eastAsia="ko-KR"/>
        </w:rPr>
        <w:t xml:space="preserve"> </w:t>
      </w:r>
      <w:r>
        <w:rPr>
          <w:lang w:eastAsia="ko-KR"/>
        </w:rPr>
        <w:t>제품을</w:t>
      </w:r>
      <w:r>
        <w:rPr>
          <w:lang w:eastAsia="ko-KR"/>
        </w:rPr>
        <w:t xml:space="preserve"> </w:t>
      </w:r>
      <w:r>
        <w:rPr>
          <w:lang w:eastAsia="ko-KR"/>
        </w:rPr>
        <w:t>포장하기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제품포장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2965" w:author="임픽스 검토" w:date="2026-10-12T04:00:00Z">
        <w:r>
          <w:rPr>
            <w:lang w:eastAsia="ko-KR"/>
          </w:rPr>
          <w:delText>57</w:delText>
        </w:r>
      </w:del>
      <w:ins w:id="2966" w:author="임픽스 검토" w:date="2026-10-12T04:00:00Z">
        <w:r>
          <w:rPr>
            <w:lang w:eastAsia="ko-KR"/>
          </w:rPr>
          <w:t>60</w:t>
        </w:r>
      </w:ins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2B4DDB5C" w14:textId="5EBB8168" w:rsidR="00B4288B" w:rsidRDefault="0010783A">
      <w:pPr>
        <w:pStyle w:val="KS"/>
        <w:rPr>
          <w:lang w:eastAsia="ko-KR"/>
        </w:rPr>
      </w:pPr>
      <w:commentRangeStart w:id="2967"/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2968" w:author="임픽스 검토" w:date="2026-10-12T04:00:00Z">
        <w:r>
          <w:rPr>
            <w:lang w:eastAsia="ko-KR"/>
          </w:rPr>
          <w:delText>57</w:delText>
        </w:r>
      </w:del>
      <w:ins w:id="2969" w:author="임픽스 검토" w:date="2026-10-12T04:00:00Z">
        <w:r>
          <w:rPr>
            <w:lang w:eastAsia="ko-KR"/>
          </w:rPr>
          <w:t>60</w:t>
        </w:r>
      </w:ins>
      <w:r>
        <w:rPr>
          <w:lang w:eastAsia="ko-KR"/>
        </w:rPr>
        <w:t xml:space="preserve"> — </w:t>
      </w:r>
      <w:r>
        <w:rPr>
          <w:lang w:eastAsia="ko-KR"/>
        </w:rPr>
        <w:t>제품포장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commentRangeEnd w:id="2967"/>
      <w:r>
        <w:rPr>
          <w:rStyle w:val="aff5"/>
          <w:sz w:val="20"/>
          <w:szCs w:val="22"/>
          <w:lang w:eastAsia="ko-KR"/>
        </w:rPr>
        <w:commentReference w:id="2967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4962DF89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64E53375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47F403F1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774818BA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23E99228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5298C24D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36A0F51D" w14:textId="77777777">
        <w:trPr>
          <w:cantSplit/>
          <w:jc w:val="center"/>
        </w:trPr>
        <w:tc>
          <w:tcPr>
            <w:tcW w:w="2100" w:type="dxa"/>
          </w:tcPr>
          <w:p w14:paraId="71266342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68BAC8AB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60B14553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0BBD6F00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7D581169" w14:textId="77777777" w:rsidR="00B4288B" w:rsidRDefault="00B4288B">
            <w:pPr>
              <w:pStyle w:val="KS2"/>
            </w:pPr>
          </w:p>
        </w:tc>
      </w:tr>
      <w:tr w:rsidR="00B4288B" w14:paraId="505F6414" w14:textId="77777777">
        <w:trPr>
          <w:cantSplit/>
          <w:jc w:val="center"/>
        </w:trPr>
        <w:tc>
          <w:tcPr>
            <w:tcW w:w="2100" w:type="dxa"/>
          </w:tcPr>
          <w:p w14:paraId="57E818B3" w14:textId="77777777" w:rsidR="00B4288B" w:rsidRDefault="0010783A">
            <w:pPr>
              <w:pStyle w:val="KS2"/>
            </w:pPr>
            <w:r>
              <w:t>포장유형</w:t>
            </w:r>
          </w:p>
        </w:tc>
        <w:tc>
          <w:tcPr>
            <w:tcW w:w="3000" w:type="dxa"/>
          </w:tcPr>
          <w:p w14:paraId="7E086995" w14:textId="77777777" w:rsidR="00B4288B" w:rsidRDefault="0010783A">
            <w:pPr>
              <w:pStyle w:val="KS2"/>
            </w:pPr>
            <w:r>
              <w:t>PackingType</w:t>
            </w:r>
          </w:p>
        </w:tc>
        <w:tc>
          <w:tcPr>
            <w:tcW w:w="1150" w:type="dxa"/>
          </w:tcPr>
          <w:p w14:paraId="23C7822D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37D9B45E" w14:textId="4FCE02B3" w:rsidR="00B4288B" w:rsidRDefault="0010783A">
            <w:pPr>
              <w:pStyle w:val="KS2"/>
              <w:jc w:val="center"/>
            </w:pPr>
            <w:del w:id="2970" w:author="임픽스 검토" w:date="2026-10-12T04:00:00Z">
              <w:r>
                <w:delText>비대상</w:delText>
              </w:r>
            </w:del>
            <w:ins w:id="2971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35E94095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포장유형</w:t>
            </w:r>
          </w:p>
          <w:p w14:paraId="286968F3" w14:textId="77777777" w:rsidR="00D74F2B" w:rsidRDefault="00000000">
            <w:pPr>
              <w:pStyle w:val="KS2"/>
              <w:rPr>
                <w:ins w:id="2972" w:author="임픽스 검토" w:date="2026-10-12T04:00:00Z"/>
                <w:lang w:eastAsia="ko-KR"/>
              </w:rPr>
            </w:pPr>
            <w:ins w:id="2973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포장유형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박스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파렛트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벌크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  <w:r>
                <w:rPr>
                  <w:lang w:eastAsia="ko-KR"/>
                </w:rPr>
                <w:t>)</w:t>
              </w:r>
            </w:ins>
          </w:p>
          <w:p w14:paraId="6EEBECCB" w14:textId="77777777" w:rsidR="00D74F2B" w:rsidRDefault="00000000">
            <w:pPr>
              <w:pStyle w:val="KS2"/>
              <w:rPr>
                <w:ins w:id="2974" w:author="임픽스 검토" w:date="2026-10-12T04:00:00Z"/>
                <w:lang w:eastAsia="ko-KR"/>
              </w:rPr>
            </w:pPr>
            <w:ins w:id="297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6E8BB878" w14:textId="77777777">
        <w:trPr>
          <w:cantSplit/>
          <w:jc w:val="center"/>
        </w:trPr>
        <w:tc>
          <w:tcPr>
            <w:tcW w:w="2100" w:type="dxa"/>
          </w:tcPr>
          <w:p w14:paraId="768F25D5" w14:textId="77777777" w:rsidR="00B4288B" w:rsidRDefault="0010783A">
            <w:pPr>
              <w:pStyle w:val="KS2"/>
            </w:pPr>
            <w:r>
              <w:t>창고식별자</w:t>
            </w:r>
          </w:p>
        </w:tc>
        <w:tc>
          <w:tcPr>
            <w:tcW w:w="3000" w:type="dxa"/>
          </w:tcPr>
          <w:p w14:paraId="6CAB6306" w14:textId="77777777" w:rsidR="00B4288B" w:rsidRDefault="0010783A">
            <w:pPr>
              <w:pStyle w:val="KS2"/>
            </w:pPr>
            <w:r>
              <w:t>WarehouseID</w:t>
            </w:r>
          </w:p>
        </w:tc>
        <w:tc>
          <w:tcPr>
            <w:tcW w:w="1150" w:type="dxa"/>
          </w:tcPr>
          <w:p w14:paraId="0602C6C2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338FB168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2A95ADB6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창고를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4B35EB2B" w14:textId="77777777" w:rsidR="00B4288B" w:rsidRDefault="0010783A">
            <w:pPr>
              <w:pStyle w:val="KS2"/>
              <w:rPr>
                <w:ins w:id="2976" w:author="임픽스 검토" w:date="2026-10-12T04:00:00Z"/>
              </w:rPr>
            </w:pPr>
            <w:ins w:id="2977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창고</w:t>
              </w:r>
              <w:r>
                <w:t>(WarehouseLocation)</w:t>
              </w:r>
            </w:ins>
          </w:p>
        </w:tc>
      </w:tr>
      <w:tr w:rsidR="00B4288B" w14:paraId="60230B5E" w14:textId="77777777">
        <w:trPr>
          <w:cantSplit/>
          <w:jc w:val="center"/>
        </w:trPr>
        <w:tc>
          <w:tcPr>
            <w:tcW w:w="2100" w:type="dxa"/>
          </w:tcPr>
          <w:p w14:paraId="0130CA5C" w14:textId="77777777" w:rsidR="00B4288B" w:rsidRDefault="0010783A">
            <w:pPr>
              <w:pStyle w:val="KS2"/>
            </w:pPr>
            <w:r>
              <w:t>일련번호</w:t>
            </w:r>
          </w:p>
        </w:tc>
        <w:tc>
          <w:tcPr>
            <w:tcW w:w="3000" w:type="dxa"/>
          </w:tcPr>
          <w:p w14:paraId="47CFDB27" w14:textId="77777777" w:rsidR="00B4288B" w:rsidRDefault="0010783A">
            <w:pPr>
              <w:pStyle w:val="KS2"/>
            </w:pPr>
            <w:r>
              <w:t>SerialNumber</w:t>
            </w:r>
          </w:p>
        </w:tc>
        <w:tc>
          <w:tcPr>
            <w:tcW w:w="1150" w:type="dxa"/>
          </w:tcPr>
          <w:p w14:paraId="0C1735B3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7173BA63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FC2682A" w14:textId="77777777" w:rsidR="00B4288B" w:rsidRDefault="0010783A">
            <w:pPr>
              <w:pStyle w:val="KS2"/>
            </w:pPr>
            <w:r>
              <w:t xml:space="preserve">— </w:t>
            </w:r>
            <w:r>
              <w:t>일련번호</w:t>
            </w:r>
          </w:p>
        </w:tc>
      </w:tr>
      <w:tr w:rsidR="00B4288B" w14:paraId="0F0300FF" w14:textId="77777777">
        <w:trPr>
          <w:cantSplit/>
          <w:jc w:val="center"/>
        </w:trPr>
        <w:tc>
          <w:tcPr>
            <w:tcW w:w="2100" w:type="dxa"/>
          </w:tcPr>
          <w:p w14:paraId="3B77F595" w14:textId="77777777" w:rsidR="00B4288B" w:rsidRDefault="0010783A">
            <w:pPr>
              <w:pStyle w:val="KS2"/>
            </w:pPr>
            <w:r>
              <w:t>포장박스번호</w:t>
            </w:r>
          </w:p>
        </w:tc>
        <w:tc>
          <w:tcPr>
            <w:tcW w:w="3000" w:type="dxa"/>
          </w:tcPr>
          <w:p w14:paraId="04152635" w14:textId="77777777" w:rsidR="00B4288B" w:rsidRDefault="0010783A">
            <w:pPr>
              <w:pStyle w:val="KS2"/>
            </w:pPr>
            <w:r>
              <w:t>BoxNumber</w:t>
            </w:r>
          </w:p>
        </w:tc>
        <w:tc>
          <w:tcPr>
            <w:tcW w:w="1150" w:type="dxa"/>
          </w:tcPr>
          <w:p w14:paraId="3A6760E6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2AFD2063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4BD03EB8" w14:textId="77777777" w:rsidR="00B4288B" w:rsidRDefault="0010783A">
            <w:pPr>
              <w:pStyle w:val="KS2"/>
            </w:pPr>
            <w:r>
              <w:t xml:space="preserve">— </w:t>
            </w:r>
            <w:r>
              <w:t>포장박스번호</w:t>
            </w:r>
          </w:p>
        </w:tc>
      </w:tr>
      <w:tr w:rsidR="00B4288B" w14:paraId="04E9C70F" w14:textId="77777777">
        <w:trPr>
          <w:cantSplit/>
          <w:jc w:val="center"/>
        </w:trPr>
        <w:tc>
          <w:tcPr>
            <w:tcW w:w="2100" w:type="dxa"/>
          </w:tcPr>
          <w:p w14:paraId="0149FC8D" w14:textId="77777777" w:rsidR="00B4288B" w:rsidRDefault="0010783A">
            <w:pPr>
              <w:pStyle w:val="KS2"/>
            </w:pPr>
            <w:r>
              <w:t>포장파렛트번호</w:t>
            </w:r>
          </w:p>
        </w:tc>
        <w:tc>
          <w:tcPr>
            <w:tcW w:w="3000" w:type="dxa"/>
          </w:tcPr>
          <w:p w14:paraId="0E6A4C65" w14:textId="77777777" w:rsidR="00B4288B" w:rsidRDefault="0010783A">
            <w:pPr>
              <w:pStyle w:val="KS2"/>
            </w:pPr>
            <w:r>
              <w:t>PalletNumber</w:t>
            </w:r>
          </w:p>
        </w:tc>
        <w:tc>
          <w:tcPr>
            <w:tcW w:w="1150" w:type="dxa"/>
          </w:tcPr>
          <w:p w14:paraId="1F0187C0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18C1938D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5464C4B" w14:textId="77777777" w:rsidR="00B4288B" w:rsidRDefault="0010783A">
            <w:pPr>
              <w:pStyle w:val="KS2"/>
            </w:pPr>
            <w:r>
              <w:t xml:space="preserve">— </w:t>
            </w:r>
            <w:r>
              <w:t>포장된</w:t>
            </w:r>
            <w:r>
              <w:t xml:space="preserve"> </w:t>
            </w:r>
            <w:r>
              <w:t>파렛트번호</w:t>
            </w:r>
          </w:p>
        </w:tc>
      </w:tr>
      <w:tr w:rsidR="00B4288B" w14:paraId="17F257EC" w14:textId="77777777">
        <w:trPr>
          <w:cantSplit/>
          <w:jc w:val="center"/>
        </w:trPr>
        <w:tc>
          <w:tcPr>
            <w:tcW w:w="2100" w:type="dxa"/>
          </w:tcPr>
          <w:p w14:paraId="1786322A" w14:textId="77777777" w:rsidR="00B4288B" w:rsidRDefault="0010783A">
            <w:pPr>
              <w:pStyle w:val="KS2"/>
            </w:pPr>
            <w:r>
              <w:t>품목식별자</w:t>
            </w:r>
          </w:p>
        </w:tc>
        <w:tc>
          <w:tcPr>
            <w:tcW w:w="3000" w:type="dxa"/>
          </w:tcPr>
          <w:p w14:paraId="123F3314" w14:textId="77777777" w:rsidR="00B4288B" w:rsidRDefault="0010783A">
            <w:pPr>
              <w:pStyle w:val="KS2"/>
            </w:pPr>
            <w:r>
              <w:t>ItemID</w:t>
            </w:r>
          </w:p>
        </w:tc>
        <w:tc>
          <w:tcPr>
            <w:tcW w:w="1150" w:type="dxa"/>
          </w:tcPr>
          <w:p w14:paraId="1D973420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4CB76965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33532341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177C4D1B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반제품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원자재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저장품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소모품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</w:p>
          <w:p w14:paraId="16A6CC25" w14:textId="77777777" w:rsidR="00B4288B" w:rsidRDefault="0010783A">
            <w:pPr>
              <w:pStyle w:val="KS2"/>
              <w:rPr>
                <w:ins w:id="2978" w:author="임픽스 검토" w:date="2026-10-12T04:00:00Z"/>
                <w:lang w:eastAsia="ko-KR"/>
              </w:rPr>
            </w:pPr>
            <w:ins w:id="297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품목마스터</w:t>
              </w:r>
              <w:r>
                <w:rPr>
                  <w:lang w:eastAsia="ko-KR"/>
                </w:rPr>
                <w:t>(ItemMaster)</w:t>
              </w:r>
            </w:ins>
          </w:p>
        </w:tc>
      </w:tr>
      <w:tr w:rsidR="00B4288B" w14:paraId="3135D305" w14:textId="77777777">
        <w:trPr>
          <w:cantSplit/>
          <w:jc w:val="center"/>
        </w:trPr>
        <w:tc>
          <w:tcPr>
            <w:tcW w:w="2100" w:type="dxa"/>
          </w:tcPr>
          <w:p w14:paraId="4723C037" w14:textId="77777777" w:rsidR="00B4288B" w:rsidRDefault="0010783A">
            <w:pPr>
              <w:pStyle w:val="KS2"/>
            </w:pPr>
            <w:r>
              <w:t>포장순번</w:t>
            </w:r>
          </w:p>
        </w:tc>
        <w:tc>
          <w:tcPr>
            <w:tcW w:w="3000" w:type="dxa"/>
          </w:tcPr>
          <w:p w14:paraId="4191E2C2" w14:textId="77777777" w:rsidR="00B4288B" w:rsidRDefault="0010783A">
            <w:pPr>
              <w:pStyle w:val="KS2"/>
            </w:pPr>
            <w:r>
              <w:t>PackingSequence</w:t>
            </w:r>
          </w:p>
        </w:tc>
        <w:tc>
          <w:tcPr>
            <w:tcW w:w="1150" w:type="dxa"/>
          </w:tcPr>
          <w:p w14:paraId="14B51215" w14:textId="77777777" w:rsidR="00B4288B" w:rsidRDefault="0010783A">
            <w:pPr>
              <w:pStyle w:val="KS2"/>
              <w:jc w:val="center"/>
            </w:pPr>
            <w:r>
              <w:t>int</w:t>
            </w:r>
          </w:p>
        </w:tc>
        <w:tc>
          <w:tcPr>
            <w:tcW w:w="1000" w:type="dxa"/>
          </w:tcPr>
          <w:p w14:paraId="01836ECC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2A3E404F" w14:textId="77777777" w:rsidR="00B4288B" w:rsidRDefault="0010783A">
            <w:pPr>
              <w:pStyle w:val="KS2"/>
            </w:pPr>
            <w:r>
              <w:t xml:space="preserve">— </w:t>
            </w:r>
            <w:r>
              <w:t>포장된</w:t>
            </w:r>
            <w:r>
              <w:t xml:space="preserve"> </w:t>
            </w:r>
            <w:r>
              <w:t>순번</w:t>
            </w:r>
          </w:p>
          <w:p w14:paraId="4BA05257" w14:textId="77777777" w:rsidR="00B4288B" w:rsidRDefault="0010783A">
            <w:pPr>
              <w:pStyle w:val="KS2"/>
              <w:rPr>
                <w:ins w:id="2980" w:author="임픽스 검토" w:date="2026-10-12T04:00:00Z"/>
              </w:rPr>
            </w:pPr>
            <w:ins w:id="2981" w:author="임픽스 검토" w:date="2026-10-12T04:00:00Z">
              <w:r>
                <w:t xml:space="preserve">— </w:t>
              </w:r>
              <w:r>
                <w:t>제품포장</w:t>
              </w:r>
              <w:r>
                <w:t xml:space="preserve"> </w:t>
              </w:r>
              <w:r>
                <w:t>행은</w:t>
              </w:r>
              <w:r>
                <w:t xml:space="preserve"> </w:t>
              </w:r>
              <w:r>
                <w:t>포장박스번호와</w:t>
              </w:r>
              <w:r>
                <w:t xml:space="preserve"> </w:t>
              </w:r>
              <w:r>
                <w:t>포장순번의</w:t>
              </w:r>
              <w:r>
                <w:t xml:space="preserve"> </w:t>
              </w:r>
              <w:r>
                <w:t>조합으로</w:t>
              </w:r>
              <w:r>
                <w:t xml:space="preserve"> </w:t>
              </w:r>
              <w:r>
                <w:t>구분하며</w:t>
              </w:r>
              <w:r>
                <w:t xml:space="preserve">, </w:t>
              </w:r>
              <w:r>
                <w:t>조합에</w:t>
              </w:r>
              <w:r>
                <w:t xml:space="preserve"> </w:t>
              </w:r>
              <w:r>
                <w:t>포함되는</w:t>
              </w:r>
              <w:r>
                <w:t xml:space="preserve"> </w:t>
              </w:r>
              <w:r>
                <w:t>속성은</w:t>
              </w:r>
              <w:r>
                <w:t xml:space="preserve"> </w:t>
              </w:r>
              <w:r>
                <w:t>값을</w:t>
              </w:r>
              <w:r>
                <w:t xml:space="preserve"> </w:t>
              </w:r>
              <w:r>
                <w:t>생략할</w:t>
              </w:r>
              <w:r>
                <w:t xml:space="preserve"> </w:t>
              </w:r>
              <w:r>
                <w:t>수</w:t>
              </w:r>
              <w:r>
                <w:t xml:space="preserve"> </w:t>
              </w:r>
              <w:r>
                <w:t>없음</w:t>
              </w:r>
              <w:r>
                <w:t>(7.1)</w:t>
              </w:r>
            </w:ins>
          </w:p>
        </w:tc>
      </w:tr>
      <w:tr w:rsidR="00B4288B" w14:paraId="3859D5C9" w14:textId="77777777">
        <w:trPr>
          <w:cantSplit/>
          <w:jc w:val="center"/>
        </w:trPr>
        <w:tc>
          <w:tcPr>
            <w:tcW w:w="2100" w:type="dxa"/>
          </w:tcPr>
          <w:p w14:paraId="78ED2E42" w14:textId="77777777" w:rsidR="00B4288B" w:rsidRDefault="0010783A">
            <w:pPr>
              <w:pStyle w:val="KS2"/>
            </w:pPr>
            <w:r>
              <w:t>로트식별자</w:t>
            </w:r>
          </w:p>
        </w:tc>
        <w:tc>
          <w:tcPr>
            <w:tcW w:w="3000" w:type="dxa"/>
          </w:tcPr>
          <w:p w14:paraId="3E148E74" w14:textId="77777777" w:rsidR="00B4288B" w:rsidRDefault="0010783A">
            <w:pPr>
              <w:pStyle w:val="KS2"/>
            </w:pPr>
            <w:r>
              <w:t>LotID</w:t>
            </w:r>
          </w:p>
        </w:tc>
        <w:tc>
          <w:tcPr>
            <w:tcW w:w="1150" w:type="dxa"/>
          </w:tcPr>
          <w:p w14:paraId="35A9CCBC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4E2024E8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4234C59A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제품포장에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로트의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고유식별값</w:t>
            </w:r>
          </w:p>
          <w:p w14:paraId="7D8D7F4E" w14:textId="77777777" w:rsidR="00B4288B" w:rsidRDefault="0010783A">
            <w:pPr>
              <w:pStyle w:val="KS2"/>
              <w:rPr>
                <w:ins w:id="2982" w:author="임픽스 검토" w:date="2026-10-12T04:00:00Z"/>
              </w:rPr>
            </w:pPr>
            <w:ins w:id="2983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로트</w:t>
              </w:r>
              <w:r>
                <w:t>(Lot)</w:t>
              </w:r>
            </w:ins>
          </w:p>
        </w:tc>
      </w:tr>
    </w:tbl>
    <w:p w14:paraId="696B62FF" w14:textId="77777777" w:rsidR="00B4288B" w:rsidRDefault="00B4288B">
      <w:pPr>
        <w:spacing w:after="0" w:line="144" w:lineRule="auto"/>
      </w:pPr>
    </w:p>
    <w:p w14:paraId="57C1CED1" w14:textId="77777777" w:rsidR="00B4288B" w:rsidRDefault="0010783A">
      <w:pPr>
        <w:pStyle w:val="46"/>
      </w:pPr>
      <w:r>
        <w:t xml:space="preserve">7.4.6.18  </w:t>
      </w:r>
      <w:r>
        <w:t>설비파라미터</w:t>
      </w:r>
      <w:r>
        <w:t>(EquipmentParameter)</w:t>
      </w:r>
    </w:p>
    <w:p w14:paraId="4127FD45" w14:textId="3B2209DC" w:rsidR="00B4288B" w:rsidRDefault="0010783A">
      <w:pPr>
        <w:rPr>
          <w:lang w:eastAsia="ko-KR"/>
        </w:rPr>
      </w:pPr>
      <w:r>
        <w:rPr>
          <w:lang w:eastAsia="ko-KR"/>
        </w:rPr>
        <w:t>설비에서</w:t>
      </w:r>
      <w:r>
        <w:rPr>
          <w:lang w:eastAsia="ko-KR"/>
        </w:rPr>
        <w:t xml:space="preserve"> </w:t>
      </w:r>
      <w:r>
        <w:rPr>
          <w:lang w:eastAsia="ko-KR"/>
        </w:rPr>
        <w:t>수집되는</w:t>
      </w:r>
      <w:r>
        <w:rPr>
          <w:lang w:eastAsia="ko-KR"/>
        </w:rPr>
        <w:t xml:space="preserve"> Parameter </w:t>
      </w:r>
      <w:r>
        <w:rPr>
          <w:lang w:eastAsia="ko-KR"/>
        </w:rPr>
        <w:t>값의</w:t>
      </w:r>
      <w:r>
        <w:rPr>
          <w:lang w:eastAsia="ko-KR"/>
        </w:rPr>
        <w:t xml:space="preserve"> </w:t>
      </w:r>
      <w:r>
        <w:rPr>
          <w:lang w:eastAsia="ko-KR"/>
        </w:rPr>
        <w:t>집합을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설비파라미터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2984" w:author="임픽스 검토" w:date="2026-10-12T04:00:00Z">
        <w:r>
          <w:rPr>
            <w:lang w:eastAsia="ko-KR"/>
          </w:rPr>
          <w:delText>58</w:delText>
        </w:r>
      </w:del>
      <w:ins w:id="2985" w:author="임픽스 검토" w:date="2026-10-12T04:00:00Z">
        <w:r>
          <w:rPr>
            <w:lang w:eastAsia="ko-KR"/>
          </w:rPr>
          <w:t>61</w:t>
        </w:r>
      </w:ins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362C15A3" w14:textId="0049BDD1" w:rsidR="00B4288B" w:rsidRDefault="0010783A">
      <w:pPr>
        <w:pStyle w:val="KS"/>
        <w:rPr>
          <w:lang w:eastAsia="ko-KR"/>
        </w:rPr>
      </w:pPr>
      <w:commentRangeStart w:id="2986"/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2987" w:author="임픽스 검토" w:date="2026-10-12T04:00:00Z">
        <w:r>
          <w:rPr>
            <w:lang w:eastAsia="ko-KR"/>
          </w:rPr>
          <w:delText>58</w:delText>
        </w:r>
      </w:del>
      <w:ins w:id="2988" w:author="임픽스 검토" w:date="2026-10-12T04:00:00Z">
        <w:r>
          <w:rPr>
            <w:lang w:eastAsia="ko-KR"/>
          </w:rPr>
          <w:t>61</w:t>
        </w:r>
      </w:ins>
      <w:r>
        <w:rPr>
          <w:lang w:eastAsia="ko-KR"/>
        </w:rPr>
        <w:t xml:space="preserve"> — </w:t>
      </w:r>
      <w:r>
        <w:rPr>
          <w:lang w:eastAsia="ko-KR"/>
        </w:rPr>
        <w:t>설비파라미터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commentRangeEnd w:id="2986"/>
      <w:r>
        <w:rPr>
          <w:rStyle w:val="aff5"/>
          <w:sz w:val="20"/>
          <w:szCs w:val="22"/>
          <w:lang w:eastAsia="ko-KR"/>
        </w:rPr>
        <w:commentReference w:id="2986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39174719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5446D253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3BFF9843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57812193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0FF1D913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4C216B1E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3D2FE971" w14:textId="77777777">
        <w:trPr>
          <w:cantSplit/>
          <w:jc w:val="center"/>
        </w:trPr>
        <w:tc>
          <w:tcPr>
            <w:tcW w:w="2100" w:type="dxa"/>
          </w:tcPr>
          <w:p w14:paraId="4D0F64D2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629BA4DA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081033DD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70A251A4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1E22EECD" w14:textId="77777777" w:rsidR="00B4288B" w:rsidRDefault="00B4288B">
            <w:pPr>
              <w:pStyle w:val="KS2"/>
            </w:pPr>
          </w:p>
        </w:tc>
      </w:tr>
      <w:tr w:rsidR="00B4288B" w14:paraId="2BBBE8B3" w14:textId="77777777">
        <w:trPr>
          <w:cantSplit/>
          <w:jc w:val="center"/>
        </w:trPr>
        <w:tc>
          <w:tcPr>
            <w:tcW w:w="2100" w:type="dxa"/>
          </w:tcPr>
          <w:p w14:paraId="721B6C04" w14:textId="77777777" w:rsidR="00B4288B" w:rsidRDefault="0010783A">
            <w:pPr>
              <w:pStyle w:val="KS2"/>
            </w:pPr>
            <w:r>
              <w:t>파라미터식별자</w:t>
            </w:r>
          </w:p>
        </w:tc>
        <w:tc>
          <w:tcPr>
            <w:tcW w:w="3000" w:type="dxa"/>
          </w:tcPr>
          <w:p w14:paraId="210BB8BC" w14:textId="77777777" w:rsidR="00B4288B" w:rsidRDefault="0010783A">
            <w:pPr>
              <w:pStyle w:val="KS2"/>
            </w:pPr>
            <w:r>
              <w:t>ParameterID</w:t>
            </w:r>
          </w:p>
        </w:tc>
        <w:tc>
          <w:tcPr>
            <w:tcW w:w="1150" w:type="dxa"/>
          </w:tcPr>
          <w:p w14:paraId="59BAD1B2" w14:textId="77777777" w:rsidR="00B4288B" w:rsidRDefault="0010783A">
            <w:pPr>
              <w:pStyle w:val="KS2"/>
              <w:jc w:val="center"/>
            </w:pPr>
            <w:r>
              <w:t>ID</w:t>
            </w:r>
          </w:p>
        </w:tc>
        <w:tc>
          <w:tcPr>
            <w:tcW w:w="1000" w:type="dxa"/>
          </w:tcPr>
          <w:p w14:paraId="6F0B8BDA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29012382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설비에서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수집하는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파라미터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</w:tc>
      </w:tr>
      <w:tr w:rsidR="00B4288B" w14:paraId="1D90BD01" w14:textId="77777777">
        <w:trPr>
          <w:cantSplit/>
          <w:jc w:val="center"/>
        </w:trPr>
        <w:tc>
          <w:tcPr>
            <w:tcW w:w="2100" w:type="dxa"/>
          </w:tcPr>
          <w:p w14:paraId="62DAF6E3" w14:textId="77777777" w:rsidR="00B4288B" w:rsidRDefault="0010783A">
            <w:pPr>
              <w:pStyle w:val="KS2"/>
            </w:pPr>
            <w:r>
              <w:t>파라미터명</w:t>
            </w:r>
          </w:p>
        </w:tc>
        <w:tc>
          <w:tcPr>
            <w:tcW w:w="3000" w:type="dxa"/>
          </w:tcPr>
          <w:p w14:paraId="053E56D5" w14:textId="77777777" w:rsidR="00B4288B" w:rsidRDefault="0010783A">
            <w:pPr>
              <w:pStyle w:val="KS2"/>
            </w:pPr>
            <w:r>
              <w:t>ParameterName</w:t>
            </w:r>
          </w:p>
        </w:tc>
        <w:tc>
          <w:tcPr>
            <w:tcW w:w="1150" w:type="dxa"/>
          </w:tcPr>
          <w:p w14:paraId="4395E03A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67C7E969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B5240E6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설비에서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수집하는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파라미터의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명칭</w:t>
            </w:r>
          </w:p>
        </w:tc>
      </w:tr>
      <w:tr w:rsidR="00B4288B" w14:paraId="1265D1CE" w14:textId="77777777">
        <w:trPr>
          <w:cantSplit/>
          <w:jc w:val="center"/>
        </w:trPr>
        <w:tc>
          <w:tcPr>
            <w:tcW w:w="2100" w:type="dxa"/>
          </w:tcPr>
          <w:p w14:paraId="54AF962B" w14:textId="77777777" w:rsidR="00B4288B" w:rsidRDefault="0010783A">
            <w:pPr>
              <w:pStyle w:val="KS2"/>
            </w:pPr>
            <w:r>
              <w:t>파라미터유형</w:t>
            </w:r>
          </w:p>
        </w:tc>
        <w:tc>
          <w:tcPr>
            <w:tcW w:w="3000" w:type="dxa"/>
          </w:tcPr>
          <w:p w14:paraId="6F20E269" w14:textId="77777777" w:rsidR="00B4288B" w:rsidRDefault="0010783A">
            <w:pPr>
              <w:pStyle w:val="KS2"/>
            </w:pPr>
            <w:r>
              <w:t>ParameterType</w:t>
            </w:r>
          </w:p>
        </w:tc>
        <w:tc>
          <w:tcPr>
            <w:tcW w:w="1150" w:type="dxa"/>
          </w:tcPr>
          <w:p w14:paraId="5B9ABA79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59F09630" w14:textId="593CC527" w:rsidR="00B4288B" w:rsidRDefault="0010783A">
            <w:pPr>
              <w:pStyle w:val="KS2"/>
              <w:jc w:val="center"/>
            </w:pPr>
            <w:del w:id="2989" w:author="임픽스 검토" w:date="2026-10-12T04:00:00Z">
              <w:r>
                <w:delText>비대상</w:delText>
              </w:r>
            </w:del>
            <w:ins w:id="2990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7DBE8E4B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설비에서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수집하는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파라미터의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유형</w:t>
            </w:r>
          </w:p>
          <w:p w14:paraId="6BE822A0" w14:textId="77777777" w:rsidR="00D74F2B" w:rsidRDefault="00000000">
            <w:pPr>
              <w:pStyle w:val="KS2"/>
              <w:rPr>
                <w:ins w:id="2991" w:author="임픽스 검토" w:date="2026-10-12T04:00:00Z"/>
                <w:lang w:eastAsia="ko-KR"/>
              </w:rPr>
            </w:pPr>
            <w:ins w:id="299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파라미터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유형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온도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압력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전류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진동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  <w:r>
                <w:rPr>
                  <w:lang w:eastAsia="ko-KR"/>
                </w:rPr>
                <w:t>)</w:t>
              </w:r>
            </w:ins>
          </w:p>
          <w:p w14:paraId="43855022" w14:textId="77777777" w:rsidR="00D74F2B" w:rsidRDefault="00000000">
            <w:pPr>
              <w:pStyle w:val="KS2"/>
              <w:rPr>
                <w:ins w:id="2993" w:author="임픽스 검토" w:date="2026-10-12T04:00:00Z"/>
                <w:lang w:eastAsia="ko-KR"/>
              </w:rPr>
            </w:pPr>
            <w:ins w:id="299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55354806" w14:textId="77777777">
        <w:trPr>
          <w:cantSplit/>
          <w:jc w:val="center"/>
        </w:trPr>
        <w:tc>
          <w:tcPr>
            <w:tcW w:w="2100" w:type="dxa"/>
          </w:tcPr>
          <w:p w14:paraId="672E775E" w14:textId="77777777" w:rsidR="00B4288B" w:rsidRDefault="0010783A">
            <w:pPr>
              <w:pStyle w:val="KS2"/>
            </w:pPr>
            <w:r>
              <w:t>파라미터등급</w:t>
            </w:r>
          </w:p>
        </w:tc>
        <w:tc>
          <w:tcPr>
            <w:tcW w:w="3000" w:type="dxa"/>
          </w:tcPr>
          <w:p w14:paraId="7CA63F71" w14:textId="77777777" w:rsidR="00B4288B" w:rsidRDefault="0010783A">
            <w:pPr>
              <w:pStyle w:val="KS2"/>
            </w:pPr>
            <w:r>
              <w:t>ParameterGrade</w:t>
            </w:r>
          </w:p>
        </w:tc>
        <w:tc>
          <w:tcPr>
            <w:tcW w:w="1150" w:type="dxa"/>
          </w:tcPr>
          <w:p w14:paraId="10DCBA47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7EE302BE" w14:textId="20797249" w:rsidR="00B4288B" w:rsidRDefault="0010783A">
            <w:pPr>
              <w:pStyle w:val="KS2"/>
              <w:jc w:val="center"/>
            </w:pPr>
            <w:del w:id="2995" w:author="임픽스 검토" w:date="2026-10-12T04:00:00Z">
              <w:r>
                <w:delText>비대상</w:delText>
              </w:r>
            </w:del>
            <w:ins w:id="2996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65ED21C4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파라미터의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중요도와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위험성에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분류된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등급</w:t>
            </w:r>
          </w:p>
          <w:p w14:paraId="6C5FF381" w14:textId="77777777" w:rsidR="00D74F2B" w:rsidRDefault="00000000">
            <w:pPr>
              <w:pStyle w:val="KS2"/>
              <w:rPr>
                <w:ins w:id="2997" w:author="임픽스 검토" w:date="2026-10-12T04:00:00Z"/>
              </w:rPr>
            </w:pPr>
            <w:ins w:id="299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파라미터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등급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>: Critical(</w:t>
              </w:r>
              <w:r>
                <w:rPr>
                  <w:lang w:eastAsia="ko-KR"/>
                </w:rPr>
                <w:t>핵심</w:t>
              </w:r>
              <w:r>
                <w:rPr>
                  <w:lang w:eastAsia="ko-KR"/>
                </w:rPr>
                <w:t>), Major(</w:t>
              </w:r>
              <w:r>
                <w:rPr>
                  <w:lang w:eastAsia="ko-KR"/>
                </w:rPr>
                <w:t>주요</w:t>
              </w:r>
              <w:r>
                <w:rPr>
                  <w:lang w:eastAsia="ko-KR"/>
                </w:rPr>
                <w:t>), Minor(</w:t>
              </w:r>
              <w:r>
                <w:rPr>
                  <w:lang w:eastAsia="ko-KR"/>
                </w:rPr>
                <w:t>일반</w:t>
              </w:r>
              <w:r>
                <w:rPr>
                  <w:lang w:eastAsia="ko-KR"/>
                </w:rPr>
                <w:t>))</w:t>
              </w:r>
            </w:ins>
          </w:p>
          <w:p w14:paraId="380D7CD2" w14:textId="77777777" w:rsidR="00D74F2B" w:rsidRDefault="00000000">
            <w:pPr>
              <w:pStyle w:val="KS2"/>
              <w:rPr>
                <w:ins w:id="2999" w:author="임픽스 검토" w:date="2026-10-12T04:00:00Z"/>
              </w:rPr>
            </w:pPr>
            <w:ins w:id="300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66AC1E7B" w14:textId="77777777">
        <w:trPr>
          <w:cantSplit/>
          <w:jc w:val="center"/>
        </w:trPr>
        <w:tc>
          <w:tcPr>
            <w:tcW w:w="2100" w:type="dxa"/>
          </w:tcPr>
          <w:p w14:paraId="7818F6A0" w14:textId="77777777" w:rsidR="00B4288B" w:rsidRDefault="0010783A">
            <w:pPr>
              <w:pStyle w:val="KS2"/>
            </w:pPr>
            <w:r>
              <w:t>파라미터단위코드</w:t>
            </w:r>
          </w:p>
        </w:tc>
        <w:tc>
          <w:tcPr>
            <w:tcW w:w="3000" w:type="dxa"/>
          </w:tcPr>
          <w:p w14:paraId="70BA6044" w14:textId="77777777" w:rsidR="00B4288B" w:rsidRDefault="0010783A">
            <w:pPr>
              <w:pStyle w:val="KS2"/>
            </w:pPr>
            <w:r>
              <w:t>ParameterUOMCode</w:t>
            </w:r>
          </w:p>
        </w:tc>
        <w:tc>
          <w:tcPr>
            <w:tcW w:w="1150" w:type="dxa"/>
          </w:tcPr>
          <w:p w14:paraId="390C128E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1F30A32F" w14:textId="145249D0" w:rsidR="00B4288B" w:rsidRDefault="0010783A">
            <w:pPr>
              <w:pStyle w:val="KS2"/>
              <w:jc w:val="center"/>
            </w:pPr>
            <w:del w:id="3001" w:author="임픽스 검토" w:date="2026-10-12T04:00:00Z">
              <w:r>
                <w:delText>비대상</w:delText>
              </w:r>
            </w:del>
            <w:ins w:id="3002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27F1147F" w14:textId="711C2FE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설비에서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수집하는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파라미터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</w:t>
            </w:r>
            <w:r>
              <w:rPr>
                <w:lang w:eastAsia="ko-KR"/>
              </w:rPr>
              <w:t>(</w:t>
            </w:r>
            <w:del w:id="3003" w:author="임픽스 검토" w:date="2026-10-12T04:00:00Z">
              <w:r>
                <w:rPr>
                  <w:lang w:eastAsia="ko-KR"/>
                </w:rPr>
                <w:delText>C</w:delText>
              </w:r>
            </w:del>
            <w:ins w:id="3004" w:author="임픽스 검토" w:date="2026-10-12T04:00:00Z"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>: Cel</w:t>
              </w:r>
            </w:ins>
            <w:r>
              <w:rPr>
                <w:lang w:eastAsia="ko-KR"/>
              </w:rPr>
              <w:t xml:space="preserve">, mV, RH, PCT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  <w:p w14:paraId="0FC7A212" w14:textId="77777777" w:rsidR="00EB53D9" w:rsidRDefault="00000000">
            <w:pPr>
              <w:pStyle w:val="KS2"/>
              <w:rPr>
                <w:ins w:id="3005" w:author="임픽스 검토" w:date="2026-10-12T04:00:00Z"/>
                <w:lang w:eastAsia="ko-KR"/>
              </w:rPr>
            </w:pPr>
            <w:ins w:id="300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단위그룹</w:t>
              </w:r>
              <w:r>
                <w:rPr>
                  <w:lang w:eastAsia="ko-KR"/>
                </w:rPr>
                <w:t>(UOMGroup)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단위코드</w:t>
              </w:r>
            </w:ins>
          </w:p>
        </w:tc>
      </w:tr>
      <w:tr w:rsidR="00B4288B" w14:paraId="2148BBF9" w14:textId="77777777">
        <w:trPr>
          <w:cantSplit/>
          <w:jc w:val="center"/>
        </w:trPr>
        <w:tc>
          <w:tcPr>
            <w:tcW w:w="2100" w:type="dxa"/>
          </w:tcPr>
          <w:p w14:paraId="741A466C" w14:textId="77777777" w:rsidR="00B4288B" w:rsidRDefault="0010783A">
            <w:pPr>
              <w:pStyle w:val="KS2"/>
            </w:pPr>
            <w:r>
              <w:t>설비식별자</w:t>
            </w:r>
          </w:p>
        </w:tc>
        <w:tc>
          <w:tcPr>
            <w:tcW w:w="3000" w:type="dxa"/>
          </w:tcPr>
          <w:p w14:paraId="2F0C9319" w14:textId="77777777" w:rsidR="00B4288B" w:rsidRDefault="0010783A">
            <w:pPr>
              <w:pStyle w:val="KS2"/>
            </w:pPr>
            <w:r>
              <w:t>EquipmentID</w:t>
            </w:r>
          </w:p>
        </w:tc>
        <w:tc>
          <w:tcPr>
            <w:tcW w:w="1150" w:type="dxa"/>
          </w:tcPr>
          <w:p w14:paraId="1073F549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4B95A4C5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46DEFCB2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설비를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73911E6A" w14:textId="77777777" w:rsidR="00B4288B" w:rsidRDefault="0010783A">
            <w:pPr>
              <w:pStyle w:val="KS2"/>
              <w:rPr>
                <w:ins w:id="3007" w:author="임픽스 검토" w:date="2026-10-12T04:00:00Z"/>
              </w:rPr>
            </w:pPr>
            <w:ins w:id="3008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설비</w:t>
              </w:r>
              <w:r>
                <w:t>(Equipment)</w:t>
              </w:r>
            </w:ins>
          </w:p>
        </w:tc>
      </w:tr>
      <w:tr w:rsidR="00B4288B" w14:paraId="6A2F2AAA" w14:textId="77777777">
        <w:trPr>
          <w:cantSplit/>
          <w:jc w:val="center"/>
        </w:trPr>
        <w:tc>
          <w:tcPr>
            <w:tcW w:w="2100" w:type="dxa"/>
          </w:tcPr>
          <w:p w14:paraId="7E6015D9" w14:textId="77777777" w:rsidR="00B4288B" w:rsidRDefault="0010783A">
            <w:pPr>
              <w:pStyle w:val="KS2"/>
            </w:pPr>
            <w:r>
              <w:t>규격하한</w:t>
            </w:r>
          </w:p>
        </w:tc>
        <w:tc>
          <w:tcPr>
            <w:tcW w:w="3000" w:type="dxa"/>
          </w:tcPr>
          <w:p w14:paraId="4733103B" w14:textId="77777777" w:rsidR="00B4288B" w:rsidRDefault="0010783A">
            <w:pPr>
              <w:pStyle w:val="KS2"/>
            </w:pPr>
            <w:r>
              <w:t>LSL</w:t>
            </w:r>
          </w:p>
        </w:tc>
        <w:tc>
          <w:tcPr>
            <w:tcW w:w="1150" w:type="dxa"/>
          </w:tcPr>
          <w:p w14:paraId="0D027E94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33BEB0C2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358FD6C6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설비에서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수집하는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파라미터의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허용하한치</w:t>
            </w:r>
          </w:p>
        </w:tc>
      </w:tr>
      <w:tr w:rsidR="00B4288B" w14:paraId="12B242D2" w14:textId="77777777">
        <w:trPr>
          <w:cantSplit/>
          <w:jc w:val="center"/>
        </w:trPr>
        <w:tc>
          <w:tcPr>
            <w:tcW w:w="2100" w:type="dxa"/>
          </w:tcPr>
          <w:p w14:paraId="2E84B990" w14:textId="77777777" w:rsidR="00B4288B" w:rsidRDefault="0010783A">
            <w:pPr>
              <w:pStyle w:val="KS2"/>
            </w:pPr>
            <w:r>
              <w:t>규격상한</w:t>
            </w:r>
          </w:p>
        </w:tc>
        <w:tc>
          <w:tcPr>
            <w:tcW w:w="3000" w:type="dxa"/>
          </w:tcPr>
          <w:p w14:paraId="34CFA22E" w14:textId="77777777" w:rsidR="00B4288B" w:rsidRDefault="0010783A">
            <w:pPr>
              <w:pStyle w:val="KS2"/>
            </w:pPr>
            <w:r>
              <w:t>USL</w:t>
            </w:r>
          </w:p>
        </w:tc>
        <w:tc>
          <w:tcPr>
            <w:tcW w:w="1150" w:type="dxa"/>
          </w:tcPr>
          <w:p w14:paraId="1C8D8286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7BD510EA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37F6D0BA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설비에서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수집하는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파라미터의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허용상한치</w:t>
            </w:r>
          </w:p>
        </w:tc>
      </w:tr>
      <w:tr w:rsidR="00B4288B" w14:paraId="5B4C75E8" w14:textId="77777777">
        <w:trPr>
          <w:cantSplit/>
          <w:jc w:val="center"/>
        </w:trPr>
        <w:tc>
          <w:tcPr>
            <w:tcW w:w="2100" w:type="dxa"/>
          </w:tcPr>
          <w:p w14:paraId="5BBA1E32" w14:textId="77777777" w:rsidR="00B4288B" w:rsidRDefault="0010783A">
            <w:pPr>
              <w:pStyle w:val="KS2"/>
            </w:pPr>
            <w:r>
              <w:t>주기적수집여부</w:t>
            </w:r>
          </w:p>
        </w:tc>
        <w:tc>
          <w:tcPr>
            <w:tcW w:w="3000" w:type="dxa"/>
          </w:tcPr>
          <w:p w14:paraId="0E254EF1" w14:textId="77777777" w:rsidR="00B4288B" w:rsidRDefault="0010783A">
            <w:pPr>
              <w:pStyle w:val="KS2"/>
            </w:pPr>
            <w:r>
              <w:t>PeriodicDataCollectionIndicator</w:t>
            </w:r>
          </w:p>
        </w:tc>
        <w:tc>
          <w:tcPr>
            <w:tcW w:w="1150" w:type="dxa"/>
          </w:tcPr>
          <w:p w14:paraId="485220CF" w14:textId="77777777" w:rsidR="00B4288B" w:rsidRDefault="0010783A">
            <w:pPr>
              <w:pStyle w:val="KS2"/>
              <w:jc w:val="center"/>
            </w:pPr>
            <w:r>
              <w:t>boolean</w:t>
            </w:r>
          </w:p>
        </w:tc>
        <w:tc>
          <w:tcPr>
            <w:tcW w:w="1000" w:type="dxa"/>
          </w:tcPr>
          <w:p w14:paraId="11C173F4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458A0772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파라미터의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주기적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</w:p>
        </w:tc>
      </w:tr>
      <w:tr w:rsidR="00B4288B" w14:paraId="6DC5005D" w14:textId="77777777">
        <w:trPr>
          <w:cantSplit/>
          <w:jc w:val="center"/>
        </w:trPr>
        <w:tc>
          <w:tcPr>
            <w:tcW w:w="2100" w:type="dxa"/>
          </w:tcPr>
          <w:p w14:paraId="1F5428CA" w14:textId="77777777" w:rsidR="00B4288B" w:rsidRDefault="0010783A">
            <w:pPr>
              <w:pStyle w:val="KS2"/>
            </w:pPr>
            <w:r>
              <w:t>수집주기</w:t>
            </w:r>
          </w:p>
        </w:tc>
        <w:tc>
          <w:tcPr>
            <w:tcW w:w="3000" w:type="dxa"/>
          </w:tcPr>
          <w:p w14:paraId="7AAD893F" w14:textId="77777777" w:rsidR="00B4288B" w:rsidRDefault="0010783A">
            <w:pPr>
              <w:pStyle w:val="KS2"/>
            </w:pPr>
            <w:r>
              <w:t>DataCollectionPeriod</w:t>
            </w:r>
          </w:p>
        </w:tc>
        <w:tc>
          <w:tcPr>
            <w:tcW w:w="1150" w:type="dxa"/>
          </w:tcPr>
          <w:p w14:paraId="6E773B1B" w14:textId="77777777" w:rsidR="00B4288B" w:rsidRDefault="0010783A">
            <w:pPr>
              <w:pStyle w:val="KS2"/>
              <w:jc w:val="center"/>
            </w:pPr>
            <w:r>
              <w:t>duration</w:t>
            </w:r>
          </w:p>
        </w:tc>
        <w:tc>
          <w:tcPr>
            <w:tcW w:w="1000" w:type="dxa"/>
          </w:tcPr>
          <w:p w14:paraId="6F237983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3EF9766C" w14:textId="3E1EF4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파라미터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수집주기</w:t>
            </w:r>
            <w:ins w:id="3009" w:author="임픽스 검토" w:date="2026-10-12T04:00:00Z">
              <w:r>
                <w:rPr>
                  <w:lang w:eastAsia="ko-KR"/>
                </w:rPr>
                <w:t>(KS X ISO 8601</w:t>
              </w:r>
              <w:r>
                <w:rPr>
                  <w:lang w:eastAsia="ko-KR"/>
                </w:rPr>
                <w:t>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따른다</w:t>
              </w:r>
              <w:r>
                <w:rPr>
                  <w:lang w:eastAsia="ko-KR"/>
                </w:rPr>
                <w:t>)</w:t>
              </w:r>
            </w:ins>
          </w:p>
          <w:p w14:paraId="0340F35E" w14:textId="313E989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del w:id="3010" w:author="임픽스 검토" w:date="2026-10-12T04:00:00Z">
              <w:r>
                <w:rPr>
                  <w:lang w:eastAsia="ko-KR"/>
                </w:rPr>
                <w:delText>(</w:delText>
              </w:r>
            </w:del>
            <w:r>
              <w:rPr>
                <w:lang w:eastAsia="ko-KR"/>
              </w:rPr>
              <w:t>주기적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수집여부의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값이</w:t>
            </w:r>
            <w:r>
              <w:rPr>
                <w:lang w:eastAsia="ko-KR"/>
              </w:rPr>
              <w:t xml:space="preserve"> ‘</w:t>
            </w:r>
            <w:r>
              <w:rPr>
                <w:lang w:eastAsia="ko-KR"/>
              </w:rPr>
              <w:t>주기적</w:t>
            </w:r>
            <w:r>
              <w:rPr>
                <w:lang w:eastAsia="ko-KR"/>
              </w:rPr>
              <w:t>’</w:t>
            </w:r>
            <w:r>
              <w:rPr>
                <w:lang w:eastAsia="ko-KR"/>
              </w:rPr>
              <w:t>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값을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가짐</w:t>
            </w:r>
            <w:del w:id="3011" w:author="임픽스 검토" w:date="2026-10-12T04:00:00Z">
              <w:r>
                <w:rPr>
                  <w:lang w:eastAsia="ko-KR"/>
                </w:rPr>
                <w:delText>)</w:delText>
              </w:r>
            </w:del>
          </w:p>
        </w:tc>
      </w:tr>
    </w:tbl>
    <w:p w14:paraId="39ABD7DD" w14:textId="77777777" w:rsidR="00B4288B" w:rsidRDefault="00B4288B">
      <w:pPr>
        <w:spacing w:after="0" w:line="144" w:lineRule="auto"/>
        <w:rPr>
          <w:lang w:eastAsia="ko-KR"/>
        </w:rPr>
      </w:pPr>
    </w:p>
    <w:p w14:paraId="10850F3B" w14:textId="77777777" w:rsidR="00B4288B" w:rsidRDefault="0010783A">
      <w:pPr>
        <w:pStyle w:val="46"/>
        <w:rPr>
          <w:lang w:eastAsia="ko-KR"/>
        </w:rPr>
      </w:pPr>
      <w:r>
        <w:rPr>
          <w:lang w:eastAsia="ko-KR"/>
        </w:rPr>
        <w:t xml:space="preserve">7.4.6.19  </w:t>
      </w:r>
      <w:r>
        <w:rPr>
          <w:lang w:eastAsia="ko-KR"/>
        </w:rPr>
        <w:t>설비파라미터이력</w:t>
      </w:r>
      <w:r>
        <w:rPr>
          <w:lang w:eastAsia="ko-KR"/>
        </w:rPr>
        <w:t>(TraceParameter)</w:t>
      </w:r>
    </w:p>
    <w:p w14:paraId="5BA60B05" w14:textId="2FF31AD8" w:rsidR="00B4288B" w:rsidRDefault="0010783A">
      <w:pPr>
        <w:rPr>
          <w:lang w:eastAsia="ko-KR"/>
        </w:rPr>
      </w:pPr>
      <w:r>
        <w:rPr>
          <w:lang w:eastAsia="ko-KR"/>
        </w:rPr>
        <w:t>설비에서</w:t>
      </w:r>
      <w:r>
        <w:rPr>
          <w:lang w:eastAsia="ko-KR"/>
        </w:rPr>
        <w:t xml:space="preserve"> </w:t>
      </w:r>
      <w:r>
        <w:rPr>
          <w:lang w:eastAsia="ko-KR"/>
        </w:rPr>
        <w:t>수집되는</w:t>
      </w:r>
      <w:r>
        <w:rPr>
          <w:lang w:eastAsia="ko-KR"/>
        </w:rPr>
        <w:t xml:space="preserve"> Parameter </w:t>
      </w:r>
      <w:r>
        <w:rPr>
          <w:lang w:eastAsia="ko-KR"/>
        </w:rPr>
        <w:t>값의</w:t>
      </w:r>
      <w:r>
        <w:rPr>
          <w:lang w:eastAsia="ko-KR"/>
        </w:rPr>
        <w:t xml:space="preserve"> </w:t>
      </w:r>
      <w:r>
        <w:rPr>
          <w:lang w:eastAsia="ko-KR"/>
        </w:rPr>
        <w:t>적재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이력을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설비파라미터이력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3012" w:author="임픽스 검토" w:date="2026-10-12T04:00:00Z">
        <w:r>
          <w:rPr>
            <w:lang w:eastAsia="ko-KR"/>
          </w:rPr>
          <w:delText>59</w:delText>
        </w:r>
      </w:del>
      <w:ins w:id="3013" w:author="임픽스 검토" w:date="2026-10-12T04:00:00Z">
        <w:r>
          <w:rPr>
            <w:lang w:eastAsia="ko-KR"/>
          </w:rPr>
          <w:t>62</w:t>
        </w:r>
      </w:ins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C01AEB0" w14:textId="33E7ECE7" w:rsidR="00B4288B" w:rsidRDefault="0010783A">
      <w:pPr>
        <w:pStyle w:val="KS"/>
        <w:rPr>
          <w:lang w:eastAsia="ko-KR"/>
        </w:rPr>
      </w:pPr>
      <w:commentRangeStart w:id="3014"/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3015" w:author="임픽스 검토" w:date="2026-10-12T04:00:00Z">
        <w:r>
          <w:rPr>
            <w:lang w:eastAsia="ko-KR"/>
          </w:rPr>
          <w:delText>59</w:delText>
        </w:r>
      </w:del>
      <w:ins w:id="3016" w:author="임픽스 검토" w:date="2026-10-12T04:00:00Z">
        <w:r>
          <w:rPr>
            <w:lang w:eastAsia="ko-KR"/>
          </w:rPr>
          <w:t>62</w:t>
        </w:r>
      </w:ins>
      <w:r>
        <w:rPr>
          <w:lang w:eastAsia="ko-KR"/>
        </w:rPr>
        <w:t xml:space="preserve"> — </w:t>
      </w:r>
      <w:r>
        <w:rPr>
          <w:lang w:eastAsia="ko-KR"/>
        </w:rPr>
        <w:t>설비파라미터이력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commentRangeEnd w:id="3014"/>
      <w:r>
        <w:rPr>
          <w:rStyle w:val="aff5"/>
          <w:sz w:val="20"/>
          <w:szCs w:val="22"/>
          <w:lang w:eastAsia="ko-KR"/>
        </w:rPr>
        <w:commentReference w:id="3014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2D201E10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379750AF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42FF0CA3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4D94927F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57C4DE56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36927F08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45DCBD72" w14:textId="77777777">
        <w:trPr>
          <w:cantSplit/>
          <w:jc w:val="center"/>
        </w:trPr>
        <w:tc>
          <w:tcPr>
            <w:tcW w:w="2100" w:type="dxa"/>
          </w:tcPr>
          <w:p w14:paraId="442E2294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38F16EA5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212E727B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0DEA978D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7BC4BEE8" w14:textId="77777777" w:rsidR="00B4288B" w:rsidRDefault="00B4288B">
            <w:pPr>
              <w:pStyle w:val="KS2"/>
            </w:pPr>
          </w:p>
        </w:tc>
      </w:tr>
      <w:tr w:rsidR="00B4288B" w14:paraId="08F2D946" w14:textId="77777777">
        <w:trPr>
          <w:cantSplit/>
          <w:jc w:val="center"/>
          <w:ins w:id="3017" w:author="임픽스 검토" w:date="2026-10-12T04:00:00Z"/>
        </w:trPr>
        <w:tc>
          <w:tcPr>
            <w:tcW w:w="2100" w:type="dxa"/>
          </w:tcPr>
          <w:p w14:paraId="214284C0" w14:textId="77777777" w:rsidR="00B4288B" w:rsidRDefault="0010783A">
            <w:pPr>
              <w:pStyle w:val="KS2"/>
              <w:rPr>
                <w:ins w:id="3018" w:author="임픽스 검토" w:date="2026-10-12T04:00:00Z"/>
              </w:rPr>
            </w:pPr>
            <w:ins w:id="3019" w:author="임픽스 검토" w:date="2026-10-12T04:00:00Z">
              <w:r>
                <w:t>설비파라미터이력식별자</w:t>
              </w:r>
            </w:ins>
          </w:p>
        </w:tc>
        <w:tc>
          <w:tcPr>
            <w:tcW w:w="3000" w:type="dxa"/>
          </w:tcPr>
          <w:p w14:paraId="0FEB88CD" w14:textId="77777777" w:rsidR="00B4288B" w:rsidRDefault="0010783A">
            <w:pPr>
              <w:pStyle w:val="KS2"/>
              <w:rPr>
                <w:ins w:id="3020" w:author="임픽스 검토" w:date="2026-10-12T04:00:00Z"/>
              </w:rPr>
            </w:pPr>
            <w:ins w:id="3021" w:author="임픽스 검토" w:date="2026-10-12T04:00:00Z">
              <w:r>
                <w:t>TraceParameterID</w:t>
              </w:r>
            </w:ins>
          </w:p>
        </w:tc>
        <w:tc>
          <w:tcPr>
            <w:tcW w:w="1150" w:type="dxa"/>
          </w:tcPr>
          <w:p w14:paraId="59EBEC26" w14:textId="77777777" w:rsidR="00B4288B" w:rsidRDefault="0010783A">
            <w:pPr>
              <w:pStyle w:val="KS2"/>
              <w:jc w:val="center"/>
              <w:rPr>
                <w:ins w:id="3022" w:author="임픽스 검토" w:date="2026-10-12T04:00:00Z"/>
              </w:rPr>
            </w:pPr>
            <w:ins w:id="3023" w:author="임픽스 검토" w:date="2026-10-12T04:00:00Z">
              <w:r>
                <w:t>ID</w:t>
              </w:r>
            </w:ins>
          </w:p>
        </w:tc>
        <w:tc>
          <w:tcPr>
            <w:tcW w:w="1000" w:type="dxa"/>
          </w:tcPr>
          <w:p w14:paraId="4ACF592D" w14:textId="77777777" w:rsidR="00B4288B" w:rsidRDefault="0010783A">
            <w:pPr>
              <w:pStyle w:val="KS2"/>
              <w:jc w:val="center"/>
              <w:rPr>
                <w:ins w:id="3024" w:author="임픽스 검토" w:date="2026-10-12T04:00:00Z"/>
              </w:rPr>
            </w:pPr>
            <w:ins w:id="3025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0F9CF85B" w14:textId="77777777" w:rsidR="00B4288B" w:rsidRDefault="0010783A">
            <w:pPr>
              <w:pStyle w:val="KS2"/>
              <w:rPr>
                <w:ins w:id="3026" w:author="임픽스 검토" w:date="2026-10-12T04:00:00Z"/>
                <w:lang w:eastAsia="ko-KR"/>
              </w:rPr>
            </w:pPr>
            <w:ins w:id="302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설비파라미터이력을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식별하기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위한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고유값</w:t>
              </w:r>
            </w:ins>
          </w:p>
          <w:p w14:paraId="13F068D8" w14:textId="77777777" w:rsidR="00B4288B" w:rsidRDefault="0010783A">
            <w:pPr>
              <w:pStyle w:val="KS2"/>
              <w:rPr>
                <w:ins w:id="3028" w:author="임픽스 검토" w:date="2026-10-12T04:00:00Z"/>
                <w:lang w:eastAsia="ko-KR"/>
              </w:rPr>
            </w:pPr>
            <w:ins w:id="302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이벤트를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최초로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발생시킨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시스템이</w:t>
              </w:r>
              <w:r>
                <w:rPr>
                  <w:lang w:eastAsia="ko-KR"/>
                </w:rPr>
                <w:t xml:space="preserve"> GUID </w:t>
              </w:r>
              <w:r>
                <w:rPr>
                  <w:lang w:eastAsia="ko-KR"/>
                </w:rPr>
                <w:t>형식으로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부여하며</w:t>
              </w:r>
              <w:r>
                <w:rPr>
                  <w:lang w:eastAsia="ko-KR"/>
                </w:rPr>
                <w:t>, BOD</w:t>
              </w:r>
              <w:r>
                <w:rPr>
                  <w:lang w:eastAsia="ko-KR"/>
                </w:rPr>
                <w:t>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최초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송신한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경우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해당</w:t>
              </w:r>
              <w:r>
                <w:rPr>
                  <w:lang w:eastAsia="ko-KR"/>
                </w:rPr>
                <w:t xml:space="preserve"> BOD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BODID</w:t>
              </w:r>
              <w:r>
                <w:rPr>
                  <w:lang w:eastAsia="ko-KR"/>
                </w:rPr>
                <w:t>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식별자로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사용할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있음</w:t>
              </w:r>
              <w:r>
                <w:rPr>
                  <w:lang w:eastAsia="ko-KR"/>
                </w:rPr>
                <w:t>(7.1)</w:t>
              </w:r>
            </w:ins>
          </w:p>
        </w:tc>
      </w:tr>
      <w:tr w:rsidR="00B4288B" w14:paraId="47F6451D" w14:textId="77777777">
        <w:trPr>
          <w:cantSplit/>
          <w:jc w:val="center"/>
        </w:trPr>
        <w:tc>
          <w:tcPr>
            <w:tcW w:w="2100" w:type="dxa"/>
          </w:tcPr>
          <w:p w14:paraId="405C9F4C" w14:textId="77777777" w:rsidR="00B4288B" w:rsidRDefault="0010783A">
            <w:pPr>
              <w:pStyle w:val="KS2"/>
            </w:pPr>
            <w:r>
              <w:t>설비식별자</w:t>
            </w:r>
          </w:p>
        </w:tc>
        <w:tc>
          <w:tcPr>
            <w:tcW w:w="3000" w:type="dxa"/>
          </w:tcPr>
          <w:p w14:paraId="3C57FB21" w14:textId="77777777" w:rsidR="00B4288B" w:rsidRDefault="0010783A">
            <w:pPr>
              <w:pStyle w:val="KS2"/>
            </w:pPr>
            <w:r>
              <w:t>EquipmentID</w:t>
            </w:r>
          </w:p>
        </w:tc>
        <w:tc>
          <w:tcPr>
            <w:tcW w:w="1150" w:type="dxa"/>
          </w:tcPr>
          <w:p w14:paraId="1649F6A2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2E876FEE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1CDDD774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설비를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059F3664" w14:textId="77777777" w:rsidR="00B4288B" w:rsidRDefault="0010783A">
            <w:pPr>
              <w:pStyle w:val="KS2"/>
              <w:rPr>
                <w:ins w:id="3030" w:author="임픽스 검토" w:date="2026-10-12T04:00:00Z"/>
              </w:rPr>
            </w:pPr>
            <w:ins w:id="3031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설비</w:t>
              </w:r>
              <w:r>
                <w:t>(Equipment)</w:t>
              </w:r>
            </w:ins>
          </w:p>
        </w:tc>
      </w:tr>
      <w:tr w:rsidR="00B4288B" w14:paraId="1353301E" w14:textId="77777777">
        <w:trPr>
          <w:cantSplit/>
          <w:jc w:val="center"/>
        </w:trPr>
        <w:tc>
          <w:tcPr>
            <w:tcW w:w="2100" w:type="dxa"/>
          </w:tcPr>
          <w:p w14:paraId="4DC63882" w14:textId="77777777" w:rsidR="00B4288B" w:rsidRDefault="0010783A">
            <w:pPr>
              <w:pStyle w:val="KS2"/>
            </w:pPr>
            <w:r>
              <w:t>파라미터식별자</w:t>
            </w:r>
          </w:p>
        </w:tc>
        <w:tc>
          <w:tcPr>
            <w:tcW w:w="3000" w:type="dxa"/>
          </w:tcPr>
          <w:p w14:paraId="4872BE4D" w14:textId="77777777" w:rsidR="00B4288B" w:rsidRDefault="0010783A">
            <w:pPr>
              <w:pStyle w:val="KS2"/>
            </w:pPr>
            <w:r>
              <w:t>ParameterID</w:t>
            </w:r>
          </w:p>
        </w:tc>
        <w:tc>
          <w:tcPr>
            <w:tcW w:w="1150" w:type="dxa"/>
          </w:tcPr>
          <w:p w14:paraId="74FB591A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69961F12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3F32F3A5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설비에서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수집하는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파라미터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0E5621D1" w14:textId="77777777" w:rsidR="00397C4C" w:rsidRDefault="0010783A">
            <w:pPr>
              <w:pStyle w:val="KS2"/>
              <w:rPr>
                <w:ins w:id="3032" w:author="임픽스 검토" w:date="2026-10-12T04:00:00Z"/>
              </w:rPr>
            </w:pPr>
            <w:ins w:id="3033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설비파라미터</w:t>
              </w:r>
              <w:r>
                <w:t xml:space="preserve">(EquipmentParameter) </w:t>
              </w:r>
            </w:ins>
          </w:p>
          <w:p w14:paraId="20B9CF52" w14:textId="7E834E0C" w:rsidR="00B4288B" w:rsidRDefault="0010783A">
            <w:pPr>
              <w:pStyle w:val="KS2"/>
              <w:rPr>
                <w:ins w:id="3034" w:author="임픽스 검토" w:date="2026-10-12T04:00:00Z"/>
                <w:lang w:eastAsia="ko-KR"/>
              </w:rPr>
            </w:pPr>
            <w:ins w:id="303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설비식별자</w:t>
              </w:r>
              <w:r>
                <w:rPr>
                  <w:lang w:eastAsia="ko-KR"/>
                </w:rPr>
                <w:t>(EquipmentID)</w:t>
              </w:r>
              <w:r>
                <w:rPr>
                  <w:lang w:eastAsia="ko-KR"/>
                </w:rPr>
                <w:t>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함께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사용한다</w:t>
              </w:r>
            </w:ins>
          </w:p>
        </w:tc>
      </w:tr>
      <w:tr w:rsidR="00B4288B" w14:paraId="76A0CEC7" w14:textId="77777777">
        <w:trPr>
          <w:cantSplit/>
          <w:jc w:val="center"/>
        </w:trPr>
        <w:tc>
          <w:tcPr>
            <w:tcW w:w="2100" w:type="dxa"/>
          </w:tcPr>
          <w:p w14:paraId="7969B2A1" w14:textId="29F0AA51" w:rsidR="00B4288B" w:rsidRDefault="0010783A">
            <w:pPr>
              <w:pStyle w:val="KS2"/>
            </w:pPr>
            <w:del w:id="3036" w:author="임픽스 검토" w:date="2026-10-12T04:00:00Z">
              <w:r>
                <w:delText>이벤트발생시간</w:delText>
              </w:r>
            </w:del>
            <w:ins w:id="3037" w:author="임픽스 검토" w:date="2026-10-12T04:00:00Z">
              <w:r>
                <w:t>이벤트발생일시</w:t>
              </w:r>
            </w:ins>
          </w:p>
        </w:tc>
        <w:tc>
          <w:tcPr>
            <w:tcW w:w="3000" w:type="dxa"/>
          </w:tcPr>
          <w:p w14:paraId="66F6D27B" w14:textId="77777777" w:rsidR="00B4288B" w:rsidRDefault="0010783A">
            <w:pPr>
              <w:pStyle w:val="KS2"/>
            </w:pPr>
            <w:r>
              <w:t>EventDateTime</w:t>
            </w:r>
          </w:p>
        </w:tc>
        <w:tc>
          <w:tcPr>
            <w:tcW w:w="1150" w:type="dxa"/>
          </w:tcPr>
          <w:p w14:paraId="25F5AC99" w14:textId="77777777" w:rsidR="00B4288B" w:rsidRDefault="0010783A">
            <w:pPr>
              <w:pStyle w:val="KS2"/>
              <w:jc w:val="center"/>
            </w:pPr>
            <w:r>
              <w:t>dateTime</w:t>
            </w:r>
          </w:p>
        </w:tc>
        <w:tc>
          <w:tcPr>
            <w:tcW w:w="1000" w:type="dxa"/>
          </w:tcPr>
          <w:p w14:paraId="5CEB4358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48837809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설비에서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파라미터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수집된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일시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  <w:tr w:rsidR="00B4288B" w14:paraId="51B33CEB" w14:textId="77777777">
        <w:trPr>
          <w:cantSplit/>
          <w:jc w:val="center"/>
        </w:trPr>
        <w:tc>
          <w:tcPr>
            <w:tcW w:w="2100" w:type="dxa"/>
          </w:tcPr>
          <w:p w14:paraId="12299C83" w14:textId="77777777" w:rsidR="00B4288B" w:rsidRDefault="0010783A">
            <w:pPr>
              <w:pStyle w:val="KS2"/>
            </w:pPr>
            <w:r>
              <w:t>파라미터단위코드</w:t>
            </w:r>
          </w:p>
        </w:tc>
        <w:tc>
          <w:tcPr>
            <w:tcW w:w="3000" w:type="dxa"/>
          </w:tcPr>
          <w:p w14:paraId="6165F693" w14:textId="77777777" w:rsidR="00B4288B" w:rsidRDefault="0010783A">
            <w:pPr>
              <w:pStyle w:val="KS2"/>
            </w:pPr>
            <w:r>
              <w:t>ParameterUOMCode</w:t>
            </w:r>
          </w:p>
        </w:tc>
        <w:tc>
          <w:tcPr>
            <w:tcW w:w="1150" w:type="dxa"/>
          </w:tcPr>
          <w:p w14:paraId="1FB14CF5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6FE20787" w14:textId="1EC20B63" w:rsidR="00B4288B" w:rsidRDefault="0010783A">
            <w:pPr>
              <w:pStyle w:val="KS2"/>
              <w:jc w:val="center"/>
            </w:pPr>
            <w:del w:id="3038" w:author="임픽스 검토" w:date="2026-10-12T04:00:00Z">
              <w:r>
                <w:delText>비대상</w:delText>
              </w:r>
            </w:del>
            <w:ins w:id="3039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4D47AC8B" w14:textId="7E92E038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설비에서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수집하는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파라미터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</w:t>
            </w:r>
            <w:r>
              <w:rPr>
                <w:lang w:eastAsia="ko-KR"/>
              </w:rPr>
              <w:t>(</w:t>
            </w:r>
            <w:del w:id="3040" w:author="임픽스 검토" w:date="2026-10-12T04:00:00Z">
              <w:r>
                <w:rPr>
                  <w:lang w:eastAsia="ko-KR"/>
                </w:rPr>
                <w:delText>C</w:delText>
              </w:r>
            </w:del>
            <w:ins w:id="3041" w:author="임픽스 검토" w:date="2026-10-12T04:00:00Z"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>: Cel</w:t>
              </w:r>
            </w:ins>
            <w:r>
              <w:rPr>
                <w:lang w:eastAsia="ko-KR"/>
              </w:rPr>
              <w:t xml:space="preserve">, mV, RH, PCT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  <w:p w14:paraId="5CEDED74" w14:textId="77777777" w:rsidR="00EB53D9" w:rsidRDefault="00000000">
            <w:pPr>
              <w:pStyle w:val="KS2"/>
              <w:rPr>
                <w:ins w:id="3042" w:author="임픽스 검토" w:date="2026-10-12T04:00:00Z"/>
                <w:lang w:eastAsia="ko-KR"/>
              </w:rPr>
            </w:pPr>
            <w:ins w:id="3043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단위그룹</w:t>
              </w:r>
              <w:r>
                <w:rPr>
                  <w:lang w:eastAsia="ko-KR"/>
                </w:rPr>
                <w:t>(UOMGroup)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단위코드</w:t>
              </w:r>
            </w:ins>
          </w:p>
        </w:tc>
      </w:tr>
      <w:tr w:rsidR="00B4288B" w14:paraId="7B8030F2" w14:textId="77777777">
        <w:trPr>
          <w:cantSplit/>
          <w:jc w:val="center"/>
        </w:trPr>
        <w:tc>
          <w:tcPr>
            <w:tcW w:w="2100" w:type="dxa"/>
          </w:tcPr>
          <w:p w14:paraId="6434D6D7" w14:textId="77777777" w:rsidR="00B4288B" w:rsidRDefault="0010783A">
            <w:pPr>
              <w:pStyle w:val="KS2"/>
            </w:pPr>
            <w:r>
              <w:t>파라미터값</w:t>
            </w:r>
          </w:p>
        </w:tc>
        <w:tc>
          <w:tcPr>
            <w:tcW w:w="3000" w:type="dxa"/>
          </w:tcPr>
          <w:p w14:paraId="5A22DD48" w14:textId="77777777" w:rsidR="00B4288B" w:rsidRDefault="0010783A">
            <w:pPr>
              <w:pStyle w:val="KS2"/>
            </w:pPr>
            <w:r>
              <w:t>ParameterValue</w:t>
            </w:r>
          </w:p>
        </w:tc>
        <w:tc>
          <w:tcPr>
            <w:tcW w:w="1150" w:type="dxa"/>
          </w:tcPr>
          <w:p w14:paraId="068FF192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5B331C6B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2D61F6B" w14:textId="50F7D5E3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이벤트가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수집된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파라미터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값</w:t>
            </w:r>
            <w:r>
              <w:rPr>
                <w:lang w:eastAsia="ko-KR"/>
              </w:rPr>
              <w:t>(</w:t>
            </w:r>
            <w:del w:id="3044" w:author="임픽스 검토" w:date="2026-10-12T04:00:00Z">
              <w:r>
                <w:rPr>
                  <w:lang w:eastAsia="ko-KR"/>
                </w:rPr>
                <w:delText>파라미터값의단위는</w:delText>
              </w:r>
            </w:del>
            <w:ins w:id="3045" w:author="임픽스 검토" w:date="2026-10-12T04:00:00Z">
              <w:r>
                <w:rPr>
                  <w:lang w:eastAsia="ko-KR"/>
                </w:rPr>
                <w:t>파라미터값의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단위는</w:t>
              </w:r>
            </w:ins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파라미터단위코드로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B4288B" w14:paraId="1AFD7E65" w14:textId="77777777">
        <w:trPr>
          <w:cantSplit/>
          <w:jc w:val="center"/>
        </w:trPr>
        <w:tc>
          <w:tcPr>
            <w:tcW w:w="2100" w:type="dxa"/>
          </w:tcPr>
          <w:p w14:paraId="7FE2B563" w14:textId="77777777" w:rsidR="00B4288B" w:rsidRDefault="0010783A">
            <w:pPr>
              <w:pStyle w:val="KS2"/>
            </w:pPr>
            <w:r>
              <w:t>검증결과코드</w:t>
            </w:r>
          </w:p>
        </w:tc>
        <w:tc>
          <w:tcPr>
            <w:tcW w:w="3000" w:type="dxa"/>
          </w:tcPr>
          <w:p w14:paraId="3755925F" w14:textId="77777777" w:rsidR="00B4288B" w:rsidRDefault="0010783A">
            <w:pPr>
              <w:pStyle w:val="KS2"/>
            </w:pPr>
            <w:r>
              <w:t>ValidationResultCode</w:t>
            </w:r>
          </w:p>
        </w:tc>
        <w:tc>
          <w:tcPr>
            <w:tcW w:w="1150" w:type="dxa"/>
          </w:tcPr>
          <w:p w14:paraId="68DD26A4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07206382" w14:textId="4FD49FCD" w:rsidR="00B4288B" w:rsidRDefault="0010783A">
            <w:pPr>
              <w:pStyle w:val="KS2"/>
              <w:jc w:val="center"/>
            </w:pPr>
            <w:del w:id="3046" w:author="임픽스 검토" w:date="2026-10-12T04:00:00Z">
              <w:r>
                <w:delText>비대상</w:delText>
              </w:r>
            </w:del>
            <w:ins w:id="3047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0096245C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수집된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파라미터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정상범위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들어가는지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아니면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허용상한치를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초과하거나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허용하한치에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미달하는지를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의미</w:t>
            </w:r>
          </w:p>
          <w:p w14:paraId="7B9FBF4E" w14:textId="77777777" w:rsidR="00D74F2B" w:rsidRDefault="00000000">
            <w:pPr>
              <w:pStyle w:val="KS2"/>
              <w:rPr>
                <w:ins w:id="3048" w:author="임픽스 검토" w:date="2026-10-12T04:00:00Z"/>
                <w:lang w:eastAsia="ko-KR"/>
              </w:rPr>
            </w:pPr>
            <w:ins w:id="304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검증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결과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>: Normal(</w:t>
              </w:r>
              <w:r>
                <w:rPr>
                  <w:lang w:eastAsia="ko-KR"/>
                </w:rPr>
                <w:t>정상</w:t>
              </w:r>
              <w:r>
                <w:rPr>
                  <w:lang w:eastAsia="ko-KR"/>
                </w:rPr>
                <w:t>), OverUSL(</w:t>
              </w:r>
              <w:r>
                <w:rPr>
                  <w:lang w:eastAsia="ko-KR"/>
                </w:rPr>
                <w:t>상한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초과</w:t>
              </w:r>
              <w:r>
                <w:rPr>
                  <w:lang w:eastAsia="ko-KR"/>
                </w:rPr>
                <w:t>), UnderLSL(</w:t>
              </w:r>
              <w:r>
                <w:rPr>
                  <w:lang w:eastAsia="ko-KR"/>
                </w:rPr>
                <w:t>하한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미달</w:t>
              </w:r>
              <w:r>
                <w:rPr>
                  <w:lang w:eastAsia="ko-KR"/>
                </w:rPr>
                <w:t>))</w:t>
              </w:r>
            </w:ins>
          </w:p>
          <w:p w14:paraId="3A7B1EDA" w14:textId="77777777" w:rsidR="00D74F2B" w:rsidRDefault="00000000">
            <w:pPr>
              <w:pStyle w:val="KS2"/>
              <w:rPr>
                <w:ins w:id="3050" w:author="임픽스 검토" w:date="2026-10-12T04:00:00Z"/>
                <w:lang w:eastAsia="ko-KR"/>
              </w:rPr>
            </w:pPr>
            <w:ins w:id="305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</w:tbl>
    <w:p w14:paraId="09E6992D" w14:textId="77777777" w:rsidR="00B4288B" w:rsidRDefault="00B4288B">
      <w:pPr>
        <w:spacing w:after="0" w:line="144" w:lineRule="auto"/>
        <w:rPr>
          <w:lang w:eastAsia="ko-KR"/>
        </w:rPr>
      </w:pPr>
    </w:p>
    <w:p w14:paraId="6E8EFFF7" w14:textId="77777777" w:rsidR="00B4288B" w:rsidRDefault="0010783A">
      <w:pPr>
        <w:pStyle w:val="46"/>
        <w:rPr>
          <w:lang w:eastAsia="ko-KR"/>
        </w:rPr>
      </w:pPr>
      <w:r>
        <w:rPr>
          <w:lang w:eastAsia="ko-KR"/>
        </w:rPr>
        <w:t xml:space="preserve">7.4.6.20  </w:t>
      </w:r>
      <w:r>
        <w:rPr>
          <w:lang w:eastAsia="ko-KR"/>
        </w:rPr>
        <w:t>생산실적</w:t>
      </w:r>
      <w:r>
        <w:rPr>
          <w:lang w:eastAsia="ko-KR"/>
        </w:rPr>
        <w:t>(ProductionPerformance)</w:t>
      </w:r>
    </w:p>
    <w:p w14:paraId="7EFE9A27" w14:textId="368FF100" w:rsidR="00B4288B" w:rsidRDefault="0010783A">
      <w:pPr>
        <w:rPr>
          <w:lang w:eastAsia="ko-KR"/>
        </w:rPr>
      </w:pPr>
      <w:r>
        <w:rPr>
          <w:lang w:eastAsia="ko-KR"/>
        </w:rPr>
        <w:t>생산지시에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실행된</w:t>
      </w:r>
      <w:r>
        <w:rPr>
          <w:lang w:eastAsia="ko-KR"/>
        </w:rPr>
        <w:t xml:space="preserve"> </w:t>
      </w:r>
      <w:r>
        <w:rPr>
          <w:lang w:eastAsia="ko-KR"/>
        </w:rPr>
        <w:t>생산의</w:t>
      </w:r>
      <w:r>
        <w:rPr>
          <w:lang w:eastAsia="ko-KR"/>
        </w:rPr>
        <w:t xml:space="preserve"> </w:t>
      </w:r>
      <w:r>
        <w:rPr>
          <w:lang w:eastAsia="ko-KR"/>
        </w:rPr>
        <w:t>실적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생산실적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3052" w:author="임픽스 검토" w:date="2026-10-12T04:00:00Z">
        <w:r>
          <w:rPr>
            <w:lang w:eastAsia="ko-KR"/>
          </w:rPr>
          <w:delText>60</w:delText>
        </w:r>
      </w:del>
      <w:ins w:id="3053" w:author="임픽스 검토" w:date="2026-10-12T04:00:00Z">
        <w:r>
          <w:rPr>
            <w:lang w:eastAsia="ko-KR"/>
          </w:rPr>
          <w:t>63</w:t>
        </w:r>
      </w:ins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86CD6AA" w14:textId="3E280402" w:rsidR="00B4288B" w:rsidRDefault="0010783A">
      <w:pPr>
        <w:pStyle w:val="KS"/>
        <w:rPr>
          <w:lang w:eastAsia="ko-KR"/>
        </w:rPr>
      </w:pPr>
      <w:commentRangeStart w:id="3054"/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3055" w:author="임픽스 검토" w:date="2026-10-12T04:00:00Z">
        <w:r>
          <w:rPr>
            <w:lang w:eastAsia="ko-KR"/>
          </w:rPr>
          <w:delText>60</w:delText>
        </w:r>
      </w:del>
      <w:ins w:id="3056" w:author="임픽스 검토" w:date="2026-10-12T04:00:00Z">
        <w:r>
          <w:rPr>
            <w:lang w:eastAsia="ko-KR"/>
          </w:rPr>
          <w:t>63</w:t>
        </w:r>
      </w:ins>
      <w:r>
        <w:rPr>
          <w:lang w:eastAsia="ko-KR"/>
        </w:rPr>
        <w:t xml:space="preserve"> — </w:t>
      </w:r>
      <w:r>
        <w:rPr>
          <w:lang w:eastAsia="ko-KR"/>
        </w:rPr>
        <w:t>생산실적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commentRangeEnd w:id="3054"/>
      <w:r>
        <w:rPr>
          <w:rStyle w:val="aff5"/>
          <w:sz w:val="20"/>
          <w:szCs w:val="22"/>
          <w:lang w:eastAsia="ko-KR"/>
        </w:rPr>
        <w:commentReference w:id="3054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5BEC57D5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5273DB0C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41A74A67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49DE329A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6C4807F9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2266C6FB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5DD7AACC" w14:textId="77777777">
        <w:trPr>
          <w:cantSplit/>
          <w:jc w:val="center"/>
        </w:trPr>
        <w:tc>
          <w:tcPr>
            <w:tcW w:w="2100" w:type="dxa"/>
          </w:tcPr>
          <w:p w14:paraId="14F27F9E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36167FD4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1832C108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6E2421A7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7B2BE406" w14:textId="77777777" w:rsidR="00B4288B" w:rsidRDefault="00B4288B">
            <w:pPr>
              <w:pStyle w:val="KS2"/>
            </w:pPr>
          </w:p>
        </w:tc>
      </w:tr>
      <w:tr w:rsidR="00B4288B" w14:paraId="51C7FE98" w14:textId="77777777">
        <w:trPr>
          <w:cantSplit/>
          <w:jc w:val="center"/>
        </w:trPr>
        <w:tc>
          <w:tcPr>
            <w:tcW w:w="2100" w:type="dxa"/>
          </w:tcPr>
          <w:p w14:paraId="35C02E40" w14:textId="77777777" w:rsidR="00B4288B" w:rsidRDefault="0010783A">
            <w:pPr>
              <w:pStyle w:val="KS2"/>
            </w:pPr>
            <w:r>
              <w:t>생산실적식별자</w:t>
            </w:r>
          </w:p>
        </w:tc>
        <w:tc>
          <w:tcPr>
            <w:tcW w:w="3000" w:type="dxa"/>
          </w:tcPr>
          <w:p w14:paraId="28BB146F" w14:textId="77777777" w:rsidR="00B4288B" w:rsidRDefault="0010783A">
            <w:pPr>
              <w:pStyle w:val="KS2"/>
            </w:pPr>
            <w:r>
              <w:t>ProductionPerformanceID</w:t>
            </w:r>
          </w:p>
        </w:tc>
        <w:tc>
          <w:tcPr>
            <w:tcW w:w="1150" w:type="dxa"/>
          </w:tcPr>
          <w:p w14:paraId="2C0BAF3B" w14:textId="77777777" w:rsidR="00B4288B" w:rsidRDefault="0010783A">
            <w:pPr>
              <w:pStyle w:val="KS2"/>
              <w:jc w:val="center"/>
            </w:pPr>
            <w:r>
              <w:t>ID</w:t>
            </w:r>
          </w:p>
        </w:tc>
        <w:tc>
          <w:tcPr>
            <w:tcW w:w="1000" w:type="dxa"/>
          </w:tcPr>
          <w:p w14:paraId="574E3A28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6F19F48F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생산실적을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67135109" w14:textId="77777777" w:rsidR="00B4288B" w:rsidRDefault="0010783A">
            <w:pPr>
              <w:pStyle w:val="KS2"/>
              <w:rPr>
                <w:ins w:id="3057" w:author="임픽스 검토" w:date="2026-10-12T04:00:00Z"/>
                <w:lang w:eastAsia="ko-KR"/>
              </w:rPr>
            </w:pPr>
            <w:ins w:id="305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생산실적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부여하며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생산실적에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속한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모든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실적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행에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같은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값을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사용함</w:t>
              </w:r>
            </w:ins>
          </w:p>
        </w:tc>
      </w:tr>
      <w:tr w:rsidR="00B4288B" w14:paraId="6D3C99C5" w14:textId="77777777">
        <w:trPr>
          <w:cantSplit/>
          <w:jc w:val="center"/>
        </w:trPr>
        <w:tc>
          <w:tcPr>
            <w:tcW w:w="2100" w:type="dxa"/>
          </w:tcPr>
          <w:p w14:paraId="007EF5BF" w14:textId="77777777" w:rsidR="00B4288B" w:rsidRDefault="0010783A">
            <w:pPr>
              <w:pStyle w:val="KS2"/>
            </w:pPr>
            <w:r>
              <w:t>생산실적순번</w:t>
            </w:r>
          </w:p>
        </w:tc>
        <w:tc>
          <w:tcPr>
            <w:tcW w:w="3000" w:type="dxa"/>
          </w:tcPr>
          <w:p w14:paraId="21A662C6" w14:textId="77777777" w:rsidR="00B4288B" w:rsidRDefault="0010783A">
            <w:pPr>
              <w:pStyle w:val="KS2"/>
            </w:pPr>
            <w:r>
              <w:t>ProductionPerformanceSequence</w:t>
            </w:r>
          </w:p>
        </w:tc>
        <w:tc>
          <w:tcPr>
            <w:tcW w:w="1150" w:type="dxa"/>
          </w:tcPr>
          <w:p w14:paraId="07281D3A" w14:textId="77777777" w:rsidR="00B4288B" w:rsidRDefault="0010783A">
            <w:pPr>
              <w:pStyle w:val="KS2"/>
              <w:jc w:val="center"/>
            </w:pPr>
            <w:r>
              <w:t>int</w:t>
            </w:r>
          </w:p>
        </w:tc>
        <w:tc>
          <w:tcPr>
            <w:tcW w:w="1000" w:type="dxa"/>
          </w:tcPr>
          <w:p w14:paraId="28F5EA23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D241B6A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생산실적이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순서</w:t>
            </w:r>
          </w:p>
          <w:p w14:paraId="6B18BAB5" w14:textId="77777777" w:rsidR="00B4288B" w:rsidRDefault="0010783A">
            <w:pPr>
              <w:pStyle w:val="KS2"/>
              <w:rPr>
                <w:ins w:id="3059" w:author="임픽스 검토" w:date="2026-10-12T04:00:00Z"/>
                <w:lang w:eastAsia="ko-KR"/>
              </w:rPr>
            </w:pPr>
            <w:ins w:id="306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생산실적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행은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생산실적식별자와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생산실적순번의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조합으로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구분하며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생산실적투입품목</w:t>
              </w:r>
              <w:r>
                <w:rPr>
                  <w:lang w:eastAsia="ko-KR"/>
                </w:rPr>
                <w:t>·</w:t>
              </w:r>
              <w:r>
                <w:rPr>
                  <w:lang w:eastAsia="ko-KR"/>
                </w:rPr>
                <w:t>생산실적투입인력</w:t>
              </w:r>
              <w:r>
                <w:rPr>
                  <w:lang w:eastAsia="ko-KR"/>
                </w:rPr>
                <w:t>·</w:t>
              </w:r>
              <w:r>
                <w:rPr>
                  <w:lang w:eastAsia="ko-KR"/>
                </w:rPr>
                <w:t>설비활용실적</w:t>
              </w:r>
              <w:r>
                <w:rPr>
                  <w:lang w:eastAsia="ko-KR"/>
                </w:rPr>
                <w:t>·</w:t>
              </w:r>
              <w:r>
                <w:rPr>
                  <w:lang w:eastAsia="ko-KR"/>
                </w:rPr>
                <w:t>생산품질실적은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조합으로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생산실적을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참조함</w:t>
              </w:r>
            </w:ins>
          </w:p>
        </w:tc>
      </w:tr>
      <w:tr w:rsidR="00B4288B" w14:paraId="23A23D64" w14:textId="77777777">
        <w:trPr>
          <w:cantSplit/>
          <w:jc w:val="center"/>
        </w:trPr>
        <w:tc>
          <w:tcPr>
            <w:tcW w:w="2100" w:type="dxa"/>
          </w:tcPr>
          <w:p w14:paraId="48E3FE25" w14:textId="77777777" w:rsidR="00B4288B" w:rsidRDefault="0010783A">
            <w:pPr>
              <w:pStyle w:val="KS2"/>
            </w:pPr>
            <w:r>
              <w:t>생산지시식별자</w:t>
            </w:r>
          </w:p>
        </w:tc>
        <w:tc>
          <w:tcPr>
            <w:tcW w:w="3000" w:type="dxa"/>
          </w:tcPr>
          <w:p w14:paraId="6D99BAB7" w14:textId="77777777" w:rsidR="00B4288B" w:rsidRDefault="0010783A">
            <w:pPr>
              <w:pStyle w:val="KS2"/>
            </w:pPr>
            <w:r>
              <w:t>ProductionOrderID</w:t>
            </w:r>
          </w:p>
        </w:tc>
        <w:tc>
          <w:tcPr>
            <w:tcW w:w="1150" w:type="dxa"/>
          </w:tcPr>
          <w:p w14:paraId="3D9CE030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465165E2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3BBE5DC7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생산지시를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생산실적을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생산지시의</w:t>
            </w:r>
            <w:r>
              <w:rPr>
                <w:lang w:eastAsia="ko-KR"/>
              </w:rPr>
              <w:t xml:space="preserve"> ID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>)</w:t>
            </w:r>
          </w:p>
          <w:p w14:paraId="11206A7F" w14:textId="77777777" w:rsidR="00B4288B" w:rsidRDefault="0010783A">
            <w:pPr>
              <w:pStyle w:val="KS2"/>
              <w:rPr>
                <w:ins w:id="3061" w:author="임픽스 검토" w:date="2026-10-12T04:00:00Z"/>
              </w:rPr>
            </w:pPr>
            <w:ins w:id="3062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생산지시</w:t>
              </w:r>
              <w:r>
                <w:t>(ProductionOrder)</w:t>
              </w:r>
            </w:ins>
          </w:p>
        </w:tc>
      </w:tr>
      <w:tr w:rsidR="00B4288B" w14:paraId="6993A783" w14:textId="77777777">
        <w:trPr>
          <w:cantSplit/>
          <w:jc w:val="center"/>
        </w:trPr>
        <w:tc>
          <w:tcPr>
            <w:tcW w:w="2100" w:type="dxa"/>
          </w:tcPr>
          <w:p w14:paraId="2219E219" w14:textId="77777777" w:rsidR="00B4288B" w:rsidRDefault="0010783A">
            <w:pPr>
              <w:pStyle w:val="KS2"/>
            </w:pPr>
            <w:r>
              <w:t>생산지시순번</w:t>
            </w:r>
          </w:p>
        </w:tc>
        <w:tc>
          <w:tcPr>
            <w:tcW w:w="3000" w:type="dxa"/>
          </w:tcPr>
          <w:p w14:paraId="56039878" w14:textId="77777777" w:rsidR="00B4288B" w:rsidRDefault="0010783A">
            <w:pPr>
              <w:pStyle w:val="KS2"/>
            </w:pPr>
            <w:r>
              <w:t>ProductionOrderSequence</w:t>
            </w:r>
          </w:p>
        </w:tc>
        <w:tc>
          <w:tcPr>
            <w:tcW w:w="1150" w:type="dxa"/>
          </w:tcPr>
          <w:p w14:paraId="62FD270E" w14:textId="77777777" w:rsidR="00B4288B" w:rsidRDefault="0010783A">
            <w:pPr>
              <w:pStyle w:val="KS2"/>
              <w:jc w:val="center"/>
            </w:pPr>
            <w:r>
              <w:t>int</w:t>
            </w:r>
          </w:p>
        </w:tc>
        <w:tc>
          <w:tcPr>
            <w:tcW w:w="1000" w:type="dxa"/>
          </w:tcPr>
          <w:p w14:paraId="24D040C5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645182A2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생산지시식별자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순서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생산실적을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생산지시의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순번을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>)</w:t>
            </w:r>
          </w:p>
          <w:p w14:paraId="260D5C1E" w14:textId="77777777" w:rsidR="00B4288B" w:rsidRDefault="0010783A">
            <w:pPr>
              <w:pStyle w:val="KS2"/>
              <w:rPr>
                <w:ins w:id="3063" w:author="임픽스 검토" w:date="2026-10-12T04:00:00Z"/>
              </w:rPr>
            </w:pPr>
            <w:ins w:id="3064" w:author="임픽스 검토" w:date="2026-10-12T04:00:00Z">
              <w:r>
                <w:t xml:space="preserve">— </w:t>
              </w:r>
              <w:r>
                <w:t>생산지시식별자</w:t>
              </w:r>
              <w:r>
                <w:t>(ProductionOrderID)</w:t>
              </w:r>
              <w:r>
                <w:t>와</w:t>
              </w:r>
              <w:r>
                <w:t xml:space="preserve"> </w:t>
              </w:r>
              <w:r>
                <w:t>함께</w:t>
              </w:r>
              <w:r>
                <w:t xml:space="preserve"> </w:t>
              </w:r>
              <w:r>
                <w:t>생산지시</w:t>
              </w:r>
              <w:r>
                <w:t>(ProductionOrder)</w:t>
              </w:r>
              <w:r>
                <w:t>를</w:t>
              </w:r>
              <w:r>
                <w:t xml:space="preserve"> </w:t>
              </w:r>
              <w:r>
                <w:t>참조한다</w:t>
              </w:r>
            </w:ins>
          </w:p>
        </w:tc>
      </w:tr>
      <w:tr w:rsidR="00B4288B" w14:paraId="666433E6" w14:textId="77777777">
        <w:trPr>
          <w:cantSplit/>
          <w:jc w:val="center"/>
        </w:trPr>
        <w:tc>
          <w:tcPr>
            <w:tcW w:w="2100" w:type="dxa"/>
          </w:tcPr>
          <w:p w14:paraId="608E4AC4" w14:textId="77777777" w:rsidR="00B4288B" w:rsidRDefault="0010783A">
            <w:pPr>
              <w:pStyle w:val="KS2"/>
            </w:pPr>
            <w:r>
              <w:t>품목식별자</w:t>
            </w:r>
          </w:p>
        </w:tc>
        <w:tc>
          <w:tcPr>
            <w:tcW w:w="3000" w:type="dxa"/>
          </w:tcPr>
          <w:p w14:paraId="4DD73CE9" w14:textId="77777777" w:rsidR="00B4288B" w:rsidRDefault="0010783A">
            <w:pPr>
              <w:pStyle w:val="KS2"/>
            </w:pPr>
            <w:r>
              <w:t>ItemID</w:t>
            </w:r>
          </w:p>
        </w:tc>
        <w:tc>
          <w:tcPr>
            <w:tcW w:w="1150" w:type="dxa"/>
          </w:tcPr>
          <w:p w14:paraId="55488C36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5B37DE17" w14:textId="11FCD1E9" w:rsidR="00B4288B" w:rsidRDefault="0010783A">
            <w:pPr>
              <w:pStyle w:val="KS2"/>
              <w:jc w:val="center"/>
            </w:pPr>
            <w:del w:id="3065" w:author="임픽스 검토" w:date="2026-10-12T04:00:00Z">
              <w:r>
                <w:delText>비대상</w:delText>
              </w:r>
            </w:del>
            <w:ins w:id="3066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094FF678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73C46DE6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반제품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원자재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저장품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소모품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</w:p>
          <w:p w14:paraId="5BAF1277" w14:textId="51B900DF" w:rsidR="00DF21FB" w:rsidRDefault="00DF21FB">
            <w:pPr>
              <w:pStyle w:val="KS2"/>
              <w:rPr>
                <w:ins w:id="3067" w:author="임픽스 검토" w:date="2026-10-12T04:00:00Z"/>
                <w:lang w:eastAsia="ko-KR"/>
              </w:rPr>
            </w:pPr>
            <w:ins w:id="306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품목마스터</w:t>
              </w:r>
              <w:r>
                <w:rPr>
                  <w:lang w:eastAsia="ko-KR"/>
                </w:rPr>
                <w:t>(ItemMaster)</w:t>
              </w:r>
            </w:ins>
          </w:p>
        </w:tc>
      </w:tr>
      <w:tr w:rsidR="00B4288B" w14:paraId="60D81E64" w14:textId="77777777">
        <w:trPr>
          <w:cantSplit/>
          <w:jc w:val="center"/>
        </w:trPr>
        <w:tc>
          <w:tcPr>
            <w:tcW w:w="2100" w:type="dxa"/>
          </w:tcPr>
          <w:p w14:paraId="2D27E223" w14:textId="77777777" w:rsidR="00B4288B" w:rsidRDefault="0010783A">
            <w:pPr>
              <w:pStyle w:val="KS2"/>
            </w:pPr>
            <w:r>
              <w:t>기준단위코드</w:t>
            </w:r>
          </w:p>
        </w:tc>
        <w:tc>
          <w:tcPr>
            <w:tcW w:w="3000" w:type="dxa"/>
          </w:tcPr>
          <w:p w14:paraId="6E1B1B8C" w14:textId="77777777" w:rsidR="00B4288B" w:rsidRDefault="0010783A">
            <w:pPr>
              <w:pStyle w:val="KS2"/>
            </w:pPr>
            <w:r>
              <w:t>ItemUOMCode</w:t>
            </w:r>
          </w:p>
        </w:tc>
        <w:tc>
          <w:tcPr>
            <w:tcW w:w="1150" w:type="dxa"/>
          </w:tcPr>
          <w:p w14:paraId="20FCCAF7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1D031803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1ABCD9FF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기준단위코드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 xml:space="preserve">: EA, DZ, HD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  <w:p w14:paraId="5A03DA3C" w14:textId="77777777" w:rsidR="00B4288B" w:rsidRDefault="0010783A">
            <w:pPr>
              <w:pStyle w:val="KS2"/>
              <w:rPr>
                <w:ins w:id="3069" w:author="임픽스 검토" w:date="2026-10-12T04:00:00Z"/>
                <w:lang w:eastAsia="ko-KR"/>
              </w:rPr>
            </w:pPr>
            <w:ins w:id="307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단위그룹</w:t>
              </w:r>
              <w:r>
                <w:rPr>
                  <w:lang w:eastAsia="ko-KR"/>
                </w:rPr>
                <w:t>(UOMGroup)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단위코드</w:t>
              </w:r>
            </w:ins>
          </w:p>
        </w:tc>
      </w:tr>
      <w:tr w:rsidR="00B4288B" w14:paraId="3BE353F3" w14:textId="77777777">
        <w:trPr>
          <w:cantSplit/>
          <w:jc w:val="center"/>
        </w:trPr>
        <w:tc>
          <w:tcPr>
            <w:tcW w:w="2100" w:type="dxa"/>
          </w:tcPr>
          <w:p w14:paraId="5E12C010" w14:textId="77777777" w:rsidR="00B4288B" w:rsidRDefault="0010783A">
            <w:pPr>
              <w:pStyle w:val="KS2"/>
            </w:pPr>
            <w:r>
              <w:t>생산수량</w:t>
            </w:r>
          </w:p>
        </w:tc>
        <w:tc>
          <w:tcPr>
            <w:tcW w:w="3000" w:type="dxa"/>
          </w:tcPr>
          <w:p w14:paraId="105F0892" w14:textId="77777777" w:rsidR="00B4288B" w:rsidRDefault="0010783A">
            <w:pPr>
              <w:pStyle w:val="KS2"/>
            </w:pPr>
            <w:r>
              <w:t>ProducedQuantity</w:t>
            </w:r>
          </w:p>
        </w:tc>
        <w:tc>
          <w:tcPr>
            <w:tcW w:w="1150" w:type="dxa"/>
          </w:tcPr>
          <w:p w14:paraId="1C7D9CDE" w14:textId="77777777" w:rsidR="003168E1" w:rsidRDefault="00000000">
            <w:pPr>
              <w:pStyle w:val="KS2"/>
              <w:jc w:val="center"/>
              <w:rPr>
                <w:del w:id="3071" w:author="임픽스 검토" w:date="2026-10-12T04:00:00Z"/>
              </w:rPr>
            </w:pPr>
            <w:del w:id="3072" w:author="임픽스 검토" w:date="2026-10-12T04:00:00Z">
              <w:r>
                <w:delText>int</w:delText>
              </w:r>
            </w:del>
          </w:p>
          <w:p w14:paraId="28D88BF4" w14:textId="5D9B40D8" w:rsidR="00B4288B" w:rsidRDefault="0010783A">
            <w:pPr>
              <w:pStyle w:val="KS2"/>
              <w:jc w:val="center"/>
              <w:rPr>
                <w:ins w:id="3073" w:author="임픽스 검토" w:date="2026-10-12T04:00:00Z"/>
              </w:rPr>
            </w:pPr>
            <w:ins w:id="3074" w:author="임픽스 검토" w:date="2026-10-12T04:00:00Z">
              <w:r>
                <w:t>float</w:t>
              </w:r>
            </w:ins>
          </w:p>
        </w:tc>
        <w:tc>
          <w:tcPr>
            <w:tcW w:w="1000" w:type="dxa"/>
          </w:tcPr>
          <w:p w14:paraId="167DCAFD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2E0F9FD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수량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수량의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기준단위코드로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B4288B" w14:paraId="361890E1" w14:textId="77777777">
        <w:trPr>
          <w:cantSplit/>
          <w:jc w:val="center"/>
        </w:trPr>
        <w:tc>
          <w:tcPr>
            <w:tcW w:w="2100" w:type="dxa"/>
          </w:tcPr>
          <w:p w14:paraId="1B1860A1" w14:textId="77777777" w:rsidR="00B4288B" w:rsidRDefault="0010783A">
            <w:pPr>
              <w:pStyle w:val="KS2"/>
            </w:pPr>
            <w:r>
              <w:t>불량수량</w:t>
            </w:r>
          </w:p>
        </w:tc>
        <w:tc>
          <w:tcPr>
            <w:tcW w:w="3000" w:type="dxa"/>
          </w:tcPr>
          <w:p w14:paraId="113FC1AE" w14:textId="77777777" w:rsidR="00B4288B" w:rsidRDefault="0010783A">
            <w:pPr>
              <w:pStyle w:val="KS2"/>
            </w:pPr>
            <w:r>
              <w:t>DefectQuantity</w:t>
            </w:r>
          </w:p>
        </w:tc>
        <w:tc>
          <w:tcPr>
            <w:tcW w:w="1150" w:type="dxa"/>
          </w:tcPr>
          <w:p w14:paraId="19F7BB81" w14:textId="77777777" w:rsidR="003168E1" w:rsidRDefault="00000000">
            <w:pPr>
              <w:pStyle w:val="KS2"/>
              <w:jc w:val="center"/>
              <w:rPr>
                <w:del w:id="3075" w:author="임픽스 검토" w:date="2026-10-12T04:00:00Z"/>
              </w:rPr>
            </w:pPr>
            <w:del w:id="3076" w:author="임픽스 검토" w:date="2026-10-12T04:00:00Z">
              <w:r>
                <w:delText>int</w:delText>
              </w:r>
            </w:del>
          </w:p>
          <w:p w14:paraId="55F5E4BC" w14:textId="6AAA5681" w:rsidR="00B4288B" w:rsidRDefault="0010783A">
            <w:pPr>
              <w:pStyle w:val="KS2"/>
              <w:jc w:val="center"/>
              <w:rPr>
                <w:ins w:id="3077" w:author="임픽스 검토" w:date="2026-10-12T04:00:00Z"/>
              </w:rPr>
            </w:pPr>
            <w:ins w:id="3078" w:author="임픽스 검토" w:date="2026-10-12T04:00:00Z">
              <w:r>
                <w:t>float</w:t>
              </w:r>
            </w:ins>
          </w:p>
        </w:tc>
        <w:tc>
          <w:tcPr>
            <w:tcW w:w="1000" w:type="dxa"/>
          </w:tcPr>
          <w:p w14:paraId="5554E6CC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35270C88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불량수량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수량의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기준단위코드로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B4288B" w14:paraId="473A9A4F" w14:textId="77777777">
        <w:trPr>
          <w:cantSplit/>
          <w:jc w:val="center"/>
        </w:trPr>
        <w:tc>
          <w:tcPr>
            <w:tcW w:w="2100" w:type="dxa"/>
          </w:tcPr>
          <w:p w14:paraId="677AC88D" w14:textId="77777777" w:rsidR="00B4288B" w:rsidRDefault="0010783A">
            <w:pPr>
              <w:pStyle w:val="KS2"/>
            </w:pPr>
            <w:r>
              <w:t>재작업수량</w:t>
            </w:r>
          </w:p>
        </w:tc>
        <w:tc>
          <w:tcPr>
            <w:tcW w:w="3000" w:type="dxa"/>
          </w:tcPr>
          <w:p w14:paraId="6C6CA7A1" w14:textId="77777777" w:rsidR="00B4288B" w:rsidRDefault="0010783A">
            <w:pPr>
              <w:pStyle w:val="KS2"/>
            </w:pPr>
            <w:r>
              <w:t>ReworkQuantity</w:t>
            </w:r>
          </w:p>
        </w:tc>
        <w:tc>
          <w:tcPr>
            <w:tcW w:w="1150" w:type="dxa"/>
          </w:tcPr>
          <w:p w14:paraId="1F67C699" w14:textId="77777777" w:rsidR="00B4288B" w:rsidRDefault="0010783A">
            <w:pPr>
              <w:pStyle w:val="KS2"/>
              <w:jc w:val="center"/>
            </w:pPr>
            <w:r>
              <w:t>int</w:t>
            </w:r>
          </w:p>
        </w:tc>
        <w:tc>
          <w:tcPr>
            <w:tcW w:w="1000" w:type="dxa"/>
          </w:tcPr>
          <w:p w14:paraId="6B3A9FD7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4312E727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불량수량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재작업을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수행한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수량</w:t>
            </w:r>
          </w:p>
        </w:tc>
      </w:tr>
      <w:tr w:rsidR="00B4288B" w14:paraId="0CFE5B57" w14:textId="77777777">
        <w:trPr>
          <w:cantSplit/>
          <w:jc w:val="center"/>
        </w:trPr>
        <w:tc>
          <w:tcPr>
            <w:tcW w:w="2100" w:type="dxa"/>
          </w:tcPr>
          <w:p w14:paraId="2E3EAC0E" w14:textId="77777777" w:rsidR="00B4288B" w:rsidRDefault="0010783A">
            <w:pPr>
              <w:pStyle w:val="KS2"/>
            </w:pPr>
            <w:r>
              <w:t>공정식별자</w:t>
            </w:r>
          </w:p>
        </w:tc>
        <w:tc>
          <w:tcPr>
            <w:tcW w:w="3000" w:type="dxa"/>
          </w:tcPr>
          <w:p w14:paraId="355B6962" w14:textId="77777777" w:rsidR="00B4288B" w:rsidRDefault="0010783A">
            <w:pPr>
              <w:pStyle w:val="KS2"/>
            </w:pPr>
            <w:r>
              <w:t>OperationID</w:t>
            </w:r>
          </w:p>
        </w:tc>
        <w:tc>
          <w:tcPr>
            <w:tcW w:w="1150" w:type="dxa"/>
          </w:tcPr>
          <w:p w14:paraId="0EE69558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3EFC020C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64E75F39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공정을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1B3CF7E2" w14:textId="77777777" w:rsidR="00B4288B" w:rsidRDefault="0010783A">
            <w:pPr>
              <w:pStyle w:val="KS2"/>
              <w:rPr>
                <w:ins w:id="3079" w:author="임픽스 검토" w:date="2026-10-12T04:00:00Z"/>
              </w:rPr>
            </w:pPr>
            <w:ins w:id="3080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공정</w:t>
              </w:r>
              <w:r>
                <w:t>(Operation)</w:t>
              </w:r>
            </w:ins>
          </w:p>
        </w:tc>
      </w:tr>
      <w:tr w:rsidR="007B1B9F" w14:paraId="64ABC793" w14:textId="77777777">
        <w:trPr>
          <w:cantSplit/>
          <w:jc w:val="center"/>
          <w:ins w:id="3081" w:author="임픽스 검토" w:date="2026-10-12T04:00:00Z"/>
        </w:trPr>
        <w:tc>
          <w:tcPr>
            <w:tcW w:w="2100" w:type="dxa"/>
          </w:tcPr>
          <w:p w14:paraId="6C539916" w14:textId="670D02C8" w:rsidR="007B1B9F" w:rsidRPr="001F16E4" w:rsidRDefault="007B1B9F" w:rsidP="007B1B9F">
            <w:pPr>
              <w:pStyle w:val="KS2"/>
              <w:rPr>
                <w:ins w:id="3082" w:author="임픽스 검토" w:date="2026-10-12T04:00:00Z"/>
                <w:color w:val="000000" w:themeColor="text1"/>
              </w:rPr>
            </w:pPr>
            <w:ins w:id="3083" w:author="임픽스 검토" w:date="2026-10-12T04:00:00Z">
              <w:r w:rsidRPr="001F16E4">
                <w:rPr>
                  <w:rFonts w:hint="eastAsia"/>
                  <w:color w:val="000000" w:themeColor="text1"/>
                  <w:lang w:eastAsia="ko-KR"/>
                </w:rPr>
                <w:t>공정경로식별자</w:t>
              </w:r>
            </w:ins>
          </w:p>
        </w:tc>
        <w:tc>
          <w:tcPr>
            <w:tcW w:w="3000" w:type="dxa"/>
          </w:tcPr>
          <w:p w14:paraId="5E24E2FE" w14:textId="455C7024" w:rsidR="007B1B9F" w:rsidRPr="001F16E4" w:rsidRDefault="007B1B9F" w:rsidP="007B1B9F">
            <w:pPr>
              <w:pStyle w:val="KS2"/>
              <w:rPr>
                <w:ins w:id="3084" w:author="임픽스 검토" w:date="2026-10-12T04:00:00Z"/>
                <w:color w:val="000000" w:themeColor="text1"/>
                <w:lang w:eastAsia="ko-KR"/>
              </w:rPr>
            </w:pPr>
            <w:ins w:id="3085" w:author="임픽스 검토" w:date="2026-10-12T04:00:00Z">
              <w:r w:rsidRPr="001F16E4">
                <w:rPr>
                  <w:rFonts w:hint="eastAsia"/>
                  <w:color w:val="000000" w:themeColor="text1"/>
                  <w:lang w:eastAsia="ko-KR"/>
                </w:rPr>
                <w:t>RoutingID</w:t>
              </w:r>
            </w:ins>
          </w:p>
        </w:tc>
        <w:tc>
          <w:tcPr>
            <w:tcW w:w="1150" w:type="dxa"/>
          </w:tcPr>
          <w:p w14:paraId="482509CF" w14:textId="630CA180" w:rsidR="007B1B9F" w:rsidRPr="001F16E4" w:rsidRDefault="007B1B9F" w:rsidP="007B1B9F">
            <w:pPr>
              <w:pStyle w:val="KS2"/>
              <w:jc w:val="center"/>
              <w:rPr>
                <w:ins w:id="3086" w:author="임픽스 검토" w:date="2026-10-12T04:00:00Z"/>
                <w:color w:val="000000" w:themeColor="text1"/>
              </w:rPr>
            </w:pPr>
            <w:ins w:id="3087" w:author="임픽스 검토" w:date="2026-10-12T04:00:00Z">
              <w:r w:rsidRPr="001F16E4">
                <w:rPr>
                  <w:color w:val="000000" w:themeColor="text1"/>
                </w:rPr>
                <w:t>IDREF</w:t>
              </w:r>
            </w:ins>
          </w:p>
        </w:tc>
        <w:tc>
          <w:tcPr>
            <w:tcW w:w="1000" w:type="dxa"/>
          </w:tcPr>
          <w:p w14:paraId="4FF61461" w14:textId="769CA2EF" w:rsidR="007B1B9F" w:rsidRPr="001F16E4" w:rsidRDefault="007B1B9F" w:rsidP="007B1B9F">
            <w:pPr>
              <w:pStyle w:val="KS2"/>
              <w:jc w:val="center"/>
              <w:rPr>
                <w:ins w:id="3088" w:author="임픽스 검토" w:date="2026-10-12T04:00:00Z"/>
                <w:color w:val="000000" w:themeColor="text1"/>
              </w:rPr>
            </w:pPr>
            <w:ins w:id="3089" w:author="임픽스 검토" w:date="2026-10-12T04:00:00Z">
              <w:r w:rsidRPr="001F16E4">
                <w:rPr>
                  <w:color w:val="000000" w:themeColor="text1"/>
                </w:rPr>
                <w:t>대상</w:t>
              </w:r>
            </w:ins>
          </w:p>
        </w:tc>
        <w:tc>
          <w:tcPr>
            <w:tcW w:w="6970" w:type="dxa"/>
          </w:tcPr>
          <w:p w14:paraId="62521FB6" w14:textId="77777777" w:rsidR="007B1B9F" w:rsidRPr="001F16E4" w:rsidRDefault="006E35EB" w:rsidP="007B1B9F">
            <w:pPr>
              <w:pStyle w:val="KS2"/>
              <w:rPr>
                <w:ins w:id="3090" w:author="임픽스 검토" w:date="2026-10-12T04:00:00Z"/>
                <w:color w:val="000000" w:themeColor="text1"/>
                <w:lang w:eastAsia="ko-KR"/>
              </w:rPr>
            </w:pPr>
            <w:ins w:id="3091" w:author="임픽스 검토" w:date="2026-10-12T04:00:00Z">
              <w:r w:rsidRPr="001F16E4">
                <w:rPr>
                  <w:color w:val="000000" w:themeColor="text1"/>
                  <w:lang w:eastAsia="ko-KR"/>
                </w:rPr>
                <w:t xml:space="preserve">— </w:t>
              </w:r>
              <w:r w:rsidRPr="001F16E4">
                <w:rPr>
                  <w:color w:val="000000" w:themeColor="text1"/>
                  <w:lang w:eastAsia="ko-KR"/>
                </w:rPr>
                <w:t>공정경로를</w:t>
              </w:r>
              <w:r w:rsidRPr="001F16E4">
                <w:rPr>
                  <w:color w:val="000000" w:themeColor="text1"/>
                  <w:lang w:eastAsia="ko-KR"/>
                </w:rPr>
                <w:t xml:space="preserve"> </w:t>
              </w:r>
              <w:r w:rsidRPr="001F16E4">
                <w:rPr>
                  <w:color w:val="000000" w:themeColor="text1"/>
                  <w:lang w:eastAsia="ko-KR"/>
                </w:rPr>
                <w:t>식별하기</w:t>
              </w:r>
              <w:r w:rsidRPr="001F16E4">
                <w:rPr>
                  <w:color w:val="000000" w:themeColor="text1"/>
                  <w:lang w:eastAsia="ko-KR"/>
                </w:rPr>
                <w:t xml:space="preserve"> </w:t>
              </w:r>
              <w:r w:rsidRPr="001F16E4">
                <w:rPr>
                  <w:color w:val="000000" w:themeColor="text1"/>
                  <w:lang w:eastAsia="ko-KR"/>
                </w:rPr>
                <w:t>위한</w:t>
              </w:r>
              <w:r w:rsidRPr="001F16E4">
                <w:rPr>
                  <w:color w:val="000000" w:themeColor="text1"/>
                  <w:lang w:eastAsia="ko-KR"/>
                </w:rPr>
                <w:t xml:space="preserve"> </w:t>
              </w:r>
              <w:r w:rsidRPr="001F16E4">
                <w:rPr>
                  <w:color w:val="000000" w:themeColor="text1"/>
                  <w:lang w:eastAsia="ko-KR"/>
                </w:rPr>
                <w:t>고유값</w:t>
              </w:r>
            </w:ins>
          </w:p>
          <w:p w14:paraId="2E78A056" w14:textId="0A2EE35A" w:rsidR="006E35EB" w:rsidRPr="001F16E4" w:rsidRDefault="006E35EB" w:rsidP="007B1B9F">
            <w:pPr>
              <w:pStyle w:val="KS2"/>
              <w:rPr>
                <w:ins w:id="3092" w:author="임픽스 검토" w:date="2026-10-12T04:00:00Z"/>
                <w:color w:val="000000" w:themeColor="text1"/>
                <w:lang w:eastAsia="ko-KR"/>
              </w:rPr>
            </w:pPr>
            <w:ins w:id="3093" w:author="임픽스 검토" w:date="2026-10-12T04:00:00Z">
              <w:r w:rsidRPr="001F16E4">
                <w:rPr>
                  <w:color w:val="000000" w:themeColor="text1"/>
                  <w:lang w:eastAsia="ko-KR"/>
                </w:rPr>
                <w:t xml:space="preserve">— </w:t>
              </w:r>
              <w:r w:rsidRPr="001F16E4">
                <w:rPr>
                  <w:color w:val="000000" w:themeColor="text1"/>
                  <w:lang w:eastAsia="ko-KR"/>
                </w:rPr>
                <w:t>참조</w:t>
              </w:r>
              <w:r w:rsidRPr="001F16E4">
                <w:rPr>
                  <w:color w:val="000000" w:themeColor="text1"/>
                  <w:lang w:eastAsia="ko-KR"/>
                </w:rPr>
                <w:t xml:space="preserve"> </w:t>
              </w:r>
              <w:r w:rsidRPr="001F16E4">
                <w:rPr>
                  <w:color w:val="000000" w:themeColor="text1"/>
                  <w:lang w:eastAsia="ko-KR"/>
                </w:rPr>
                <w:t>대상</w:t>
              </w:r>
              <w:r w:rsidRPr="001F16E4">
                <w:rPr>
                  <w:color w:val="000000" w:themeColor="text1"/>
                  <w:lang w:eastAsia="ko-KR"/>
                </w:rPr>
                <w:t xml:space="preserve">: </w:t>
              </w:r>
              <w:r w:rsidRPr="001F16E4">
                <w:rPr>
                  <w:color w:val="000000" w:themeColor="text1"/>
                  <w:lang w:eastAsia="ko-KR"/>
                </w:rPr>
                <w:t>공정</w:t>
              </w:r>
              <w:r w:rsidRPr="001F16E4">
                <w:rPr>
                  <w:rFonts w:hint="eastAsia"/>
                  <w:color w:val="000000" w:themeColor="text1"/>
                  <w:lang w:eastAsia="ko-KR"/>
                </w:rPr>
                <w:t>경로</w:t>
              </w:r>
              <w:r w:rsidRPr="001F16E4">
                <w:rPr>
                  <w:color w:val="000000" w:themeColor="text1"/>
                  <w:lang w:eastAsia="ko-KR"/>
                </w:rPr>
                <w:t>(</w:t>
              </w:r>
              <w:r w:rsidRPr="001F16E4">
                <w:rPr>
                  <w:rFonts w:hint="eastAsia"/>
                  <w:color w:val="000000" w:themeColor="text1"/>
                  <w:lang w:eastAsia="ko-KR"/>
                </w:rPr>
                <w:t>Routing</w:t>
              </w:r>
              <w:r w:rsidRPr="001F16E4">
                <w:rPr>
                  <w:color w:val="000000" w:themeColor="text1"/>
                  <w:lang w:eastAsia="ko-KR"/>
                </w:rPr>
                <w:t>)</w:t>
              </w:r>
            </w:ins>
          </w:p>
        </w:tc>
      </w:tr>
      <w:tr w:rsidR="007B1B9F" w14:paraId="257E338D" w14:textId="77777777">
        <w:trPr>
          <w:cantSplit/>
          <w:jc w:val="center"/>
        </w:trPr>
        <w:tc>
          <w:tcPr>
            <w:tcW w:w="2100" w:type="dxa"/>
          </w:tcPr>
          <w:p w14:paraId="1502E1F7" w14:textId="77777777" w:rsidR="007B1B9F" w:rsidRDefault="007B1B9F" w:rsidP="007B1B9F">
            <w:pPr>
              <w:pStyle w:val="KS2"/>
            </w:pPr>
            <w:r>
              <w:t>공정순번</w:t>
            </w:r>
          </w:p>
        </w:tc>
        <w:tc>
          <w:tcPr>
            <w:tcW w:w="3000" w:type="dxa"/>
          </w:tcPr>
          <w:p w14:paraId="2AA36D8A" w14:textId="77777777" w:rsidR="007B1B9F" w:rsidRDefault="007B1B9F" w:rsidP="007B1B9F">
            <w:pPr>
              <w:pStyle w:val="KS2"/>
            </w:pPr>
            <w:r>
              <w:t>OperationSequence</w:t>
            </w:r>
          </w:p>
        </w:tc>
        <w:tc>
          <w:tcPr>
            <w:tcW w:w="1150" w:type="dxa"/>
          </w:tcPr>
          <w:p w14:paraId="5AAE126F" w14:textId="77777777" w:rsidR="007B1B9F" w:rsidRDefault="007B1B9F" w:rsidP="007B1B9F">
            <w:pPr>
              <w:pStyle w:val="KS2"/>
              <w:jc w:val="center"/>
            </w:pPr>
            <w:r>
              <w:t>int</w:t>
            </w:r>
          </w:p>
        </w:tc>
        <w:tc>
          <w:tcPr>
            <w:tcW w:w="1000" w:type="dxa"/>
          </w:tcPr>
          <w:p w14:paraId="63061B37" w14:textId="77777777" w:rsidR="007B1B9F" w:rsidRDefault="007B1B9F" w:rsidP="007B1B9F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7C4F0696" w14:textId="77777777" w:rsidR="007B1B9F" w:rsidRDefault="007B1B9F" w:rsidP="007B1B9F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공정경로를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구성하는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공정의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순서</w:t>
            </w:r>
          </w:p>
          <w:p w14:paraId="7EBCA120" w14:textId="509C7F9E" w:rsidR="007B1B9F" w:rsidRDefault="007B1B9F" w:rsidP="007B1B9F">
            <w:pPr>
              <w:pStyle w:val="KS2"/>
              <w:rPr>
                <w:ins w:id="3094" w:author="임픽스 검토" w:date="2026-10-12T04:00:00Z"/>
                <w:lang w:eastAsia="ko-KR"/>
              </w:rPr>
            </w:pPr>
            <w:ins w:id="309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공정경로식별자</w:t>
              </w:r>
              <w:r>
                <w:rPr>
                  <w:lang w:eastAsia="ko-KR"/>
                </w:rPr>
                <w:t>(RoutingID)</w:t>
              </w:r>
              <w:r>
                <w:rPr>
                  <w:lang w:eastAsia="ko-KR"/>
                </w:rPr>
                <w:t>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함께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공정경로</w:t>
              </w:r>
              <w:r>
                <w:rPr>
                  <w:lang w:eastAsia="ko-KR"/>
                </w:rPr>
                <w:t>(Routing)</w:t>
              </w:r>
              <w:r>
                <w:rPr>
                  <w:lang w:eastAsia="ko-KR"/>
                </w:rPr>
                <w:t>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참조한다</w:t>
              </w:r>
            </w:ins>
          </w:p>
        </w:tc>
      </w:tr>
      <w:tr w:rsidR="007B1B9F" w14:paraId="69035662" w14:textId="77777777">
        <w:trPr>
          <w:cantSplit/>
          <w:jc w:val="center"/>
        </w:trPr>
        <w:tc>
          <w:tcPr>
            <w:tcW w:w="2100" w:type="dxa"/>
          </w:tcPr>
          <w:p w14:paraId="758C637D" w14:textId="77777777" w:rsidR="007B1B9F" w:rsidRDefault="007B1B9F" w:rsidP="007B1B9F">
            <w:pPr>
              <w:pStyle w:val="KS2"/>
            </w:pPr>
            <w:r>
              <w:t>사원식별자</w:t>
            </w:r>
          </w:p>
        </w:tc>
        <w:tc>
          <w:tcPr>
            <w:tcW w:w="3000" w:type="dxa"/>
          </w:tcPr>
          <w:p w14:paraId="25D1A640" w14:textId="77777777" w:rsidR="007B1B9F" w:rsidRDefault="007B1B9F" w:rsidP="007B1B9F">
            <w:pPr>
              <w:pStyle w:val="KS2"/>
            </w:pPr>
            <w:r>
              <w:t>PersonnelID</w:t>
            </w:r>
          </w:p>
        </w:tc>
        <w:tc>
          <w:tcPr>
            <w:tcW w:w="1150" w:type="dxa"/>
          </w:tcPr>
          <w:p w14:paraId="76E3B831" w14:textId="77777777" w:rsidR="007B1B9F" w:rsidRDefault="007B1B9F" w:rsidP="007B1B9F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191E32EE" w14:textId="77777777" w:rsidR="007B1B9F" w:rsidRDefault="007B1B9F" w:rsidP="007B1B9F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36948324" w14:textId="77777777" w:rsidR="007B1B9F" w:rsidRDefault="007B1B9F" w:rsidP="007B1B9F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인사조직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사원을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7A77DC22" w14:textId="77777777" w:rsidR="007B1B9F" w:rsidRDefault="007B1B9F" w:rsidP="007B1B9F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생산실적을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취합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담당자의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식별정보</w:t>
            </w:r>
          </w:p>
          <w:p w14:paraId="6344FF4F" w14:textId="77777777" w:rsidR="007B1B9F" w:rsidRDefault="007B1B9F" w:rsidP="007B1B9F">
            <w:pPr>
              <w:pStyle w:val="KS2"/>
              <w:rPr>
                <w:ins w:id="3096" w:author="임픽스 검토" w:date="2026-10-12T04:00:00Z"/>
              </w:rPr>
            </w:pPr>
            <w:ins w:id="3097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사원</w:t>
              </w:r>
              <w:r>
                <w:t>(Personnel)</w:t>
              </w:r>
            </w:ins>
          </w:p>
        </w:tc>
      </w:tr>
      <w:tr w:rsidR="007B1B9F" w14:paraId="44CCD697" w14:textId="77777777">
        <w:trPr>
          <w:cantSplit/>
          <w:jc w:val="center"/>
        </w:trPr>
        <w:tc>
          <w:tcPr>
            <w:tcW w:w="2100" w:type="dxa"/>
          </w:tcPr>
          <w:p w14:paraId="4015E1E4" w14:textId="77777777" w:rsidR="007B1B9F" w:rsidRDefault="007B1B9F" w:rsidP="007B1B9F">
            <w:pPr>
              <w:pStyle w:val="KS2"/>
            </w:pPr>
            <w:r>
              <w:t>생산실적일자</w:t>
            </w:r>
          </w:p>
        </w:tc>
        <w:tc>
          <w:tcPr>
            <w:tcW w:w="3000" w:type="dxa"/>
          </w:tcPr>
          <w:p w14:paraId="2287BE13" w14:textId="77777777" w:rsidR="007B1B9F" w:rsidRDefault="007B1B9F" w:rsidP="007B1B9F">
            <w:pPr>
              <w:pStyle w:val="KS2"/>
            </w:pPr>
            <w:r>
              <w:t>ProductionPerformanceDate</w:t>
            </w:r>
          </w:p>
        </w:tc>
        <w:tc>
          <w:tcPr>
            <w:tcW w:w="1150" w:type="dxa"/>
          </w:tcPr>
          <w:p w14:paraId="4C939500" w14:textId="77777777" w:rsidR="007B1B9F" w:rsidRDefault="007B1B9F" w:rsidP="007B1B9F">
            <w:pPr>
              <w:pStyle w:val="KS2"/>
              <w:jc w:val="center"/>
            </w:pPr>
            <w:r>
              <w:t>date</w:t>
            </w:r>
          </w:p>
        </w:tc>
        <w:tc>
          <w:tcPr>
            <w:tcW w:w="1000" w:type="dxa"/>
          </w:tcPr>
          <w:p w14:paraId="54C80062" w14:textId="77777777" w:rsidR="007B1B9F" w:rsidRDefault="007B1B9F" w:rsidP="007B1B9F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17C39236" w14:textId="77777777" w:rsidR="007B1B9F" w:rsidRDefault="007B1B9F" w:rsidP="007B1B9F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생산실적이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일자</w:t>
            </w:r>
          </w:p>
        </w:tc>
      </w:tr>
      <w:tr w:rsidR="007B1B9F" w14:paraId="634848D4" w14:textId="77777777">
        <w:trPr>
          <w:cantSplit/>
          <w:jc w:val="center"/>
        </w:trPr>
        <w:tc>
          <w:tcPr>
            <w:tcW w:w="2100" w:type="dxa"/>
          </w:tcPr>
          <w:p w14:paraId="015148CF" w14:textId="77777777" w:rsidR="007B1B9F" w:rsidRDefault="007B1B9F" w:rsidP="007B1B9F">
            <w:pPr>
              <w:pStyle w:val="KS2"/>
            </w:pPr>
            <w:r>
              <w:t>생산시작일시</w:t>
            </w:r>
          </w:p>
        </w:tc>
        <w:tc>
          <w:tcPr>
            <w:tcW w:w="3000" w:type="dxa"/>
          </w:tcPr>
          <w:p w14:paraId="2662DA88" w14:textId="77777777" w:rsidR="007B1B9F" w:rsidRDefault="007B1B9F" w:rsidP="007B1B9F">
            <w:pPr>
              <w:pStyle w:val="KS2"/>
            </w:pPr>
            <w:r>
              <w:t>ExecutionStartDateTime</w:t>
            </w:r>
          </w:p>
        </w:tc>
        <w:tc>
          <w:tcPr>
            <w:tcW w:w="1150" w:type="dxa"/>
          </w:tcPr>
          <w:p w14:paraId="39666920" w14:textId="77777777" w:rsidR="007B1B9F" w:rsidRDefault="007B1B9F" w:rsidP="007B1B9F">
            <w:pPr>
              <w:pStyle w:val="KS2"/>
              <w:jc w:val="center"/>
            </w:pPr>
            <w:r>
              <w:t>dateTime</w:t>
            </w:r>
          </w:p>
        </w:tc>
        <w:tc>
          <w:tcPr>
            <w:tcW w:w="1000" w:type="dxa"/>
          </w:tcPr>
          <w:p w14:paraId="28DBCE2D" w14:textId="77777777" w:rsidR="007B1B9F" w:rsidRDefault="007B1B9F" w:rsidP="007B1B9F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1381528B" w14:textId="77777777" w:rsidR="007B1B9F" w:rsidRDefault="007B1B9F" w:rsidP="007B1B9F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생산지시에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시작된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생산시작일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  <w:tr w:rsidR="007B1B9F" w14:paraId="7AF9A696" w14:textId="77777777">
        <w:trPr>
          <w:cantSplit/>
          <w:jc w:val="center"/>
        </w:trPr>
        <w:tc>
          <w:tcPr>
            <w:tcW w:w="2100" w:type="dxa"/>
          </w:tcPr>
          <w:p w14:paraId="671EDEE8" w14:textId="77777777" w:rsidR="007B1B9F" w:rsidRDefault="007B1B9F" w:rsidP="007B1B9F">
            <w:pPr>
              <w:pStyle w:val="KS2"/>
            </w:pPr>
            <w:r>
              <w:t>생산종료일시</w:t>
            </w:r>
          </w:p>
        </w:tc>
        <w:tc>
          <w:tcPr>
            <w:tcW w:w="3000" w:type="dxa"/>
          </w:tcPr>
          <w:p w14:paraId="265A47B8" w14:textId="77777777" w:rsidR="007B1B9F" w:rsidRDefault="007B1B9F" w:rsidP="007B1B9F">
            <w:pPr>
              <w:pStyle w:val="KS2"/>
            </w:pPr>
            <w:r>
              <w:t>ExecutionEndDateTime</w:t>
            </w:r>
          </w:p>
        </w:tc>
        <w:tc>
          <w:tcPr>
            <w:tcW w:w="1150" w:type="dxa"/>
          </w:tcPr>
          <w:p w14:paraId="707E24B9" w14:textId="77777777" w:rsidR="007B1B9F" w:rsidRDefault="007B1B9F" w:rsidP="007B1B9F">
            <w:pPr>
              <w:pStyle w:val="KS2"/>
              <w:jc w:val="center"/>
            </w:pPr>
            <w:r>
              <w:t>dateTime</w:t>
            </w:r>
          </w:p>
        </w:tc>
        <w:tc>
          <w:tcPr>
            <w:tcW w:w="1000" w:type="dxa"/>
          </w:tcPr>
          <w:p w14:paraId="3253C6F7" w14:textId="77777777" w:rsidR="007B1B9F" w:rsidRDefault="007B1B9F" w:rsidP="007B1B9F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304D203" w14:textId="4BCF62A6" w:rsidR="007B1B9F" w:rsidRDefault="007B1B9F" w:rsidP="007B1B9F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생산지시에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끝난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생산종료일</w:t>
            </w:r>
            <w:r>
              <w:rPr>
                <w:lang w:eastAsia="ko-KR"/>
              </w:rPr>
              <w:t>(KS X ISO 8601</w:t>
            </w:r>
            <w:del w:id="3098" w:author="임픽스 검토" w:date="2026-10-12T04:00:00Z">
              <w:r>
                <w:rPr>
                  <w:lang w:eastAsia="ko-KR"/>
                </w:rPr>
                <w:delText xml:space="preserve"> </w:delText>
              </w:r>
            </w:del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  <w:tr w:rsidR="007B1B9F" w14:paraId="699B90DD" w14:textId="77777777">
        <w:trPr>
          <w:cantSplit/>
          <w:jc w:val="center"/>
        </w:trPr>
        <w:tc>
          <w:tcPr>
            <w:tcW w:w="2100" w:type="dxa"/>
          </w:tcPr>
          <w:p w14:paraId="5678BF1A" w14:textId="77777777" w:rsidR="007B1B9F" w:rsidRDefault="007B1B9F" w:rsidP="007B1B9F">
            <w:pPr>
              <w:pStyle w:val="KS2"/>
            </w:pPr>
            <w:r>
              <w:t>취소여부</w:t>
            </w:r>
          </w:p>
        </w:tc>
        <w:tc>
          <w:tcPr>
            <w:tcW w:w="3000" w:type="dxa"/>
          </w:tcPr>
          <w:p w14:paraId="714836F6" w14:textId="77777777" w:rsidR="007B1B9F" w:rsidRDefault="007B1B9F" w:rsidP="007B1B9F">
            <w:pPr>
              <w:pStyle w:val="KS2"/>
            </w:pPr>
            <w:r>
              <w:t>CancelIndicator</w:t>
            </w:r>
          </w:p>
        </w:tc>
        <w:tc>
          <w:tcPr>
            <w:tcW w:w="1150" w:type="dxa"/>
          </w:tcPr>
          <w:p w14:paraId="7A71787F" w14:textId="77777777" w:rsidR="007B1B9F" w:rsidRDefault="007B1B9F" w:rsidP="007B1B9F">
            <w:pPr>
              <w:pStyle w:val="KS2"/>
              <w:jc w:val="center"/>
            </w:pPr>
            <w:r>
              <w:t>boolean</w:t>
            </w:r>
          </w:p>
        </w:tc>
        <w:tc>
          <w:tcPr>
            <w:tcW w:w="1000" w:type="dxa"/>
          </w:tcPr>
          <w:p w14:paraId="6E288729" w14:textId="77777777" w:rsidR="007B1B9F" w:rsidRDefault="007B1B9F" w:rsidP="007B1B9F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23D626CF" w14:textId="77777777" w:rsidR="007B1B9F" w:rsidRDefault="007B1B9F" w:rsidP="007B1B9F">
            <w:pPr>
              <w:pStyle w:val="KS2"/>
            </w:pPr>
            <w:r>
              <w:t xml:space="preserve">— </w:t>
            </w:r>
            <w:r>
              <w:t>생산실적</w:t>
            </w:r>
            <w:r>
              <w:t xml:space="preserve"> </w:t>
            </w:r>
            <w:r>
              <w:t>무효화</w:t>
            </w:r>
            <w:r>
              <w:t xml:space="preserve"> </w:t>
            </w:r>
            <w:r>
              <w:t>여부</w:t>
            </w:r>
          </w:p>
        </w:tc>
      </w:tr>
      <w:tr w:rsidR="007B1B9F" w14:paraId="1056D426" w14:textId="77777777">
        <w:trPr>
          <w:cantSplit/>
          <w:jc w:val="center"/>
        </w:trPr>
        <w:tc>
          <w:tcPr>
            <w:tcW w:w="2100" w:type="dxa"/>
          </w:tcPr>
          <w:p w14:paraId="10115AEF" w14:textId="77777777" w:rsidR="007B1B9F" w:rsidRDefault="007B1B9F" w:rsidP="007B1B9F">
            <w:pPr>
              <w:pStyle w:val="KS2"/>
            </w:pPr>
            <w:r>
              <w:t>취소일시</w:t>
            </w:r>
          </w:p>
        </w:tc>
        <w:tc>
          <w:tcPr>
            <w:tcW w:w="3000" w:type="dxa"/>
          </w:tcPr>
          <w:p w14:paraId="04DA44D7" w14:textId="77777777" w:rsidR="007B1B9F" w:rsidRDefault="007B1B9F" w:rsidP="007B1B9F">
            <w:pPr>
              <w:pStyle w:val="KS2"/>
            </w:pPr>
            <w:r>
              <w:t>CancelDateTime</w:t>
            </w:r>
          </w:p>
        </w:tc>
        <w:tc>
          <w:tcPr>
            <w:tcW w:w="1150" w:type="dxa"/>
          </w:tcPr>
          <w:p w14:paraId="448FA08E" w14:textId="77777777" w:rsidR="007B1B9F" w:rsidRDefault="007B1B9F" w:rsidP="007B1B9F">
            <w:pPr>
              <w:pStyle w:val="KS2"/>
              <w:jc w:val="center"/>
            </w:pPr>
            <w:r>
              <w:t>dateTime</w:t>
            </w:r>
          </w:p>
        </w:tc>
        <w:tc>
          <w:tcPr>
            <w:tcW w:w="1000" w:type="dxa"/>
          </w:tcPr>
          <w:p w14:paraId="550F471E" w14:textId="77777777" w:rsidR="007B1B9F" w:rsidRDefault="007B1B9F" w:rsidP="007B1B9F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46283A71" w14:textId="77777777" w:rsidR="007B1B9F" w:rsidRDefault="007B1B9F" w:rsidP="007B1B9F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생산실적을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무효화할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무효화한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일자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  <w:tr w:rsidR="007B1B9F" w14:paraId="74475E54" w14:textId="77777777">
        <w:trPr>
          <w:cantSplit/>
          <w:jc w:val="center"/>
        </w:trPr>
        <w:tc>
          <w:tcPr>
            <w:tcW w:w="2100" w:type="dxa"/>
          </w:tcPr>
          <w:p w14:paraId="6E157A23" w14:textId="77777777" w:rsidR="007B1B9F" w:rsidRDefault="007B1B9F" w:rsidP="007B1B9F">
            <w:pPr>
              <w:pStyle w:val="KS2"/>
            </w:pPr>
            <w:r>
              <w:t>로트식별자</w:t>
            </w:r>
          </w:p>
        </w:tc>
        <w:tc>
          <w:tcPr>
            <w:tcW w:w="3000" w:type="dxa"/>
          </w:tcPr>
          <w:p w14:paraId="48FB83BB" w14:textId="77777777" w:rsidR="007B1B9F" w:rsidRDefault="007B1B9F" w:rsidP="007B1B9F">
            <w:pPr>
              <w:pStyle w:val="KS2"/>
            </w:pPr>
            <w:r>
              <w:t>LotID</w:t>
            </w:r>
          </w:p>
        </w:tc>
        <w:tc>
          <w:tcPr>
            <w:tcW w:w="1150" w:type="dxa"/>
          </w:tcPr>
          <w:p w14:paraId="73F96FE0" w14:textId="77777777" w:rsidR="007B1B9F" w:rsidRDefault="007B1B9F" w:rsidP="007B1B9F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4345E780" w14:textId="77777777" w:rsidR="007B1B9F" w:rsidRDefault="007B1B9F" w:rsidP="007B1B9F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6BCEEE8B" w14:textId="77777777" w:rsidR="007B1B9F" w:rsidRDefault="007B1B9F" w:rsidP="007B1B9F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생산실적에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로트의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고유식별값</w:t>
            </w:r>
          </w:p>
          <w:p w14:paraId="7CA22A8D" w14:textId="77777777" w:rsidR="007B1B9F" w:rsidRDefault="007B1B9F" w:rsidP="007B1B9F">
            <w:pPr>
              <w:pStyle w:val="KS2"/>
              <w:rPr>
                <w:ins w:id="3099" w:author="임픽스 검토" w:date="2026-10-12T04:00:00Z"/>
              </w:rPr>
            </w:pPr>
            <w:ins w:id="3100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로트</w:t>
              </w:r>
              <w:r>
                <w:t>(Lot)</w:t>
              </w:r>
            </w:ins>
          </w:p>
        </w:tc>
      </w:tr>
      <w:tr w:rsidR="007B1B9F" w14:paraId="4D78B7F0" w14:textId="77777777">
        <w:trPr>
          <w:cantSplit/>
          <w:jc w:val="center"/>
        </w:trPr>
        <w:tc>
          <w:tcPr>
            <w:tcW w:w="2100" w:type="dxa"/>
          </w:tcPr>
          <w:p w14:paraId="70FAA723" w14:textId="77777777" w:rsidR="007B1B9F" w:rsidRDefault="007B1B9F" w:rsidP="007B1B9F">
            <w:pPr>
              <w:pStyle w:val="KS2"/>
            </w:pPr>
            <w:r>
              <w:t>배치식별자</w:t>
            </w:r>
          </w:p>
        </w:tc>
        <w:tc>
          <w:tcPr>
            <w:tcW w:w="3000" w:type="dxa"/>
          </w:tcPr>
          <w:p w14:paraId="5AEAD5D6" w14:textId="77777777" w:rsidR="007B1B9F" w:rsidRDefault="007B1B9F" w:rsidP="007B1B9F">
            <w:pPr>
              <w:pStyle w:val="KS2"/>
            </w:pPr>
            <w:r>
              <w:t>BatchID</w:t>
            </w:r>
          </w:p>
        </w:tc>
        <w:tc>
          <w:tcPr>
            <w:tcW w:w="1150" w:type="dxa"/>
          </w:tcPr>
          <w:p w14:paraId="7E1A50C6" w14:textId="77777777" w:rsidR="007B1B9F" w:rsidRDefault="007B1B9F" w:rsidP="007B1B9F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5299BA8F" w14:textId="77777777" w:rsidR="007B1B9F" w:rsidRDefault="007B1B9F" w:rsidP="007B1B9F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6E96D8E3" w14:textId="77777777" w:rsidR="007B1B9F" w:rsidRDefault="007B1B9F" w:rsidP="007B1B9F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생산실적에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배치의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고유식별값</w:t>
            </w:r>
          </w:p>
          <w:p w14:paraId="2C0B6D9C" w14:textId="32888A67" w:rsidR="007B1B9F" w:rsidRDefault="007B1B9F" w:rsidP="007B1B9F">
            <w:pPr>
              <w:pStyle w:val="KS2"/>
              <w:rPr>
                <w:ins w:id="3101" w:author="임픽스 검토" w:date="2026-10-12T04:00:00Z"/>
                <w:lang w:eastAsia="ko-KR"/>
              </w:rPr>
            </w:pPr>
            <w:ins w:id="310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배치</w:t>
              </w:r>
              <w:r>
                <w:rPr>
                  <w:lang w:eastAsia="ko-KR"/>
                </w:rPr>
                <w:t>(Batch)</w:t>
              </w:r>
            </w:ins>
          </w:p>
        </w:tc>
      </w:tr>
    </w:tbl>
    <w:p w14:paraId="2B3549DB" w14:textId="77777777" w:rsidR="00B4288B" w:rsidRDefault="00B4288B">
      <w:pPr>
        <w:spacing w:after="0" w:line="144" w:lineRule="auto"/>
        <w:rPr>
          <w:lang w:eastAsia="ko-KR"/>
        </w:rPr>
      </w:pPr>
    </w:p>
    <w:p w14:paraId="365F1DF7" w14:textId="77777777" w:rsidR="00B4288B" w:rsidRDefault="0010783A">
      <w:pPr>
        <w:pStyle w:val="46"/>
        <w:rPr>
          <w:lang w:eastAsia="ko-KR"/>
        </w:rPr>
      </w:pPr>
      <w:r>
        <w:rPr>
          <w:lang w:eastAsia="ko-KR"/>
        </w:rPr>
        <w:t xml:space="preserve">7.4.6.21  </w:t>
      </w:r>
      <w:r>
        <w:rPr>
          <w:lang w:eastAsia="ko-KR"/>
        </w:rPr>
        <w:t>생산실적투입품목</w:t>
      </w:r>
      <w:r>
        <w:rPr>
          <w:lang w:eastAsia="ko-KR"/>
        </w:rPr>
        <w:t>(ProductionPerformanceItem)</w:t>
      </w:r>
    </w:p>
    <w:p w14:paraId="7A0D6A8A" w14:textId="765FA5EB" w:rsidR="00B4288B" w:rsidRDefault="0010783A">
      <w:pPr>
        <w:rPr>
          <w:lang w:eastAsia="ko-KR"/>
        </w:rPr>
      </w:pP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투입되는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품목</w:t>
      </w:r>
      <w:r>
        <w:rPr>
          <w:lang w:eastAsia="ko-KR"/>
        </w:rPr>
        <w:t>(</w:t>
      </w:r>
      <w:r>
        <w:rPr>
          <w:lang w:eastAsia="ko-KR"/>
        </w:rPr>
        <w:t>원자재</w:t>
      </w:r>
      <w:r>
        <w:rPr>
          <w:lang w:eastAsia="ko-KR"/>
        </w:rPr>
        <w:t xml:space="preserve">, </w:t>
      </w:r>
      <w:r>
        <w:rPr>
          <w:lang w:eastAsia="ko-KR"/>
        </w:rPr>
        <w:t>부자재</w:t>
      </w:r>
      <w:r>
        <w:rPr>
          <w:lang w:eastAsia="ko-KR"/>
        </w:rPr>
        <w:t xml:space="preserve">, </w:t>
      </w:r>
      <w:r>
        <w:rPr>
          <w:lang w:eastAsia="ko-KR"/>
        </w:rPr>
        <w:t>반제품</w:t>
      </w:r>
      <w:r>
        <w:rPr>
          <w:lang w:eastAsia="ko-KR"/>
        </w:rPr>
        <w:t xml:space="preserve">, </w:t>
      </w:r>
      <w:r>
        <w:rPr>
          <w:lang w:eastAsia="ko-KR"/>
        </w:rPr>
        <w:t>완제품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)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생산실적투입품목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3103" w:author="임픽스 검토" w:date="2026-10-12T04:00:00Z">
        <w:r>
          <w:rPr>
            <w:lang w:eastAsia="ko-KR"/>
          </w:rPr>
          <w:delText>61</w:delText>
        </w:r>
        <w:r>
          <w:rPr>
            <w:lang w:eastAsia="ko-KR"/>
          </w:rPr>
          <w:delText>과</w:delText>
        </w:r>
      </w:del>
      <w:ins w:id="3104" w:author="임픽스 검토" w:date="2026-10-12T04:00:00Z">
        <w:r>
          <w:rPr>
            <w:lang w:eastAsia="ko-KR"/>
          </w:rPr>
          <w:t>64</w:t>
        </w:r>
        <w:r>
          <w:rPr>
            <w:lang w:eastAsia="ko-KR"/>
          </w:rPr>
          <w:t>와</w:t>
        </w:r>
      </w:ins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6FBD19DB" w14:textId="497BA699" w:rsidR="00B4288B" w:rsidRDefault="0010783A">
      <w:pPr>
        <w:pStyle w:val="KS"/>
        <w:rPr>
          <w:lang w:eastAsia="ko-KR"/>
        </w:rPr>
      </w:pPr>
      <w:commentRangeStart w:id="3105"/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3106" w:author="임픽스 검토" w:date="2026-10-12T04:00:00Z">
        <w:r>
          <w:rPr>
            <w:lang w:eastAsia="ko-KR"/>
          </w:rPr>
          <w:delText>61</w:delText>
        </w:r>
      </w:del>
      <w:ins w:id="3107" w:author="임픽스 검토" w:date="2026-10-12T04:00:00Z">
        <w:r>
          <w:rPr>
            <w:lang w:eastAsia="ko-KR"/>
          </w:rPr>
          <w:t>64</w:t>
        </w:r>
      </w:ins>
      <w:r>
        <w:rPr>
          <w:lang w:eastAsia="ko-KR"/>
        </w:rPr>
        <w:t xml:space="preserve"> — </w:t>
      </w:r>
      <w:r>
        <w:rPr>
          <w:lang w:eastAsia="ko-KR"/>
        </w:rPr>
        <w:t>생산실적투입품목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commentRangeEnd w:id="3105"/>
      <w:r>
        <w:rPr>
          <w:rStyle w:val="aff5"/>
          <w:sz w:val="20"/>
          <w:szCs w:val="22"/>
          <w:lang w:eastAsia="ko-KR"/>
        </w:rPr>
        <w:commentReference w:id="3105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03F68C96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4495CBC9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41B7C725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425FAA36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6B11B64D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218B9C43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600E7552" w14:textId="77777777">
        <w:trPr>
          <w:cantSplit/>
          <w:jc w:val="center"/>
        </w:trPr>
        <w:tc>
          <w:tcPr>
            <w:tcW w:w="2100" w:type="dxa"/>
          </w:tcPr>
          <w:p w14:paraId="247C0C98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45FBDC3D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6A3CF2C3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3F3A248B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3498AC15" w14:textId="77777777" w:rsidR="00B4288B" w:rsidRDefault="00B4288B">
            <w:pPr>
              <w:pStyle w:val="KS2"/>
            </w:pPr>
          </w:p>
        </w:tc>
      </w:tr>
      <w:tr w:rsidR="00B4288B" w14:paraId="1C34F28F" w14:textId="77777777">
        <w:trPr>
          <w:cantSplit/>
          <w:jc w:val="center"/>
        </w:trPr>
        <w:tc>
          <w:tcPr>
            <w:tcW w:w="2100" w:type="dxa"/>
          </w:tcPr>
          <w:p w14:paraId="25B7C6DF" w14:textId="77777777" w:rsidR="00B4288B" w:rsidRDefault="0010783A">
            <w:pPr>
              <w:pStyle w:val="KS2"/>
            </w:pPr>
            <w:r>
              <w:t>생산실적식별자</w:t>
            </w:r>
          </w:p>
        </w:tc>
        <w:tc>
          <w:tcPr>
            <w:tcW w:w="3000" w:type="dxa"/>
          </w:tcPr>
          <w:p w14:paraId="16552B10" w14:textId="77777777" w:rsidR="00B4288B" w:rsidRDefault="0010783A">
            <w:pPr>
              <w:pStyle w:val="KS2"/>
            </w:pPr>
            <w:r>
              <w:t>ProductionPerformanceID</w:t>
            </w:r>
          </w:p>
        </w:tc>
        <w:tc>
          <w:tcPr>
            <w:tcW w:w="1150" w:type="dxa"/>
          </w:tcPr>
          <w:p w14:paraId="5C61B451" w14:textId="13D9F8CB" w:rsidR="00B4288B" w:rsidRDefault="0010783A">
            <w:pPr>
              <w:pStyle w:val="KS2"/>
              <w:jc w:val="center"/>
            </w:pPr>
            <w:del w:id="3108" w:author="임픽스 검토" w:date="2026-10-12T04:00:00Z">
              <w:r>
                <w:delText>ID</w:delText>
              </w:r>
            </w:del>
            <w:ins w:id="3109" w:author="임픽스 검토" w:date="2026-10-12T04:00:00Z">
              <w:r>
                <w:t>IDREF</w:t>
              </w:r>
            </w:ins>
          </w:p>
        </w:tc>
        <w:tc>
          <w:tcPr>
            <w:tcW w:w="1000" w:type="dxa"/>
          </w:tcPr>
          <w:p w14:paraId="2B4F6769" w14:textId="666A9B88" w:rsidR="00B4288B" w:rsidRDefault="0010783A">
            <w:pPr>
              <w:pStyle w:val="KS2"/>
              <w:jc w:val="center"/>
            </w:pPr>
            <w:del w:id="3110" w:author="임픽스 검토" w:date="2026-10-12T04:00:00Z">
              <w:r>
                <w:delText>비대상</w:delText>
              </w:r>
            </w:del>
            <w:ins w:id="3111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203EF4C6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생산실적을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2A410A4D" w14:textId="77777777" w:rsidR="00B4288B" w:rsidRDefault="0010783A">
            <w:pPr>
              <w:pStyle w:val="KS2"/>
              <w:rPr>
                <w:ins w:id="3112" w:author="임픽스 검토" w:date="2026-10-12T04:00:00Z"/>
              </w:rPr>
            </w:pPr>
            <w:ins w:id="3113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생산실적</w:t>
              </w:r>
              <w:r>
                <w:t>(ProductionPerformance)</w:t>
              </w:r>
            </w:ins>
          </w:p>
        </w:tc>
      </w:tr>
      <w:tr w:rsidR="00B4288B" w14:paraId="36F4B1F0" w14:textId="77777777">
        <w:trPr>
          <w:cantSplit/>
          <w:jc w:val="center"/>
        </w:trPr>
        <w:tc>
          <w:tcPr>
            <w:tcW w:w="2100" w:type="dxa"/>
          </w:tcPr>
          <w:p w14:paraId="364A0F79" w14:textId="77777777" w:rsidR="00B4288B" w:rsidRDefault="0010783A">
            <w:pPr>
              <w:pStyle w:val="KS2"/>
            </w:pPr>
            <w:r>
              <w:t>생산실적순번</w:t>
            </w:r>
          </w:p>
        </w:tc>
        <w:tc>
          <w:tcPr>
            <w:tcW w:w="3000" w:type="dxa"/>
          </w:tcPr>
          <w:p w14:paraId="52405F49" w14:textId="77777777" w:rsidR="00B4288B" w:rsidRDefault="0010783A">
            <w:pPr>
              <w:pStyle w:val="KS2"/>
            </w:pPr>
            <w:r>
              <w:t>ProductionPerformanceSequence</w:t>
            </w:r>
          </w:p>
        </w:tc>
        <w:tc>
          <w:tcPr>
            <w:tcW w:w="1150" w:type="dxa"/>
          </w:tcPr>
          <w:p w14:paraId="0A94548E" w14:textId="77777777" w:rsidR="00B4288B" w:rsidRDefault="0010783A">
            <w:pPr>
              <w:pStyle w:val="KS2"/>
              <w:jc w:val="center"/>
            </w:pPr>
            <w:r>
              <w:t>int</w:t>
            </w:r>
          </w:p>
        </w:tc>
        <w:tc>
          <w:tcPr>
            <w:tcW w:w="1000" w:type="dxa"/>
          </w:tcPr>
          <w:p w14:paraId="777C87AD" w14:textId="77777777" w:rsidR="00B4288B" w:rsidRDefault="0010783A">
            <w:pPr>
              <w:pStyle w:val="KS2"/>
              <w:jc w:val="center"/>
            </w:pPr>
            <w:del w:id="3114" w:author="임픽스 검토" w:date="2026-10-12T04:00:00Z">
              <w:r>
                <w:delText>비대상</w:delText>
              </w:r>
            </w:del>
            <w:ins w:id="3115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7F6DEB9C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생산실적이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순서</w:t>
            </w:r>
          </w:p>
          <w:p w14:paraId="48AB5B71" w14:textId="77777777" w:rsidR="00B4288B" w:rsidRDefault="0010783A">
            <w:pPr>
              <w:pStyle w:val="KS2"/>
              <w:rPr>
                <w:ins w:id="3116" w:author="임픽스 검토" w:date="2026-10-12T04:00:00Z"/>
                <w:lang w:eastAsia="ko-KR"/>
              </w:rPr>
            </w:pPr>
            <w:ins w:id="311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생산실적식별자</w:t>
              </w:r>
              <w:r>
                <w:rPr>
                  <w:lang w:eastAsia="ko-KR"/>
                </w:rPr>
                <w:t>(ProductionPerformanceID)</w:t>
              </w:r>
              <w:r>
                <w:rPr>
                  <w:lang w:eastAsia="ko-KR"/>
                </w:rPr>
                <w:t>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함께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생산실적</w:t>
              </w:r>
              <w:r>
                <w:rPr>
                  <w:lang w:eastAsia="ko-KR"/>
                </w:rPr>
                <w:t>(ProductionPerformance)</w:t>
              </w:r>
              <w:r>
                <w:rPr>
                  <w:lang w:eastAsia="ko-KR"/>
                </w:rPr>
                <w:t>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참조한다</w:t>
              </w:r>
            </w:ins>
          </w:p>
        </w:tc>
      </w:tr>
      <w:tr w:rsidR="00B4288B" w14:paraId="24EB273D" w14:textId="77777777">
        <w:trPr>
          <w:cantSplit/>
          <w:jc w:val="center"/>
        </w:trPr>
        <w:tc>
          <w:tcPr>
            <w:tcW w:w="2100" w:type="dxa"/>
          </w:tcPr>
          <w:p w14:paraId="645B1E2D" w14:textId="77777777" w:rsidR="00B4288B" w:rsidRDefault="0010783A">
            <w:pPr>
              <w:pStyle w:val="KS2"/>
            </w:pPr>
            <w:r>
              <w:t>생산지시식별자</w:t>
            </w:r>
          </w:p>
        </w:tc>
        <w:tc>
          <w:tcPr>
            <w:tcW w:w="3000" w:type="dxa"/>
          </w:tcPr>
          <w:p w14:paraId="16A183F6" w14:textId="77777777" w:rsidR="00B4288B" w:rsidRDefault="0010783A">
            <w:pPr>
              <w:pStyle w:val="KS2"/>
            </w:pPr>
            <w:r>
              <w:t>ProductionOrderID</w:t>
            </w:r>
          </w:p>
        </w:tc>
        <w:tc>
          <w:tcPr>
            <w:tcW w:w="1150" w:type="dxa"/>
          </w:tcPr>
          <w:p w14:paraId="4D501F27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15C7EA25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316E5227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생산지시를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생산실적을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생산지시의</w:t>
            </w:r>
            <w:r>
              <w:rPr>
                <w:lang w:eastAsia="ko-KR"/>
              </w:rPr>
              <w:t xml:space="preserve"> ID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>)</w:t>
            </w:r>
          </w:p>
          <w:p w14:paraId="70526B4C" w14:textId="77777777" w:rsidR="00B4288B" w:rsidRDefault="0010783A">
            <w:pPr>
              <w:pStyle w:val="KS2"/>
              <w:rPr>
                <w:ins w:id="3118" w:author="임픽스 검토" w:date="2026-10-12T04:00:00Z"/>
              </w:rPr>
            </w:pPr>
            <w:ins w:id="3119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생산지시</w:t>
              </w:r>
              <w:r>
                <w:t>(ProductionOrder)</w:t>
              </w:r>
            </w:ins>
          </w:p>
        </w:tc>
      </w:tr>
      <w:tr w:rsidR="00B4288B" w14:paraId="54A8B3A8" w14:textId="77777777">
        <w:trPr>
          <w:cantSplit/>
          <w:jc w:val="center"/>
        </w:trPr>
        <w:tc>
          <w:tcPr>
            <w:tcW w:w="2100" w:type="dxa"/>
          </w:tcPr>
          <w:p w14:paraId="6C4D26E6" w14:textId="77777777" w:rsidR="00B4288B" w:rsidRDefault="0010783A">
            <w:pPr>
              <w:pStyle w:val="KS2"/>
            </w:pPr>
            <w:r>
              <w:t>생산지시순번</w:t>
            </w:r>
          </w:p>
        </w:tc>
        <w:tc>
          <w:tcPr>
            <w:tcW w:w="3000" w:type="dxa"/>
          </w:tcPr>
          <w:p w14:paraId="66DA3A4A" w14:textId="77777777" w:rsidR="00B4288B" w:rsidRDefault="0010783A">
            <w:pPr>
              <w:pStyle w:val="KS2"/>
            </w:pPr>
            <w:r>
              <w:t>ProductionOrderSequence</w:t>
            </w:r>
          </w:p>
        </w:tc>
        <w:tc>
          <w:tcPr>
            <w:tcW w:w="1150" w:type="dxa"/>
          </w:tcPr>
          <w:p w14:paraId="5CFB2915" w14:textId="77777777" w:rsidR="00B4288B" w:rsidRDefault="0010783A">
            <w:pPr>
              <w:pStyle w:val="KS2"/>
              <w:jc w:val="center"/>
            </w:pPr>
            <w:r>
              <w:t>int</w:t>
            </w:r>
          </w:p>
        </w:tc>
        <w:tc>
          <w:tcPr>
            <w:tcW w:w="1000" w:type="dxa"/>
          </w:tcPr>
          <w:p w14:paraId="2A6402AA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59C70D25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생산지시식별자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순서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생산실적을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생산지시의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순번을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>)</w:t>
            </w:r>
          </w:p>
          <w:p w14:paraId="44503908" w14:textId="77777777" w:rsidR="00B4288B" w:rsidRDefault="0010783A">
            <w:pPr>
              <w:pStyle w:val="KS2"/>
              <w:rPr>
                <w:ins w:id="3120" w:author="임픽스 검토" w:date="2026-10-12T04:00:00Z"/>
              </w:rPr>
            </w:pPr>
            <w:ins w:id="3121" w:author="임픽스 검토" w:date="2026-10-12T04:00:00Z">
              <w:r>
                <w:t xml:space="preserve">— </w:t>
              </w:r>
              <w:r>
                <w:t>생산지시식별자</w:t>
              </w:r>
              <w:r>
                <w:t>(ProductionOrderID)</w:t>
              </w:r>
              <w:r>
                <w:t>와</w:t>
              </w:r>
              <w:r>
                <w:t xml:space="preserve"> </w:t>
              </w:r>
              <w:r>
                <w:t>함께</w:t>
              </w:r>
              <w:r>
                <w:t xml:space="preserve"> </w:t>
              </w:r>
              <w:r>
                <w:t>생산지시</w:t>
              </w:r>
              <w:r>
                <w:t>(ProductionOrder)</w:t>
              </w:r>
              <w:r>
                <w:t>를</w:t>
              </w:r>
              <w:r>
                <w:t xml:space="preserve"> </w:t>
              </w:r>
              <w:r>
                <w:t>참조한다</w:t>
              </w:r>
            </w:ins>
          </w:p>
        </w:tc>
      </w:tr>
      <w:tr w:rsidR="00B4288B" w14:paraId="368F0588" w14:textId="77777777">
        <w:trPr>
          <w:cantSplit/>
          <w:jc w:val="center"/>
        </w:trPr>
        <w:tc>
          <w:tcPr>
            <w:tcW w:w="2100" w:type="dxa"/>
          </w:tcPr>
          <w:p w14:paraId="6701265F" w14:textId="77777777" w:rsidR="00B4288B" w:rsidRDefault="0010783A">
            <w:pPr>
              <w:pStyle w:val="KS2"/>
            </w:pPr>
            <w:r>
              <w:t>품목식별자</w:t>
            </w:r>
          </w:p>
        </w:tc>
        <w:tc>
          <w:tcPr>
            <w:tcW w:w="3000" w:type="dxa"/>
          </w:tcPr>
          <w:p w14:paraId="3229EB65" w14:textId="77777777" w:rsidR="00B4288B" w:rsidRDefault="0010783A">
            <w:pPr>
              <w:pStyle w:val="KS2"/>
            </w:pPr>
            <w:r>
              <w:t>ItemID</w:t>
            </w:r>
          </w:p>
        </w:tc>
        <w:tc>
          <w:tcPr>
            <w:tcW w:w="1150" w:type="dxa"/>
          </w:tcPr>
          <w:p w14:paraId="0D385637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45502B43" w14:textId="668DEE21" w:rsidR="00B4288B" w:rsidRDefault="0010783A">
            <w:pPr>
              <w:pStyle w:val="KS2"/>
              <w:jc w:val="center"/>
            </w:pPr>
            <w:del w:id="3122" w:author="임픽스 검토" w:date="2026-10-12T04:00:00Z">
              <w:r>
                <w:delText>비대상</w:delText>
              </w:r>
            </w:del>
            <w:ins w:id="3123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2F98746B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37420BC1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반제품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원자재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저장품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소모품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</w:p>
          <w:p w14:paraId="06B706DD" w14:textId="7BC9BFB5" w:rsidR="00DF21FB" w:rsidRDefault="00DF21FB">
            <w:pPr>
              <w:pStyle w:val="KS2"/>
              <w:rPr>
                <w:ins w:id="3124" w:author="임픽스 검토" w:date="2026-10-12T04:00:00Z"/>
                <w:lang w:eastAsia="ko-KR"/>
              </w:rPr>
            </w:pPr>
            <w:ins w:id="312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품목마스터</w:t>
              </w:r>
              <w:r>
                <w:rPr>
                  <w:lang w:eastAsia="ko-KR"/>
                </w:rPr>
                <w:t>(ItemMaster)</w:t>
              </w:r>
            </w:ins>
          </w:p>
          <w:p w14:paraId="072117E4" w14:textId="77777777" w:rsidR="00DF21FB" w:rsidRDefault="00DF21FB">
            <w:pPr>
              <w:pStyle w:val="KS2"/>
              <w:rPr>
                <w:ins w:id="3126" w:author="임픽스 검토" w:date="2026-10-12T04:00:00Z"/>
                <w:lang w:eastAsia="ko-KR"/>
              </w:rPr>
            </w:pPr>
            <w:ins w:id="312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생산실적투입품목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행은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생산실적식별자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생산실적순번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품목식별자의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조합으로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구분하며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조합에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포함되는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속성은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값을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생략할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없음</w:t>
              </w:r>
              <w:r>
                <w:rPr>
                  <w:lang w:eastAsia="ko-KR"/>
                </w:rPr>
                <w:t>(7.1)</w:t>
              </w:r>
            </w:ins>
          </w:p>
        </w:tc>
      </w:tr>
      <w:tr w:rsidR="00B4288B" w14:paraId="24CF587C" w14:textId="77777777">
        <w:trPr>
          <w:cantSplit/>
          <w:jc w:val="center"/>
        </w:trPr>
        <w:tc>
          <w:tcPr>
            <w:tcW w:w="2100" w:type="dxa"/>
          </w:tcPr>
          <w:p w14:paraId="27D4038E" w14:textId="77777777" w:rsidR="00B4288B" w:rsidRDefault="0010783A">
            <w:pPr>
              <w:pStyle w:val="KS2"/>
            </w:pPr>
            <w:r>
              <w:t>기준단위코드</w:t>
            </w:r>
          </w:p>
        </w:tc>
        <w:tc>
          <w:tcPr>
            <w:tcW w:w="3000" w:type="dxa"/>
          </w:tcPr>
          <w:p w14:paraId="0B992D90" w14:textId="77777777" w:rsidR="00B4288B" w:rsidRDefault="0010783A">
            <w:pPr>
              <w:pStyle w:val="KS2"/>
            </w:pPr>
            <w:r>
              <w:t>ItemUOMCode</w:t>
            </w:r>
          </w:p>
        </w:tc>
        <w:tc>
          <w:tcPr>
            <w:tcW w:w="1150" w:type="dxa"/>
          </w:tcPr>
          <w:p w14:paraId="0E75B206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543B594F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03DE1055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기준단위코드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 xml:space="preserve">: EA, DZ, HD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  <w:p w14:paraId="79253E2E" w14:textId="77777777" w:rsidR="00B4288B" w:rsidRDefault="0010783A">
            <w:pPr>
              <w:pStyle w:val="KS2"/>
              <w:rPr>
                <w:ins w:id="3128" w:author="임픽스 검토" w:date="2026-10-12T04:00:00Z"/>
                <w:lang w:eastAsia="ko-KR"/>
              </w:rPr>
            </w:pPr>
            <w:ins w:id="312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단위그룹</w:t>
              </w:r>
              <w:r>
                <w:rPr>
                  <w:lang w:eastAsia="ko-KR"/>
                </w:rPr>
                <w:t>(UOMGroup)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단위코드</w:t>
              </w:r>
            </w:ins>
          </w:p>
        </w:tc>
      </w:tr>
      <w:tr w:rsidR="00B4288B" w:rsidRPr="00707695" w14:paraId="06839175" w14:textId="77777777">
        <w:trPr>
          <w:cantSplit/>
          <w:jc w:val="center"/>
        </w:trPr>
        <w:tc>
          <w:tcPr>
            <w:tcW w:w="2100" w:type="dxa"/>
          </w:tcPr>
          <w:p w14:paraId="41824492" w14:textId="77777777" w:rsidR="00B4288B" w:rsidRDefault="0010783A">
            <w:pPr>
              <w:pStyle w:val="KS2"/>
            </w:pPr>
            <w:r>
              <w:t>라인식별자</w:t>
            </w:r>
          </w:p>
        </w:tc>
        <w:tc>
          <w:tcPr>
            <w:tcW w:w="3000" w:type="dxa"/>
          </w:tcPr>
          <w:p w14:paraId="3D8D5F5E" w14:textId="77777777" w:rsidR="00B4288B" w:rsidRDefault="0010783A">
            <w:pPr>
              <w:pStyle w:val="KS2"/>
            </w:pPr>
            <w:r>
              <w:t>LineID</w:t>
            </w:r>
          </w:p>
        </w:tc>
        <w:tc>
          <w:tcPr>
            <w:tcW w:w="1150" w:type="dxa"/>
          </w:tcPr>
          <w:p w14:paraId="73907A2E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08AC192C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4D4E542C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라인을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50FFF5BF" w14:textId="16F0CE21" w:rsidR="00B4288B" w:rsidRDefault="0010783A">
            <w:pPr>
              <w:pStyle w:val="KS2"/>
              <w:rPr>
                <w:ins w:id="3130" w:author="임픽스 검토" w:date="2026-10-12T04:00:00Z"/>
                <w:lang w:eastAsia="ko-KR"/>
              </w:rPr>
            </w:pPr>
            <w:ins w:id="313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라인</w:t>
              </w:r>
              <w:r>
                <w:rPr>
                  <w:lang w:eastAsia="ko-KR"/>
                </w:rPr>
                <w:t>(Line)</w:t>
              </w:r>
            </w:ins>
          </w:p>
        </w:tc>
      </w:tr>
      <w:tr w:rsidR="00B4288B" w14:paraId="3A086F5A" w14:textId="77777777">
        <w:trPr>
          <w:cantSplit/>
          <w:jc w:val="center"/>
        </w:trPr>
        <w:tc>
          <w:tcPr>
            <w:tcW w:w="2100" w:type="dxa"/>
          </w:tcPr>
          <w:p w14:paraId="006FECA8" w14:textId="77777777" w:rsidR="00B4288B" w:rsidRDefault="0010783A">
            <w:pPr>
              <w:pStyle w:val="KS2"/>
            </w:pPr>
            <w:r>
              <w:t>공정식별자</w:t>
            </w:r>
          </w:p>
        </w:tc>
        <w:tc>
          <w:tcPr>
            <w:tcW w:w="3000" w:type="dxa"/>
          </w:tcPr>
          <w:p w14:paraId="60D69084" w14:textId="77777777" w:rsidR="00B4288B" w:rsidRDefault="0010783A">
            <w:pPr>
              <w:pStyle w:val="KS2"/>
            </w:pPr>
            <w:r>
              <w:t>OperationID</w:t>
            </w:r>
          </w:p>
        </w:tc>
        <w:tc>
          <w:tcPr>
            <w:tcW w:w="1150" w:type="dxa"/>
          </w:tcPr>
          <w:p w14:paraId="22730D98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32DD45E7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6DCF85E8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공정을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4D511110" w14:textId="77777777" w:rsidR="00B4288B" w:rsidRDefault="0010783A">
            <w:pPr>
              <w:pStyle w:val="KS2"/>
              <w:rPr>
                <w:ins w:id="3132" w:author="임픽스 검토" w:date="2026-10-12T04:00:00Z"/>
              </w:rPr>
            </w:pPr>
            <w:ins w:id="3133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공정</w:t>
              </w:r>
              <w:r>
                <w:t>(Operation)</w:t>
              </w:r>
            </w:ins>
          </w:p>
        </w:tc>
      </w:tr>
      <w:tr w:rsidR="00B4288B" w14:paraId="60CA18E8" w14:textId="77777777">
        <w:trPr>
          <w:cantSplit/>
          <w:jc w:val="center"/>
        </w:trPr>
        <w:tc>
          <w:tcPr>
            <w:tcW w:w="2100" w:type="dxa"/>
          </w:tcPr>
          <w:p w14:paraId="70A48FAE" w14:textId="77777777" w:rsidR="00B4288B" w:rsidRDefault="0010783A">
            <w:pPr>
              <w:pStyle w:val="KS2"/>
            </w:pPr>
            <w:r>
              <w:t>로트식별자</w:t>
            </w:r>
          </w:p>
        </w:tc>
        <w:tc>
          <w:tcPr>
            <w:tcW w:w="3000" w:type="dxa"/>
          </w:tcPr>
          <w:p w14:paraId="74290B0E" w14:textId="77777777" w:rsidR="00B4288B" w:rsidRDefault="0010783A">
            <w:pPr>
              <w:pStyle w:val="KS2"/>
            </w:pPr>
            <w:r>
              <w:t>LotID</w:t>
            </w:r>
          </w:p>
        </w:tc>
        <w:tc>
          <w:tcPr>
            <w:tcW w:w="1150" w:type="dxa"/>
          </w:tcPr>
          <w:p w14:paraId="659A1A3C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63ED5D44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241FE201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생산실적에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로트의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고유식별값</w:t>
            </w:r>
          </w:p>
          <w:p w14:paraId="762E1434" w14:textId="77777777" w:rsidR="00B4288B" w:rsidRDefault="0010783A">
            <w:pPr>
              <w:pStyle w:val="KS2"/>
              <w:rPr>
                <w:ins w:id="3134" w:author="임픽스 검토" w:date="2026-10-12T04:00:00Z"/>
              </w:rPr>
            </w:pPr>
            <w:ins w:id="3135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로트</w:t>
              </w:r>
              <w:r>
                <w:t>(Lot)</w:t>
              </w:r>
            </w:ins>
          </w:p>
        </w:tc>
      </w:tr>
      <w:tr w:rsidR="00B4288B" w14:paraId="685ACF9C" w14:textId="77777777">
        <w:trPr>
          <w:cantSplit/>
          <w:jc w:val="center"/>
        </w:trPr>
        <w:tc>
          <w:tcPr>
            <w:tcW w:w="2100" w:type="dxa"/>
          </w:tcPr>
          <w:p w14:paraId="442A6C99" w14:textId="77777777" w:rsidR="00B4288B" w:rsidRDefault="0010783A">
            <w:pPr>
              <w:pStyle w:val="KS2"/>
            </w:pPr>
            <w:r>
              <w:t>대체자재식별자</w:t>
            </w:r>
          </w:p>
        </w:tc>
        <w:tc>
          <w:tcPr>
            <w:tcW w:w="3000" w:type="dxa"/>
          </w:tcPr>
          <w:p w14:paraId="2A950E23" w14:textId="77777777" w:rsidR="00B4288B" w:rsidRDefault="0010783A">
            <w:pPr>
              <w:pStyle w:val="KS2"/>
            </w:pPr>
            <w:r>
              <w:t>ReplacementChildItemID</w:t>
            </w:r>
          </w:p>
        </w:tc>
        <w:tc>
          <w:tcPr>
            <w:tcW w:w="1150" w:type="dxa"/>
          </w:tcPr>
          <w:p w14:paraId="334C256A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0B441F0A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4F6779B4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사유로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투입될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대체할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</w:t>
            </w:r>
          </w:p>
          <w:p w14:paraId="4FB4DBA3" w14:textId="77777777" w:rsidR="00B4288B" w:rsidRDefault="0010783A">
            <w:pPr>
              <w:pStyle w:val="KS2"/>
              <w:rPr>
                <w:ins w:id="3136" w:author="임픽스 검토" w:date="2026-10-12T04:00:00Z"/>
                <w:lang w:eastAsia="ko-KR"/>
              </w:rPr>
            </w:pPr>
            <w:ins w:id="313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품목마스터</w:t>
              </w:r>
              <w:r>
                <w:rPr>
                  <w:lang w:eastAsia="ko-KR"/>
                </w:rPr>
                <w:t>(ItemMaster)</w:t>
              </w:r>
            </w:ins>
          </w:p>
        </w:tc>
      </w:tr>
      <w:tr w:rsidR="00B4288B" w14:paraId="32371289" w14:textId="77777777">
        <w:trPr>
          <w:cantSplit/>
          <w:jc w:val="center"/>
        </w:trPr>
        <w:tc>
          <w:tcPr>
            <w:tcW w:w="2100" w:type="dxa"/>
          </w:tcPr>
          <w:p w14:paraId="7EDB73E0" w14:textId="77777777" w:rsidR="00B4288B" w:rsidRDefault="0010783A">
            <w:pPr>
              <w:pStyle w:val="KS2"/>
            </w:pPr>
            <w:r>
              <w:t>창고식별자</w:t>
            </w:r>
          </w:p>
        </w:tc>
        <w:tc>
          <w:tcPr>
            <w:tcW w:w="3000" w:type="dxa"/>
          </w:tcPr>
          <w:p w14:paraId="43F96145" w14:textId="77777777" w:rsidR="00B4288B" w:rsidRDefault="0010783A">
            <w:pPr>
              <w:pStyle w:val="KS2"/>
            </w:pPr>
            <w:r>
              <w:t>WarehouseID</w:t>
            </w:r>
          </w:p>
        </w:tc>
        <w:tc>
          <w:tcPr>
            <w:tcW w:w="1150" w:type="dxa"/>
          </w:tcPr>
          <w:p w14:paraId="51156883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3D573844" w14:textId="7889BEC3" w:rsidR="00B4288B" w:rsidRDefault="0010783A">
            <w:pPr>
              <w:pStyle w:val="KS2"/>
              <w:jc w:val="center"/>
            </w:pPr>
            <w:del w:id="3138" w:author="임픽스 검토" w:date="2026-10-12T04:00:00Z">
              <w:r>
                <w:delText>비대상</w:delText>
              </w:r>
            </w:del>
            <w:ins w:id="3139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42693934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창고를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561657E7" w14:textId="59C455E8" w:rsidR="00025EF4" w:rsidRDefault="00025EF4">
            <w:pPr>
              <w:pStyle w:val="KS2"/>
              <w:rPr>
                <w:ins w:id="3140" w:author="임픽스 검토" w:date="2026-10-12T04:00:00Z"/>
                <w:lang w:eastAsia="ko-KR"/>
              </w:rPr>
            </w:pPr>
            <w:ins w:id="3141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창고</w:t>
              </w:r>
              <w:r>
                <w:t>(WarehouseLocation)</w:t>
              </w:r>
            </w:ins>
          </w:p>
        </w:tc>
      </w:tr>
      <w:tr w:rsidR="00B4288B" w14:paraId="37FD3CBA" w14:textId="77777777">
        <w:trPr>
          <w:cantSplit/>
          <w:jc w:val="center"/>
        </w:trPr>
        <w:tc>
          <w:tcPr>
            <w:tcW w:w="2100" w:type="dxa"/>
          </w:tcPr>
          <w:p w14:paraId="05CECE8A" w14:textId="77777777" w:rsidR="00B4288B" w:rsidRDefault="0010783A">
            <w:pPr>
              <w:pStyle w:val="KS2"/>
            </w:pPr>
            <w:r>
              <w:t>창고섹션</w:t>
            </w:r>
          </w:p>
        </w:tc>
        <w:tc>
          <w:tcPr>
            <w:tcW w:w="3000" w:type="dxa"/>
          </w:tcPr>
          <w:p w14:paraId="69D64385" w14:textId="77777777" w:rsidR="00B4288B" w:rsidRDefault="0010783A">
            <w:pPr>
              <w:pStyle w:val="KS2"/>
            </w:pPr>
            <w:r>
              <w:t>WarehouseSection</w:t>
            </w:r>
          </w:p>
        </w:tc>
        <w:tc>
          <w:tcPr>
            <w:tcW w:w="1150" w:type="dxa"/>
          </w:tcPr>
          <w:p w14:paraId="1B9E2F7E" w14:textId="77777777" w:rsidR="003168E1" w:rsidRDefault="00000000">
            <w:pPr>
              <w:pStyle w:val="KS2"/>
              <w:jc w:val="center"/>
              <w:rPr>
                <w:del w:id="3142" w:author="임픽스 검토" w:date="2026-10-12T04:00:00Z"/>
              </w:rPr>
            </w:pPr>
            <w:del w:id="3143" w:author="임픽스 검토" w:date="2026-10-12T04:00:00Z">
              <w:r>
                <w:delText>IDREF</w:delText>
              </w:r>
            </w:del>
          </w:p>
          <w:p w14:paraId="5BE938C8" w14:textId="77777777" w:rsidR="00B4288B" w:rsidRDefault="0010783A">
            <w:pPr>
              <w:pStyle w:val="KS2"/>
              <w:jc w:val="center"/>
              <w:rPr>
                <w:ins w:id="3144" w:author="임픽스 검토" w:date="2026-10-12T04:00:00Z"/>
              </w:rPr>
            </w:pPr>
            <w:ins w:id="3145" w:author="임픽스 검토" w:date="2026-10-12T04:00:00Z">
              <w:r>
                <w:t>string</w:t>
              </w:r>
            </w:ins>
          </w:p>
        </w:tc>
        <w:tc>
          <w:tcPr>
            <w:tcW w:w="1000" w:type="dxa"/>
          </w:tcPr>
          <w:p w14:paraId="1D3426FA" w14:textId="79C9F2F8" w:rsidR="00B4288B" w:rsidRDefault="0010783A">
            <w:pPr>
              <w:pStyle w:val="KS2"/>
              <w:jc w:val="center"/>
            </w:pPr>
            <w:del w:id="3146" w:author="임픽스 검토" w:date="2026-10-12T04:00:00Z">
              <w:r>
                <w:delText>비대상</w:delText>
              </w:r>
            </w:del>
            <w:ins w:id="3147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69062D5D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창고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섹션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창고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개념</w:t>
            </w:r>
            <w:r>
              <w:rPr>
                <w:lang w:eastAsia="ko-KR"/>
              </w:rPr>
              <w:t>)</w:t>
            </w:r>
          </w:p>
          <w:p w14:paraId="1E90A7F4" w14:textId="77777777" w:rsidR="00B4288B" w:rsidRDefault="0010783A">
            <w:pPr>
              <w:pStyle w:val="KS2"/>
              <w:rPr>
                <w:ins w:id="3148" w:author="임픽스 검토" w:date="2026-10-12T04:00:00Z"/>
                <w:lang w:eastAsia="ko-KR"/>
              </w:rPr>
            </w:pPr>
            <w:ins w:id="314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창고식별자</w:t>
              </w:r>
              <w:r>
                <w:rPr>
                  <w:lang w:eastAsia="ko-KR"/>
                </w:rPr>
                <w:t>(WarehouseID)</w:t>
              </w:r>
              <w:r>
                <w:rPr>
                  <w:lang w:eastAsia="ko-KR"/>
                </w:rPr>
                <w:t>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함께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창고</w:t>
              </w:r>
              <w:r>
                <w:rPr>
                  <w:lang w:eastAsia="ko-KR"/>
                </w:rPr>
                <w:t>(WarehouseLocation)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창고라인을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참조한다</w:t>
              </w:r>
            </w:ins>
          </w:p>
        </w:tc>
      </w:tr>
      <w:tr w:rsidR="00B4288B" w14:paraId="445672A7" w14:textId="77777777">
        <w:trPr>
          <w:cantSplit/>
          <w:jc w:val="center"/>
        </w:trPr>
        <w:tc>
          <w:tcPr>
            <w:tcW w:w="2100" w:type="dxa"/>
          </w:tcPr>
          <w:p w14:paraId="090F8EB4" w14:textId="77777777" w:rsidR="00B4288B" w:rsidRDefault="0010783A">
            <w:pPr>
              <w:pStyle w:val="KS2"/>
            </w:pPr>
            <w:r>
              <w:t>소요수량</w:t>
            </w:r>
          </w:p>
        </w:tc>
        <w:tc>
          <w:tcPr>
            <w:tcW w:w="3000" w:type="dxa"/>
          </w:tcPr>
          <w:p w14:paraId="34E24EC8" w14:textId="77777777" w:rsidR="00B4288B" w:rsidRDefault="0010783A">
            <w:pPr>
              <w:pStyle w:val="KS2"/>
            </w:pPr>
            <w:r>
              <w:t>RequiredQuantity</w:t>
            </w:r>
          </w:p>
        </w:tc>
        <w:tc>
          <w:tcPr>
            <w:tcW w:w="1150" w:type="dxa"/>
          </w:tcPr>
          <w:p w14:paraId="68F51BC1" w14:textId="77777777" w:rsidR="00B4288B" w:rsidRDefault="0010783A">
            <w:pPr>
              <w:pStyle w:val="KS2"/>
              <w:jc w:val="center"/>
            </w:pPr>
            <w:r>
              <w:t>int</w:t>
            </w:r>
          </w:p>
        </w:tc>
        <w:tc>
          <w:tcPr>
            <w:tcW w:w="1000" w:type="dxa"/>
          </w:tcPr>
          <w:p w14:paraId="1E36B7CC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3435CA2D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투입된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소요수량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수량의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기준단위코드로함</w:t>
            </w:r>
            <w:r>
              <w:rPr>
                <w:lang w:eastAsia="ko-KR"/>
              </w:rPr>
              <w:t>)</w:t>
            </w:r>
          </w:p>
          <w:p w14:paraId="0E99FB9D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소요수량은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생산지시에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설정된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계획수량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개념을의미함</w:t>
            </w:r>
          </w:p>
        </w:tc>
      </w:tr>
      <w:tr w:rsidR="00B4288B" w14:paraId="6AF058E1" w14:textId="77777777">
        <w:trPr>
          <w:cantSplit/>
          <w:jc w:val="center"/>
        </w:trPr>
        <w:tc>
          <w:tcPr>
            <w:tcW w:w="2100" w:type="dxa"/>
          </w:tcPr>
          <w:p w14:paraId="4379487C" w14:textId="77777777" w:rsidR="00B4288B" w:rsidRDefault="0010783A">
            <w:pPr>
              <w:pStyle w:val="KS2"/>
            </w:pPr>
            <w:r>
              <w:t>출고수량</w:t>
            </w:r>
          </w:p>
        </w:tc>
        <w:tc>
          <w:tcPr>
            <w:tcW w:w="3000" w:type="dxa"/>
          </w:tcPr>
          <w:p w14:paraId="1EDE9264" w14:textId="77777777" w:rsidR="00B4288B" w:rsidRDefault="0010783A">
            <w:pPr>
              <w:pStyle w:val="KS2"/>
            </w:pPr>
            <w:r>
              <w:t>IssuedQuantity</w:t>
            </w:r>
          </w:p>
        </w:tc>
        <w:tc>
          <w:tcPr>
            <w:tcW w:w="1150" w:type="dxa"/>
          </w:tcPr>
          <w:p w14:paraId="5BA2DBE5" w14:textId="77777777" w:rsidR="00B4288B" w:rsidRDefault="0010783A">
            <w:pPr>
              <w:pStyle w:val="KS2"/>
              <w:jc w:val="center"/>
            </w:pPr>
            <w:r>
              <w:t>int</w:t>
            </w:r>
          </w:p>
        </w:tc>
        <w:tc>
          <w:tcPr>
            <w:tcW w:w="1000" w:type="dxa"/>
          </w:tcPr>
          <w:p w14:paraId="11DACAAB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119DB9DF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출고수량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수량의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기준단위코드로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B4288B" w14:paraId="64B64D17" w14:textId="77777777">
        <w:trPr>
          <w:cantSplit/>
          <w:jc w:val="center"/>
        </w:trPr>
        <w:tc>
          <w:tcPr>
            <w:tcW w:w="2100" w:type="dxa"/>
          </w:tcPr>
          <w:p w14:paraId="218EAAC6" w14:textId="77777777" w:rsidR="00B4288B" w:rsidRDefault="0010783A">
            <w:pPr>
              <w:pStyle w:val="KS2"/>
            </w:pPr>
            <w:r>
              <w:t>출고완료여부</w:t>
            </w:r>
          </w:p>
        </w:tc>
        <w:tc>
          <w:tcPr>
            <w:tcW w:w="3000" w:type="dxa"/>
          </w:tcPr>
          <w:p w14:paraId="793A2B4B" w14:textId="77777777" w:rsidR="00B4288B" w:rsidRDefault="0010783A">
            <w:pPr>
              <w:pStyle w:val="KS2"/>
            </w:pPr>
            <w:r>
              <w:t>IssuedIndicator</w:t>
            </w:r>
          </w:p>
        </w:tc>
        <w:tc>
          <w:tcPr>
            <w:tcW w:w="1150" w:type="dxa"/>
          </w:tcPr>
          <w:p w14:paraId="479BD362" w14:textId="77777777" w:rsidR="00B4288B" w:rsidRDefault="0010783A">
            <w:pPr>
              <w:pStyle w:val="KS2"/>
              <w:jc w:val="center"/>
            </w:pPr>
            <w:r>
              <w:t>boolean</w:t>
            </w:r>
          </w:p>
        </w:tc>
        <w:tc>
          <w:tcPr>
            <w:tcW w:w="1000" w:type="dxa"/>
          </w:tcPr>
          <w:p w14:paraId="4009293F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3A803D23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투입된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수량이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투입되었는지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</w:p>
        </w:tc>
      </w:tr>
    </w:tbl>
    <w:p w14:paraId="40B86258" w14:textId="77777777" w:rsidR="00B4288B" w:rsidRDefault="00B4288B">
      <w:pPr>
        <w:spacing w:after="0" w:line="144" w:lineRule="auto"/>
        <w:rPr>
          <w:lang w:eastAsia="ko-KR"/>
        </w:rPr>
      </w:pPr>
    </w:p>
    <w:p w14:paraId="7CA18E86" w14:textId="77777777" w:rsidR="00B4288B" w:rsidRDefault="0010783A">
      <w:pPr>
        <w:pStyle w:val="46"/>
        <w:rPr>
          <w:lang w:eastAsia="ko-KR"/>
        </w:rPr>
      </w:pPr>
      <w:r>
        <w:rPr>
          <w:lang w:eastAsia="ko-KR"/>
        </w:rPr>
        <w:t xml:space="preserve">7.4.6.22  </w:t>
      </w:r>
      <w:r>
        <w:rPr>
          <w:lang w:eastAsia="ko-KR"/>
        </w:rPr>
        <w:t>생산실적투입인력</w:t>
      </w:r>
      <w:r>
        <w:rPr>
          <w:lang w:eastAsia="ko-KR"/>
        </w:rPr>
        <w:t>(ProductionPerformancePersonnel)</w:t>
      </w:r>
    </w:p>
    <w:p w14:paraId="5CE5B299" w14:textId="57F4964E" w:rsidR="00B4288B" w:rsidRDefault="0010783A">
      <w:pPr>
        <w:rPr>
          <w:lang w:eastAsia="ko-KR"/>
        </w:rPr>
      </w:pP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투입된</w:t>
      </w:r>
      <w:r>
        <w:rPr>
          <w:lang w:eastAsia="ko-KR"/>
        </w:rPr>
        <w:t xml:space="preserve"> </w:t>
      </w:r>
      <w:r>
        <w:rPr>
          <w:lang w:eastAsia="ko-KR"/>
        </w:rPr>
        <w:t>인력정보를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생산실적투입인력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3150" w:author="임픽스 검토" w:date="2026-10-12T04:00:00Z">
        <w:r>
          <w:rPr>
            <w:lang w:eastAsia="ko-KR"/>
          </w:rPr>
          <w:delText>62</w:delText>
        </w:r>
        <w:r>
          <w:rPr>
            <w:lang w:eastAsia="ko-KR"/>
          </w:rPr>
          <w:delText>와</w:delText>
        </w:r>
        <w:r>
          <w:rPr>
            <w:lang w:eastAsia="ko-KR"/>
          </w:rPr>
          <w:delText xml:space="preserve"> </w:delText>
        </w:r>
        <w:r>
          <w:rPr>
            <w:lang w:eastAsia="ko-KR"/>
          </w:rPr>
          <w:delText>같은</w:delText>
        </w:r>
      </w:del>
      <w:ins w:id="3151" w:author="임픽스 검토" w:date="2026-10-12T04:00:00Z">
        <w:r>
          <w:rPr>
            <w:lang w:eastAsia="ko-KR"/>
          </w:rPr>
          <w:t>65</w:t>
        </w:r>
        <w:r>
          <w:rPr>
            <w:lang w:eastAsia="ko-KR"/>
          </w:rPr>
          <w:t>와같은</w:t>
        </w:r>
      </w:ins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301849A" w14:textId="24442C62" w:rsidR="00B4288B" w:rsidRDefault="0010783A">
      <w:pPr>
        <w:pStyle w:val="KS"/>
        <w:rPr>
          <w:lang w:eastAsia="ko-KR"/>
        </w:rPr>
      </w:pPr>
      <w:commentRangeStart w:id="3152"/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3153" w:author="임픽스 검토" w:date="2026-10-12T04:00:00Z">
        <w:r>
          <w:rPr>
            <w:lang w:eastAsia="ko-KR"/>
          </w:rPr>
          <w:delText>26</w:delText>
        </w:r>
      </w:del>
      <w:ins w:id="3154" w:author="임픽스 검토" w:date="2026-10-12T04:00:00Z">
        <w:r>
          <w:rPr>
            <w:lang w:eastAsia="ko-KR"/>
          </w:rPr>
          <w:t>65</w:t>
        </w:r>
      </w:ins>
      <w:r>
        <w:rPr>
          <w:lang w:eastAsia="ko-KR"/>
        </w:rPr>
        <w:t xml:space="preserve"> — </w:t>
      </w:r>
      <w:r>
        <w:rPr>
          <w:lang w:eastAsia="ko-KR"/>
        </w:rPr>
        <w:t>생산실적투입인력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commentRangeEnd w:id="3152"/>
      <w:r>
        <w:rPr>
          <w:rStyle w:val="aff5"/>
          <w:sz w:val="20"/>
          <w:szCs w:val="22"/>
          <w:lang w:eastAsia="ko-KR"/>
        </w:rPr>
        <w:commentReference w:id="3152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323CB213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1C48ECCD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34B13AD5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0E2AC65D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1A088E1E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5540CE71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260BF40E" w14:textId="77777777">
        <w:trPr>
          <w:cantSplit/>
          <w:jc w:val="center"/>
        </w:trPr>
        <w:tc>
          <w:tcPr>
            <w:tcW w:w="2100" w:type="dxa"/>
          </w:tcPr>
          <w:p w14:paraId="5D884164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4F4185E6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1FBAA9F7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5717214D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2D656622" w14:textId="77777777" w:rsidR="00B4288B" w:rsidRDefault="00B4288B">
            <w:pPr>
              <w:pStyle w:val="KS2"/>
            </w:pPr>
          </w:p>
        </w:tc>
      </w:tr>
      <w:tr w:rsidR="00B4288B" w14:paraId="1E8FE2E3" w14:textId="77777777">
        <w:trPr>
          <w:cantSplit/>
          <w:jc w:val="center"/>
        </w:trPr>
        <w:tc>
          <w:tcPr>
            <w:tcW w:w="2100" w:type="dxa"/>
          </w:tcPr>
          <w:p w14:paraId="339E7E6D" w14:textId="77777777" w:rsidR="00B4288B" w:rsidRDefault="0010783A">
            <w:pPr>
              <w:pStyle w:val="KS2"/>
            </w:pPr>
            <w:r>
              <w:t>생산실적식별자</w:t>
            </w:r>
          </w:p>
        </w:tc>
        <w:tc>
          <w:tcPr>
            <w:tcW w:w="3000" w:type="dxa"/>
          </w:tcPr>
          <w:p w14:paraId="6264DE0F" w14:textId="77777777" w:rsidR="00B4288B" w:rsidRDefault="0010783A">
            <w:pPr>
              <w:pStyle w:val="KS2"/>
            </w:pPr>
            <w:r>
              <w:t>ProductionPerformanceID</w:t>
            </w:r>
          </w:p>
        </w:tc>
        <w:tc>
          <w:tcPr>
            <w:tcW w:w="1150" w:type="dxa"/>
          </w:tcPr>
          <w:p w14:paraId="52A7C3B5" w14:textId="13BC0F93" w:rsidR="00B4288B" w:rsidRDefault="0010783A">
            <w:pPr>
              <w:pStyle w:val="KS2"/>
              <w:jc w:val="center"/>
            </w:pPr>
            <w:del w:id="3155" w:author="임픽스 검토" w:date="2026-10-12T04:00:00Z">
              <w:r>
                <w:delText>ID</w:delText>
              </w:r>
            </w:del>
            <w:ins w:id="3156" w:author="임픽스 검토" w:date="2026-10-12T04:00:00Z">
              <w:r>
                <w:t>IDREF</w:t>
              </w:r>
            </w:ins>
          </w:p>
        </w:tc>
        <w:tc>
          <w:tcPr>
            <w:tcW w:w="1000" w:type="dxa"/>
          </w:tcPr>
          <w:p w14:paraId="090BE3EE" w14:textId="6422F415" w:rsidR="00B4288B" w:rsidRDefault="0010783A">
            <w:pPr>
              <w:pStyle w:val="KS2"/>
              <w:jc w:val="center"/>
            </w:pPr>
            <w:del w:id="3157" w:author="임픽스 검토" w:date="2026-10-12T04:00:00Z">
              <w:r>
                <w:delText>비대상</w:delText>
              </w:r>
            </w:del>
            <w:ins w:id="3158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2833C787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생산실적을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657A4402" w14:textId="77777777" w:rsidR="00B4288B" w:rsidRDefault="0010783A">
            <w:pPr>
              <w:pStyle w:val="KS2"/>
              <w:rPr>
                <w:ins w:id="3159" w:author="임픽스 검토" w:date="2026-10-12T04:00:00Z"/>
              </w:rPr>
            </w:pPr>
            <w:ins w:id="3160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생산실적</w:t>
              </w:r>
              <w:r>
                <w:t>(ProductionPerformance)</w:t>
              </w:r>
            </w:ins>
          </w:p>
        </w:tc>
      </w:tr>
      <w:tr w:rsidR="00B4288B" w14:paraId="00C9818E" w14:textId="77777777">
        <w:trPr>
          <w:cantSplit/>
          <w:jc w:val="center"/>
        </w:trPr>
        <w:tc>
          <w:tcPr>
            <w:tcW w:w="2100" w:type="dxa"/>
          </w:tcPr>
          <w:p w14:paraId="10FFCFFF" w14:textId="77777777" w:rsidR="00B4288B" w:rsidRDefault="0010783A">
            <w:pPr>
              <w:pStyle w:val="KS2"/>
            </w:pPr>
            <w:r>
              <w:t>생산실적순번</w:t>
            </w:r>
          </w:p>
        </w:tc>
        <w:tc>
          <w:tcPr>
            <w:tcW w:w="3000" w:type="dxa"/>
          </w:tcPr>
          <w:p w14:paraId="40DB1F96" w14:textId="77777777" w:rsidR="00B4288B" w:rsidRDefault="0010783A">
            <w:pPr>
              <w:pStyle w:val="KS2"/>
            </w:pPr>
            <w:r>
              <w:t>ProductionPerformanceSequence</w:t>
            </w:r>
          </w:p>
        </w:tc>
        <w:tc>
          <w:tcPr>
            <w:tcW w:w="1150" w:type="dxa"/>
          </w:tcPr>
          <w:p w14:paraId="31578EF1" w14:textId="77777777" w:rsidR="00B4288B" w:rsidRDefault="0010783A">
            <w:pPr>
              <w:pStyle w:val="KS2"/>
              <w:jc w:val="center"/>
            </w:pPr>
            <w:r>
              <w:t>int</w:t>
            </w:r>
          </w:p>
        </w:tc>
        <w:tc>
          <w:tcPr>
            <w:tcW w:w="1000" w:type="dxa"/>
          </w:tcPr>
          <w:p w14:paraId="0713780A" w14:textId="77777777" w:rsidR="00B4288B" w:rsidRDefault="0010783A">
            <w:pPr>
              <w:pStyle w:val="KS2"/>
              <w:jc w:val="center"/>
            </w:pPr>
            <w:del w:id="3161" w:author="임픽스 검토" w:date="2026-10-12T04:00:00Z">
              <w:r>
                <w:delText>비대상</w:delText>
              </w:r>
            </w:del>
            <w:ins w:id="3162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10F0CBDC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생산실적이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순서</w:t>
            </w:r>
          </w:p>
          <w:p w14:paraId="5644B92E" w14:textId="77777777" w:rsidR="00B4288B" w:rsidRDefault="0010783A">
            <w:pPr>
              <w:pStyle w:val="KS2"/>
              <w:rPr>
                <w:ins w:id="3163" w:author="임픽스 검토" w:date="2026-10-12T04:00:00Z"/>
                <w:lang w:eastAsia="ko-KR"/>
              </w:rPr>
            </w:pPr>
            <w:ins w:id="316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생산실적식별자</w:t>
              </w:r>
              <w:r>
                <w:rPr>
                  <w:lang w:eastAsia="ko-KR"/>
                </w:rPr>
                <w:t>(ProductionPerformanceID)</w:t>
              </w:r>
              <w:r>
                <w:rPr>
                  <w:lang w:eastAsia="ko-KR"/>
                </w:rPr>
                <w:t>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함께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생산실적</w:t>
              </w:r>
              <w:r>
                <w:rPr>
                  <w:lang w:eastAsia="ko-KR"/>
                </w:rPr>
                <w:t>(ProductionPerformance)</w:t>
              </w:r>
              <w:r>
                <w:rPr>
                  <w:lang w:eastAsia="ko-KR"/>
                </w:rPr>
                <w:t>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참조한다</w:t>
              </w:r>
            </w:ins>
          </w:p>
        </w:tc>
      </w:tr>
      <w:tr w:rsidR="00B4288B" w14:paraId="2B57D278" w14:textId="77777777">
        <w:trPr>
          <w:cantSplit/>
          <w:jc w:val="center"/>
        </w:trPr>
        <w:tc>
          <w:tcPr>
            <w:tcW w:w="2100" w:type="dxa"/>
          </w:tcPr>
          <w:p w14:paraId="4D7BD4C4" w14:textId="77777777" w:rsidR="00B4288B" w:rsidRDefault="0010783A">
            <w:pPr>
              <w:pStyle w:val="KS2"/>
            </w:pPr>
            <w:r>
              <w:t>생산지시식별자</w:t>
            </w:r>
          </w:p>
        </w:tc>
        <w:tc>
          <w:tcPr>
            <w:tcW w:w="3000" w:type="dxa"/>
          </w:tcPr>
          <w:p w14:paraId="229E352E" w14:textId="77777777" w:rsidR="00B4288B" w:rsidRDefault="0010783A">
            <w:pPr>
              <w:pStyle w:val="KS2"/>
            </w:pPr>
            <w:r>
              <w:t>ProductionOrderID</w:t>
            </w:r>
          </w:p>
        </w:tc>
        <w:tc>
          <w:tcPr>
            <w:tcW w:w="1150" w:type="dxa"/>
          </w:tcPr>
          <w:p w14:paraId="2A6AD9B6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602EF734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04CE68CD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생산지시를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생산실적을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생산지시의</w:t>
            </w:r>
            <w:r>
              <w:rPr>
                <w:lang w:eastAsia="ko-KR"/>
              </w:rPr>
              <w:t xml:space="preserve"> ID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>)</w:t>
            </w:r>
          </w:p>
          <w:p w14:paraId="7D972AF4" w14:textId="77777777" w:rsidR="00B4288B" w:rsidRDefault="0010783A">
            <w:pPr>
              <w:pStyle w:val="KS2"/>
              <w:rPr>
                <w:ins w:id="3165" w:author="임픽스 검토" w:date="2026-10-12T04:00:00Z"/>
              </w:rPr>
            </w:pPr>
            <w:ins w:id="3166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생산지시</w:t>
              </w:r>
              <w:r>
                <w:t>(ProductionOrder)</w:t>
              </w:r>
            </w:ins>
          </w:p>
        </w:tc>
      </w:tr>
      <w:tr w:rsidR="00B4288B" w14:paraId="051040D2" w14:textId="77777777">
        <w:trPr>
          <w:cantSplit/>
          <w:jc w:val="center"/>
        </w:trPr>
        <w:tc>
          <w:tcPr>
            <w:tcW w:w="2100" w:type="dxa"/>
          </w:tcPr>
          <w:p w14:paraId="63321AEF" w14:textId="77777777" w:rsidR="00B4288B" w:rsidRDefault="0010783A">
            <w:pPr>
              <w:pStyle w:val="KS2"/>
            </w:pPr>
            <w:r>
              <w:t>생산지시순번</w:t>
            </w:r>
          </w:p>
        </w:tc>
        <w:tc>
          <w:tcPr>
            <w:tcW w:w="3000" w:type="dxa"/>
          </w:tcPr>
          <w:p w14:paraId="14403EC2" w14:textId="77777777" w:rsidR="00B4288B" w:rsidRDefault="0010783A">
            <w:pPr>
              <w:pStyle w:val="KS2"/>
            </w:pPr>
            <w:r>
              <w:t>ProductionOrderSequence</w:t>
            </w:r>
          </w:p>
        </w:tc>
        <w:tc>
          <w:tcPr>
            <w:tcW w:w="1150" w:type="dxa"/>
          </w:tcPr>
          <w:p w14:paraId="7FB45C95" w14:textId="77777777" w:rsidR="00B4288B" w:rsidRDefault="0010783A">
            <w:pPr>
              <w:pStyle w:val="KS2"/>
              <w:jc w:val="center"/>
            </w:pPr>
            <w:r>
              <w:t>int</w:t>
            </w:r>
          </w:p>
        </w:tc>
        <w:tc>
          <w:tcPr>
            <w:tcW w:w="1000" w:type="dxa"/>
          </w:tcPr>
          <w:p w14:paraId="4550C49A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4693272E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생산지시식별자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순서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생산실적을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생산지시의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순번을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>)</w:t>
            </w:r>
          </w:p>
          <w:p w14:paraId="1652E462" w14:textId="77777777" w:rsidR="00B4288B" w:rsidRDefault="0010783A">
            <w:pPr>
              <w:pStyle w:val="KS2"/>
              <w:rPr>
                <w:ins w:id="3167" w:author="임픽스 검토" w:date="2026-10-12T04:00:00Z"/>
              </w:rPr>
            </w:pPr>
            <w:ins w:id="3168" w:author="임픽스 검토" w:date="2026-10-12T04:00:00Z">
              <w:r>
                <w:t xml:space="preserve">— </w:t>
              </w:r>
              <w:r>
                <w:t>생산지시식별자</w:t>
              </w:r>
              <w:r>
                <w:t>(ProductionOrderID)</w:t>
              </w:r>
              <w:r>
                <w:t>와</w:t>
              </w:r>
              <w:r>
                <w:t xml:space="preserve"> </w:t>
              </w:r>
              <w:r>
                <w:t>함께</w:t>
              </w:r>
              <w:r>
                <w:t xml:space="preserve"> </w:t>
              </w:r>
              <w:r>
                <w:t>생산지시</w:t>
              </w:r>
              <w:r>
                <w:t>(ProductionOrder)</w:t>
              </w:r>
              <w:r>
                <w:t>를</w:t>
              </w:r>
              <w:r>
                <w:t xml:space="preserve"> </w:t>
              </w:r>
              <w:r>
                <w:t>참조한다</w:t>
              </w:r>
            </w:ins>
          </w:p>
        </w:tc>
      </w:tr>
      <w:tr w:rsidR="00B4288B" w14:paraId="2139AE0D" w14:textId="77777777">
        <w:trPr>
          <w:cantSplit/>
          <w:jc w:val="center"/>
        </w:trPr>
        <w:tc>
          <w:tcPr>
            <w:tcW w:w="2100" w:type="dxa"/>
          </w:tcPr>
          <w:p w14:paraId="5B937B20" w14:textId="77777777" w:rsidR="00B4288B" w:rsidRDefault="0010783A">
            <w:pPr>
              <w:pStyle w:val="KS2"/>
            </w:pPr>
            <w:r>
              <w:t>공정식별자</w:t>
            </w:r>
          </w:p>
        </w:tc>
        <w:tc>
          <w:tcPr>
            <w:tcW w:w="3000" w:type="dxa"/>
          </w:tcPr>
          <w:p w14:paraId="43E7555D" w14:textId="77777777" w:rsidR="00B4288B" w:rsidRDefault="0010783A">
            <w:pPr>
              <w:pStyle w:val="KS2"/>
            </w:pPr>
            <w:r>
              <w:t>OperationID</w:t>
            </w:r>
          </w:p>
        </w:tc>
        <w:tc>
          <w:tcPr>
            <w:tcW w:w="1150" w:type="dxa"/>
          </w:tcPr>
          <w:p w14:paraId="1CC2A95A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72E7AFFE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3D579C5C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공정을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65163D47" w14:textId="77777777" w:rsidR="00B4288B" w:rsidRDefault="0010783A">
            <w:pPr>
              <w:pStyle w:val="KS2"/>
              <w:rPr>
                <w:ins w:id="3169" w:author="임픽스 검토" w:date="2026-10-12T04:00:00Z"/>
              </w:rPr>
            </w:pPr>
            <w:ins w:id="3170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공정</w:t>
              </w:r>
              <w:r>
                <w:t>(Operation)</w:t>
              </w:r>
            </w:ins>
          </w:p>
        </w:tc>
      </w:tr>
      <w:tr w:rsidR="00B4288B" w14:paraId="70241E4A" w14:textId="77777777">
        <w:trPr>
          <w:cantSplit/>
          <w:jc w:val="center"/>
        </w:trPr>
        <w:tc>
          <w:tcPr>
            <w:tcW w:w="2100" w:type="dxa"/>
          </w:tcPr>
          <w:p w14:paraId="3CD6F9B8" w14:textId="77777777" w:rsidR="00B4288B" w:rsidRDefault="0010783A">
            <w:pPr>
              <w:pStyle w:val="KS2"/>
            </w:pPr>
            <w:r>
              <w:t>사원식별자</w:t>
            </w:r>
          </w:p>
        </w:tc>
        <w:tc>
          <w:tcPr>
            <w:tcW w:w="3000" w:type="dxa"/>
          </w:tcPr>
          <w:p w14:paraId="1E36EF3F" w14:textId="77777777" w:rsidR="00B4288B" w:rsidRDefault="0010783A">
            <w:pPr>
              <w:pStyle w:val="KS2"/>
            </w:pPr>
            <w:r>
              <w:t>PersonnelID</w:t>
            </w:r>
          </w:p>
        </w:tc>
        <w:tc>
          <w:tcPr>
            <w:tcW w:w="1150" w:type="dxa"/>
          </w:tcPr>
          <w:p w14:paraId="3C8510D7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57E3D07C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59C210B8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인사조직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사원을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05083D5C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생산실적투입인력을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취합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관리하는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담당자의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식별정보</w:t>
            </w:r>
          </w:p>
          <w:p w14:paraId="2826B615" w14:textId="77777777" w:rsidR="00B4288B" w:rsidRDefault="0010783A">
            <w:pPr>
              <w:pStyle w:val="KS2"/>
              <w:rPr>
                <w:ins w:id="3171" w:author="임픽스 검토" w:date="2026-10-12T04:00:00Z"/>
              </w:rPr>
            </w:pPr>
            <w:ins w:id="3172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사원</w:t>
              </w:r>
              <w:r>
                <w:t>(Personnel)</w:t>
              </w:r>
            </w:ins>
          </w:p>
          <w:p w14:paraId="30463F90" w14:textId="77777777" w:rsidR="00B4288B" w:rsidRDefault="0010783A">
            <w:pPr>
              <w:pStyle w:val="KS2"/>
              <w:rPr>
                <w:ins w:id="3173" w:author="임픽스 검토" w:date="2026-10-12T04:00:00Z"/>
              </w:rPr>
            </w:pPr>
            <w:ins w:id="3174" w:author="임픽스 검토" w:date="2026-10-12T04:00:00Z">
              <w:r>
                <w:t xml:space="preserve">— </w:t>
              </w:r>
              <w:r>
                <w:t>생산실적투입인력</w:t>
              </w:r>
              <w:r>
                <w:t xml:space="preserve"> </w:t>
              </w:r>
              <w:r>
                <w:t>행은</w:t>
              </w:r>
              <w:r>
                <w:t xml:space="preserve"> </w:t>
              </w:r>
              <w:r>
                <w:t>생산실적식별자</w:t>
              </w:r>
              <w:r>
                <w:t xml:space="preserve">, </w:t>
              </w:r>
              <w:r>
                <w:t>생산실적순번</w:t>
              </w:r>
              <w:r>
                <w:t xml:space="preserve">, </w:t>
              </w:r>
              <w:r>
                <w:t>사원식별자의</w:t>
              </w:r>
              <w:r>
                <w:t xml:space="preserve"> </w:t>
              </w:r>
              <w:r>
                <w:t>조합으로</w:t>
              </w:r>
              <w:r>
                <w:t xml:space="preserve"> </w:t>
              </w:r>
              <w:r>
                <w:t>구분하며</w:t>
              </w:r>
              <w:r>
                <w:t xml:space="preserve">, </w:t>
              </w:r>
              <w:r>
                <w:t>조합에</w:t>
              </w:r>
              <w:r>
                <w:t xml:space="preserve"> </w:t>
              </w:r>
              <w:r>
                <w:t>포함되는</w:t>
              </w:r>
              <w:r>
                <w:t xml:space="preserve"> </w:t>
              </w:r>
              <w:r>
                <w:t>속성은</w:t>
              </w:r>
              <w:r>
                <w:t xml:space="preserve"> </w:t>
              </w:r>
              <w:r>
                <w:t>값을</w:t>
              </w:r>
              <w:r>
                <w:t xml:space="preserve"> </w:t>
              </w:r>
              <w:r>
                <w:t>생략할</w:t>
              </w:r>
              <w:r>
                <w:t xml:space="preserve"> </w:t>
              </w:r>
              <w:r>
                <w:t>수</w:t>
              </w:r>
              <w:r>
                <w:t xml:space="preserve"> </w:t>
              </w:r>
              <w:r>
                <w:t>없음</w:t>
              </w:r>
              <w:r>
                <w:t>(7.1)</w:t>
              </w:r>
            </w:ins>
          </w:p>
        </w:tc>
      </w:tr>
      <w:tr w:rsidR="00B4288B" w14:paraId="37288208" w14:textId="77777777">
        <w:trPr>
          <w:cantSplit/>
          <w:jc w:val="center"/>
        </w:trPr>
        <w:tc>
          <w:tcPr>
            <w:tcW w:w="2100" w:type="dxa"/>
          </w:tcPr>
          <w:p w14:paraId="34AAF4D8" w14:textId="77777777" w:rsidR="00B4288B" w:rsidRDefault="0010783A">
            <w:pPr>
              <w:pStyle w:val="KS2"/>
            </w:pPr>
            <w:r>
              <w:t>생산시작일시</w:t>
            </w:r>
          </w:p>
        </w:tc>
        <w:tc>
          <w:tcPr>
            <w:tcW w:w="3000" w:type="dxa"/>
          </w:tcPr>
          <w:p w14:paraId="1D7FD4F8" w14:textId="77777777" w:rsidR="00B4288B" w:rsidRDefault="0010783A">
            <w:pPr>
              <w:pStyle w:val="KS2"/>
            </w:pPr>
            <w:r>
              <w:t>ExecutionStartDateTime</w:t>
            </w:r>
          </w:p>
        </w:tc>
        <w:tc>
          <w:tcPr>
            <w:tcW w:w="1150" w:type="dxa"/>
          </w:tcPr>
          <w:p w14:paraId="4C19E10B" w14:textId="77777777" w:rsidR="00B4288B" w:rsidRDefault="0010783A">
            <w:pPr>
              <w:pStyle w:val="KS2"/>
              <w:jc w:val="center"/>
            </w:pPr>
            <w:r>
              <w:t>dateTime</w:t>
            </w:r>
          </w:p>
        </w:tc>
        <w:tc>
          <w:tcPr>
            <w:tcW w:w="1000" w:type="dxa"/>
          </w:tcPr>
          <w:p w14:paraId="17DB509E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3B08D45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생산지시에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시작된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생산시작일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  <w:tr w:rsidR="00B4288B" w14:paraId="1A7391A4" w14:textId="77777777">
        <w:trPr>
          <w:cantSplit/>
          <w:jc w:val="center"/>
        </w:trPr>
        <w:tc>
          <w:tcPr>
            <w:tcW w:w="2100" w:type="dxa"/>
          </w:tcPr>
          <w:p w14:paraId="28115150" w14:textId="77777777" w:rsidR="00B4288B" w:rsidRDefault="0010783A">
            <w:pPr>
              <w:pStyle w:val="KS2"/>
            </w:pPr>
            <w:r>
              <w:t>생산종료일시</w:t>
            </w:r>
          </w:p>
        </w:tc>
        <w:tc>
          <w:tcPr>
            <w:tcW w:w="3000" w:type="dxa"/>
          </w:tcPr>
          <w:p w14:paraId="3B692CD3" w14:textId="77777777" w:rsidR="00B4288B" w:rsidRDefault="0010783A">
            <w:pPr>
              <w:pStyle w:val="KS2"/>
            </w:pPr>
            <w:r>
              <w:t>ExecutionEndDateTime</w:t>
            </w:r>
          </w:p>
        </w:tc>
        <w:tc>
          <w:tcPr>
            <w:tcW w:w="1150" w:type="dxa"/>
          </w:tcPr>
          <w:p w14:paraId="4CE96E6C" w14:textId="77777777" w:rsidR="00B4288B" w:rsidRDefault="0010783A">
            <w:pPr>
              <w:pStyle w:val="KS2"/>
              <w:jc w:val="center"/>
            </w:pPr>
            <w:r>
              <w:t>dateTime</w:t>
            </w:r>
          </w:p>
        </w:tc>
        <w:tc>
          <w:tcPr>
            <w:tcW w:w="1000" w:type="dxa"/>
          </w:tcPr>
          <w:p w14:paraId="323E01EC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0FDC88AA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생산지시에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끝난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생산종료일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  <w:tr w:rsidR="00B4288B" w14:paraId="57888305" w14:textId="77777777">
        <w:trPr>
          <w:cantSplit/>
          <w:jc w:val="center"/>
        </w:trPr>
        <w:tc>
          <w:tcPr>
            <w:tcW w:w="2100" w:type="dxa"/>
          </w:tcPr>
          <w:p w14:paraId="5EA6F6AD" w14:textId="77777777" w:rsidR="00B4288B" w:rsidRDefault="0010783A">
            <w:pPr>
              <w:pStyle w:val="KS2"/>
            </w:pPr>
            <w:r>
              <w:t>근무조코드</w:t>
            </w:r>
          </w:p>
        </w:tc>
        <w:tc>
          <w:tcPr>
            <w:tcW w:w="3000" w:type="dxa"/>
          </w:tcPr>
          <w:p w14:paraId="46522A3B" w14:textId="77777777" w:rsidR="00B4288B" w:rsidRDefault="0010783A">
            <w:pPr>
              <w:pStyle w:val="KS2"/>
            </w:pPr>
            <w:r>
              <w:t>TaskGroupCode</w:t>
            </w:r>
          </w:p>
        </w:tc>
        <w:tc>
          <w:tcPr>
            <w:tcW w:w="1150" w:type="dxa"/>
          </w:tcPr>
          <w:p w14:paraId="592AFC0A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6113E6F8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5390A20B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작업자가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속한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근무조</w:t>
            </w:r>
          </w:p>
          <w:p w14:paraId="2849B400" w14:textId="77777777" w:rsidR="004F47B7" w:rsidRDefault="00000000">
            <w:pPr>
              <w:pStyle w:val="KS2"/>
              <w:rPr>
                <w:ins w:id="3175" w:author="임픽스 검토" w:date="2026-10-12T04:00:00Z"/>
                <w:lang w:eastAsia="ko-KR"/>
              </w:rPr>
            </w:pPr>
            <w:ins w:id="317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주간조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야간조</w:t>
              </w:r>
              <w:r>
                <w:rPr>
                  <w:lang w:eastAsia="ko-KR"/>
                </w:rPr>
                <w:t>, A</w:t>
              </w:r>
              <w:r>
                <w:rPr>
                  <w:lang w:eastAsia="ko-KR"/>
                </w:rPr>
                <w:t>조</w:t>
              </w:r>
              <w:r>
                <w:rPr>
                  <w:lang w:eastAsia="ko-KR"/>
                </w:rPr>
                <w:t>, B</w:t>
              </w:r>
              <w:r>
                <w:rPr>
                  <w:lang w:eastAsia="ko-KR"/>
                </w:rPr>
                <w:t>조</w:t>
              </w:r>
              <w:r>
                <w:rPr>
                  <w:lang w:eastAsia="ko-KR"/>
                </w:rPr>
                <w:t>, C</w:t>
              </w:r>
              <w:r>
                <w:rPr>
                  <w:lang w:eastAsia="ko-KR"/>
                </w:rPr>
                <w:t>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</w:ins>
          </w:p>
          <w:p w14:paraId="6EA553B0" w14:textId="77777777" w:rsidR="00B4288B" w:rsidRDefault="0010783A">
            <w:pPr>
              <w:pStyle w:val="KS2"/>
              <w:rPr>
                <w:ins w:id="3177" w:author="임픽스 검토" w:date="2026-10-12T04:00:00Z"/>
                <w:lang w:eastAsia="ko-KR"/>
              </w:rPr>
            </w:pPr>
            <w:ins w:id="317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1A343258" w14:textId="77777777">
        <w:trPr>
          <w:cantSplit/>
          <w:jc w:val="center"/>
        </w:trPr>
        <w:tc>
          <w:tcPr>
            <w:tcW w:w="2100" w:type="dxa"/>
          </w:tcPr>
          <w:p w14:paraId="2B1728DD" w14:textId="77777777" w:rsidR="00B4288B" w:rsidRDefault="0010783A">
            <w:pPr>
              <w:pStyle w:val="KS2"/>
            </w:pPr>
            <w:r>
              <w:t>투입일시</w:t>
            </w:r>
          </w:p>
        </w:tc>
        <w:tc>
          <w:tcPr>
            <w:tcW w:w="3000" w:type="dxa"/>
          </w:tcPr>
          <w:p w14:paraId="32877C27" w14:textId="77777777" w:rsidR="00B4288B" w:rsidRDefault="0010783A">
            <w:pPr>
              <w:pStyle w:val="KS2"/>
            </w:pPr>
            <w:r>
              <w:t>ActualLaborDateTime</w:t>
            </w:r>
          </w:p>
        </w:tc>
        <w:tc>
          <w:tcPr>
            <w:tcW w:w="1150" w:type="dxa"/>
          </w:tcPr>
          <w:p w14:paraId="12B2C427" w14:textId="77777777" w:rsidR="00B4288B" w:rsidRDefault="0010783A">
            <w:pPr>
              <w:pStyle w:val="KS2"/>
              <w:jc w:val="center"/>
            </w:pPr>
            <w:r>
              <w:t>dateTime</w:t>
            </w:r>
          </w:p>
        </w:tc>
        <w:tc>
          <w:tcPr>
            <w:tcW w:w="1000" w:type="dxa"/>
          </w:tcPr>
          <w:p w14:paraId="6F1BD9CB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1A7F217B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작업자가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투입된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일자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  <w:tr w:rsidR="00B4288B" w14:paraId="054B6ABD" w14:textId="77777777">
        <w:trPr>
          <w:cantSplit/>
          <w:jc w:val="center"/>
        </w:trPr>
        <w:tc>
          <w:tcPr>
            <w:tcW w:w="2100" w:type="dxa"/>
          </w:tcPr>
          <w:p w14:paraId="5F7C1875" w14:textId="77777777" w:rsidR="00B4288B" w:rsidRDefault="0010783A">
            <w:pPr>
              <w:pStyle w:val="KS2"/>
            </w:pPr>
            <w:r>
              <w:t>투입시간</w:t>
            </w:r>
          </w:p>
        </w:tc>
        <w:tc>
          <w:tcPr>
            <w:tcW w:w="3000" w:type="dxa"/>
          </w:tcPr>
          <w:p w14:paraId="36C32D13" w14:textId="77777777" w:rsidR="00B4288B" w:rsidRDefault="0010783A">
            <w:pPr>
              <w:pStyle w:val="KS2"/>
            </w:pPr>
            <w:r>
              <w:t>ActualLaborTime</w:t>
            </w:r>
          </w:p>
        </w:tc>
        <w:tc>
          <w:tcPr>
            <w:tcW w:w="1150" w:type="dxa"/>
          </w:tcPr>
          <w:p w14:paraId="1201440B" w14:textId="77777777" w:rsidR="003168E1" w:rsidRDefault="00000000">
            <w:pPr>
              <w:pStyle w:val="KS2"/>
              <w:jc w:val="center"/>
              <w:rPr>
                <w:del w:id="3179" w:author="임픽스 검토" w:date="2026-10-12T04:00:00Z"/>
              </w:rPr>
            </w:pPr>
            <w:del w:id="3180" w:author="임픽스 검토" w:date="2026-10-12T04:00:00Z">
              <w:r>
                <w:delText>duration</w:delText>
              </w:r>
            </w:del>
          </w:p>
          <w:p w14:paraId="78A5134E" w14:textId="77777777" w:rsidR="00B4288B" w:rsidRDefault="0010783A">
            <w:pPr>
              <w:pStyle w:val="KS2"/>
              <w:jc w:val="center"/>
              <w:rPr>
                <w:ins w:id="3181" w:author="임픽스 검토" w:date="2026-10-12T04:00:00Z"/>
              </w:rPr>
            </w:pPr>
            <w:ins w:id="3182" w:author="임픽스 검토" w:date="2026-10-12T04:00:00Z">
              <w:r>
                <w:t>float</w:t>
              </w:r>
            </w:ins>
          </w:p>
        </w:tc>
        <w:tc>
          <w:tcPr>
            <w:tcW w:w="1000" w:type="dxa"/>
          </w:tcPr>
          <w:p w14:paraId="6FE29CA1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639FD215" w14:textId="4970A043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작업자가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투입된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시간</w:t>
            </w:r>
            <w:ins w:id="3183" w:author="임픽스 검토" w:date="2026-10-12T04:00:00Z"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시간의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투입시간단위코드로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함</w:t>
              </w:r>
              <w:r>
                <w:rPr>
                  <w:lang w:eastAsia="ko-KR"/>
                </w:rPr>
                <w:t>)</w:t>
              </w:r>
            </w:ins>
          </w:p>
        </w:tc>
      </w:tr>
      <w:tr w:rsidR="00B4288B" w14:paraId="27F9261C" w14:textId="77777777">
        <w:trPr>
          <w:cantSplit/>
          <w:jc w:val="center"/>
        </w:trPr>
        <w:tc>
          <w:tcPr>
            <w:tcW w:w="2100" w:type="dxa"/>
          </w:tcPr>
          <w:p w14:paraId="394A98D8" w14:textId="77777777" w:rsidR="00B4288B" w:rsidRDefault="0010783A">
            <w:pPr>
              <w:pStyle w:val="KS2"/>
            </w:pPr>
            <w:r>
              <w:t>투입시간단위코드</w:t>
            </w:r>
          </w:p>
        </w:tc>
        <w:tc>
          <w:tcPr>
            <w:tcW w:w="3000" w:type="dxa"/>
          </w:tcPr>
          <w:p w14:paraId="7DD67B8B" w14:textId="77777777" w:rsidR="00B4288B" w:rsidRDefault="0010783A">
            <w:pPr>
              <w:pStyle w:val="KS2"/>
            </w:pPr>
            <w:r>
              <w:t>ActualLaborTimeUOMCode</w:t>
            </w:r>
          </w:p>
        </w:tc>
        <w:tc>
          <w:tcPr>
            <w:tcW w:w="1150" w:type="dxa"/>
          </w:tcPr>
          <w:p w14:paraId="284E84F9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67501980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06EF2390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작업자가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투입된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시간의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</w:t>
            </w:r>
          </w:p>
          <w:p w14:paraId="2E8B3633" w14:textId="77777777" w:rsidR="004F47B7" w:rsidRDefault="00000000">
            <w:pPr>
              <w:pStyle w:val="KS2"/>
              <w:rPr>
                <w:ins w:id="3184" w:author="임픽스 검토" w:date="2026-10-12T04:00:00Z"/>
                <w:lang w:eastAsia="ko-KR"/>
              </w:rPr>
            </w:pPr>
            <w:ins w:id="318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min, h </w:t>
              </w:r>
              <w:r>
                <w:rPr>
                  <w:lang w:eastAsia="ko-KR"/>
                </w:rPr>
                <w:t>등</w:t>
              </w:r>
            </w:ins>
          </w:p>
          <w:p w14:paraId="1F33F98C" w14:textId="77777777" w:rsidR="00B4288B" w:rsidRDefault="0010783A">
            <w:pPr>
              <w:pStyle w:val="KS2"/>
              <w:rPr>
                <w:ins w:id="3186" w:author="임픽스 검토" w:date="2026-10-12T04:00:00Z"/>
                <w:lang w:eastAsia="ko-KR"/>
              </w:rPr>
            </w:pPr>
            <w:ins w:id="318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단위그룹</w:t>
              </w:r>
              <w:r>
                <w:rPr>
                  <w:lang w:eastAsia="ko-KR"/>
                </w:rPr>
                <w:t>(UOMGroup)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단위코드</w:t>
              </w:r>
            </w:ins>
          </w:p>
        </w:tc>
      </w:tr>
    </w:tbl>
    <w:p w14:paraId="1C37C722" w14:textId="77777777" w:rsidR="00B4288B" w:rsidRDefault="00B4288B">
      <w:pPr>
        <w:spacing w:after="0" w:line="144" w:lineRule="auto"/>
        <w:rPr>
          <w:lang w:eastAsia="ko-KR"/>
        </w:rPr>
      </w:pPr>
    </w:p>
    <w:p w14:paraId="22DF175B" w14:textId="77777777" w:rsidR="00B4288B" w:rsidRDefault="0010783A">
      <w:pPr>
        <w:pStyle w:val="46"/>
        <w:rPr>
          <w:lang w:eastAsia="ko-KR"/>
        </w:rPr>
      </w:pPr>
      <w:r>
        <w:rPr>
          <w:lang w:eastAsia="ko-KR"/>
        </w:rPr>
        <w:t xml:space="preserve">7.4.6.23  </w:t>
      </w:r>
      <w:r>
        <w:rPr>
          <w:lang w:eastAsia="ko-KR"/>
        </w:rPr>
        <w:t>설비활용실적</w:t>
      </w:r>
      <w:r>
        <w:rPr>
          <w:lang w:eastAsia="ko-KR"/>
        </w:rPr>
        <w:t>(ProductionPerformanceEquipment)</w:t>
      </w:r>
    </w:p>
    <w:p w14:paraId="638FB3C8" w14:textId="288EBEBB" w:rsidR="00B4288B" w:rsidRDefault="0010783A">
      <w:pPr>
        <w:rPr>
          <w:lang w:eastAsia="ko-KR"/>
        </w:rPr>
      </w:pP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사용된</w:t>
      </w:r>
      <w:r>
        <w:rPr>
          <w:lang w:eastAsia="ko-KR"/>
        </w:rPr>
        <w:t xml:space="preserve"> </w:t>
      </w:r>
      <w:r>
        <w:rPr>
          <w:lang w:eastAsia="ko-KR"/>
        </w:rPr>
        <w:t>설비의</w:t>
      </w:r>
      <w:r>
        <w:rPr>
          <w:lang w:eastAsia="ko-KR"/>
        </w:rPr>
        <w:t xml:space="preserve"> </w:t>
      </w:r>
      <w:r>
        <w:rPr>
          <w:lang w:eastAsia="ko-KR"/>
        </w:rPr>
        <w:t>활용실적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설비활용실적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3188" w:author="임픽스 검토" w:date="2026-10-12T04:00:00Z">
        <w:r>
          <w:rPr>
            <w:lang w:eastAsia="ko-KR"/>
          </w:rPr>
          <w:delText>63</w:delText>
        </w:r>
      </w:del>
      <w:ins w:id="3189" w:author="임픽스 검토" w:date="2026-10-12T04:00:00Z">
        <w:r>
          <w:rPr>
            <w:lang w:eastAsia="ko-KR"/>
          </w:rPr>
          <w:t>66</w:t>
        </w:r>
      </w:ins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1AF0E290" w14:textId="02D91840" w:rsidR="00B4288B" w:rsidRDefault="0010783A">
      <w:pPr>
        <w:pStyle w:val="KS"/>
        <w:rPr>
          <w:lang w:eastAsia="ko-KR"/>
        </w:rPr>
      </w:pPr>
      <w:commentRangeStart w:id="3190"/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3191" w:author="임픽스 검토" w:date="2026-10-12T04:00:00Z">
        <w:r>
          <w:rPr>
            <w:lang w:eastAsia="ko-KR"/>
          </w:rPr>
          <w:delText>63</w:delText>
        </w:r>
      </w:del>
      <w:ins w:id="3192" w:author="임픽스 검토" w:date="2026-10-12T04:00:00Z">
        <w:r>
          <w:rPr>
            <w:lang w:eastAsia="ko-KR"/>
          </w:rPr>
          <w:t>66</w:t>
        </w:r>
      </w:ins>
      <w:r>
        <w:rPr>
          <w:lang w:eastAsia="ko-KR"/>
        </w:rPr>
        <w:t xml:space="preserve"> — </w:t>
      </w:r>
      <w:r>
        <w:rPr>
          <w:lang w:eastAsia="ko-KR"/>
        </w:rPr>
        <w:t>설비활용실적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commentRangeEnd w:id="3190"/>
      <w:r>
        <w:rPr>
          <w:rStyle w:val="aff5"/>
          <w:sz w:val="20"/>
          <w:szCs w:val="22"/>
          <w:lang w:eastAsia="ko-KR"/>
        </w:rPr>
        <w:commentReference w:id="3190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5DD94869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26307F29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2D8B215C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4D8B9B9D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7FDDC407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79B63341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0D723B20" w14:textId="77777777">
        <w:trPr>
          <w:cantSplit/>
          <w:jc w:val="center"/>
        </w:trPr>
        <w:tc>
          <w:tcPr>
            <w:tcW w:w="2100" w:type="dxa"/>
          </w:tcPr>
          <w:p w14:paraId="73BBD176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075F9C99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7A074F74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058005FD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1B725D4E" w14:textId="77777777" w:rsidR="00B4288B" w:rsidRDefault="00B4288B">
            <w:pPr>
              <w:pStyle w:val="KS2"/>
            </w:pPr>
          </w:p>
        </w:tc>
      </w:tr>
      <w:tr w:rsidR="00B4288B" w14:paraId="5A69A8D2" w14:textId="77777777">
        <w:trPr>
          <w:cantSplit/>
          <w:jc w:val="center"/>
        </w:trPr>
        <w:tc>
          <w:tcPr>
            <w:tcW w:w="2100" w:type="dxa"/>
          </w:tcPr>
          <w:p w14:paraId="72530088" w14:textId="77777777" w:rsidR="00B4288B" w:rsidRDefault="0010783A">
            <w:pPr>
              <w:pStyle w:val="KS2"/>
            </w:pPr>
            <w:r>
              <w:t>생산실적식별자</w:t>
            </w:r>
          </w:p>
        </w:tc>
        <w:tc>
          <w:tcPr>
            <w:tcW w:w="3000" w:type="dxa"/>
          </w:tcPr>
          <w:p w14:paraId="75484D4D" w14:textId="77777777" w:rsidR="00B4288B" w:rsidRDefault="0010783A">
            <w:pPr>
              <w:pStyle w:val="KS2"/>
            </w:pPr>
            <w:r>
              <w:t>ProductionPerformanceID</w:t>
            </w:r>
          </w:p>
        </w:tc>
        <w:tc>
          <w:tcPr>
            <w:tcW w:w="1150" w:type="dxa"/>
          </w:tcPr>
          <w:p w14:paraId="71CA7263" w14:textId="19473935" w:rsidR="00B4288B" w:rsidRDefault="0010783A">
            <w:pPr>
              <w:pStyle w:val="KS2"/>
              <w:jc w:val="center"/>
            </w:pPr>
            <w:del w:id="3193" w:author="임픽스 검토" w:date="2026-10-12T04:00:00Z">
              <w:r>
                <w:delText>ID</w:delText>
              </w:r>
            </w:del>
            <w:ins w:id="3194" w:author="임픽스 검토" w:date="2026-10-12T04:00:00Z">
              <w:r>
                <w:t>IDREF</w:t>
              </w:r>
            </w:ins>
          </w:p>
        </w:tc>
        <w:tc>
          <w:tcPr>
            <w:tcW w:w="1000" w:type="dxa"/>
          </w:tcPr>
          <w:p w14:paraId="7E93440F" w14:textId="7E4555C2" w:rsidR="00B4288B" w:rsidRDefault="0010783A">
            <w:pPr>
              <w:pStyle w:val="KS2"/>
              <w:jc w:val="center"/>
            </w:pPr>
            <w:del w:id="3195" w:author="임픽스 검토" w:date="2026-10-12T04:00:00Z">
              <w:r>
                <w:delText>비대상</w:delText>
              </w:r>
            </w:del>
            <w:ins w:id="3196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72A6FCA4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생산실적을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0B370FE6" w14:textId="77777777" w:rsidR="00B4288B" w:rsidRDefault="0010783A">
            <w:pPr>
              <w:pStyle w:val="KS2"/>
              <w:rPr>
                <w:ins w:id="3197" w:author="임픽스 검토" w:date="2026-10-12T04:00:00Z"/>
              </w:rPr>
            </w:pPr>
            <w:ins w:id="3198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생산실적</w:t>
              </w:r>
              <w:r>
                <w:t>(ProductionPerformance)</w:t>
              </w:r>
            </w:ins>
          </w:p>
        </w:tc>
      </w:tr>
      <w:tr w:rsidR="00B4288B" w14:paraId="065E0D46" w14:textId="77777777">
        <w:trPr>
          <w:cantSplit/>
          <w:jc w:val="center"/>
        </w:trPr>
        <w:tc>
          <w:tcPr>
            <w:tcW w:w="2100" w:type="dxa"/>
          </w:tcPr>
          <w:p w14:paraId="227E57F5" w14:textId="77777777" w:rsidR="00B4288B" w:rsidRDefault="0010783A">
            <w:pPr>
              <w:pStyle w:val="KS2"/>
            </w:pPr>
            <w:r>
              <w:t>생산실적순번</w:t>
            </w:r>
          </w:p>
        </w:tc>
        <w:tc>
          <w:tcPr>
            <w:tcW w:w="3000" w:type="dxa"/>
          </w:tcPr>
          <w:p w14:paraId="64011969" w14:textId="77777777" w:rsidR="00B4288B" w:rsidRDefault="0010783A">
            <w:pPr>
              <w:pStyle w:val="KS2"/>
            </w:pPr>
            <w:r>
              <w:t>ProductionPerformanceSequence</w:t>
            </w:r>
          </w:p>
        </w:tc>
        <w:tc>
          <w:tcPr>
            <w:tcW w:w="1150" w:type="dxa"/>
          </w:tcPr>
          <w:p w14:paraId="1938AEF5" w14:textId="77777777" w:rsidR="00B4288B" w:rsidRDefault="0010783A">
            <w:pPr>
              <w:pStyle w:val="KS2"/>
              <w:jc w:val="center"/>
            </w:pPr>
            <w:r>
              <w:t>int</w:t>
            </w:r>
          </w:p>
        </w:tc>
        <w:tc>
          <w:tcPr>
            <w:tcW w:w="1000" w:type="dxa"/>
          </w:tcPr>
          <w:p w14:paraId="2E9CB05E" w14:textId="77777777" w:rsidR="00B4288B" w:rsidRDefault="0010783A">
            <w:pPr>
              <w:pStyle w:val="KS2"/>
              <w:jc w:val="center"/>
            </w:pPr>
            <w:del w:id="3199" w:author="임픽스 검토" w:date="2026-10-12T04:00:00Z">
              <w:r>
                <w:delText>비대상</w:delText>
              </w:r>
            </w:del>
            <w:ins w:id="3200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4C26C4F0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생산실적이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순서</w:t>
            </w:r>
          </w:p>
          <w:p w14:paraId="61456049" w14:textId="77777777" w:rsidR="00B4288B" w:rsidRDefault="0010783A">
            <w:pPr>
              <w:pStyle w:val="KS2"/>
              <w:rPr>
                <w:ins w:id="3201" w:author="임픽스 검토" w:date="2026-10-12T04:00:00Z"/>
                <w:lang w:eastAsia="ko-KR"/>
              </w:rPr>
            </w:pPr>
            <w:ins w:id="320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생산실적식별자</w:t>
              </w:r>
              <w:r>
                <w:rPr>
                  <w:lang w:eastAsia="ko-KR"/>
                </w:rPr>
                <w:t>(ProductionPerformanceID)</w:t>
              </w:r>
              <w:r>
                <w:rPr>
                  <w:lang w:eastAsia="ko-KR"/>
                </w:rPr>
                <w:t>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함께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생산실적</w:t>
              </w:r>
              <w:r>
                <w:rPr>
                  <w:lang w:eastAsia="ko-KR"/>
                </w:rPr>
                <w:t>(ProductionPerformance)</w:t>
              </w:r>
              <w:r>
                <w:rPr>
                  <w:lang w:eastAsia="ko-KR"/>
                </w:rPr>
                <w:t>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참조한다</w:t>
              </w:r>
            </w:ins>
          </w:p>
        </w:tc>
      </w:tr>
      <w:tr w:rsidR="00B4288B" w14:paraId="46700D85" w14:textId="77777777">
        <w:trPr>
          <w:cantSplit/>
          <w:jc w:val="center"/>
        </w:trPr>
        <w:tc>
          <w:tcPr>
            <w:tcW w:w="2100" w:type="dxa"/>
          </w:tcPr>
          <w:p w14:paraId="612FE0FD" w14:textId="77777777" w:rsidR="00B4288B" w:rsidRDefault="0010783A">
            <w:pPr>
              <w:pStyle w:val="KS2"/>
            </w:pPr>
            <w:r>
              <w:t>생산지시식별자</w:t>
            </w:r>
          </w:p>
        </w:tc>
        <w:tc>
          <w:tcPr>
            <w:tcW w:w="3000" w:type="dxa"/>
          </w:tcPr>
          <w:p w14:paraId="04D72A59" w14:textId="77777777" w:rsidR="00B4288B" w:rsidRDefault="0010783A">
            <w:pPr>
              <w:pStyle w:val="KS2"/>
            </w:pPr>
            <w:r>
              <w:t>ProductionOrderID</w:t>
            </w:r>
          </w:p>
        </w:tc>
        <w:tc>
          <w:tcPr>
            <w:tcW w:w="1150" w:type="dxa"/>
          </w:tcPr>
          <w:p w14:paraId="4D80430A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4C98C500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1BCA8032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생산지시를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생산실적을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생산지시의</w:t>
            </w:r>
            <w:r>
              <w:rPr>
                <w:lang w:eastAsia="ko-KR"/>
              </w:rPr>
              <w:t xml:space="preserve"> ID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>)</w:t>
            </w:r>
          </w:p>
          <w:p w14:paraId="42A4C6EB" w14:textId="77777777" w:rsidR="00B4288B" w:rsidRDefault="0010783A">
            <w:pPr>
              <w:pStyle w:val="KS2"/>
              <w:rPr>
                <w:ins w:id="3203" w:author="임픽스 검토" w:date="2026-10-12T04:00:00Z"/>
              </w:rPr>
            </w:pPr>
            <w:ins w:id="3204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생산지시</w:t>
              </w:r>
              <w:r>
                <w:t>(ProductionOrder)</w:t>
              </w:r>
            </w:ins>
          </w:p>
        </w:tc>
      </w:tr>
      <w:tr w:rsidR="00B4288B" w14:paraId="7293CB25" w14:textId="77777777">
        <w:trPr>
          <w:cantSplit/>
          <w:jc w:val="center"/>
        </w:trPr>
        <w:tc>
          <w:tcPr>
            <w:tcW w:w="2100" w:type="dxa"/>
          </w:tcPr>
          <w:p w14:paraId="53C39396" w14:textId="77777777" w:rsidR="00B4288B" w:rsidRDefault="0010783A">
            <w:pPr>
              <w:pStyle w:val="KS2"/>
            </w:pPr>
            <w:r>
              <w:t>생산지시순번</w:t>
            </w:r>
          </w:p>
        </w:tc>
        <w:tc>
          <w:tcPr>
            <w:tcW w:w="3000" w:type="dxa"/>
          </w:tcPr>
          <w:p w14:paraId="1101CD64" w14:textId="77777777" w:rsidR="00B4288B" w:rsidRDefault="0010783A">
            <w:pPr>
              <w:pStyle w:val="KS2"/>
            </w:pPr>
            <w:r>
              <w:t>ProductionOrderSequence</w:t>
            </w:r>
          </w:p>
        </w:tc>
        <w:tc>
          <w:tcPr>
            <w:tcW w:w="1150" w:type="dxa"/>
          </w:tcPr>
          <w:p w14:paraId="0D313E63" w14:textId="77777777" w:rsidR="00B4288B" w:rsidRDefault="0010783A">
            <w:pPr>
              <w:pStyle w:val="KS2"/>
              <w:jc w:val="center"/>
            </w:pPr>
            <w:r>
              <w:t>int</w:t>
            </w:r>
          </w:p>
        </w:tc>
        <w:tc>
          <w:tcPr>
            <w:tcW w:w="1000" w:type="dxa"/>
          </w:tcPr>
          <w:p w14:paraId="35331343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0376CD22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생산지시식별자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순서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생산실적을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생산지시의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순번을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>)</w:t>
            </w:r>
          </w:p>
          <w:p w14:paraId="7FA83204" w14:textId="77777777" w:rsidR="00B4288B" w:rsidRDefault="0010783A">
            <w:pPr>
              <w:pStyle w:val="KS2"/>
              <w:rPr>
                <w:ins w:id="3205" w:author="임픽스 검토" w:date="2026-10-12T04:00:00Z"/>
              </w:rPr>
            </w:pPr>
            <w:ins w:id="3206" w:author="임픽스 검토" w:date="2026-10-12T04:00:00Z">
              <w:r>
                <w:t xml:space="preserve">— </w:t>
              </w:r>
              <w:r>
                <w:t>생산지시식별자</w:t>
              </w:r>
              <w:r>
                <w:t>(ProductionOrderID)</w:t>
              </w:r>
              <w:r>
                <w:t>와</w:t>
              </w:r>
              <w:r>
                <w:t xml:space="preserve"> </w:t>
              </w:r>
              <w:r>
                <w:t>함께</w:t>
              </w:r>
              <w:r>
                <w:t xml:space="preserve"> </w:t>
              </w:r>
              <w:r>
                <w:t>생산지시</w:t>
              </w:r>
              <w:r>
                <w:t>(ProductionOrder)</w:t>
              </w:r>
              <w:r>
                <w:t>를</w:t>
              </w:r>
              <w:r>
                <w:t xml:space="preserve"> </w:t>
              </w:r>
              <w:r>
                <w:t>참조한다</w:t>
              </w:r>
            </w:ins>
          </w:p>
        </w:tc>
      </w:tr>
      <w:tr w:rsidR="00B4288B" w14:paraId="2B0AA18F" w14:textId="77777777">
        <w:trPr>
          <w:cantSplit/>
          <w:jc w:val="center"/>
        </w:trPr>
        <w:tc>
          <w:tcPr>
            <w:tcW w:w="2100" w:type="dxa"/>
          </w:tcPr>
          <w:p w14:paraId="2AE548D9" w14:textId="77777777" w:rsidR="00B4288B" w:rsidRDefault="0010783A">
            <w:pPr>
              <w:pStyle w:val="KS2"/>
            </w:pPr>
            <w:r>
              <w:t>기준단위코드</w:t>
            </w:r>
          </w:p>
        </w:tc>
        <w:tc>
          <w:tcPr>
            <w:tcW w:w="3000" w:type="dxa"/>
          </w:tcPr>
          <w:p w14:paraId="392870CB" w14:textId="77777777" w:rsidR="00B4288B" w:rsidRDefault="0010783A">
            <w:pPr>
              <w:pStyle w:val="KS2"/>
            </w:pPr>
            <w:r>
              <w:t>ItemUOMCode</w:t>
            </w:r>
          </w:p>
        </w:tc>
        <w:tc>
          <w:tcPr>
            <w:tcW w:w="1150" w:type="dxa"/>
          </w:tcPr>
          <w:p w14:paraId="5F7BEBEB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30167DD9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69E6C1C0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기준단위코드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 xml:space="preserve">: EA, DZ, HD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  <w:p w14:paraId="54A3CD5F" w14:textId="77777777" w:rsidR="00B4288B" w:rsidRDefault="0010783A">
            <w:pPr>
              <w:pStyle w:val="KS2"/>
              <w:rPr>
                <w:ins w:id="3207" w:author="임픽스 검토" w:date="2026-10-12T04:00:00Z"/>
                <w:lang w:eastAsia="ko-KR"/>
              </w:rPr>
            </w:pPr>
            <w:ins w:id="320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단위그룹</w:t>
              </w:r>
              <w:r>
                <w:rPr>
                  <w:lang w:eastAsia="ko-KR"/>
                </w:rPr>
                <w:t>(UOMGroup)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단위코드</w:t>
              </w:r>
            </w:ins>
          </w:p>
        </w:tc>
      </w:tr>
      <w:tr w:rsidR="00B4288B" w14:paraId="7ACE4D4E" w14:textId="77777777">
        <w:trPr>
          <w:cantSplit/>
          <w:jc w:val="center"/>
        </w:trPr>
        <w:tc>
          <w:tcPr>
            <w:tcW w:w="2100" w:type="dxa"/>
          </w:tcPr>
          <w:p w14:paraId="51E4C1F1" w14:textId="77777777" w:rsidR="00B4288B" w:rsidRDefault="0010783A">
            <w:pPr>
              <w:pStyle w:val="KS2"/>
            </w:pPr>
            <w:r>
              <w:t>생산수량</w:t>
            </w:r>
          </w:p>
        </w:tc>
        <w:tc>
          <w:tcPr>
            <w:tcW w:w="3000" w:type="dxa"/>
          </w:tcPr>
          <w:p w14:paraId="4FF10FF8" w14:textId="77777777" w:rsidR="00B4288B" w:rsidRDefault="0010783A">
            <w:pPr>
              <w:pStyle w:val="KS2"/>
            </w:pPr>
            <w:r>
              <w:t>ProducedQuantity</w:t>
            </w:r>
          </w:p>
        </w:tc>
        <w:tc>
          <w:tcPr>
            <w:tcW w:w="1150" w:type="dxa"/>
          </w:tcPr>
          <w:p w14:paraId="5EBDACA1" w14:textId="77777777" w:rsidR="003168E1" w:rsidRDefault="00000000">
            <w:pPr>
              <w:pStyle w:val="KS2"/>
              <w:jc w:val="center"/>
              <w:rPr>
                <w:del w:id="3209" w:author="임픽스 검토" w:date="2026-10-12T04:00:00Z"/>
              </w:rPr>
            </w:pPr>
            <w:del w:id="3210" w:author="임픽스 검토" w:date="2026-10-12T04:00:00Z">
              <w:r>
                <w:delText>int</w:delText>
              </w:r>
            </w:del>
          </w:p>
          <w:p w14:paraId="6DFE79A1" w14:textId="31453747" w:rsidR="00B4288B" w:rsidRDefault="0010783A">
            <w:pPr>
              <w:pStyle w:val="KS2"/>
              <w:jc w:val="center"/>
              <w:rPr>
                <w:ins w:id="3211" w:author="임픽스 검토" w:date="2026-10-12T04:00:00Z"/>
              </w:rPr>
            </w:pPr>
            <w:ins w:id="3212" w:author="임픽스 검토" w:date="2026-10-12T04:00:00Z">
              <w:r>
                <w:t>float</w:t>
              </w:r>
            </w:ins>
          </w:p>
        </w:tc>
        <w:tc>
          <w:tcPr>
            <w:tcW w:w="1000" w:type="dxa"/>
          </w:tcPr>
          <w:p w14:paraId="568CFBD7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9A645BD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수량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수량의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기준단위코드로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B4288B" w14:paraId="38F6C785" w14:textId="77777777">
        <w:trPr>
          <w:cantSplit/>
          <w:jc w:val="center"/>
        </w:trPr>
        <w:tc>
          <w:tcPr>
            <w:tcW w:w="2100" w:type="dxa"/>
          </w:tcPr>
          <w:p w14:paraId="5778AE08" w14:textId="77777777" w:rsidR="00B4288B" w:rsidRDefault="0010783A">
            <w:pPr>
              <w:pStyle w:val="KS2"/>
            </w:pPr>
            <w:r>
              <w:t>불량수량</w:t>
            </w:r>
          </w:p>
        </w:tc>
        <w:tc>
          <w:tcPr>
            <w:tcW w:w="3000" w:type="dxa"/>
          </w:tcPr>
          <w:p w14:paraId="4BB95D1F" w14:textId="77777777" w:rsidR="00B4288B" w:rsidRDefault="0010783A">
            <w:pPr>
              <w:pStyle w:val="KS2"/>
            </w:pPr>
            <w:r>
              <w:t>DefectQuantity</w:t>
            </w:r>
          </w:p>
        </w:tc>
        <w:tc>
          <w:tcPr>
            <w:tcW w:w="1150" w:type="dxa"/>
          </w:tcPr>
          <w:p w14:paraId="2D9475E1" w14:textId="77777777" w:rsidR="003168E1" w:rsidRDefault="00000000">
            <w:pPr>
              <w:pStyle w:val="KS2"/>
              <w:jc w:val="center"/>
              <w:rPr>
                <w:del w:id="3213" w:author="임픽스 검토" w:date="2026-10-12T04:00:00Z"/>
              </w:rPr>
            </w:pPr>
            <w:del w:id="3214" w:author="임픽스 검토" w:date="2026-10-12T04:00:00Z">
              <w:r>
                <w:delText>int</w:delText>
              </w:r>
            </w:del>
          </w:p>
          <w:p w14:paraId="21363D8A" w14:textId="3FCF2CDA" w:rsidR="00B4288B" w:rsidRDefault="0010783A">
            <w:pPr>
              <w:pStyle w:val="KS2"/>
              <w:jc w:val="center"/>
              <w:rPr>
                <w:ins w:id="3215" w:author="임픽스 검토" w:date="2026-10-12T04:00:00Z"/>
              </w:rPr>
            </w:pPr>
            <w:ins w:id="3216" w:author="임픽스 검토" w:date="2026-10-12T04:00:00Z">
              <w:r>
                <w:t>float</w:t>
              </w:r>
            </w:ins>
          </w:p>
        </w:tc>
        <w:tc>
          <w:tcPr>
            <w:tcW w:w="1000" w:type="dxa"/>
          </w:tcPr>
          <w:p w14:paraId="38E3915A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0D4C08B5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불량수량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수량의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기준단위코드로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B4288B" w14:paraId="57205D01" w14:textId="77777777">
        <w:trPr>
          <w:cantSplit/>
          <w:jc w:val="center"/>
        </w:trPr>
        <w:tc>
          <w:tcPr>
            <w:tcW w:w="2100" w:type="dxa"/>
          </w:tcPr>
          <w:p w14:paraId="6E5102E5" w14:textId="77777777" w:rsidR="00B4288B" w:rsidRDefault="0010783A">
            <w:pPr>
              <w:pStyle w:val="KS2"/>
            </w:pPr>
            <w:r>
              <w:t>공정식별자</w:t>
            </w:r>
          </w:p>
        </w:tc>
        <w:tc>
          <w:tcPr>
            <w:tcW w:w="3000" w:type="dxa"/>
          </w:tcPr>
          <w:p w14:paraId="34E8F345" w14:textId="77777777" w:rsidR="00B4288B" w:rsidRDefault="0010783A">
            <w:pPr>
              <w:pStyle w:val="KS2"/>
            </w:pPr>
            <w:r>
              <w:t>OperationID</w:t>
            </w:r>
          </w:p>
        </w:tc>
        <w:tc>
          <w:tcPr>
            <w:tcW w:w="1150" w:type="dxa"/>
          </w:tcPr>
          <w:p w14:paraId="67C95D14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3304BF41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5829E52C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공정을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5A49AA8A" w14:textId="77777777" w:rsidR="00B4288B" w:rsidRDefault="0010783A">
            <w:pPr>
              <w:pStyle w:val="KS2"/>
              <w:rPr>
                <w:ins w:id="3217" w:author="임픽스 검토" w:date="2026-10-12T04:00:00Z"/>
              </w:rPr>
            </w:pPr>
            <w:ins w:id="3218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공정</w:t>
              </w:r>
              <w:r>
                <w:t>(Operation)</w:t>
              </w:r>
            </w:ins>
          </w:p>
        </w:tc>
      </w:tr>
      <w:tr w:rsidR="00612762" w14:paraId="7E014362" w14:textId="77777777">
        <w:trPr>
          <w:cantSplit/>
          <w:jc w:val="center"/>
          <w:ins w:id="3219" w:author="임픽스 검토" w:date="2026-10-12T04:00:00Z"/>
        </w:trPr>
        <w:tc>
          <w:tcPr>
            <w:tcW w:w="2100" w:type="dxa"/>
          </w:tcPr>
          <w:p w14:paraId="3A8DE443" w14:textId="1D469F13" w:rsidR="00612762" w:rsidRPr="00CC06B4" w:rsidRDefault="00612762" w:rsidP="00612762">
            <w:pPr>
              <w:pStyle w:val="KS2"/>
              <w:rPr>
                <w:ins w:id="3220" w:author="임픽스 검토" w:date="2026-10-12T04:00:00Z"/>
                <w:color w:val="000000" w:themeColor="text1"/>
              </w:rPr>
            </w:pPr>
            <w:ins w:id="3221" w:author="임픽스 검토" w:date="2026-10-12T04:00:00Z">
              <w:r w:rsidRPr="00CC06B4">
                <w:rPr>
                  <w:rFonts w:hint="eastAsia"/>
                  <w:color w:val="000000" w:themeColor="text1"/>
                  <w:lang w:eastAsia="ko-KR"/>
                </w:rPr>
                <w:t>공정경로식별자</w:t>
              </w:r>
            </w:ins>
          </w:p>
        </w:tc>
        <w:tc>
          <w:tcPr>
            <w:tcW w:w="3000" w:type="dxa"/>
          </w:tcPr>
          <w:p w14:paraId="707AC331" w14:textId="395170B9" w:rsidR="00612762" w:rsidRPr="00CC06B4" w:rsidRDefault="00612762" w:rsidP="00612762">
            <w:pPr>
              <w:pStyle w:val="KS2"/>
              <w:rPr>
                <w:ins w:id="3222" w:author="임픽스 검토" w:date="2026-10-12T04:00:00Z"/>
                <w:color w:val="000000" w:themeColor="text1"/>
              </w:rPr>
            </w:pPr>
            <w:ins w:id="3223" w:author="임픽스 검토" w:date="2026-10-12T04:00:00Z">
              <w:r w:rsidRPr="00CC06B4">
                <w:rPr>
                  <w:rFonts w:hint="eastAsia"/>
                  <w:color w:val="000000" w:themeColor="text1"/>
                  <w:lang w:eastAsia="ko-KR"/>
                </w:rPr>
                <w:t>RoutingID</w:t>
              </w:r>
            </w:ins>
          </w:p>
        </w:tc>
        <w:tc>
          <w:tcPr>
            <w:tcW w:w="1150" w:type="dxa"/>
          </w:tcPr>
          <w:p w14:paraId="309F1B60" w14:textId="045E345D" w:rsidR="00612762" w:rsidRPr="00CC06B4" w:rsidRDefault="00612762" w:rsidP="00612762">
            <w:pPr>
              <w:pStyle w:val="KS2"/>
              <w:jc w:val="center"/>
              <w:rPr>
                <w:ins w:id="3224" w:author="임픽스 검토" w:date="2026-10-12T04:00:00Z"/>
                <w:color w:val="000000" w:themeColor="text1"/>
              </w:rPr>
            </w:pPr>
            <w:ins w:id="3225" w:author="임픽스 검토" w:date="2026-10-12T04:00:00Z">
              <w:r w:rsidRPr="00CC06B4">
                <w:rPr>
                  <w:color w:val="000000" w:themeColor="text1"/>
                </w:rPr>
                <w:t>IDREF</w:t>
              </w:r>
            </w:ins>
          </w:p>
        </w:tc>
        <w:tc>
          <w:tcPr>
            <w:tcW w:w="1000" w:type="dxa"/>
          </w:tcPr>
          <w:p w14:paraId="62E9ECFE" w14:textId="2D0B8E61" w:rsidR="00612762" w:rsidRPr="00CC06B4" w:rsidRDefault="00612762" w:rsidP="00612762">
            <w:pPr>
              <w:pStyle w:val="KS2"/>
              <w:jc w:val="center"/>
              <w:rPr>
                <w:ins w:id="3226" w:author="임픽스 검토" w:date="2026-10-12T04:00:00Z"/>
                <w:color w:val="000000" w:themeColor="text1"/>
              </w:rPr>
            </w:pPr>
            <w:ins w:id="3227" w:author="임픽스 검토" w:date="2026-10-12T04:00:00Z">
              <w:r w:rsidRPr="00CC06B4">
                <w:rPr>
                  <w:color w:val="000000" w:themeColor="text1"/>
                </w:rPr>
                <w:t>대상</w:t>
              </w:r>
            </w:ins>
          </w:p>
        </w:tc>
        <w:tc>
          <w:tcPr>
            <w:tcW w:w="6970" w:type="dxa"/>
          </w:tcPr>
          <w:p w14:paraId="2F61FABA" w14:textId="77777777" w:rsidR="00612762" w:rsidRPr="00CC06B4" w:rsidRDefault="00612762" w:rsidP="00612762">
            <w:pPr>
              <w:pStyle w:val="KS2"/>
              <w:rPr>
                <w:ins w:id="3228" w:author="임픽스 검토" w:date="2026-10-12T04:00:00Z"/>
                <w:color w:val="000000" w:themeColor="text1"/>
                <w:lang w:eastAsia="ko-KR"/>
              </w:rPr>
            </w:pPr>
            <w:ins w:id="3229" w:author="임픽스 검토" w:date="2026-10-12T04:00:00Z">
              <w:r w:rsidRPr="00CC06B4">
                <w:rPr>
                  <w:color w:val="000000" w:themeColor="text1"/>
                  <w:lang w:eastAsia="ko-KR"/>
                </w:rPr>
                <w:t xml:space="preserve">— </w:t>
              </w:r>
              <w:r w:rsidRPr="00CC06B4">
                <w:rPr>
                  <w:color w:val="000000" w:themeColor="text1"/>
                  <w:lang w:eastAsia="ko-KR"/>
                </w:rPr>
                <w:t>공정경로를</w:t>
              </w:r>
              <w:r w:rsidRPr="00CC06B4">
                <w:rPr>
                  <w:color w:val="000000" w:themeColor="text1"/>
                  <w:lang w:eastAsia="ko-KR"/>
                </w:rPr>
                <w:t xml:space="preserve"> </w:t>
              </w:r>
              <w:r w:rsidRPr="00CC06B4">
                <w:rPr>
                  <w:color w:val="000000" w:themeColor="text1"/>
                  <w:lang w:eastAsia="ko-KR"/>
                </w:rPr>
                <w:t>식별하기</w:t>
              </w:r>
              <w:r w:rsidRPr="00CC06B4">
                <w:rPr>
                  <w:color w:val="000000" w:themeColor="text1"/>
                  <w:lang w:eastAsia="ko-KR"/>
                </w:rPr>
                <w:t xml:space="preserve"> </w:t>
              </w:r>
              <w:r w:rsidRPr="00CC06B4">
                <w:rPr>
                  <w:color w:val="000000" w:themeColor="text1"/>
                  <w:lang w:eastAsia="ko-KR"/>
                </w:rPr>
                <w:t>위한</w:t>
              </w:r>
              <w:r w:rsidRPr="00CC06B4">
                <w:rPr>
                  <w:color w:val="000000" w:themeColor="text1"/>
                  <w:lang w:eastAsia="ko-KR"/>
                </w:rPr>
                <w:t xml:space="preserve"> </w:t>
              </w:r>
              <w:r w:rsidRPr="00CC06B4">
                <w:rPr>
                  <w:color w:val="000000" w:themeColor="text1"/>
                  <w:lang w:eastAsia="ko-KR"/>
                </w:rPr>
                <w:t>고유값</w:t>
              </w:r>
            </w:ins>
          </w:p>
          <w:p w14:paraId="4335B22D" w14:textId="5CDC8317" w:rsidR="00612762" w:rsidRPr="00CC06B4" w:rsidRDefault="00612762" w:rsidP="00612762">
            <w:pPr>
              <w:pStyle w:val="KS2"/>
              <w:rPr>
                <w:ins w:id="3230" w:author="임픽스 검토" w:date="2026-10-12T04:00:00Z"/>
                <w:color w:val="000000" w:themeColor="text1"/>
                <w:lang w:eastAsia="ko-KR"/>
              </w:rPr>
            </w:pPr>
            <w:ins w:id="3231" w:author="임픽스 검토" w:date="2026-10-12T04:00:00Z">
              <w:r w:rsidRPr="00CC06B4">
                <w:rPr>
                  <w:color w:val="000000" w:themeColor="text1"/>
                  <w:lang w:eastAsia="ko-KR"/>
                </w:rPr>
                <w:t xml:space="preserve">— </w:t>
              </w:r>
              <w:r w:rsidRPr="00CC06B4">
                <w:rPr>
                  <w:color w:val="000000" w:themeColor="text1"/>
                  <w:lang w:eastAsia="ko-KR"/>
                </w:rPr>
                <w:t>참조</w:t>
              </w:r>
              <w:r w:rsidRPr="00CC06B4">
                <w:rPr>
                  <w:color w:val="000000" w:themeColor="text1"/>
                  <w:lang w:eastAsia="ko-KR"/>
                </w:rPr>
                <w:t xml:space="preserve"> </w:t>
              </w:r>
              <w:r w:rsidRPr="00CC06B4">
                <w:rPr>
                  <w:color w:val="000000" w:themeColor="text1"/>
                  <w:lang w:eastAsia="ko-KR"/>
                </w:rPr>
                <w:t>대상</w:t>
              </w:r>
              <w:r w:rsidRPr="00CC06B4">
                <w:rPr>
                  <w:color w:val="000000" w:themeColor="text1"/>
                  <w:lang w:eastAsia="ko-KR"/>
                </w:rPr>
                <w:t xml:space="preserve">: </w:t>
              </w:r>
              <w:r w:rsidRPr="00CC06B4">
                <w:rPr>
                  <w:color w:val="000000" w:themeColor="text1"/>
                  <w:lang w:eastAsia="ko-KR"/>
                </w:rPr>
                <w:t>공정</w:t>
              </w:r>
              <w:r w:rsidRPr="00CC06B4">
                <w:rPr>
                  <w:rFonts w:hint="eastAsia"/>
                  <w:color w:val="000000" w:themeColor="text1"/>
                  <w:lang w:eastAsia="ko-KR"/>
                </w:rPr>
                <w:t>경로</w:t>
              </w:r>
              <w:r w:rsidRPr="00CC06B4">
                <w:rPr>
                  <w:color w:val="000000" w:themeColor="text1"/>
                  <w:lang w:eastAsia="ko-KR"/>
                </w:rPr>
                <w:t>(</w:t>
              </w:r>
              <w:r w:rsidRPr="00CC06B4">
                <w:rPr>
                  <w:rFonts w:hint="eastAsia"/>
                  <w:color w:val="000000" w:themeColor="text1"/>
                  <w:lang w:eastAsia="ko-KR"/>
                </w:rPr>
                <w:t>Routing</w:t>
              </w:r>
              <w:r w:rsidRPr="00CC06B4">
                <w:rPr>
                  <w:color w:val="000000" w:themeColor="text1"/>
                  <w:lang w:eastAsia="ko-KR"/>
                </w:rPr>
                <w:t>)</w:t>
              </w:r>
            </w:ins>
          </w:p>
        </w:tc>
      </w:tr>
      <w:tr w:rsidR="00612762" w14:paraId="4D77A84D" w14:textId="77777777">
        <w:trPr>
          <w:cantSplit/>
          <w:jc w:val="center"/>
        </w:trPr>
        <w:tc>
          <w:tcPr>
            <w:tcW w:w="2100" w:type="dxa"/>
          </w:tcPr>
          <w:p w14:paraId="0F9CC649" w14:textId="77777777" w:rsidR="00612762" w:rsidRDefault="00612762" w:rsidP="00612762">
            <w:pPr>
              <w:pStyle w:val="KS2"/>
            </w:pPr>
            <w:r>
              <w:t>공정순번</w:t>
            </w:r>
          </w:p>
        </w:tc>
        <w:tc>
          <w:tcPr>
            <w:tcW w:w="3000" w:type="dxa"/>
          </w:tcPr>
          <w:p w14:paraId="0C6F869C" w14:textId="77777777" w:rsidR="00612762" w:rsidRDefault="00612762" w:rsidP="00612762">
            <w:pPr>
              <w:pStyle w:val="KS2"/>
            </w:pPr>
            <w:r>
              <w:t>OperationSequence</w:t>
            </w:r>
          </w:p>
        </w:tc>
        <w:tc>
          <w:tcPr>
            <w:tcW w:w="1150" w:type="dxa"/>
          </w:tcPr>
          <w:p w14:paraId="2D8BC8F8" w14:textId="77777777" w:rsidR="00612762" w:rsidRDefault="00612762" w:rsidP="00612762">
            <w:pPr>
              <w:pStyle w:val="KS2"/>
              <w:jc w:val="center"/>
            </w:pPr>
            <w:r>
              <w:t>int</w:t>
            </w:r>
          </w:p>
        </w:tc>
        <w:tc>
          <w:tcPr>
            <w:tcW w:w="1000" w:type="dxa"/>
          </w:tcPr>
          <w:p w14:paraId="66A991B5" w14:textId="77777777" w:rsidR="00612762" w:rsidRDefault="00612762" w:rsidP="00612762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1247AEC3" w14:textId="77777777" w:rsidR="00612762" w:rsidRDefault="00612762" w:rsidP="00612762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공정경로를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구성하는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공정의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순서</w:t>
            </w:r>
          </w:p>
          <w:p w14:paraId="630838CB" w14:textId="5633583D" w:rsidR="00612762" w:rsidRDefault="00612762" w:rsidP="00612762">
            <w:pPr>
              <w:pStyle w:val="KS2"/>
              <w:rPr>
                <w:ins w:id="3232" w:author="임픽스 검토" w:date="2026-10-12T04:00:00Z"/>
                <w:lang w:eastAsia="ko-KR"/>
              </w:rPr>
            </w:pPr>
            <w:ins w:id="3233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공정경로식별자</w:t>
              </w:r>
              <w:r>
                <w:rPr>
                  <w:lang w:eastAsia="ko-KR"/>
                </w:rPr>
                <w:t>(RoutingID)</w:t>
              </w:r>
              <w:r>
                <w:rPr>
                  <w:lang w:eastAsia="ko-KR"/>
                </w:rPr>
                <w:t>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함께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공정경로</w:t>
              </w:r>
              <w:r>
                <w:rPr>
                  <w:lang w:eastAsia="ko-KR"/>
                </w:rPr>
                <w:t>(Routing)</w:t>
              </w:r>
              <w:r>
                <w:rPr>
                  <w:lang w:eastAsia="ko-KR"/>
                </w:rPr>
                <w:t>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참조한다</w:t>
              </w:r>
            </w:ins>
          </w:p>
        </w:tc>
      </w:tr>
      <w:tr w:rsidR="00612762" w14:paraId="15281322" w14:textId="77777777">
        <w:trPr>
          <w:cantSplit/>
          <w:jc w:val="center"/>
        </w:trPr>
        <w:tc>
          <w:tcPr>
            <w:tcW w:w="2100" w:type="dxa"/>
          </w:tcPr>
          <w:p w14:paraId="028062AD" w14:textId="77777777" w:rsidR="00612762" w:rsidRDefault="00612762" w:rsidP="00612762">
            <w:pPr>
              <w:pStyle w:val="KS2"/>
            </w:pPr>
            <w:r>
              <w:t>사원식별자</w:t>
            </w:r>
          </w:p>
        </w:tc>
        <w:tc>
          <w:tcPr>
            <w:tcW w:w="3000" w:type="dxa"/>
          </w:tcPr>
          <w:p w14:paraId="12562C04" w14:textId="77777777" w:rsidR="00612762" w:rsidRDefault="00612762" w:rsidP="00612762">
            <w:pPr>
              <w:pStyle w:val="KS2"/>
            </w:pPr>
            <w:r>
              <w:t>PersonnelID</w:t>
            </w:r>
          </w:p>
        </w:tc>
        <w:tc>
          <w:tcPr>
            <w:tcW w:w="1150" w:type="dxa"/>
          </w:tcPr>
          <w:p w14:paraId="0EE34C88" w14:textId="77777777" w:rsidR="00612762" w:rsidRDefault="00612762" w:rsidP="00612762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40FBB4EE" w14:textId="77777777" w:rsidR="00612762" w:rsidRDefault="00612762" w:rsidP="00612762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1358D8CB" w14:textId="77777777" w:rsidR="00612762" w:rsidRDefault="00612762" w:rsidP="00612762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인사조직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사원을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52819E6A" w14:textId="77777777" w:rsidR="00612762" w:rsidRDefault="00612762" w:rsidP="00612762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설비를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활용한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작업자의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식별정보</w:t>
            </w:r>
          </w:p>
          <w:p w14:paraId="51A72AF6" w14:textId="77777777" w:rsidR="00612762" w:rsidRDefault="00612762" w:rsidP="00612762">
            <w:pPr>
              <w:pStyle w:val="KS2"/>
              <w:rPr>
                <w:ins w:id="3234" w:author="임픽스 검토" w:date="2026-10-12T04:00:00Z"/>
              </w:rPr>
            </w:pPr>
            <w:ins w:id="3235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사원</w:t>
              </w:r>
              <w:r>
                <w:t>(Personnel)</w:t>
              </w:r>
            </w:ins>
          </w:p>
        </w:tc>
      </w:tr>
      <w:tr w:rsidR="00612762" w14:paraId="2256F7A6" w14:textId="77777777">
        <w:trPr>
          <w:cantSplit/>
          <w:jc w:val="center"/>
        </w:trPr>
        <w:tc>
          <w:tcPr>
            <w:tcW w:w="2100" w:type="dxa"/>
          </w:tcPr>
          <w:p w14:paraId="3D72CB2E" w14:textId="77777777" w:rsidR="00612762" w:rsidRDefault="00612762" w:rsidP="00612762">
            <w:pPr>
              <w:pStyle w:val="KS2"/>
            </w:pPr>
            <w:r>
              <w:t>생산시작일시</w:t>
            </w:r>
          </w:p>
        </w:tc>
        <w:tc>
          <w:tcPr>
            <w:tcW w:w="3000" w:type="dxa"/>
          </w:tcPr>
          <w:p w14:paraId="77E976A7" w14:textId="77777777" w:rsidR="00612762" w:rsidRDefault="00612762" w:rsidP="00612762">
            <w:pPr>
              <w:pStyle w:val="KS2"/>
            </w:pPr>
            <w:r>
              <w:t>ExecutionStartDateTime</w:t>
            </w:r>
          </w:p>
        </w:tc>
        <w:tc>
          <w:tcPr>
            <w:tcW w:w="1150" w:type="dxa"/>
          </w:tcPr>
          <w:p w14:paraId="5279E7CB" w14:textId="77777777" w:rsidR="00612762" w:rsidRDefault="00612762" w:rsidP="00612762">
            <w:pPr>
              <w:pStyle w:val="KS2"/>
              <w:jc w:val="center"/>
            </w:pPr>
            <w:r>
              <w:t>dateTime</w:t>
            </w:r>
          </w:p>
        </w:tc>
        <w:tc>
          <w:tcPr>
            <w:tcW w:w="1000" w:type="dxa"/>
          </w:tcPr>
          <w:p w14:paraId="29BE2BCB" w14:textId="77777777" w:rsidR="00612762" w:rsidRDefault="00612762" w:rsidP="00612762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FA2C470" w14:textId="77777777" w:rsidR="00612762" w:rsidRDefault="00612762" w:rsidP="00612762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생산지시에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시작된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생산시작일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  <w:tr w:rsidR="00612762" w14:paraId="553F1C7F" w14:textId="77777777">
        <w:trPr>
          <w:cantSplit/>
          <w:jc w:val="center"/>
        </w:trPr>
        <w:tc>
          <w:tcPr>
            <w:tcW w:w="2100" w:type="dxa"/>
          </w:tcPr>
          <w:p w14:paraId="7D6751A0" w14:textId="77777777" w:rsidR="00612762" w:rsidRDefault="00612762" w:rsidP="00612762">
            <w:pPr>
              <w:pStyle w:val="KS2"/>
            </w:pPr>
            <w:r>
              <w:t>생산종료일시</w:t>
            </w:r>
          </w:p>
        </w:tc>
        <w:tc>
          <w:tcPr>
            <w:tcW w:w="3000" w:type="dxa"/>
          </w:tcPr>
          <w:p w14:paraId="7FB35B69" w14:textId="77777777" w:rsidR="00612762" w:rsidRDefault="00612762" w:rsidP="00612762">
            <w:pPr>
              <w:pStyle w:val="KS2"/>
            </w:pPr>
            <w:r>
              <w:t>ExecutionEndDateTime</w:t>
            </w:r>
          </w:p>
        </w:tc>
        <w:tc>
          <w:tcPr>
            <w:tcW w:w="1150" w:type="dxa"/>
          </w:tcPr>
          <w:p w14:paraId="1EC6C7C1" w14:textId="77777777" w:rsidR="00612762" w:rsidRDefault="00612762" w:rsidP="00612762">
            <w:pPr>
              <w:pStyle w:val="KS2"/>
              <w:jc w:val="center"/>
            </w:pPr>
            <w:r>
              <w:t>dateTime</w:t>
            </w:r>
          </w:p>
        </w:tc>
        <w:tc>
          <w:tcPr>
            <w:tcW w:w="1000" w:type="dxa"/>
          </w:tcPr>
          <w:p w14:paraId="4AE9ED49" w14:textId="77777777" w:rsidR="00612762" w:rsidRDefault="00612762" w:rsidP="00612762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0B40EFE0" w14:textId="77777777" w:rsidR="00612762" w:rsidRDefault="00612762" w:rsidP="00612762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생산지시에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끝난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생산종료일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  <w:tr w:rsidR="00612762" w14:paraId="30F8160E" w14:textId="77777777">
        <w:trPr>
          <w:cantSplit/>
          <w:jc w:val="center"/>
        </w:trPr>
        <w:tc>
          <w:tcPr>
            <w:tcW w:w="2100" w:type="dxa"/>
          </w:tcPr>
          <w:p w14:paraId="71350FD9" w14:textId="77777777" w:rsidR="00612762" w:rsidRDefault="00612762" w:rsidP="00612762">
            <w:pPr>
              <w:pStyle w:val="KS2"/>
            </w:pPr>
            <w:r>
              <w:t>취소여부</w:t>
            </w:r>
          </w:p>
        </w:tc>
        <w:tc>
          <w:tcPr>
            <w:tcW w:w="3000" w:type="dxa"/>
          </w:tcPr>
          <w:p w14:paraId="1BADDE43" w14:textId="77777777" w:rsidR="00612762" w:rsidRDefault="00612762" w:rsidP="00612762">
            <w:pPr>
              <w:pStyle w:val="KS2"/>
            </w:pPr>
            <w:r>
              <w:t>CancelIndicator</w:t>
            </w:r>
          </w:p>
        </w:tc>
        <w:tc>
          <w:tcPr>
            <w:tcW w:w="1150" w:type="dxa"/>
          </w:tcPr>
          <w:p w14:paraId="78346F80" w14:textId="77777777" w:rsidR="00612762" w:rsidRDefault="00612762" w:rsidP="00612762">
            <w:pPr>
              <w:pStyle w:val="KS2"/>
              <w:jc w:val="center"/>
            </w:pPr>
            <w:r>
              <w:t>boolean</w:t>
            </w:r>
          </w:p>
        </w:tc>
        <w:tc>
          <w:tcPr>
            <w:tcW w:w="1000" w:type="dxa"/>
          </w:tcPr>
          <w:p w14:paraId="0EA6866D" w14:textId="77777777" w:rsidR="00612762" w:rsidRDefault="00612762" w:rsidP="00612762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257FC011" w14:textId="77777777" w:rsidR="00612762" w:rsidRDefault="00612762" w:rsidP="00612762">
            <w:pPr>
              <w:pStyle w:val="KS2"/>
            </w:pPr>
            <w:r>
              <w:t xml:space="preserve">— </w:t>
            </w:r>
            <w:r>
              <w:t>생산실적</w:t>
            </w:r>
            <w:r>
              <w:t xml:space="preserve"> </w:t>
            </w:r>
            <w:r>
              <w:t>무효화</w:t>
            </w:r>
            <w:r>
              <w:t xml:space="preserve"> </w:t>
            </w:r>
            <w:r>
              <w:t>여부</w:t>
            </w:r>
          </w:p>
        </w:tc>
      </w:tr>
      <w:tr w:rsidR="00612762" w14:paraId="1AC7DD7B" w14:textId="77777777">
        <w:trPr>
          <w:cantSplit/>
          <w:jc w:val="center"/>
        </w:trPr>
        <w:tc>
          <w:tcPr>
            <w:tcW w:w="2100" w:type="dxa"/>
          </w:tcPr>
          <w:p w14:paraId="3872F4AC" w14:textId="77777777" w:rsidR="00612762" w:rsidRDefault="00612762" w:rsidP="00612762">
            <w:pPr>
              <w:pStyle w:val="KS2"/>
            </w:pPr>
            <w:r>
              <w:t>취소일시</w:t>
            </w:r>
          </w:p>
        </w:tc>
        <w:tc>
          <w:tcPr>
            <w:tcW w:w="3000" w:type="dxa"/>
          </w:tcPr>
          <w:p w14:paraId="2D213F4E" w14:textId="77777777" w:rsidR="00612762" w:rsidRDefault="00612762" w:rsidP="00612762">
            <w:pPr>
              <w:pStyle w:val="KS2"/>
            </w:pPr>
            <w:r>
              <w:t>CancelDateTime</w:t>
            </w:r>
          </w:p>
        </w:tc>
        <w:tc>
          <w:tcPr>
            <w:tcW w:w="1150" w:type="dxa"/>
          </w:tcPr>
          <w:p w14:paraId="6F865E7D" w14:textId="77777777" w:rsidR="00612762" w:rsidRDefault="00612762" w:rsidP="00612762">
            <w:pPr>
              <w:pStyle w:val="KS2"/>
              <w:jc w:val="center"/>
            </w:pPr>
            <w:r>
              <w:t>dateTime</w:t>
            </w:r>
          </w:p>
        </w:tc>
        <w:tc>
          <w:tcPr>
            <w:tcW w:w="1000" w:type="dxa"/>
          </w:tcPr>
          <w:p w14:paraId="10E3C25F" w14:textId="77777777" w:rsidR="00612762" w:rsidRDefault="00612762" w:rsidP="00612762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0CA46BCA" w14:textId="77777777" w:rsidR="00612762" w:rsidRDefault="00612762" w:rsidP="00612762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생산실적을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무효화할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무효화한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일자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을따른다</w:t>
            </w:r>
            <w:r>
              <w:rPr>
                <w:lang w:eastAsia="ko-KR"/>
              </w:rPr>
              <w:t>)</w:t>
            </w:r>
          </w:p>
        </w:tc>
      </w:tr>
      <w:tr w:rsidR="00612762" w14:paraId="19CCF6C0" w14:textId="77777777">
        <w:trPr>
          <w:cantSplit/>
          <w:jc w:val="center"/>
        </w:trPr>
        <w:tc>
          <w:tcPr>
            <w:tcW w:w="2100" w:type="dxa"/>
          </w:tcPr>
          <w:p w14:paraId="00887AE6" w14:textId="77777777" w:rsidR="00612762" w:rsidRDefault="00612762" w:rsidP="00612762">
            <w:pPr>
              <w:pStyle w:val="KS2"/>
            </w:pPr>
            <w:r>
              <w:t>설비식별자</w:t>
            </w:r>
          </w:p>
        </w:tc>
        <w:tc>
          <w:tcPr>
            <w:tcW w:w="3000" w:type="dxa"/>
          </w:tcPr>
          <w:p w14:paraId="0EDF7A69" w14:textId="77777777" w:rsidR="00612762" w:rsidRDefault="00612762" w:rsidP="00612762">
            <w:pPr>
              <w:pStyle w:val="KS2"/>
            </w:pPr>
            <w:r>
              <w:t>EquipmentID</w:t>
            </w:r>
          </w:p>
        </w:tc>
        <w:tc>
          <w:tcPr>
            <w:tcW w:w="1150" w:type="dxa"/>
          </w:tcPr>
          <w:p w14:paraId="2E67D21B" w14:textId="77777777" w:rsidR="00612762" w:rsidRDefault="00612762" w:rsidP="00612762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5FF4317B" w14:textId="77777777" w:rsidR="00612762" w:rsidRDefault="00612762" w:rsidP="00612762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361B31CF" w14:textId="77777777" w:rsidR="00612762" w:rsidRDefault="00612762" w:rsidP="00612762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설비를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4C52A691" w14:textId="77777777" w:rsidR="00612762" w:rsidRDefault="00612762" w:rsidP="00612762">
            <w:pPr>
              <w:pStyle w:val="KS2"/>
              <w:rPr>
                <w:ins w:id="3236" w:author="임픽스 검토" w:date="2026-10-12T04:00:00Z"/>
              </w:rPr>
            </w:pPr>
            <w:ins w:id="3237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설비</w:t>
              </w:r>
              <w:r>
                <w:t>(Equipment)</w:t>
              </w:r>
            </w:ins>
          </w:p>
          <w:p w14:paraId="337B06F7" w14:textId="77777777" w:rsidR="00612762" w:rsidRDefault="00612762" w:rsidP="00612762">
            <w:pPr>
              <w:pStyle w:val="KS2"/>
              <w:rPr>
                <w:ins w:id="3238" w:author="임픽스 검토" w:date="2026-10-12T04:00:00Z"/>
              </w:rPr>
            </w:pPr>
            <w:ins w:id="3239" w:author="임픽스 검토" w:date="2026-10-12T04:00:00Z">
              <w:r>
                <w:t xml:space="preserve">— </w:t>
              </w:r>
              <w:r>
                <w:t>설비활용실적</w:t>
              </w:r>
              <w:r>
                <w:t xml:space="preserve"> </w:t>
              </w:r>
              <w:r>
                <w:t>행은</w:t>
              </w:r>
              <w:r>
                <w:t xml:space="preserve"> </w:t>
              </w:r>
              <w:r>
                <w:t>생산실적식별자</w:t>
              </w:r>
              <w:r>
                <w:t xml:space="preserve">, </w:t>
              </w:r>
              <w:r>
                <w:t>생산실적순번</w:t>
              </w:r>
              <w:r>
                <w:t xml:space="preserve">, </w:t>
              </w:r>
              <w:r>
                <w:t>설비식별자의</w:t>
              </w:r>
              <w:r>
                <w:t xml:space="preserve"> </w:t>
              </w:r>
              <w:r>
                <w:t>조합으로</w:t>
              </w:r>
              <w:r>
                <w:t xml:space="preserve"> </w:t>
              </w:r>
              <w:r>
                <w:t>구분하며</w:t>
              </w:r>
              <w:r>
                <w:t xml:space="preserve">, </w:t>
              </w:r>
              <w:r>
                <w:t>조합에</w:t>
              </w:r>
              <w:r>
                <w:t xml:space="preserve"> </w:t>
              </w:r>
              <w:r>
                <w:t>포함되는</w:t>
              </w:r>
              <w:r>
                <w:t xml:space="preserve"> </w:t>
              </w:r>
              <w:r>
                <w:t>속성은</w:t>
              </w:r>
              <w:r>
                <w:t xml:space="preserve"> </w:t>
              </w:r>
              <w:r>
                <w:t>값을</w:t>
              </w:r>
              <w:r>
                <w:t xml:space="preserve"> </w:t>
              </w:r>
              <w:r>
                <w:t>생략할</w:t>
              </w:r>
              <w:r>
                <w:t xml:space="preserve"> </w:t>
              </w:r>
              <w:r>
                <w:t>수</w:t>
              </w:r>
              <w:r>
                <w:t xml:space="preserve"> </w:t>
              </w:r>
              <w:r>
                <w:t>없음</w:t>
              </w:r>
              <w:r>
                <w:t>(7.1)</w:t>
              </w:r>
            </w:ins>
          </w:p>
        </w:tc>
      </w:tr>
      <w:tr w:rsidR="00612762" w14:paraId="575710D7" w14:textId="77777777">
        <w:trPr>
          <w:cantSplit/>
          <w:jc w:val="center"/>
        </w:trPr>
        <w:tc>
          <w:tcPr>
            <w:tcW w:w="2100" w:type="dxa"/>
          </w:tcPr>
          <w:p w14:paraId="6722D0B4" w14:textId="77777777" w:rsidR="00612762" w:rsidRDefault="00612762" w:rsidP="00612762">
            <w:pPr>
              <w:pStyle w:val="KS2"/>
            </w:pPr>
            <w:r>
              <w:t>준비시간</w:t>
            </w:r>
          </w:p>
        </w:tc>
        <w:tc>
          <w:tcPr>
            <w:tcW w:w="3000" w:type="dxa"/>
          </w:tcPr>
          <w:p w14:paraId="3DAD88FE" w14:textId="77777777" w:rsidR="00612762" w:rsidRDefault="00612762" w:rsidP="00612762">
            <w:pPr>
              <w:pStyle w:val="KS2"/>
            </w:pPr>
            <w:r>
              <w:t>SetupTime</w:t>
            </w:r>
          </w:p>
        </w:tc>
        <w:tc>
          <w:tcPr>
            <w:tcW w:w="1150" w:type="dxa"/>
          </w:tcPr>
          <w:p w14:paraId="456D5EED" w14:textId="77777777" w:rsidR="00612762" w:rsidRDefault="00612762" w:rsidP="00612762">
            <w:pPr>
              <w:pStyle w:val="KS2"/>
              <w:jc w:val="center"/>
            </w:pPr>
            <w:r>
              <w:t>duration</w:t>
            </w:r>
          </w:p>
        </w:tc>
        <w:tc>
          <w:tcPr>
            <w:tcW w:w="1000" w:type="dxa"/>
          </w:tcPr>
          <w:p w14:paraId="0FDF7E18" w14:textId="77777777" w:rsidR="00612762" w:rsidRDefault="00612762" w:rsidP="00612762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0BF529F3" w14:textId="00C10827" w:rsidR="00612762" w:rsidRDefault="00612762" w:rsidP="00612762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생산설비의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준비시간</w:t>
            </w:r>
            <w:ins w:id="3240" w:author="임픽스 검토" w:date="2026-10-12T04:00:00Z">
              <w:r>
                <w:rPr>
                  <w:lang w:eastAsia="ko-KR"/>
                </w:rPr>
                <w:t>(KS X ISO 8601</w:t>
              </w:r>
              <w:r>
                <w:rPr>
                  <w:lang w:eastAsia="ko-KR"/>
                </w:rPr>
                <w:t>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따른다</w:t>
              </w:r>
              <w:r>
                <w:rPr>
                  <w:lang w:eastAsia="ko-KR"/>
                </w:rPr>
                <w:t>)</w:t>
              </w:r>
            </w:ins>
          </w:p>
        </w:tc>
      </w:tr>
      <w:tr w:rsidR="00612762" w14:paraId="03113A23" w14:textId="77777777">
        <w:trPr>
          <w:cantSplit/>
          <w:jc w:val="center"/>
        </w:trPr>
        <w:tc>
          <w:tcPr>
            <w:tcW w:w="2100" w:type="dxa"/>
          </w:tcPr>
          <w:p w14:paraId="422DDF79" w14:textId="77777777" w:rsidR="00612762" w:rsidRDefault="00612762" w:rsidP="00612762">
            <w:pPr>
              <w:pStyle w:val="KS2"/>
            </w:pPr>
            <w:r>
              <w:t>가동시간</w:t>
            </w:r>
          </w:p>
        </w:tc>
        <w:tc>
          <w:tcPr>
            <w:tcW w:w="3000" w:type="dxa"/>
          </w:tcPr>
          <w:p w14:paraId="74E2F6DA" w14:textId="77777777" w:rsidR="00612762" w:rsidRDefault="00612762" w:rsidP="00612762">
            <w:pPr>
              <w:pStyle w:val="KS2"/>
            </w:pPr>
            <w:r>
              <w:t>RunTime</w:t>
            </w:r>
          </w:p>
        </w:tc>
        <w:tc>
          <w:tcPr>
            <w:tcW w:w="1150" w:type="dxa"/>
          </w:tcPr>
          <w:p w14:paraId="4224F77D" w14:textId="77777777" w:rsidR="00612762" w:rsidRDefault="00612762" w:rsidP="00612762">
            <w:pPr>
              <w:pStyle w:val="KS2"/>
              <w:jc w:val="center"/>
            </w:pPr>
            <w:r>
              <w:t>duration</w:t>
            </w:r>
          </w:p>
        </w:tc>
        <w:tc>
          <w:tcPr>
            <w:tcW w:w="1000" w:type="dxa"/>
          </w:tcPr>
          <w:p w14:paraId="1F375EA3" w14:textId="77777777" w:rsidR="00612762" w:rsidRDefault="00612762" w:rsidP="00612762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2A366018" w14:textId="08628388" w:rsidR="00612762" w:rsidRDefault="00612762" w:rsidP="00612762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생산설비의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가동시간</w:t>
            </w:r>
            <w:ins w:id="3241" w:author="임픽스 검토" w:date="2026-10-12T04:00:00Z">
              <w:r>
                <w:rPr>
                  <w:lang w:eastAsia="ko-KR"/>
                </w:rPr>
                <w:t>(KS X ISO 8601</w:t>
              </w:r>
              <w:r>
                <w:rPr>
                  <w:lang w:eastAsia="ko-KR"/>
                </w:rPr>
                <w:t>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따른다</w:t>
              </w:r>
              <w:r>
                <w:rPr>
                  <w:lang w:eastAsia="ko-KR"/>
                </w:rPr>
                <w:t>)</w:t>
              </w:r>
            </w:ins>
          </w:p>
        </w:tc>
      </w:tr>
      <w:tr w:rsidR="00612762" w14:paraId="0A440DDF" w14:textId="77777777">
        <w:trPr>
          <w:cantSplit/>
          <w:jc w:val="center"/>
        </w:trPr>
        <w:tc>
          <w:tcPr>
            <w:tcW w:w="2100" w:type="dxa"/>
          </w:tcPr>
          <w:p w14:paraId="46EFF3C8" w14:textId="77777777" w:rsidR="00612762" w:rsidRDefault="00612762" w:rsidP="00612762">
            <w:pPr>
              <w:pStyle w:val="KS2"/>
            </w:pPr>
            <w:r>
              <w:t>공정검사여부</w:t>
            </w:r>
          </w:p>
        </w:tc>
        <w:tc>
          <w:tcPr>
            <w:tcW w:w="3000" w:type="dxa"/>
          </w:tcPr>
          <w:p w14:paraId="7E6819CB" w14:textId="77777777" w:rsidR="00612762" w:rsidRDefault="00612762" w:rsidP="00612762">
            <w:pPr>
              <w:pStyle w:val="KS2"/>
            </w:pPr>
            <w:r>
              <w:t>InspectionFinishedIndicator</w:t>
            </w:r>
          </w:p>
        </w:tc>
        <w:tc>
          <w:tcPr>
            <w:tcW w:w="1150" w:type="dxa"/>
          </w:tcPr>
          <w:p w14:paraId="7AB2854A" w14:textId="77777777" w:rsidR="00612762" w:rsidRDefault="00612762" w:rsidP="00612762">
            <w:pPr>
              <w:pStyle w:val="KS2"/>
              <w:jc w:val="center"/>
            </w:pPr>
            <w:r>
              <w:t>boolean</w:t>
            </w:r>
          </w:p>
        </w:tc>
        <w:tc>
          <w:tcPr>
            <w:tcW w:w="1000" w:type="dxa"/>
          </w:tcPr>
          <w:p w14:paraId="2DB07486" w14:textId="77777777" w:rsidR="00612762" w:rsidRDefault="00612762" w:rsidP="00612762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65731045" w14:textId="77777777" w:rsidR="00612762" w:rsidRDefault="00612762" w:rsidP="00612762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생산실적이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공정의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검사완료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</w:p>
        </w:tc>
      </w:tr>
    </w:tbl>
    <w:p w14:paraId="6FD4DF94" w14:textId="77777777" w:rsidR="00B4288B" w:rsidRDefault="00B4288B">
      <w:pPr>
        <w:spacing w:after="0" w:line="144" w:lineRule="auto"/>
        <w:rPr>
          <w:lang w:eastAsia="ko-KR"/>
        </w:rPr>
      </w:pPr>
    </w:p>
    <w:p w14:paraId="54921A1D" w14:textId="77777777" w:rsidR="00B4288B" w:rsidRDefault="0010783A">
      <w:pPr>
        <w:pStyle w:val="46"/>
        <w:rPr>
          <w:lang w:eastAsia="ko-KR"/>
        </w:rPr>
      </w:pPr>
      <w:r>
        <w:rPr>
          <w:lang w:eastAsia="ko-KR"/>
        </w:rPr>
        <w:t xml:space="preserve">7.4.6.24  </w:t>
      </w:r>
      <w:r>
        <w:rPr>
          <w:lang w:eastAsia="ko-KR"/>
        </w:rPr>
        <w:t>생산품질실적</w:t>
      </w:r>
      <w:r>
        <w:rPr>
          <w:lang w:eastAsia="ko-KR"/>
        </w:rPr>
        <w:t>(ProductionPerformanceQuality)</w:t>
      </w:r>
    </w:p>
    <w:p w14:paraId="0400B35D" w14:textId="0DFE9122" w:rsidR="00B4288B" w:rsidRDefault="0010783A">
      <w:pPr>
        <w:rPr>
          <w:lang w:eastAsia="ko-KR"/>
        </w:rPr>
      </w:pP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발생한</w:t>
      </w:r>
      <w:r>
        <w:rPr>
          <w:lang w:eastAsia="ko-KR"/>
        </w:rPr>
        <w:t xml:space="preserve"> </w:t>
      </w:r>
      <w:r>
        <w:rPr>
          <w:lang w:eastAsia="ko-KR"/>
        </w:rPr>
        <w:t>품질정보를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생산품질실적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3242" w:author="임픽스 검토" w:date="2026-10-12T04:00:00Z">
        <w:r>
          <w:rPr>
            <w:lang w:eastAsia="ko-KR"/>
          </w:rPr>
          <w:delText>64</w:delText>
        </w:r>
        <w:r>
          <w:rPr>
            <w:lang w:eastAsia="ko-KR"/>
          </w:rPr>
          <w:delText>와</w:delText>
        </w:r>
      </w:del>
      <w:ins w:id="3243" w:author="임픽스 검토" w:date="2026-10-12T04:00:00Z">
        <w:r>
          <w:rPr>
            <w:lang w:eastAsia="ko-KR"/>
          </w:rPr>
          <w:t>67</w:t>
        </w:r>
        <w:r>
          <w:rPr>
            <w:lang w:eastAsia="ko-KR"/>
          </w:rPr>
          <w:t>과</w:t>
        </w:r>
      </w:ins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29EDAEAF" w14:textId="32F42034" w:rsidR="00B4288B" w:rsidRDefault="0010783A">
      <w:pPr>
        <w:pStyle w:val="KS"/>
        <w:rPr>
          <w:lang w:eastAsia="ko-KR"/>
        </w:rPr>
      </w:pPr>
      <w:commentRangeStart w:id="3244"/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3245" w:author="임픽스 검토" w:date="2026-10-12T04:00:00Z">
        <w:r>
          <w:rPr>
            <w:lang w:eastAsia="ko-KR"/>
          </w:rPr>
          <w:delText>64</w:delText>
        </w:r>
      </w:del>
      <w:ins w:id="3246" w:author="임픽스 검토" w:date="2026-10-12T04:00:00Z">
        <w:r>
          <w:rPr>
            <w:lang w:eastAsia="ko-KR"/>
          </w:rPr>
          <w:t>67</w:t>
        </w:r>
      </w:ins>
      <w:r>
        <w:rPr>
          <w:lang w:eastAsia="ko-KR"/>
        </w:rPr>
        <w:t xml:space="preserve"> — </w:t>
      </w:r>
      <w:r>
        <w:rPr>
          <w:lang w:eastAsia="ko-KR"/>
        </w:rPr>
        <w:t>생산품질실적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commentRangeEnd w:id="3244"/>
      <w:r>
        <w:rPr>
          <w:rStyle w:val="aff5"/>
          <w:sz w:val="20"/>
          <w:szCs w:val="22"/>
          <w:lang w:eastAsia="ko-KR"/>
        </w:rPr>
        <w:commentReference w:id="3244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033CCBCC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1E533662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795A1A06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10A562E0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33CEE73E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238A1462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0C1F9323" w14:textId="77777777">
        <w:trPr>
          <w:cantSplit/>
          <w:jc w:val="center"/>
        </w:trPr>
        <w:tc>
          <w:tcPr>
            <w:tcW w:w="2100" w:type="dxa"/>
          </w:tcPr>
          <w:p w14:paraId="4E62FC91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46802E01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3E71B95A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2BE07522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5CFA5F1C" w14:textId="77777777" w:rsidR="00B4288B" w:rsidRDefault="00B4288B">
            <w:pPr>
              <w:pStyle w:val="KS2"/>
            </w:pPr>
          </w:p>
        </w:tc>
      </w:tr>
      <w:tr w:rsidR="00B4288B" w14:paraId="0F13D035" w14:textId="77777777">
        <w:trPr>
          <w:cantSplit/>
          <w:jc w:val="center"/>
        </w:trPr>
        <w:tc>
          <w:tcPr>
            <w:tcW w:w="2100" w:type="dxa"/>
          </w:tcPr>
          <w:p w14:paraId="325C50A6" w14:textId="77777777" w:rsidR="00B4288B" w:rsidRDefault="0010783A">
            <w:pPr>
              <w:pStyle w:val="KS2"/>
            </w:pPr>
            <w:r>
              <w:t>생산실적식별자</w:t>
            </w:r>
          </w:p>
        </w:tc>
        <w:tc>
          <w:tcPr>
            <w:tcW w:w="3000" w:type="dxa"/>
          </w:tcPr>
          <w:p w14:paraId="1A8ECD38" w14:textId="77777777" w:rsidR="00B4288B" w:rsidRDefault="0010783A">
            <w:pPr>
              <w:pStyle w:val="KS2"/>
            </w:pPr>
            <w:r>
              <w:t>ProductionPerformanceID</w:t>
            </w:r>
          </w:p>
        </w:tc>
        <w:tc>
          <w:tcPr>
            <w:tcW w:w="1150" w:type="dxa"/>
          </w:tcPr>
          <w:p w14:paraId="736399CF" w14:textId="093400AE" w:rsidR="00B4288B" w:rsidRDefault="0010783A">
            <w:pPr>
              <w:pStyle w:val="KS2"/>
              <w:jc w:val="center"/>
            </w:pPr>
            <w:del w:id="3247" w:author="임픽스 검토" w:date="2026-10-12T04:00:00Z">
              <w:r>
                <w:delText>ID</w:delText>
              </w:r>
            </w:del>
            <w:ins w:id="3248" w:author="임픽스 검토" w:date="2026-10-12T04:00:00Z">
              <w:r>
                <w:t>IDREF</w:t>
              </w:r>
            </w:ins>
          </w:p>
        </w:tc>
        <w:tc>
          <w:tcPr>
            <w:tcW w:w="1000" w:type="dxa"/>
          </w:tcPr>
          <w:p w14:paraId="4F108A71" w14:textId="0B3B78D6" w:rsidR="00B4288B" w:rsidRDefault="0010783A">
            <w:pPr>
              <w:pStyle w:val="KS2"/>
              <w:jc w:val="center"/>
            </w:pPr>
            <w:del w:id="3249" w:author="임픽스 검토" w:date="2026-10-12T04:00:00Z">
              <w:r>
                <w:delText>비대상</w:delText>
              </w:r>
            </w:del>
            <w:ins w:id="3250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489BEEC9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생산실적을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212477C7" w14:textId="77777777" w:rsidR="00B4288B" w:rsidRDefault="0010783A">
            <w:pPr>
              <w:pStyle w:val="KS2"/>
              <w:rPr>
                <w:ins w:id="3251" w:author="임픽스 검토" w:date="2026-10-12T04:00:00Z"/>
              </w:rPr>
            </w:pPr>
            <w:ins w:id="3252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생산실적</w:t>
              </w:r>
              <w:r>
                <w:t>(ProductionPerformance)</w:t>
              </w:r>
            </w:ins>
          </w:p>
        </w:tc>
      </w:tr>
      <w:tr w:rsidR="00B4288B" w14:paraId="5E6C8B4D" w14:textId="77777777">
        <w:trPr>
          <w:cantSplit/>
          <w:jc w:val="center"/>
        </w:trPr>
        <w:tc>
          <w:tcPr>
            <w:tcW w:w="2100" w:type="dxa"/>
          </w:tcPr>
          <w:p w14:paraId="06273C9A" w14:textId="77777777" w:rsidR="00B4288B" w:rsidRDefault="0010783A">
            <w:pPr>
              <w:pStyle w:val="KS2"/>
            </w:pPr>
            <w:r>
              <w:t>생산실적순번</w:t>
            </w:r>
          </w:p>
        </w:tc>
        <w:tc>
          <w:tcPr>
            <w:tcW w:w="3000" w:type="dxa"/>
          </w:tcPr>
          <w:p w14:paraId="2A4C8E07" w14:textId="77777777" w:rsidR="00B4288B" w:rsidRDefault="0010783A">
            <w:pPr>
              <w:pStyle w:val="KS2"/>
            </w:pPr>
            <w:r>
              <w:t>ProductionPerformanceSequence</w:t>
            </w:r>
          </w:p>
        </w:tc>
        <w:tc>
          <w:tcPr>
            <w:tcW w:w="1150" w:type="dxa"/>
          </w:tcPr>
          <w:p w14:paraId="55F17137" w14:textId="77777777" w:rsidR="00B4288B" w:rsidRDefault="0010783A">
            <w:pPr>
              <w:pStyle w:val="KS2"/>
              <w:jc w:val="center"/>
            </w:pPr>
            <w:r>
              <w:t>int</w:t>
            </w:r>
          </w:p>
        </w:tc>
        <w:tc>
          <w:tcPr>
            <w:tcW w:w="1000" w:type="dxa"/>
          </w:tcPr>
          <w:p w14:paraId="2A91408B" w14:textId="77777777" w:rsidR="00B4288B" w:rsidRDefault="0010783A">
            <w:pPr>
              <w:pStyle w:val="KS2"/>
              <w:jc w:val="center"/>
            </w:pPr>
            <w:del w:id="3253" w:author="임픽스 검토" w:date="2026-10-12T04:00:00Z">
              <w:r>
                <w:delText>비대상</w:delText>
              </w:r>
            </w:del>
            <w:ins w:id="3254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2165EE1D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생산실적이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순서</w:t>
            </w:r>
          </w:p>
          <w:p w14:paraId="1E86BA04" w14:textId="77777777" w:rsidR="00B4288B" w:rsidRDefault="0010783A">
            <w:pPr>
              <w:pStyle w:val="KS2"/>
              <w:rPr>
                <w:ins w:id="3255" w:author="임픽스 검토" w:date="2026-10-12T04:00:00Z"/>
                <w:lang w:eastAsia="ko-KR"/>
              </w:rPr>
            </w:pPr>
            <w:ins w:id="325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생산실적식별자</w:t>
              </w:r>
              <w:r>
                <w:rPr>
                  <w:lang w:eastAsia="ko-KR"/>
                </w:rPr>
                <w:t>(ProductionPerformanceID)</w:t>
              </w:r>
              <w:r>
                <w:rPr>
                  <w:lang w:eastAsia="ko-KR"/>
                </w:rPr>
                <w:t>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함께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생산실적</w:t>
              </w:r>
              <w:r>
                <w:rPr>
                  <w:lang w:eastAsia="ko-KR"/>
                </w:rPr>
                <w:t>(ProductionPerformance)</w:t>
              </w:r>
              <w:r>
                <w:rPr>
                  <w:lang w:eastAsia="ko-KR"/>
                </w:rPr>
                <w:t>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참조한다</w:t>
              </w:r>
            </w:ins>
          </w:p>
        </w:tc>
      </w:tr>
      <w:tr w:rsidR="00B4288B" w14:paraId="3B055F3E" w14:textId="77777777">
        <w:trPr>
          <w:cantSplit/>
          <w:jc w:val="center"/>
        </w:trPr>
        <w:tc>
          <w:tcPr>
            <w:tcW w:w="2100" w:type="dxa"/>
          </w:tcPr>
          <w:p w14:paraId="0528EEBB" w14:textId="77777777" w:rsidR="00B4288B" w:rsidRDefault="0010783A">
            <w:pPr>
              <w:pStyle w:val="KS2"/>
            </w:pPr>
            <w:r>
              <w:t>생산지시식별자</w:t>
            </w:r>
          </w:p>
        </w:tc>
        <w:tc>
          <w:tcPr>
            <w:tcW w:w="3000" w:type="dxa"/>
          </w:tcPr>
          <w:p w14:paraId="0E5B22AD" w14:textId="77777777" w:rsidR="00B4288B" w:rsidRDefault="0010783A">
            <w:pPr>
              <w:pStyle w:val="KS2"/>
            </w:pPr>
            <w:r>
              <w:t>ProductionOrderID</w:t>
            </w:r>
          </w:p>
        </w:tc>
        <w:tc>
          <w:tcPr>
            <w:tcW w:w="1150" w:type="dxa"/>
          </w:tcPr>
          <w:p w14:paraId="594DF6CD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1F01F9E8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29DCEE2F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생산지시를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1BAA3DB2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>— (</w:t>
            </w:r>
            <w:r>
              <w:rPr>
                <w:lang w:eastAsia="ko-KR"/>
              </w:rPr>
              <w:t>생산실적을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생산지시식별자를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>)</w:t>
            </w:r>
          </w:p>
          <w:p w14:paraId="6D0D871D" w14:textId="77777777" w:rsidR="00B4288B" w:rsidRDefault="0010783A">
            <w:pPr>
              <w:pStyle w:val="KS2"/>
              <w:rPr>
                <w:ins w:id="3257" w:author="임픽스 검토" w:date="2026-10-12T04:00:00Z"/>
              </w:rPr>
            </w:pPr>
            <w:ins w:id="3258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생산지시</w:t>
              </w:r>
              <w:r>
                <w:t>(ProductionOrder)</w:t>
              </w:r>
            </w:ins>
          </w:p>
        </w:tc>
      </w:tr>
      <w:tr w:rsidR="00B4288B" w14:paraId="2BDB313C" w14:textId="77777777">
        <w:trPr>
          <w:cantSplit/>
          <w:jc w:val="center"/>
        </w:trPr>
        <w:tc>
          <w:tcPr>
            <w:tcW w:w="2100" w:type="dxa"/>
          </w:tcPr>
          <w:p w14:paraId="5823A32A" w14:textId="77777777" w:rsidR="00B4288B" w:rsidRDefault="0010783A">
            <w:pPr>
              <w:pStyle w:val="KS2"/>
            </w:pPr>
            <w:r>
              <w:t>생산지시순번</w:t>
            </w:r>
          </w:p>
        </w:tc>
        <w:tc>
          <w:tcPr>
            <w:tcW w:w="3000" w:type="dxa"/>
          </w:tcPr>
          <w:p w14:paraId="6A3773B2" w14:textId="77777777" w:rsidR="00B4288B" w:rsidRDefault="0010783A">
            <w:pPr>
              <w:pStyle w:val="KS2"/>
            </w:pPr>
            <w:r>
              <w:t>ProductionOrderSequence</w:t>
            </w:r>
          </w:p>
        </w:tc>
        <w:tc>
          <w:tcPr>
            <w:tcW w:w="1150" w:type="dxa"/>
          </w:tcPr>
          <w:p w14:paraId="6C5E7404" w14:textId="77777777" w:rsidR="00B4288B" w:rsidRDefault="0010783A">
            <w:pPr>
              <w:pStyle w:val="KS2"/>
              <w:jc w:val="center"/>
            </w:pPr>
            <w:r>
              <w:t>int</w:t>
            </w:r>
          </w:p>
        </w:tc>
        <w:tc>
          <w:tcPr>
            <w:tcW w:w="1000" w:type="dxa"/>
          </w:tcPr>
          <w:p w14:paraId="7E959D0F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4CB73FF6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생산지시식별자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순서</w:t>
            </w:r>
          </w:p>
          <w:p w14:paraId="2D1D8F6B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>— (</w:t>
            </w:r>
            <w:r>
              <w:rPr>
                <w:lang w:eastAsia="ko-KR"/>
              </w:rPr>
              <w:t>생산실적을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생산지시의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순번을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>)</w:t>
            </w:r>
          </w:p>
          <w:p w14:paraId="6213C78C" w14:textId="77777777" w:rsidR="00B4288B" w:rsidRDefault="0010783A">
            <w:pPr>
              <w:pStyle w:val="KS2"/>
              <w:rPr>
                <w:ins w:id="3259" w:author="임픽스 검토" w:date="2026-10-12T04:00:00Z"/>
              </w:rPr>
            </w:pPr>
            <w:ins w:id="3260" w:author="임픽스 검토" w:date="2026-10-12T04:00:00Z">
              <w:r>
                <w:t xml:space="preserve">— </w:t>
              </w:r>
              <w:r>
                <w:t>생산지시식별자</w:t>
              </w:r>
              <w:r>
                <w:t>(ProductionOrderID)</w:t>
              </w:r>
              <w:r>
                <w:t>와</w:t>
              </w:r>
              <w:r>
                <w:t xml:space="preserve"> </w:t>
              </w:r>
              <w:r>
                <w:t>함께</w:t>
              </w:r>
              <w:r>
                <w:t xml:space="preserve"> </w:t>
              </w:r>
              <w:r>
                <w:t>생산지시</w:t>
              </w:r>
              <w:r>
                <w:t>(ProductionOrder)</w:t>
              </w:r>
              <w:r>
                <w:t>를</w:t>
              </w:r>
              <w:r>
                <w:t xml:space="preserve"> </w:t>
              </w:r>
              <w:r>
                <w:t>참조한다</w:t>
              </w:r>
            </w:ins>
          </w:p>
        </w:tc>
      </w:tr>
      <w:tr w:rsidR="00B4288B" w14:paraId="69FF776D" w14:textId="77777777">
        <w:trPr>
          <w:cantSplit/>
          <w:jc w:val="center"/>
        </w:trPr>
        <w:tc>
          <w:tcPr>
            <w:tcW w:w="2100" w:type="dxa"/>
          </w:tcPr>
          <w:p w14:paraId="12FC8971" w14:textId="77777777" w:rsidR="00B4288B" w:rsidRDefault="0010783A">
            <w:pPr>
              <w:pStyle w:val="KS2"/>
            </w:pPr>
            <w:r>
              <w:t>품목식별자</w:t>
            </w:r>
          </w:p>
        </w:tc>
        <w:tc>
          <w:tcPr>
            <w:tcW w:w="3000" w:type="dxa"/>
          </w:tcPr>
          <w:p w14:paraId="7D3161D4" w14:textId="77777777" w:rsidR="00B4288B" w:rsidRDefault="0010783A">
            <w:pPr>
              <w:pStyle w:val="KS2"/>
            </w:pPr>
            <w:r>
              <w:t>ItemID</w:t>
            </w:r>
          </w:p>
        </w:tc>
        <w:tc>
          <w:tcPr>
            <w:tcW w:w="1150" w:type="dxa"/>
          </w:tcPr>
          <w:p w14:paraId="6A83018B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3EDF1154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0EA8A992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777E08A6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반제품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원자재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저장품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소모품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</w:p>
          <w:p w14:paraId="391EB480" w14:textId="77777777" w:rsidR="00B4288B" w:rsidRDefault="0010783A">
            <w:pPr>
              <w:pStyle w:val="KS2"/>
              <w:rPr>
                <w:ins w:id="3261" w:author="임픽스 검토" w:date="2026-10-12T04:00:00Z"/>
                <w:lang w:eastAsia="ko-KR"/>
              </w:rPr>
            </w:pPr>
            <w:ins w:id="326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품목마스터</w:t>
              </w:r>
              <w:r>
                <w:rPr>
                  <w:lang w:eastAsia="ko-KR"/>
                </w:rPr>
                <w:t>(ItemMaster)</w:t>
              </w:r>
            </w:ins>
          </w:p>
        </w:tc>
      </w:tr>
      <w:tr w:rsidR="00B4288B" w14:paraId="5DE2E229" w14:textId="77777777">
        <w:trPr>
          <w:cantSplit/>
          <w:jc w:val="center"/>
        </w:trPr>
        <w:tc>
          <w:tcPr>
            <w:tcW w:w="2100" w:type="dxa"/>
          </w:tcPr>
          <w:p w14:paraId="08958424" w14:textId="77777777" w:rsidR="00B4288B" w:rsidRDefault="0010783A">
            <w:pPr>
              <w:pStyle w:val="KS2"/>
            </w:pPr>
            <w:r>
              <w:t>기준단위코드</w:t>
            </w:r>
          </w:p>
        </w:tc>
        <w:tc>
          <w:tcPr>
            <w:tcW w:w="3000" w:type="dxa"/>
          </w:tcPr>
          <w:p w14:paraId="6AFB1000" w14:textId="77777777" w:rsidR="00B4288B" w:rsidRDefault="0010783A">
            <w:pPr>
              <w:pStyle w:val="KS2"/>
            </w:pPr>
            <w:r>
              <w:t>ItemUOMCode</w:t>
            </w:r>
          </w:p>
        </w:tc>
        <w:tc>
          <w:tcPr>
            <w:tcW w:w="1150" w:type="dxa"/>
          </w:tcPr>
          <w:p w14:paraId="3CA1AF4F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21CF4557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27A3D3B4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기준단위코드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 xml:space="preserve">: EA, DZ, HD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  <w:p w14:paraId="52FD639A" w14:textId="77777777" w:rsidR="00B4288B" w:rsidRDefault="0010783A">
            <w:pPr>
              <w:pStyle w:val="KS2"/>
              <w:rPr>
                <w:ins w:id="3263" w:author="임픽스 검토" w:date="2026-10-12T04:00:00Z"/>
                <w:lang w:eastAsia="ko-KR"/>
              </w:rPr>
            </w:pPr>
            <w:ins w:id="326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단위그룹</w:t>
              </w:r>
              <w:r>
                <w:rPr>
                  <w:lang w:eastAsia="ko-KR"/>
                </w:rPr>
                <w:t>(UOMGroup)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단위코드</w:t>
              </w:r>
            </w:ins>
          </w:p>
        </w:tc>
      </w:tr>
      <w:tr w:rsidR="00B4288B" w14:paraId="64853474" w14:textId="77777777">
        <w:trPr>
          <w:cantSplit/>
          <w:jc w:val="center"/>
        </w:trPr>
        <w:tc>
          <w:tcPr>
            <w:tcW w:w="2100" w:type="dxa"/>
          </w:tcPr>
          <w:p w14:paraId="640B2937" w14:textId="77777777" w:rsidR="00B4288B" w:rsidRDefault="0010783A">
            <w:pPr>
              <w:pStyle w:val="KS2"/>
            </w:pPr>
            <w:r>
              <w:t>공정식별자</w:t>
            </w:r>
          </w:p>
        </w:tc>
        <w:tc>
          <w:tcPr>
            <w:tcW w:w="3000" w:type="dxa"/>
          </w:tcPr>
          <w:p w14:paraId="1B391985" w14:textId="77777777" w:rsidR="00B4288B" w:rsidRDefault="0010783A">
            <w:pPr>
              <w:pStyle w:val="KS2"/>
            </w:pPr>
            <w:r>
              <w:t>OperationID</w:t>
            </w:r>
          </w:p>
        </w:tc>
        <w:tc>
          <w:tcPr>
            <w:tcW w:w="1150" w:type="dxa"/>
          </w:tcPr>
          <w:p w14:paraId="7894C46D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7E4083E1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0C10395D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공정을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65756A8B" w14:textId="77777777" w:rsidR="00B4288B" w:rsidRDefault="0010783A">
            <w:pPr>
              <w:pStyle w:val="KS2"/>
              <w:rPr>
                <w:ins w:id="3265" w:author="임픽스 검토" w:date="2026-10-12T04:00:00Z"/>
              </w:rPr>
            </w:pPr>
            <w:ins w:id="3266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공정</w:t>
              </w:r>
              <w:r>
                <w:t>(Operation)</w:t>
              </w:r>
            </w:ins>
          </w:p>
        </w:tc>
      </w:tr>
      <w:tr w:rsidR="00612762" w14:paraId="32881B82" w14:textId="77777777">
        <w:trPr>
          <w:cantSplit/>
          <w:jc w:val="center"/>
          <w:ins w:id="3267" w:author="임픽스 검토" w:date="2026-10-12T04:00:00Z"/>
        </w:trPr>
        <w:tc>
          <w:tcPr>
            <w:tcW w:w="2100" w:type="dxa"/>
          </w:tcPr>
          <w:p w14:paraId="66ABFABC" w14:textId="610855C1" w:rsidR="00612762" w:rsidRPr="00496167" w:rsidRDefault="00612762" w:rsidP="00612762">
            <w:pPr>
              <w:pStyle w:val="KS2"/>
              <w:rPr>
                <w:ins w:id="3268" w:author="임픽스 검토" w:date="2026-10-12T04:00:00Z"/>
                <w:color w:val="000000" w:themeColor="text1"/>
              </w:rPr>
            </w:pPr>
            <w:ins w:id="3269" w:author="임픽스 검토" w:date="2026-10-12T04:00:00Z">
              <w:r w:rsidRPr="00496167">
                <w:rPr>
                  <w:rFonts w:hint="eastAsia"/>
                  <w:color w:val="000000" w:themeColor="text1"/>
                  <w:lang w:eastAsia="ko-KR"/>
                </w:rPr>
                <w:t>공정경로식별자</w:t>
              </w:r>
            </w:ins>
          </w:p>
        </w:tc>
        <w:tc>
          <w:tcPr>
            <w:tcW w:w="3000" w:type="dxa"/>
          </w:tcPr>
          <w:p w14:paraId="6EBEFDF9" w14:textId="17CEBB69" w:rsidR="00612762" w:rsidRPr="00496167" w:rsidRDefault="00612762" w:rsidP="00612762">
            <w:pPr>
              <w:pStyle w:val="KS2"/>
              <w:rPr>
                <w:ins w:id="3270" w:author="임픽스 검토" w:date="2026-10-12T04:00:00Z"/>
                <w:color w:val="000000" w:themeColor="text1"/>
              </w:rPr>
            </w:pPr>
            <w:ins w:id="3271" w:author="임픽스 검토" w:date="2026-10-12T04:00:00Z">
              <w:r w:rsidRPr="00496167">
                <w:rPr>
                  <w:rFonts w:hint="eastAsia"/>
                  <w:color w:val="000000" w:themeColor="text1"/>
                  <w:lang w:eastAsia="ko-KR"/>
                </w:rPr>
                <w:t>RoutingID</w:t>
              </w:r>
            </w:ins>
          </w:p>
        </w:tc>
        <w:tc>
          <w:tcPr>
            <w:tcW w:w="1150" w:type="dxa"/>
          </w:tcPr>
          <w:p w14:paraId="30222714" w14:textId="70F86D01" w:rsidR="00612762" w:rsidRPr="00496167" w:rsidRDefault="00612762" w:rsidP="00612762">
            <w:pPr>
              <w:pStyle w:val="KS2"/>
              <w:jc w:val="center"/>
              <w:rPr>
                <w:ins w:id="3272" w:author="임픽스 검토" w:date="2026-10-12T04:00:00Z"/>
                <w:color w:val="000000" w:themeColor="text1"/>
              </w:rPr>
            </w:pPr>
            <w:ins w:id="3273" w:author="임픽스 검토" w:date="2026-10-12T04:00:00Z">
              <w:r w:rsidRPr="00496167">
                <w:rPr>
                  <w:color w:val="000000" w:themeColor="text1"/>
                </w:rPr>
                <w:t>IDREF</w:t>
              </w:r>
            </w:ins>
          </w:p>
        </w:tc>
        <w:tc>
          <w:tcPr>
            <w:tcW w:w="1000" w:type="dxa"/>
          </w:tcPr>
          <w:p w14:paraId="2941FA37" w14:textId="057AB29B" w:rsidR="00612762" w:rsidRPr="00496167" w:rsidRDefault="00612762" w:rsidP="00612762">
            <w:pPr>
              <w:pStyle w:val="KS2"/>
              <w:jc w:val="center"/>
              <w:rPr>
                <w:ins w:id="3274" w:author="임픽스 검토" w:date="2026-10-12T04:00:00Z"/>
                <w:color w:val="000000" w:themeColor="text1"/>
              </w:rPr>
            </w:pPr>
            <w:ins w:id="3275" w:author="임픽스 검토" w:date="2026-10-12T04:00:00Z">
              <w:r w:rsidRPr="00496167">
                <w:rPr>
                  <w:color w:val="000000" w:themeColor="text1"/>
                </w:rPr>
                <w:t>대상</w:t>
              </w:r>
            </w:ins>
          </w:p>
        </w:tc>
        <w:tc>
          <w:tcPr>
            <w:tcW w:w="6970" w:type="dxa"/>
          </w:tcPr>
          <w:p w14:paraId="4F22A5DF" w14:textId="77777777" w:rsidR="00612762" w:rsidRPr="00496167" w:rsidRDefault="00612762" w:rsidP="00612762">
            <w:pPr>
              <w:pStyle w:val="KS2"/>
              <w:rPr>
                <w:ins w:id="3276" w:author="임픽스 검토" w:date="2026-10-12T04:00:00Z"/>
                <w:color w:val="000000" w:themeColor="text1"/>
                <w:lang w:eastAsia="ko-KR"/>
              </w:rPr>
            </w:pPr>
            <w:ins w:id="3277" w:author="임픽스 검토" w:date="2026-10-12T04:00:00Z">
              <w:r w:rsidRPr="00496167">
                <w:rPr>
                  <w:color w:val="000000" w:themeColor="text1"/>
                  <w:lang w:eastAsia="ko-KR"/>
                </w:rPr>
                <w:t xml:space="preserve">— </w:t>
              </w:r>
              <w:r w:rsidRPr="00496167">
                <w:rPr>
                  <w:color w:val="000000" w:themeColor="text1"/>
                  <w:lang w:eastAsia="ko-KR"/>
                </w:rPr>
                <w:t>공정경로를</w:t>
              </w:r>
              <w:r w:rsidRPr="00496167">
                <w:rPr>
                  <w:color w:val="000000" w:themeColor="text1"/>
                  <w:lang w:eastAsia="ko-KR"/>
                </w:rPr>
                <w:t xml:space="preserve"> </w:t>
              </w:r>
              <w:r w:rsidRPr="00496167">
                <w:rPr>
                  <w:color w:val="000000" w:themeColor="text1"/>
                  <w:lang w:eastAsia="ko-KR"/>
                </w:rPr>
                <w:t>식별하기</w:t>
              </w:r>
              <w:r w:rsidRPr="00496167">
                <w:rPr>
                  <w:color w:val="000000" w:themeColor="text1"/>
                  <w:lang w:eastAsia="ko-KR"/>
                </w:rPr>
                <w:t xml:space="preserve"> </w:t>
              </w:r>
              <w:r w:rsidRPr="00496167">
                <w:rPr>
                  <w:color w:val="000000" w:themeColor="text1"/>
                  <w:lang w:eastAsia="ko-KR"/>
                </w:rPr>
                <w:t>위한</w:t>
              </w:r>
              <w:r w:rsidRPr="00496167">
                <w:rPr>
                  <w:color w:val="000000" w:themeColor="text1"/>
                  <w:lang w:eastAsia="ko-KR"/>
                </w:rPr>
                <w:t xml:space="preserve"> </w:t>
              </w:r>
              <w:r w:rsidRPr="00496167">
                <w:rPr>
                  <w:color w:val="000000" w:themeColor="text1"/>
                  <w:lang w:eastAsia="ko-KR"/>
                </w:rPr>
                <w:t>고유값</w:t>
              </w:r>
            </w:ins>
          </w:p>
          <w:p w14:paraId="6328E28D" w14:textId="7F423360" w:rsidR="00612762" w:rsidRPr="00496167" w:rsidRDefault="00612762" w:rsidP="00612762">
            <w:pPr>
              <w:pStyle w:val="KS2"/>
              <w:rPr>
                <w:ins w:id="3278" w:author="임픽스 검토" w:date="2026-10-12T04:00:00Z"/>
                <w:color w:val="000000" w:themeColor="text1"/>
                <w:lang w:eastAsia="ko-KR"/>
              </w:rPr>
            </w:pPr>
            <w:ins w:id="3279" w:author="임픽스 검토" w:date="2026-10-12T04:00:00Z">
              <w:r w:rsidRPr="00496167">
                <w:rPr>
                  <w:color w:val="000000" w:themeColor="text1"/>
                  <w:lang w:eastAsia="ko-KR"/>
                </w:rPr>
                <w:t xml:space="preserve">— </w:t>
              </w:r>
              <w:r w:rsidRPr="00496167">
                <w:rPr>
                  <w:color w:val="000000" w:themeColor="text1"/>
                  <w:lang w:eastAsia="ko-KR"/>
                </w:rPr>
                <w:t>참조</w:t>
              </w:r>
              <w:r w:rsidRPr="00496167">
                <w:rPr>
                  <w:color w:val="000000" w:themeColor="text1"/>
                  <w:lang w:eastAsia="ko-KR"/>
                </w:rPr>
                <w:t xml:space="preserve"> </w:t>
              </w:r>
              <w:r w:rsidRPr="00496167">
                <w:rPr>
                  <w:color w:val="000000" w:themeColor="text1"/>
                  <w:lang w:eastAsia="ko-KR"/>
                </w:rPr>
                <w:t>대상</w:t>
              </w:r>
              <w:r w:rsidRPr="00496167">
                <w:rPr>
                  <w:color w:val="000000" w:themeColor="text1"/>
                  <w:lang w:eastAsia="ko-KR"/>
                </w:rPr>
                <w:t xml:space="preserve">: </w:t>
              </w:r>
              <w:r w:rsidRPr="00496167">
                <w:rPr>
                  <w:color w:val="000000" w:themeColor="text1"/>
                  <w:lang w:eastAsia="ko-KR"/>
                </w:rPr>
                <w:t>공정</w:t>
              </w:r>
              <w:r w:rsidRPr="00496167">
                <w:rPr>
                  <w:rFonts w:hint="eastAsia"/>
                  <w:color w:val="000000" w:themeColor="text1"/>
                  <w:lang w:eastAsia="ko-KR"/>
                </w:rPr>
                <w:t>경로</w:t>
              </w:r>
              <w:r w:rsidRPr="00496167">
                <w:rPr>
                  <w:color w:val="000000" w:themeColor="text1"/>
                  <w:lang w:eastAsia="ko-KR"/>
                </w:rPr>
                <w:t>(</w:t>
              </w:r>
              <w:r w:rsidRPr="00496167">
                <w:rPr>
                  <w:rFonts w:hint="eastAsia"/>
                  <w:color w:val="000000" w:themeColor="text1"/>
                  <w:lang w:eastAsia="ko-KR"/>
                </w:rPr>
                <w:t>Routing</w:t>
              </w:r>
              <w:r w:rsidRPr="00496167">
                <w:rPr>
                  <w:color w:val="000000" w:themeColor="text1"/>
                  <w:lang w:eastAsia="ko-KR"/>
                </w:rPr>
                <w:t>)</w:t>
              </w:r>
            </w:ins>
          </w:p>
        </w:tc>
      </w:tr>
      <w:tr w:rsidR="00612762" w14:paraId="20B588F6" w14:textId="77777777">
        <w:trPr>
          <w:cantSplit/>
          <w:jc w:val="center"/>
        </w:trPr>
        <w:tc>
          <w:tcPr>
            <w:tcW w:w="2100" w:type="dxa"/>
          </w:tcPr>
          <w:p w14:paraId="653A3DCD" w14:textId="77777777" w:rsidR="00612762" w:rsidRDefault="00612762" w:rsidP="00612762">
            <w:pPr>
              <w:pStyle w:val="KS2"/>
            </w:pPr>
            <w:r>
              <w:t>공정순번</w:t>
            </w:r>
          </w:p>
        </w:tc>
        <w:tc>
          <w:tcPr>
            <w:tcW w:w="3000" w:type="dxa"/>
          </w:tcPr>
          <w:p w14:paraId="0661BE63" w14:textId="77777777" w:rsidR="00612762" w:rsidRDefault="00612762" w:rsidP="00612762">
            <w:pPr>
              <w:pStyle w:val="KS2"/>
            </w:pPr>
            <w:r>
              <w:t>OperationSequence</w:t>
            </w:r>
          </w:p>
        </w:tc>
        <w:tc>
          <w:tcPr>
            <w:tcW w:w="1150" w:type="dxa"/>
          </w:tcPr>
          <w:p w14:paraId="6ED1986E" w14:textId="77777777" w:rsidR="00612762" w:rsidRDefault="00612762" w:rsidP="00612762">
            <w:pPr>
              <w:pStyle w:val="KS2"/>
              <w:jc w:val="center"/>
            </w:pPr>
            <w:r>
              <w:t>int</w:t>
            </w:r>
          </w:p>
        </w:tc>
        <w:tc>
          <w:tcPr>
            <w:tcW w:w="1000" w:type="dxa"/>
          </w:tcPr>
          <w:p w14:paraId="79D1A433" w14:textId="77777777" w:rsidR="00612762" w:rsidRDefault="00612762" w:rsidP="00612762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7A953C9F" w14:textId="77777777" w:rsidR="00612762" w:rsidRDefault="00612762" w:rsidP="00612762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공정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구성하는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공정의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순서</w:t>
            </w:r>
          </w:p>
          <w:p w14:paraId="4A43A8F5" w14:textId="5B4C33CC" w:rsidR="00612762" w:rsidRDefault="00612762" w:rsidP="00612762">
            <w:pPr>
              <w:pStyle w:val="KS2"/>
              <w:rPr>
                <w:ins w:id="3280" w:author="임픽스 검토" w:date="2026-10-12T04:00:00Z"/>
                <w:lang w:eastAsia="ko-KR"/>
              </w:rPr>
            </w:pPr>
            <w:ins w:id="328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공정경로식별자</w:t>
              </w:r>
              <w:r>
                <w:rPr>
                  <w:lang w:eastAsia="ko-KR"/>
                </w:rPr>
                <w:t>(RoutingID)</w:t>
              </w:r>
              <w:r>
                <w:rPr>
                  <w:lang w:eastAsia="ko-KR"/>
                </w:rPr>
                <w:t>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함께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공정경로</w:t>
              </w:r>
              <w:r>
                <w:rPr>
                  <w:lang w:eastAsia="ko-KR"/>
                </w:rPr>
                <w:t>(Routing)</w:t>
              </w:r>
              <w:r>
                <w:rPr>
                  <w:lang w:eastAsia="ko-KR"/>
                </w:rPr>
                <w:t>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참조한다</w:t>
              </w:r>
            </w:ins>
          </w:p>
        </w:tc>
      </w:tr>
      <w:tr w:rsidR="00612762" w14:paraId="0813A4CD" w14:textId="77777777">
        <w:trPr>
          <w:cantSplit/>
          <w:jc w:val="center"/>
        </w:trPr>
        <w:tc>
          <w:tcPr>
            <w:tcW w:w="2100" w:type="dxa"/>
          </w:tcPr>
          <w:p w14:paraId="6F54038E" w14:textId="77777777" w:rsidR="00612762" w:rsidRDefault="00612762" w:rsidP="00612762">
            <w:pPr>
              <w:pStyle w:val="KS2"/>
            </w:pPr>
            <w:r>
              <w:t>생산시작일시</w:t>
            </w:r>
          </w:p>
        </w:tc>
        <w:tc>
          <w:tcPr>
            <w:tcW w:w="3000" w:type="dxa"/>
          </w:tcPr>
          <w:p w14:paraId="051955A7" w14:textId="77777777" w:rsidR="00612762" w:rsidRDefault="00612762" w:rsidP="00612762">
            <w:pPr>
              <w:pStyle w:val="KS2"/>
            </w:pPr>
            <w:r>
              <w:t>ExecutionStartDateTime</w:t>
            </w:r>
          </w:p>
        </w:tc>
        <w:tc>
          <w:tcPr>
            <w:tcW w:w="1150" w:type="dxa"/>
          </w:tcPr>
          <w:p w14:paraId="37F78CE8" w14:textId="77777777" w:rsidR="00612762" w:rsidRDefault="00612762" w:rsidP="00612762">
            <w:pPr>
              <w:pStyle w:val="KS2"/>
              <w:jc w:val="center"/>
            </w:pPr>
            <w:r>
              <w:t>dateTime</w:t>
            </w:r>
          </w:p>
        </w:tc>
        <w:tc>
          <w:tcPr>
            <w:tcW w:w="1000" w:type="dxa"/>
          </w:tcPr>
          <w:p w14:paraId="2EE584B0" w14:textId="77777777" w:rsidR="00612762" w:rsidRDefault="00612762" w:rsidP="00612762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362016B3" w14:textId="77777777" w:rsidR="00612762" w:rsidRDefault="00612762" w:rsidP="00612762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생산지시에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시작된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생산시작일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  <w:tr w:rsidR="00612762" w14:paraId="2C584B6A" w14:textId="77777777">
        <w:trPr>
          <w:cantSplit/>
          <w:jc w:val="center"/>
        </w:trPr>
        <w:tc>
          <w:tcPr>
            <w:tcW w:w="2100" w:type="dxa"/>
          </w:tcPr>
          <w:p w14:paraId="74A602CB" w14:textId="77777777" w:rsidR="00612762" w:rsidRDefault="00612762" w:rsidP="00612762">
            <w:pPr>
              <w:pStyle w:val="KS2"/>
            </w:pPr>
            <w:r>
              <w:t>생산종료일시</w:t>
            </w:r>
          </w:p>
        </w:tc>
        <w:tc>
          <w:tcPr>
            <w:tcW w:w="3000" w:type="dxa"/>
          </w:tcPr>
          <w:p w14:paraId="1FC61A09" w14:textId="77777777" w:rsidR="00612762" w:rsidRDefault="00612762" w:rsidP="00612762">
            <w:pPr>
              <w:pStyle w:val="KS2"/>
            </w:pPr>
            <w:r>
              <w:t>ExecutionEndDateTime</w:t>
            </w:r>
          </w:p>
        </w:tc>
        <w:tc>
          <w:tcPr>
            <w:tcW w:w="1150" w:type="dxa"/>
          </w:tcPr>
          <w:p w14:paraId="0DE1A184" w14:textId="77777777" w:rsidR="00612762" w:rsidRDefault="00612762" w:rsidP="00612762">
            <w:pPr>
              <w:pStyle w:val="KS2"/>
              <w:jc w:val="center"/>
            </w:pPr>
            <w:r>
              <w:t>dateTime</w:t>
            </w:r>
          </w:p>
        </w:tc>
        <w:tc>
          <w:tcPr>
            <w:tcW w:w="1000" w:type="dxa"/>
          </w:tcPr>
          <w:p w14:paraId="23FDFB0E" w14:textId="77777777" w:rsidR="00612762" w:rsidRDefault="00612762" w:rsidP="00612762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6195011B" w14:textId="77777777" w:rsidR="00612762" w:rsidRDefault="00612762" w:rsidP="00612762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생산지시에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끝난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생산종료일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  <w:tr w:rsidR="00612762" w14:paraId="70E8E706" w14:textId="77777777">
        <w:trPr>
          <w:cantSplit/>
          <w:jc w:val="center"/>
        </w:trPr>
        <w:tc>
          <w:tcPr>
            <w:tcW w:w="2100" w:type="dxa"/>
          </w:tcPr>
          <w:p w14:paraId="5251FCD8" w14:textId="77777777" w:rsidR="00612762" w:rsidRDefault="00612762" w:rsidP="00612762">
            <w:pPr>
              <w:pStyle w:val="KS2"/>
            </w:pPr>
            <w:r>
              <w:t>로트식별자</w:t>
            </w:r>
          </w:p>
        </w:tc>
        <w:tc>
          <w:tcPr>
            <w:tcW w:w="3000" w:type="dxa"/>
          </w:tcPr>
          <w:p w14:paraId="2E5DD46B" w14:textId="77777777" w:rsidR="00612762" w:rsidRDefault="00612762" w:rsidP="00612762">
            <w:pPr>
              <w:pStyle w:val="KS2"/>
            </w:pPr>
            <w:r>
              <w:t>LotID</w:t>
            </w:r>
          </w:p>
        </w:tc>
        <w:tc>
          <w:tcPr>
            <w:tcW w:w="1150" w:type="dxa"/>
          </w:tcPr>
          <w:p w14:paraId="60AAE090" w14:textId="77777777" w:rsidR="00612762" w:rsidRDefault="00612762" w:rsidP="00612762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1675F066" w14:textId="77777777" w:rsidR="00612762" w:rsidRDefault="00612762" w:rsidP="00612762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459424BD" w14:textId="77777777" w:rsidR="00612762" w:rsidRDefault="00612762" w:rsidP="00612762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생산실적에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로트의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고유식별값</w:t>
            </w:r>
          </w:p>
          <w:p w14:paraId="5F523C87" w14:textId="77777777" w:rsidR="00612762" w:rsidRDefault="00612762" w:rsidP="00612762">
            <w:pPr>
              <w:pStyle w:val="KS2"/>
              <w:rPr>
                <w:ins w:id="3282" w:author="임픽스 검토" w:date="2026-10-12T04:00:00Z"/>
              </w:rPr>
            </w:pPr>
            <w:ins w:id="3283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로트</w:t>
              </w:r>
              <w:r>
                <w:t>(Lot)</w:t>
              </w:r>
            </w:ins>
          </w:p>
        </w:tc>
      </w:tr>
      <w:tr w:rsidR="00612762" w14:paraId="1D54CBF0" w14:textId="77777777">
        <w:trPr>
          <w:cantSplit/>
          <w:jc w:val="center"/>
        </w:trPr>
        <w:tc>
          <w:tcPr>
            <w:tcW w:w="2100" w:type="dxa"/>
          </w:tcPr>
          <w:p w14:paraId="31F3C52B" w14:textId="77777777" w:rsidR="00612762" w:rsidRDefault="00612762" w:rsidP="00612762">
            <w:pPr>
              <w:pStyle w:val="KS2"/>
            </w:pPr>
            <w:r>
              <w:t>배치식별자</w:t>
            </w:r>
          </w:p>
        </w:tc>
        <w:tc>
          <w:tcPr>
            <w:tcW w:w="3000" w:type="dxa"/>
          </w:tcPr>
          <w:p w14:paraId="6FDFE35A" w14:textId="77777777" w:rsidR="00612762" w:rsidRDefault="00612762" w:rsidP="00612762">
            <w:pPr>
              <w:pStyle w:val="KS2"/>
            </w:pPr>
            <w:r>
              <w:t>BatchID</w:t>
            </w:r>
          </w:p>
        </w:tc>
        <w:tc>
          <w:tcPr>
            <w:tcW w:w="1150" w:type="dxa"/>
          </w:tcPr>
          <w:p w14:paraId="7B21E0A3" w14:textId="77777777" w:rsidR="00612762" w:rsidRDefault="00612762" w:rsidP="00612762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5DB3D19D" w14:textId="77777777" w:rsidR="00612762" w:rsidRDefault="00612762" w:rsidP="00612762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567D4C60" w14:textId="77777777" w:rsidR="00612762" w:rsidRDefault="00612762" w:rsidP="00612762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생산실적에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배치의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고유식별값</w:t>
            </w:r>
          </w:p>
          <w:p w14:paraId="1FE7DEA3" w14:textId="51B00BF8" w:rsidR="00612762" w:rsidRDefault="00612762" w:rsidP="00612762">
            <w:pPr>
              <w:pStyle w:val="KS2"/>
              <w:rPr>
                <w:ins w:id="3284" w:author="임픽스 검토" w:date="2026-10-12T04:00:00Z"/>
                <w:lang w:eastAsia="ko-KR"/>
              </w:rPr>
            </w:pPr>
            <w:ins w:id="328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배치</w:t>
              </w:r>
              <w:r>
                <w:rPr>
                  <w:lang w:eastAsia="ko-KR"/>
                </w:rPr>
                <w:t>(Batch)</w:t>
              </w:r>
            </w:ins>
          </w:p>
        </w:tc>
      </w:tr>
      <w:tr w:rsidR="00612762" w14:paraId="582BCA57" w14:textId="77777777">
        <w:trPr>
          <w:cantSplit/>
          <w:jc w:val="center"/>
        </w:trPr>
        <w:tc>
          <w:tcPr>
            <w:tcW w:w="2100" w:type="dxa"/>
          </w:tcPr>
          <w:p w14:paraId="59207CEB" w14:textId="77777777" w:rsidR="00612762" w:rsidRDefault="00612762" w:rsidP="00612762">
            <w:pPr>
              <w:pStyle w:val="KS2"/>
            </w:pPr>
            <w:r>
              <w:t>불량유형별수량</w:t>
            </w:r>
          </w:p>
        </w:tc>
        <w:tc>
          <w:tcPr>
            <w:tcW w:w="3000" w:type="dxa"/>
          </w:tcPr>
          <w:p w14:paraId="4E652F31" w14:textId="77777777" w:rsidR="00612762" w:rsidRDefault="00612762" w:rsidP="00612762">
            <w:pPr>
              <w:pStyle w:val="KS2"/>
            </w:pPr>
            <w:r>
              <w:t>DefectTypeQuantity</w:t>
            </w:r>
          </w:p>
        </w:tc>
        <w:tc>
          <w:tcPr>
            <w:tcW w:w="1150" w:type="dxa"/>
          </w:tcPr>
          <w:p w14:paraId="1AD05341" w14:textId="77777777" w:rsidR="00612762" w:rsidRDefault="00612762" w:rsidP="00612762">
            <w:pPr>
              <w:pStyle w:val="KS2"/>
              <w:jc w:val="center"/>
            </w:pPr>
            <w:r>
              <w:t>int</w:t>
            </w:r>
          </w:p>
        </w:tc>
        <w:tc>
          <w:tcPr>
            <w:tcW w:w="1000" w:type="dxa"/>
          </w:tcPr>
          <w:p w14:paraId="4516A008" w14:textId="77777777" w:rsidR="00612762" w:rsidRDefault="00612762" w:rsidP="00612762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10062E52" w14:textId="77777777" w:rsidR="00612762" w:rsidRDefault="00612762" w:rsidP="00612762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불량유형별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수량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수량의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기준단위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612762" w14:paraId="66B3EA4C" w14:textId="77777777">
        <w:trPr>
          <w:cantSplit/>
          <w:jc w:val="center"/>
        </w:trPr>
        <w:tc>
          <w:tcPr>
            <w:tcW w:w="2100" w:type="dxa"/>
          </w:tcPr>
          <w:p w14:paraId="22FE618B" w14:textId="77777777" w:rsidR="00612762" w:rsidRDefault="00612762" w:rsidP="00612762">
            <w:pPr>
              <w:pStyle w:val="KS2"/>
            </w:pPr>
            <w:r>
              <w:t>불량유형코드</w:t>
            </w:r>
          </w:p>
        </w:tc>
        <w:tc>
          <w:tcPr>
            <w:tcW w:w="3000" w:type="dxa"/>
          </w:tcPr>
          <w:p w14:paraId="13F0E797" w14:textId="77777777" w:rsidR="00612762" w:rsidRDefault="00612762" w:rsidP="00612762">
            <w:pPr>
              <w:pStyle w:val="KS2"/>
            </w:pPr>
            <w:r>
              <w:t>DefectTypeCode</w:t>
            </w:r>
          </w:p>
        </w:tc>
        <w:tc>
          <w:tcPr>
            <w:tcW w:w="1150" w:type="dxa"/>
          </w:tcPr>
          <w:p w14:paraId="1BF15A62" w14:textId="77777777" w:rsidR="00612762" w:rsidRDefault="00612762" w:rsidP="00612762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152522DE" w14:textId="0B162035" w:rsidR="00612762" w:rsidRDefault="00612762" w:rsidP="00612762">
            <w:pPr>
              <w:pStyle w:val="KS2"/>
              <w:jc w:val="center"/>
            </w:pPr>
            <w:del w:id="3286" w:author="임픽스 검토" w:date="2026-10-12T04:00:00Z">
              <w:r>
                <w:delText>비대상</w:delText>
              </w:r>
            </w:del>
            <w:ins w:id="3287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4CB75A24" w14:textId="77777777" w:rsidR="00612762" w:rsidRDefault="00612762" w:rsidP="00612762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불량의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유형을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나타내는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코드값</w:t>
            </w:r>
          </w:p>
          <w:p w14:paraId="02E9F733" w14:textId="77777777" w:rsidR="00612762" w:rsidRDefault="00612762" w:rsidP="00612762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공통코드에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관리하며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분류체계에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의해정해짐</w:t>
            </w:r>
          </w:p>
          <w:p w14:paraId="4302741E" w14:textId="77777777" w:rsidR="004F47B7" w:rsidRDefault="00000000">
            <w:pPr>
              <w:pStyle w:val="KS2"/>
              <w:rPr>
                <w:ins w:id="3288" w:author="임픽스 검토" w:date="2026-10-12T04:00:00Z"/>
                <w:lang w:eastAsia="ko-KR"/>
              </w:rPr>
            </w:pPr>
            <w:ins w:id="328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외관불량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치수불량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기능불량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재질불량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조립불량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포장불량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</w:ins>
          </w:p>
          <w:p w14:paraId="3109F976" w14:textId="64BD0763" w:rsidR="00612762" w:rsidRDefault="00612762" w:rsidP="00612762">
            <w:pPr>
              <w:pStyle w:val="KS2"/>
              <w:rPr>
                <w:ins w:id="3290" w:author="임픽스 검토" w:date="2026-10-12T04:00:00Z"/>
                <w:lang w:eastAsia="ko-KR"/>
              </w:rPr>
            </w:pPr>
            <w:ins w:id="329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612762" w14:paraId="38A2E52C" w14:textId="77777777">
        <w:trPr>
          <w:cantSplit/>
          <w:jc w:val="center"/>
        </w:trPr>
        <w:tc>
          <w:tcPr>
            <w:tcW w:w="2100" w:type="dxa"/>
          </w:tcPr>
          <w:p w14:paraId="1F305BEC" w14:textId="77777777" w:rsidR="00612762" w:rsidRDefault="00612762" w:rsidP="00612762">
            <w:pPr>
              <w:pStyle w:val="KS2"/>
            </w:pPr>
            <w:r>
              <w:t>불량유형상세코드</w:t>
            </w:r>
          </w:p>
        </w:tc>
        <w:tc>
          <w:tcPr>
            <w:tcW w:w="3000" w:type="dxa"/>
          </w:tcPr>
          <w:p w14:paraId="1D433F4F" w14:textId="77777777" w:rsidR="00612762" w:rsidRDefault="00612762" w:rsidP="00612762">
            <w:pPr>
              <w:pStyle w:val="KS2"/>
            </w:pPr>
            <w:r>
              <w:t>DefectTypeDetailCode</w:t>
            </w:r>
          </w:p>
        </w:tc>
        <w:tc>
          <w:tcPr>
            <w:tcW w:w="1150" w:type="dxa"/>
          </w:tcPr>
          <w:p w14:paraId="37E0739F" w14:textId="77777777" w:rsidR="00612762" w:rsidRDefault="00612762" w:rsidP="00612762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38C05DE6" w14:textId="6ADE54D6" w:rsidR="00612762" w:rsidRDefault="00612762" w:rsidP="00612762">
            <w:pPr>
              <w:pStyle w:val="KS2"/>
              <w:jc w:val="center"/>
            </w:pPr>
            <w:del w:id="3292" w:author="임픽스 검토" w:date="2026-10-12T04:00:00Z">
              <w:r>
                <w:delText>비대상</w:delText>
              </w:r>
            </w:del>
            <w:ins w:id="3293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46DF10CE" w14:textId="77777777" w:rsidR="00612762" w:rsidRDefault="00612762" w:rsidP="00612762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불량의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유형을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나타내는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코드값</w:t>
            </w:r>
          </w:p>
          <w:p w14:paraId="64F8DCCE" w14:textId="77777777" w:rsidR="00612762" w:rsidRDefault="00612762" w:rsidP="00612762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불량내역코드는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공통코드에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관리하며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분류체계에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정해짐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불량유형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속함</w:t>
            </w:r>
            <w:r>
              <w:rPr>
                <w:lang w:eastAsia="ko-KR"/>
              </w:rPr>
              <w:t>)</w:t>
            </w:r>
          </w:p>
          <w:p w14:paraId="502D7C96" w14:textId="77777777" w:rsidR="004F47B7" w:rsidRDefault="00000000">
            <w:pPr>
              <w:pStyle w:val="KS2"/>
              <w:rPr>
                <w:ins w:id="3294" w:author="임픽스 검토" w:date="2026-10-12T04:00:00Z"/>
                <w:lang w:eastAsia="ko-KR"/>
              </w:rPr>
            </w:pPr>
            <w:ins w:id="329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불량유형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외관불량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하위의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스크래치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찍힘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얼룩</w:t>
              </w:r>
              <w:r>
                <w:rPr>
                  <w:lang w:eastAsia="ko-KR"/>
                </w:rPr>
                <w:t>·</w:t>
              </w:r>
              <w:r>
                <w:rPr>
                  <w:lang w:eastAsia="ko-KR"/>
                </w:rPr>
                <w:t>오염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버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크랙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</w:ins>
          </w:p>
          <w:p w14:paraId="769476EA" w14:textId="3A3BC5F2" w:rsidR="00612762" w:rsidRDefault="00612762" w:rsidP="00612762">
            <w:pPr>
              <w:pStyle w:val="KS2"/>
              <w:rPr>
                <w:ins w:id="3296" w:author="임픽스 검토" w:date="2026-10-12T04:00:00Z"/>
                <w:lang w:eastAsia="ko-KR"/>
              </w:rPr>
            </w:pPr>
            <w:ins w:id="329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  <w:p w14:paraId="19F74A07" w14:textId="77777777" w:rsidR="00612762" w:rsidRDefault="00612762" w:rsidP="00612762">
            <w:pPr>
              <w:pStyle w:val="KS2"/>
              <w:rPr>
                <w:ins w:id="3298" w:author="임픽스 검토" w:date="2026-10-12T04:00:00Z"/>
                <w:lang w:eastAsia="ko-KR"/>
              </w:rPr>
            </w:pPr>
            <w:ins w:id="329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생산품질실적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행은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생산실적식별자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생산실적순번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불량유형코드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불량유형상세코드의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조합으로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구분하며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조합에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포함되는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속성은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값을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생략할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없음</w:t>
              </w:r>
              <w:r>
                <w:rPr>
                  <w:lang w:eastAsia="ko-KR"/>
                </w:rPr>
                <w:t>(7.1)</w:t>
              </w:r>
            </w:ins>
          </w:p>
        </w:tc>
      </w:tr>
    </w:tbl>
    <w:p w14:paraId="5C3E8DB1" w14:textId="77777777" w:rsidR="00B4288B" w:rsidRDefault="00B4288B">
      <w:pPr>
        <w:spacing w:after="0" w:line="144" w:lineRule="auto"/>
        <w:rPr>
          <w:lang w:eastAsia="ko-KR"/>
        </w:rPr>
      </w:pPr>
    </w:p>
    <w:p w14:paraId="66CEAECB" w14:textId="77777777" w:rsidR="00B4288B" w:rsidRDefault="0010783A">
      <w:pPr>
        <w:pStyle w:val="37"/>
        <w:rPr>
          <w:lang w:eastAsia="ko-KR"/>
        </w:rPr>
      </w:pPr>
      <w:bookmarkStart w:id="3300" w:name="_Toc241499103"/>
      <w:r>
        <w:rPr>
          <w:lang w:eastAsia="ko-KR"/>
        </w:rPr>
        <w:t xml:space="preserve">7.4.7  </w:t>
      </w:r>
      <w:r>
        <w:rPr>
          <w:lang w:eastAsia="ko-KR"/>
        </w:rPr>
        <w:t>재고관리</w:t>
      </w:r>
      <w:bookmarkEnd w:id="3300"/>
    </w:p>
    <w:p w14:paraId="22148660" w14:textId="77777777" w:rsidR="00B4288B" w:rsidRDefault="0010783A">
      <w:pPr>
        <w:pStyle w:val="46"/>
        <w:rPr>
          <w:lang w:eastAsia="ko-KR"/>
        </w:rPr>
      </w:pPr>
      <w:r>
        <w:rPr>
          <w:lang w:eastAsia="ko-KR"/>
        </w:rPr>
        <w:t xml:space="preserve">7.4.7.1  </w:t>
      </w:r>
      <w:r>
        <w:rPr>
          <w:lang w:eastAsia="ko-KR"/>
        </w:rPr>
        <w:t>재고</w:t>
      </w:r>
      <w:r>
        <w:rPr>
          <w:lang w:eastAsia="ko-KR"/>
        </w:rPr>
        <w:t>(Inventory)</w:t>
      </w:r>
    </w:p>
    <w:p w14:paraId="0873E88B" w14:textId="1F140E32" w:rsidR="00B4288B" w:rsidRDefault="0010783A">
      <w:pPr>
        <w:rPr>
          <w:lang w:eastAsia="ko-KR"/>
        </w:rPr>
      </w:pPr>
      <w:r>
        <w:rPr>
          <w:lang w:eastAsia="ko-KR"/>
        </w:rPr>
        <w:t>저장위치에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품목의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 xml:space="preserve">(On-hand) </w:t>
      </w:r>
      <w:r>
        <w:rPr>
          <w:lang w:eastAsia="ko-KR"/>
        </w:rPr>
        <w:t>수량을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3301" w:author="임픽스 검토" w:date="2026-10-12T04:00:00Z">
        <w:r>
          <w:rPr>
            <w:lang w:eastAsia="ko-KR"/>
          </w:rPr>
          <w:delText>65</w:delText>
        </w:r>
        <w:r>
          <w:rPr>
            <w:lang w:eastAsia="ko-KR"/>
          </w:rPr>
          <w:delText>와</w:delText>
        </w:r>
      </w:del>
      <w:ins w:id="3302" w:author="임픽스 검토" w:date="2026-10-12T04:00:00Z">
        <w:r>
          <w:rPr>
            <w:lang w:eastAsia="ko-KR"/>
          </w:rPr>
          <w:t>68</w:t>
        </w:r>
        <w:r>
          <w:rPr>
            <w:lang w:eastAsia="ko-KR"/>
          </w:rPr>
          <w:t>과</w:t>
        </w:r>
      </w:ins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61ACE3E7" w14:textId="189F6733" w:rsidR="00B4288B" w:rsidRDefault="0010783A">
      <w:pPr>
        <w:pStyle w:val="KS"/>
      </w:pPr>
      <w:commentRangeStart w:id="3303"/>
      <w:r>
        <w:t>표</w:t>
      </w:r>
      <w:r>
        <w:t xml:space="preserve"> </w:t>
      </w:r>
      <w:del w:id="3304" w:author="임픽스 검토" w:date="2026-10-12T04:00:00Z">
        <w:r>
          <w:delText>65</w:delText>
        </w:r>
      </w:del>
      <w:ins w:id="3305" w:author="임픽스 검토" w:date="2026-10-12T04:00:00Z">
        <w:r>
          <w:t>68</w:t>
        </w:r>
      </w:ins>
      <w:r>
        <w:t xml:space="preserve"> — </w:t>
      </w:r>
      <w:r>
        <w:t>재고</w:t>
      </w:r>
      <w:r>
        <w:t xml:space="preserve"> </w:t>
      </w:r>
      <w:r>
        <w:t>명사</w:t>
      </w:r>
      <w:r>
        <w:t xml:space="preserve"> </w:t>
      </w:r>
      <w:r>
        <w:t>정보</w:t>
      </w:r>
      <w:r>
        <w:t xml:space="preserve"> </w:t>
      </w:r>
      <w:r>
        <w:t>속성</w:t>
      </w:r>
      <w:commentRangeEnd w:id="3303"/>
      <w:r>
        <w:rPr>
          <w:rStyle w:val="aff5"/>
          <w:sz w:val="20"/>
          <w:szCs w:val="22"/>
        </w:rPr>
        <w:commentReference w:id="3303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7A9A50A5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40AFF2BA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38FFB34B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448E2966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1CD71023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0192DFA4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4AC613D0" w14:textId="77777777">
        <w:trPr>
          <w:cantSplit/>
          <w:jc w:val="center"/>
        </w:trPr>
        <w:tc>
          <w:tcPr>
            <w:tcW w:w="2100" w:type="dxa"/>
          </w:tcPr>
          <w:p w14:paraId="0D14C162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704B79C8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1A8BDBCE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027C21EA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6F2DCAB2" w14:textId="77777777" w:rsidR="00B4288B" w:rsidRDefault="00B4288B">
            <w:pPr>
              <w:pStyle w:val="KS2"/>
            </w:pPr>
          </w:p>
        </w:tc>
      </w:tr>
      <w:tr w:rsidR="00B4288B" w14:paraId="0BB2EBF7" w14:textId="77777777">
        <w:trPr>
          <w:cantSplit/>
          <w:jc w:val="center"/>
        </w:trPr>
        <w:tc>
          <w:tcPr>
            <w:tcW w:w="2100" w:type="dxa"/>
          </w:tcPr>
          <w:p w14:paraId="2BF2FACA" w14:textId="77777777" w:rsidR="00B4288B" w:rsidRDefault="0010783A">
            <w:pPr>
              <w:pStyle w:val="KS2"/>
            </w:pPr>
            <w:r>
              <w:t>창고식별자</w:t>
            </w:r>
          </w:p>
        </w:tc>
        <w:tc>
          <w:tcPr>
            <w:tcW w:w="3000" w:type="dxa"/>
          </w:tcPr>
          <w:p w14:paraId="238BE443" w14:textId="77777777" w:rsidR="00B4288B" w:rsidRDefault="0010783A">
            <w:pPr>
              <w:pStyle w:val="KS2"/>
            </w:pPr>
            <w:r>
              <w:t>WarehouseID</w:t>
            </w:r>
          </w:p>
        </w:tc>
        <w:tc>
          <w:tcPr>
            <w:tcW w:w="1150" w:type="dxa"/>
          </w:tcPr>
          <w:p w14:paraId="48C09FC1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20BD788C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1FC646A3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창고를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1490A266" w14:textId="77777777" w:rsidR="00B4288B" w:rsidRDefault="0010783A">
            <w:pPr>
              <w:pStyle w:val="KS2"/>
              <w:rPr>
                <w:ins w:id="3306" w:author="임픽스 검토" w:date="2026-10-12T04:00:00Z"/>
              </w:rPr>
            </w:pPr>
            <w:ins w:id="3307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창고</w:t>
              </w:r>
              <w:r>
                <w:t>(WarehouseLocation)</w:t>
              </w:r>
            </w:ins>
          </w:p>
        </w:tc>
      </w:tr>
      <w:tr w:rsidR="00B4288B" w14:paraId="00D8D8E0" w14:textId="77777777">
        <w:trPr>
          <w:cantSplit/>
          <w:jc w:val="center"/>
        </w:trPr>
        <w:tc>
          <w:tcPr>
            <w:tcW w:w="2100" w:type="dxa"/>
          </w:tcPr>
          <w:p w14:paraId="6A130C17" w14:textId="77777777" w:rsidR="00B4288B" w:rsidRDefault="0010783A">
            <w:pPr>
              <w:pStyle w:val="KS2"/>
            </w:pPr>
            <w:r>
              <w:t>품목식별자</w:t>
            </w:r>
          </w:p>
        </w:tc>
        <w:tc>
          <w:tcPr>
            <w:tcW w:w="3000" w:type="dxa"/>
          </w:tcPr>
          <w:p w14:paraId="77C3B262" w14:textId="77777777" w:rsidR="00B4288B" w:rsidRDefault="0010783A">
            <w:pPr>
              <w:pStyle w:val="KS2"/>
            </w:pPr>
            <w:r>
              <w:t>ItemID</w:t>
            </w:r>
          </w:p>
        </w:tc>
        <w:tc>
          <w:tcPr>
            <w:tcW w:w="1150" w:type="dxa"/>
          </w:tcPr>
          <w:p w14:paraId="299F4640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5E56C769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422CEFE5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50FBFB7B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반제품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원자재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저장품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소모품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내시스템으로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</w:p>
          <w:p w14:paraId="6DEB8EF9" w14:textId="77777777" w:rsidR="00B4288B" w:rsidRDefault="0010783A">
            <w:pPr>
              <w:pStyle w:val="KS2"/>
              <w:rPr>
                <w:ins w:id="3308" w:author="임픽스 검토" w:date="2026-10-12T04:00:00Z"/>
                <w:lang w:eastAsia="ko-KR"/>
              </w:rPr>
            </w:pPr>
            <w:ins w:id="330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품목마스터</w:t>
              </w:r>
              <w:r>
                <w:rPr>
                  <w:lang w:eastAsia="ko-KR"/>
                </w:rPr>
                <w:t>(ItemMaster)</w:t>
              </w:r>
            </w:ins>
          </w:p>
          <w:p w14:paraId="25659F55" w14:textId="77777777" w:rsidR="00B4288B" w:rsidRDefault="0010783A">
            <w:pPr>
              <w:pStyle w:val="KS2"/>
              <w:rPr>
                <w:ins w:id="3310" w:author="임픽스 검토" w:date="2026-10-12T04:00:00Z"/>
                <w:lang w:eastAsia="ko-KR"/>
              </w:rPr>
            </w:pPr>
            <w:ins w:id="331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재고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행은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창고식별자와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품목식별자의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조합으로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구분하며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조합에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포함되는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속성은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값을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생략할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없음</w:t>
              </w:r>
              <w:r>
                <w:rPr>
                  <w:lang w:eastAsia="ko-KR"/>
                </w:rPr>
                <w:t>(7.1)</w:t>
              </w:r>
            </w:ins>
          </w:p>
        </w:tc>
      </w:tr>
      <w:tr w:rsidR="00B4288B" w14:paraId="4119514E" w14:textId="77777777">
        <w:trPr>
          <w:cantSplit/>
          <w:jc w:val="center"/>
        </w:trPr>
        <w:tc>
          <w:tcPr>
            <w:tcW w:w="2100" w:type="dxa"/>
          </w:tcPr>
          <w:p w14:paraId="1A04CAF1" w14:textId="77777777" w:rsidR="00B4288B" w:rsidRDefault="0010783A">
            <w:pPr>
              <w:pStyle w:val="KS2"/>
            </w:pPr>
            <w:r>
              <w:t>현재고수량</w:t>
            </w:r>
          </w:p>
        </w:tc>
        <w:tc>
          <w:tcPr>
            <w:tcW w:w="3000" w:type="dxa"/>
          </w:tcPr>
          <w:p w14:paraId="44EA308E" w14:textId="77777777" w:rsidR="00B4288B" w:rsidRDefault="0010783A">
            <w:pPr>
              <w:pStyle w:val="KS2"/>
            </w:pPr>
            <w:r>
              <w:t>InventoryQuantity</w:t>
            </w:r>
          </w:p>
        </w:tc>
        <w:tc>
          <w:tcPr>
            <w:tcW w:w="1150" w:type="dxa"/>
          </w:tcPr>
          <w:p w14:paraId="675594FB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59415E2A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3BC64A33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전산시스템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재고수량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수량의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기준단위코드로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B4288B" w14:paraId="3995EED0" w14:textId="77777777">
        <w:trPr>
          <w:cantSplit/>
          <w:jc w:val="center"/>
        </w:trPr>
        <w:tc>
          <w:tcPr>
            <w:tcW w:w="2100" w:type="dxa"/>
          </w:tcPr>
          <w:p w14:paraId="035101D2" w14:textId="77777777" w:rsidR="00B4288B" w:rsidRDefault="0010783A">
            <w:pPr>
              <w:pStyle w:val="KS2"/>
            </w:pPr>
            <w:r>
              <w:t>기준단위코드</w:t>
            </w:r>
          </w:p>
        </w:tc>
        <w:tc>
          <w:tcPr>
            <w:tcW w:w="3000" w:type="dxa"/>
          </w:tcPr>
          <w:p w14:paraId="55BF78A7" w14:textId="77777777" w:rsidR="00B4288B" w:rsidRDefault="0010783A">
            <w:pPr>
              <w:pStyle w:val="KS2"/>
            </w:pPr>
            <w:r>
              <w:t>ItemUOMCode</w:t>
            </w:r>
          </w:p>
        </w:tc>
        <w:tc>
          <w:tcPr>
            <w:tcW w:w="1150" w:type="dxa"/>
          </w:tcPr>
          <w:p w14:paraId="2D8494AF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5248CB46" w14:textId="03A1D47B" w:rsidR="00B4288B" w:rsidRDefault="0010783A">
            <w:pPr>
              <w:pStyle w:val="KS2"/>
              <w:jc w:val="center"/>
            </w:pPr>
            <w:del w:id="3312" w:author="임픽스 검토" w:date="2026-10-12T04:00:00Z">
              <w:r>
                <w:delText>비대상</w:delText>
              </w:r>
            </w:del>
            <w:ins w:id="3313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6545F8D9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기준단위코드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 xml:space="preserve">: EA, DZ, HD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  <w:p w14:paraId="4DAB2421" w14:textId="48688EB9" w:rsidR="00A001CA" w:rsidRDefault="00A001CA">
            <w:pPr>
              <w:pStyle w:val="KS2"/>
              <w:rPr>
                <w:ins w:id="3314" w:author="임픽스 검토" w:date="2026-10-12T04:00:00Z"/>
                <w:lang w:eastAsia="ko-KR"/>
              </w:rPr>
            </w:pPr>
            <w:ins w:id="331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단위그룹</w:t>
              </w:r>
              <w:r>
                <w:rPr>
                  <w:lang w:eastAsia="ko-KR"/>
                </w:rPr>
                <w:t>(UOMGroup)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단위코드</w:t>
              </w:r>
            </w:ins>
          </w:p>
        </w:tc>
      </w:tr>
    </w:tbl>
    <w:p w14:paraId="47F77FD2" w14:textId="77777777" w:rsidR="00B4288B" w:rsidRDefault="00B4288B">
      <w:pPr>
        <w:spacing w:after="0" w:line="144" w:lineRule="auto"/>
        <w:rPr>
          <w:lang w:eastAsia="ko-KR"/>
        </w:rPr>
      </w:pPr>
    </w:p>
    <w:p w14:paraId="7CEF8875" w14:textId="77777777" w:rsidR="00B4288B" w:rsidRDefault="0010783A">
      <w:pPr>
        <w:pStyle w:val="46"/>
        <w:rPr>
          <w:lang w:eastAsia="ko-KR"/>
        </w:rPr>
      </w:pPr>
      <w:r>
        <w:rPr>
          <w:lang w:eastAsia="ko-KR"/>
        </w:rPr>
        <w:t xml:space="preserve">7.4.7.2  </w:t>
      </w:r>
      <w:r>
        <w:rPr>
          <w:lang w:eastAsia="ko-KR"/>
        </w:rPr>
        <w:t>가용재고</w:t>
      </w:r>
      <w:r>
        <w:rPr>
          <w:lang w:eastAsia="ko-KR"/>
        </w:rPr>
        <w:t>(AvailableInventory)</w:t>
      </w:r>
    </w:p>
    <w:p w14:paraId="0C52E34C" w14:textId="1F9BFF7D" w:rsidR="00B4288B" w:rsidRDefault="0010783A">
      <w:pPr>
        <w:rPr>
          <w:lang w:eastAsia="ko-KR"/>
        </w:rPr>
      </w:pPr>
      <w:r>
        <w:rPr>
          <w:lang w:eastAsia="ko-KR"/>
        </w:rPr>
        <w:t>현</w:t>
      </w:r>
      <w:r>
        <w:rPr>
          <w:lang w:eastAsia="ko-KR"/>
        </w:rPr>
        <w:t xml:space="preserve"> </w:t>
      </w:r>
      <w:r>
        <w:rPr>
          <w:lang w:eastAsia="ko-KR"/>
        </w:rPr>
        <w:t>재고와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시점까지의</w:t>
      </w:r>
      <w:r>
        <w:rPr>
          <w:lang w:eastAsia="ko-KR"/>
        </w:rPr>
        <w:t xml:space="preserve"> </w:t>
      </w: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입출고를</w:t>
      </w:r>
      <w:r>
        <w:rPr>
          <w:lang w:eastAsia="ko-KR"/>
        </w:rPr>
        <w:t xml:space="preserve"> </w:t>
      </w:r>
      <w:r>
        <w:rPr>
          <w:lang w:eastAsia="ko-KR"/>
        </w:rPr>
        <w:t>감안하여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재고를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가용재고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3316" w:author="임픽스 검토" w:date="2026-10-12T04:00:00Z">
        <w:r>
          <w:rPr>
            <w:lang w:eastAsia="ko-KR"/>
          </w:rPr>
          <w:delText>66</w:delText>
        </w:r>
        <w:r>
          <w:rPr>
            <w:lang w:eastAsia="ko-KR"/>
          </w:rPr>
          <w:delText>과</w:delText>
        </w:r>
      </w:del>
      <w:ins w:id="3317" w:author="임픽스 검토" w:date="2026-10-12T04:00:00Z">
        <w:r>
          <w:rPr>
            <w:lang w:eastAsia="ko-KR"/>
          </w:rPr>
          <w:t>69</w:t>
        </w:r>
        <w:r>
          <w:rPr>
            <w:lang w:eastAsia="ko-KR"/>
          </w:rPr>
          <w:t>와</w:t>
        </w:r>
      </w:ins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62E69893" w14:textId="161DAB6C" w:rsidR="00B4288B" w:rsidRDefault="0010783A">
      <w:pPr>
        <w:pStyle w:val="KS"/>
        <w:rPr>
          <w:lang w:eastAsia="ko-KR"/>
        </w:rPr>
      </w:pPr>
      <w:commentRangeStart w:id="3318"/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3319" w:author="임픽스 검토" w:date="2026-10-12T04:00:00Z">
        <w:r>
          <w:rPr>
            <w:lang w:eastAsia="ko-KR"/>
          </w:rPr>
          <w:delText>27</w:delText>
        </w:r>
      </w:del>
      <w:ins w:id="3320" w:author="임픽스 검토" w:date="2026-10-12T04:00:00Z">
        <w:r>
          <w:rPr>
            <w:lang w:eastAsia="ko-KR"/>
          </w:rPr>
          <w:t>69</w:t>
        </w:r>
      </w:ins>
      <w:r>
        <w:rPr>
          <w:lang w:eastAsia="ko-KR"/>
        </w:rPr>
        <w:t xml:space="preserve"> — </w:t>
      </w:r>
      <w:r>
        <w:rPr>
          <w:lang w:eastAsia="ko-KR"/>
        </w:rPr>
        <w:t>가용재고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commentRangeEnd w:id="3318"/>
      <w:r>
        <w:rPr>
          <w:rStyle w:val="aff5"/>
          <w:sz w:val="20"/>
          <w:szCs w:val="22"/>
          <w:lang w:eastAsia="ko-KR"/>
        </w:rPr>
        <w:commentReference w:id="3318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508FDE04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4378218F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72AC42D6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558D0E6B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1F6EF052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7E063E45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75BC382C" w14:textId="77777777">
        <w:trPr>
          <w:cantSplit/>
          <w:jc w:val="center"/>
        </w:trPr>
        <w:tc>
          <w:tcPr>
            <w:tcW w:w="2100" w:type="dxa"/>
          </w:tcPr>
          <w:p w14:paraId="3A453085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0B633BD5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78FB01DD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508370EC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5D8FEE77" w14:textId="77777777" w:rsidR="00B4288B" w:rsidRDefault="00B4288B">
            <w:pPr>
              <w:pStyle w:val="KS2"/>
            </w:pPr>
          </w:p>
        </w:tc>
      </w:tr>
      <w:tr w:rsidR="00B4288B" w14:paraId="43F785C2" w14:textId="77777777">
        <w:trPr>
          <w:cantSplit/>
          <w:jc w:val="center"/>
        </w:trPr>
        <w:tc>
          <w:tcPr>
            <w:tcW w:w="2100" w:type="dxa"/>
          </w:tcPr>
          <w:p w14:paraId="50C3F43B" w14:textId="77777777" w:rsidR="00B4288B" w:rsidRDefault="0010783A">
            <w:pPr>
              <w:pStyle w:val="KS2"/>
            </w:pPr>
            <w:r>
              <w:t>가용재고식별자</w:t>
            </w:r>
          </w:p>
        </w:tc>
        <w:tc>
          <w:tcPr>
            <w:tcW w:w="3000" w:type="dxa"/>
          </w:tcPr>
          <w:p w14:paraId="087D6C34" w14:textId="77777777" w:rsidR="00B4288B" w:rsidRDefault="0010783A">
            <w:pPr>
              <w:pStyle w:val="KS2"/>
            </w:pPr>
            <w:r>
              <w:t>AvailableInventoryID</w:t>
            </w:r>
          </w:p>
        </w:tc>
        <w:tc>
          <w:tcPr>
            <w:tcW w:w="1150" w:type="dxa"/>
          </w:tcPr>
          <w:p w14:paraId="4EACC887" w14:textId="77777777" w:rsidR="00B4288B" w:rsidRDefault="0010783A">
            <w:pPr>
              <w:pStyle w:val="KS2"/>
              <w:jc w:val="center"/>
            </w:pPr>
            <w:r>
              <w:t>ID</w:t>
            </w:r>
          </w:p>
        </w:tc>
        <w:tc>
          <w:tcPr>
            <w:tcW w:w="1000" w:type="dxa"/>
          </w:tcPr>
          <w:p w14:paraId="5595C160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6D287403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가용재고를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</w:tc>
      </w:tr>
      <w:tr w:rsidR="00B4288B" w14:paraId="48A0D2D3" w14:textId="77777777">
        <w:trPr>
          <w:cantSplit/>
          <w:jc w:val="center"/>
        </w:trPr>
        <w:tc>
          <w:tcPr>
            <w:tcW w:w="2100" w:type="dxa"/>
          </w:tcPr>
          <w:p w14:paraId="09D34842" w14:textId="77777777" w:rsidR="00B4288B" w:rsidRDefault="0010783A">
            <w:pPr>
              <w:pStyle w:val="KS2"/>
            </w:pPr>
            <w:r>
              <w:t>품목식별자</w:t>
            </w:r>
          </w:p>
        </w:tc>
        <w:tc>
          <w:tcPr>
            <w:tcW w:w="3000" w:type="dxa"/>
          </w:tcPr>
          <w:p w14:paraId="0987CB38" w14:textId="77777777" w:rsidR="00B4288B" w:rsidRDefault="0010783A">
            <w:pPr>
              <w:pStyle w:val="KS2"/>
            </w:pPr>
            <w:r>
              <w:t>ItemID</w:t>
            </w:r>
          </w:p>
        </w:tc>
        <w:tc>
          <w:tcPr>
            <w:tcW w:w="1150" w:type="dxa"/>
          </w:tcPr>
          <w:p w14:paraId="398BE282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467D73C9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55CFC8B3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1F535D56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반제품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원자재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저장품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소모품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</w:p>
          <w:p w14:paraId="5C306BB4" w14:textId="77777777" w:rsidR="00B4288B" w:rsidRDefault="0010783A">
            <w:pPr>
              <w:pStyle w:val="KS2"/>
              <w:rPr>
                <w:ins w:id="3321" w:author="임픽스 검토" w:date="2026-10-12T04:00:00Z"/>
                <w:lang w:eastAsia="ko-KR"/>
              </w:rPr>
            </w:pPr>
            <w:ins w:id="332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품목마스터</w:t>
              </w:r>
              <w:r>
                <w:rPr>
                  <w:lang w:eastAsia="ko-KR"/>
                </w:rPr>
                <w:t>(ItemMaster)</w:t>
              </w:r>
            </w:ins>
          </w:p>
        </w:tc>
      </w:tr>
      <w:tr w:rsidR="00B4288B" w14:paraId="18B05B7F" w14:textId="77777777">
        <w:trPr>
          <w:cantSplit/>
          <w:jc w:val="center"/>
        </w:trPr>
        <w:tc>
          <w:tcPr>
            <w:tcW w:w="2100" w:type="dxa"/>
          </w:tcPr>
          <w:p w14:paraId="5CC4BAD9" w14:textId="77777777" w:rsidR="00B4288B" w:rsidRDefault="0010783A">
            <w:pPr>
              <w:pStyle w:val="KS2"/>
            </w:pPr>
            <w:r>
              <w:t>품목명</w:t>
            </w:r>
          </w:p>
        </w:tc>
        <w:tc>
          <w:tcPr>
            <w:tcW w:w="3000" w:type="dxa"/>
          </w:tcPr>
          <w:p w14:paraId="0240FAA4" w14:textId="77777777" w:rsidR="00B4288B" w:rsidRDefault="0010783A">
            <w:pPr>
              <w:pStyle w:val="KS2"/>
            </w:pPr>
            <w:r>
              <w:t>ItemName</w:t>
            </w:r>
          </w:p>
        </w:tc>
        <w:tc>
          <w:tcPr>
            <w:tcW w:w="1150" w:type="dxa"/>
          </w:tcPr>
          <w:p w14:paraId="4343C0C2" w14:textId="77777777" w:rsidR="003168E1" w:rsidRDefault="00000000">
            <w:pPr>
              <w:pStyle w:val="KS2"/>
              <w:jc w:val="center"/>
              <w:rPr>
                <w:del w:id="3323" w:author="임픽스 검토" w:date="2026-10-12T04:00:00Z"/>
              </w:rPr>
            </w:pPr>
            <w:del w:id="3324" w:author="임픽스 검토" w:date="2026-10-12T04:00:00Z">
              <w:r>
                <w:delText>IDREF</w:delText>
              </w:r>
            </w:del>
          </w:p>
          <w:p w14:paraId="11DC16F6" w14:textId="2295C1D1" w:rsidR="00B4288B" w:rsidRDefault="0010783A">
            <w:pPr>
              <w:pStyle w:val="KS2"/>
              <w:jc w:val="center"/>
              <w:rPr>
                <w:ins w:id="3325" w:author="임픽스 검토" w:date="2026-10-12T04:00:00Z"/>
              </w:rPr>
            </w:pPr>
            <w:ins w:id="3326" w:author="임픽스 검토" w:date="2026-10-12T04:00:00Z">
              <w:r>
                <w:t>string</w:t>
              </w:r>
            </w:ins>
          </w:p>
        </w:tc>
        <w:tc>
          <w:tcPr>
            <w:tcW w:w="1000" w:type="dxa"/>
          </w:tcPr>
          <w:p w14:paraId="43698362" w14:textId="29FE1053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41E210EE" w14:textId="77777777" w:rsidR="00B4288B" w:rsidRDefault="0010783A">
            <w:pPr>
              <w:pStyle w:val="KS2"/>
            </w:pPr>
            <w:r>
              <w:t xml:space="preserve">— </w:t>
            </w:r>
            <w:r>
              <w:t>품목의</w:t>
            </w:r>
            <w:r>
              <w:t xml:space="preserve"> </w:t>
            </w:r>
            <w:r>
              <w:t>명칭</w:t>
            </w:r>
          </w:p>
          <w:p w14:paraId="1946AC78" w14:textId="77777777" w:rsidR="00B4288B" w:rsidRDefault="0010783A">
            <w:pPr>
              <w:pStyle w:val="KS2"/>
              <w:rPr>
                <w:ins w:id="3327" w:author="임픽스 검토" w:date="2026-10-12T04:00:00Z"/>
              </w:rPr>
            </w:pPr>
            <w:ins w:id="3328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품목마스터</w:t>
              </w:r>
              <w:r>
                <w:t>(ItemMaster.ItemName)</w:t>
              </w:r>
            </w:ins>
          </w:p>
        </w:tc>
      </w:tr>
      <w:tr w:rsidR="00B4288B" w14:paraId="2952E298" w14:textId="77777777">
        <w:trPr>
          <w:cantSplit/>
          <w:jc w:val="center"/>
        </w:trPr>
        <w:tc>
          <w:tcPr>
            <w:tcW w:w="2100" w:type="dxa"/>
          </w:tcPr>
          <w:p w14:paraId="40B2D33B" w14:textId="77777777" w:rsidR="00B4288B" w:rsidRDefault="0010783A">
            <w:pPr>
              <w:pStyle w:val="KS2"/>
            </w:pPr>
            <w:r>
              <w:t>가용재고량</w:t>
            </w:r>
          </w:p>
        </w:tc>
        <w:tc>
          <w:tcPr>
            <w:tcW w:w="3000" w:type="dxa"/>
          </w:tcPr>
          <w:p w14:paraId="275E4BD6" w14:textId="77777777" w:rsidR="00B4288B" w:rsidRDefault="0010783A">
            <w:pPr>
              <w:pStyle w:val="KS2"/>
            </w:pPr>
            <w:r>
              <w:t>AvailableInventoryQuantity</w:t>
            </w:r>
          </w:p>
        </w:tc>
        <w:tc>
          <w:tcPr>
            <w:tcW w:w="1150" w:type="dxa"/>
          </w:tcPr>
          <w:p w14:paraId="67901C91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1EA4DFFD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3631A34F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가용재고량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재고량의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기준단위코드로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B4288B" w14:paraId="46DC4D71" w14:textId="77777777">
        <w:trPr>
          <w:cantSplit/>
          <w:jc w:val="center"/>
        </w:trPr>
        <w:tc>
          <w:tcPr>
            <w:tcW w:w="2100" w:type="dxa"/>
          </w:tcPr>
          <w:p w14:paraId="6BCBB356" w14:textId="77777777" w:rsidR="00B4288B" w:rsidRDefault="0010783A">
            <w:pPr>
              <w:pStyle w:val="KS2"/>
            </w:pPr>
            <w:r>
              <w:t>기준단위코드</w:t>
            </w:r>
          </w:p>
        </w:tc>
        <w:tc>
          <w:tcPr>
            <w:tcW w:w="3000" w:type="dxa"/>
          </w:tcPr>
          <w:p w14:paraId="00ABED72" w14:textId="77777777" w:rsidR="00B4288B" w:rsidRDefault="0010783A">
            <w:pPr>
              <w:pStyle w:val="KS2"/>
            </w:pPr>
            <w:r>
              <w:t>ItemUOMCode</w:t>
            </w:r>
          </w:p>
        </w:tc>
        <w:tc>
          <w:tcPr>
            <w:tcW w:w="1150" w:type="dxa"/>
          </w:tcPr>
          <w:p w14:paraId="5EC0E3FC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28F735E2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2EDADD4B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기준단위코드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 xml:space="preserve">: EA, DZ, HD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  <w:p w14:paraId="1D6856F2" w14:textId="77777777" w:rsidR="00B4288B" w:rsidRDefault="0010783A">
            <w:pPr>
              <w:pStyle w:val="KS2"/>
              <w:rPr>
                <w:ins w:id="3329" w:author="임픽스 검토" w:date="2026-10-12T04:00:00Z"/>
                <w:lang w:eastAsia="ko-KR"/>
              </w:rPr>
            </w:pPr>
            <w:ins w:id="333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단위그룹</w:t>
              </w:r>
              <w:r>
                <w:rPr>
                  <w:lang w:eastAsia="ko-KR"/>
                </w:rPr>
                <w:t>(UOMGroup)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단위코드</w:t>
              </w:r>
            </w:ins>
          </w:p>
        </w:tc>
      </w:tr>
      <w:tr w:rsidR="00B4288B" w14:paraId="44AE7098" w14:textId="77777777">
        <w:trPr>
          <w:cantSplit/>
          <w:jc w:val="center"/>
        </w:trPr>
        <w:tc>
          <w:tcPr>
            <w:tcW w:w="2100" w:type="dxa"/>
          </w:tcPr>
          <w:p w14:paraId="0C93C57D" w14:textId="77777777" w:rsidR="00B4288B" w:rsidRDefault="0010783A">
            <w:pPr>
              <w:pStyle w:val="KS2"/>
            </w:pPr>
            <w:r>
              <w:t>요청우선순위</w:t>
            </w:r>
          </w:p>
        </w:tc>
        <w:tc>
          <w:tcPr>
            <w:tcW w:w="3000" w:type="dxa"/>
          </w:tcPr>
          <w:p w14:paraId="1C0C134B" w14:textId="77777777" w:rsidR="00B4288B" w:rsidRDefault="0010783A">
            <w:pPr>
              <w:pStyle w:val="KS2"/>
            </w:pPr>
            <w:r>
              <w:t>DemandPriority</w:t>
            </w:r>
          </w:p>
        </w:tc>
        <w:tc>
          <w:tcPr>
            <w:tcW w:w="1150" w:type="dxa"/>
          </w:tcPr>
          <w:p w14:paraId="164CF7A5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21C52ECA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24A0B78D" w14:textId="77777777" w:rsidR="00B4288B" w:rsidRDefault="0010783A">
            <w:pPr>
              <w:pStyle w:val="KS2"/>
            </w:pPr>
            <w:r>
              <w:t xml:space="preserve">— </w:t>
            </w:r>
            <w:r>
              <w:t>요청우선순위</w:t>
            </w:r>
          </w:p>
        </w:tc>
      </w:tr>
      <w:tr w:rsidR="00B4288B" w14:paraId="1E2EC489" w14:textId="77777777">
        <w:trPr>
          <w:cantSplit/>
          <w:jc w:val="center"/>
        </w:trPr>
        <w:tc>
          <w:tcPr>
            <w:tcW w:w="2100" w:type="dxa"/>
          </w:tcPr>
          <w:p w14:paraId="73223EEC" w14:textId="77777777" w:rsidR="00B4288B" w:rsidRDefault="0010783A">
            <w:pPr>
              <w:pStyle w:val="KS2"/>
            </w:pPr>
            <w:r>
              <w:t>요청우선수량</w:t>
            </w:r>
          </w:p>
        </w:tc>
        <w:tc>
          <w:tcPr>
            <w:tcW w:w="3000" w:type="dxa"/>
          </w:tcPr>
          <w:p w14:paraId="03D4DD6C" w14:textId="77777777" w:rsidR="00B4288B" w:rsidRDefault="0010783A">
            <w:pPr>
              <w:pStyle w:val="KS2"/>
            </w:pPr>
            <w:r>
              <w:t>PriorDemandQuantity</w:t>
            </w:r>
          </w:p>
        </w:tc>
        <w:tc>
          <w:tcPr>
            <w:tcW w:w="1150" w:type="dxa"/>
          </w:tcPr>
          <w:p w14:paraId="183F2B1D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4A65B7D3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3B49EDA6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요청우선수량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수량의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기준단위코드로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B4288B" w14:paraId="55CF5552" w14:textId="77777777">
        <w:trPr>
          <w:cantSplit/>
          <w:jc w:val="center"/>
        </w:trPr>
        <w:tc>
          <w:tcPr>
            <w:tcW w:w="2100" w:type="dxa"/>
          </w:tcPr>
          <w:p w14:paraId="03367D56" w14:textId="6FE6F5E4" w:rsidR="00B4288B" w:rsidRDefault="0010783A">
            <w:pPr>
              <w:pStyle w:val="KS2"/>
            </w:pPr>
            <w:del w:id="3331" w:author="임픽스 검토" w:date="2026-10-12T04:00:00Z">
              <w:r>
                <w:delText>납기일</w:delText>
              </w:r>
            </w:del>
            <w:ins w:id="3332" w:author="임픽스 검토" w:date="2026-10-12T04:00:00Z">
              <w:r>
                <w:t>납기</w:t>
              </w:r>
              <w:r>
                <w:rPr>
                  <w:rFonts w:hint="eastAsia"/>
                  <w:lang w:eastAsia="ko-KR"/>
                </w:rPr>
                <w:t>예정</w:t>
              </w:r>
              <w:r>
                <w:t>일</w:t>
              </w:r>
            </w:ins>
          </w:p>
        </w:tc>
        <w:tc>
          <w:tcPr>
            <w:tcW w:w="3000" w:type="dxa"/>
          </w:tcPr>
          <w:p w14:paraId="5C72FD3E" w14:textId="34764BD8" w:rsidR="00B4288B" w:rsidRDefault="00B61FE1">
            <w:pPr>
              <w:pStyle w:val="KS2"/>
            </w:pPr>
            <w:del w:id="3333" w:author="임픽스 검토" w:date="2026-10-12T04:00:00Z">
              <w:r>
                <w:rPr>
                  <w:rFonts w:hint="eastAsia"/>
                  <w:lang w:eastAsia="ko-KR"/>
                </w:rPr>
                <w:delText>DeliveryDate</w:delText>
              </w:r>
            </w:del>
            <w:ins w:id="3334" w:author="임픽스 검토" w:date="2026-10-12T04:00:00Z">
              <w:r>
                <w:rPr>
                  <w:rFonts w:hint="eastAsia"/>
                  <w:lang w:eastAsia="ko-KR"/>
                </w:rPr>
                <w:t>Expected</w:t>
              </w:r>
              <w:r>
                <w:t>DeliveryDate</w:t>
              </w:r>
            </w:ins>
          </w:p>
        </w:tc>
        <w:tc>
          <w:tcPr>
            <w:tcW w:w="1150" w:type="dxa"/>
          </w:tcPr>
          <w:p w14:paraId="426A2BC9" w14:textId="77777777" w:rsidR="00B4288B" w:rsidRDefault="0010783A">
            <w:pPr>
              <w:pStyle w:val="KS2"/>
              <w:jc w:val="center"/>
            </w:pPr>
            <w:r>
              <w:t>date</w:t>
            </w:r>
          </w:p>
        </w:tc>
        <w:tc>
          <w:tcPr>
            <w:tcW w:w="1000" w:type="dxa"/>
          </w:tcPr>
          <w:p w14:paraId="7E1E9CF3" w14:textId="77E5FAA0" w:rsidR="00B4288B" w:rsidRDefault="0010783A">
            <w:pPr>
              <w:pStyle w:val="KS2"/>
              <w:jc w:val="center"/>
            </w:pPr>
            <w:del w:id="3335" w:author="임픽스 검토" w:date="2026-10-12T04:00:00Z">
              <w:r>
                <w:delText>대상</w:delText>
              </w:r>
            </w:del>
            <w:ins w:id="3336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27DA3421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납기일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  <w:p w14:paraId="77781BCC" w14:textId="15DE8E65" w:rsidR="00B61FE1" w:rsidRDefault="00B61FE1">
            <w:pPr>
              <w:pStyle w:val="KS2"/>
              <w:rPr>
                <w:ins w:id="3337" w:author="임픽스 검토" w:date="2026-10-12T04:00:00Z"/>
                <w:lang w:eastAsia="ko-KR"/>
              </w:rPr>
            </w:pPr>
            <w:ins w:id="333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rFonts w:hint="eastAsia"/>
                  <w:lang w:eastAsia="ko-KR"/>
                </w:rPr>
                <w:t>예정된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납기일을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기준으로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가용재고를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감안</w:t>
              </w:r>
            </w:ins>
          </w:p>
        </w:tc>
      </w:tr>
    </w:tbl>
    <w:p w14:paraId="0E092081" w14:textId="77777777" w:rsidR="00B4288B" w:rsidRDefault="00B4288B">
      <w:pPr>
        <w:spacing w:after="0" w:line="144" w:lineRule="auto"/>
        <w:rPr>
          <w:lang w:eastAsia="ko-KR"/>
        </w:rPr>
      </w:pPr>
    </w:p>
    <w:p w14:paraId="0F30B60E" w14:textId="77777777" w:rsidR="00B4288B" w:rsidRDefault="0010783A">
      <w:pPr>
        <w:pStyle w:val="46"/>
        <w:rPr>
          <w:lang w:eastAsia="ko-KR"/>
        </w:rPr>
      </w:pPr>
      <w:r>
        <w:rPr>
          <w:lang w:eastAsia="ko-KR"/>
        </w:rPr>
        <w:t xml:space="preserve">7.4.7.3  </w:t>
      </w:r>
      <w:r>
        <w:rPr>
          <w:lang w:eastAsia="ko-KR"/>
        </w:rPr>
        <w:t>재고이동</w:t>
      </w:r>
      <w:r>
        <w:rPr>
          <w:lang w:eastAsia="ko-KR"/>
        </w:rPr>
        <w:t>(StockTransfer)</w:t>
      </w:r>
    </w:p>
    <w:p w14:paraId="5AC4EB9C" w14:textId="386841A4" w:rsidR="00B4288B" w:rsidRDefault="0010783A">
      <w:pPr>
        <w:rPr>
          <w:lang w:eastAsia="ko-KR"/>
        </w:rPr>
      </w:pPr>
      <w:r>
        <w:rPr>
          <w:lang w:eastAsia="ko-KR"/>
        </w:rPr>
        <w:t>재고가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창고로</w:t>
      </w:r>
      <w:r>
        <w:rPr>
          <w:lang w:eastAsia="ko-KR"/>
        </w:rPr>
        <w:t xml:space="preserve"> </w:t>
      </w:r>
      <w:r>
        <w:rPr>
          <w:lang w:eastAsia="ko-KR"/>
        </w:rPr>
        <w:t>이동하기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재고이동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3339" w:author="임픽스 검토" w:date="2026-10-12T04:00:00Z">
        <w:r>
          <w:rPr>
            <w:lang w:eastAsia="ko-KR"/>
          </w:rPr>
          <w:delText>67</w:delText>
        </w:r>
      </w:del>
      <w:ins w:id="3340" w:author="임픽스 검토" w:date="2026-10-12T04:00:00Z">
        <w:r>
          <w:rPr>
            <w:lang w:eastAsia="ko-KR"/>
          </w:rPr>
          <w:t>70</w:t>
        </w:r>
      </w:ins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4F8FA62C" w14:textId="45400D9D" w:rsidR="00B4288B" w:rsidRDefault="0010783A">
      <w:pPr>
        <w:pStyle w:val="KS"/>
        <w:rPr>
          <w:lang w:eastAsia="ko-KR"/>
        </w:rPr>
      </w:pPr>
      <w:commentRangeStart w:id="3341"/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3342" w:author="임픽스 검토" w:date="2026-10-12T04:00:00Z">
        <w:r>
          <w:rPr>
            <w:lang w:eastAsia="ko-KR"/>
          </w:rPr>
          <w:delText>28</w:delText>
        </w:r>
      </w:del>
      <w:ins w:id="3343" w:author="임픽스 검토" w:date="2026-10-12T04:00:00Z">
        <w:r>
          <w:rPr>
            <w:lang w:eastAsia="ko-KR"/>
          </w:rPr>
          <w:t>70</w:t>
        </w:r>
      </w:ins>
      <w:r>
        <w:rPr>
          <w:lang w:eastAsia="ko-KR"/>
        </w:rPr>
        <w:t xml:space="preserve"> — </w:t>
      </w:r>
      <w:r>
        <w:rPr>
          <w:lang w:eastAsia="ko-KR"/>
        </w:rPr>
        <w:t>재고이동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commentRangeEnd w:id="3341"/>
      <w:r>
        <w:rPr>
          <w:rStyle w:val="aff5"/>
          <w:sz w:val="20"/>
          <w:szCs w:val="22"/>
          <w:lang w:eastAsia="ko-KR"/>
        </w:rPr>
        <w:commentReference w:id="3341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03555039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54E6D268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3622B341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6C43856D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75628501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5F957278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5207BAEF" w14:textId="77777777">
        <w:trPr>
          <w:cantSplit/>
          <w:jc w:val="center"/>
        </w:trPr>
        <w:tc>
          <w:tcPr>
            <w:tcW w:w="2100" w:type="dxa"/>
          </w:tcPr>
          <w:p w14:paraId="7AF33A06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6005F589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5FA97530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0301AC46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723ABA3D" w14:textId="77777777" w:rsidR="00B4288B" w:rsidRDefault="00B4288B">
            <w:pPr>
              <w:pStyle w:val="KS2"/>
            </w:pPr>
          </w:p>
        </w:tc>
      </w:tr>
      <w:tr w:rsidR="00B4288B" w14:paraId="3C0AB002" w14:textId="77777777">
        <w:trPr>
          <w:cantSplit/>
          <w:jc w:val="center"/>
        </w:trPr>
        <w:tc>
          <w:tcPr>
            <w:tcW w:w="2100" w:type="dxa"/>
          </w:tcPr>
          <w:p w14:paraId="0D9B4EA6" w14:textId="77777777" w:rsidR="00B4288B" w:rsidRDefault="0010783A">
            <w:pPr>
              <w:pStyle w:val="KS2"/>
            </w:pPr>
            <w:r>
              <w:t>재고이동식별자</w:t>
            </w:r>
          </w:p>
        </w:tc>
        <w:tc>
          <w:tcPr>
            <w:tcW w:w="3000" w:type="dxa"/>
          </w:tcPr>
          <w:p w14:paraId="1A24F865" w14:textId="77777777" w:rsidR="00B4288B" w:rsidRDefault="0010783A">
            <w:pPr>
              <w:pStyle w:val="KS2"/>
            </w:pPr>
            <w:r>
              <w:t>StockTransferID</w:t>
            </w:r>
          </w:p>
        </w:tc>
        <w:tc>
          <w:tcPr>
            <w:tcW w:w="1150" w:type="dxa"/>
          </w:tcPr>
          <w:p w14:paraId="1759F61D" w14:textId="77777777" w:rsidR="00B4288B" w:rsidRDefault="0010783A">
            <w:pPr>
              <w:pStyle w:val="KS2"/>
              <w:jc w:val="center"/>
            </w:pPr>
            <w:r>
              <w:t>ID</w:t>
            </w:r>
          </w:p>
        </w:tc>
        <w:tc>
          <w:tcPr>
            <w:tcW w:w="1000" w:type="dxa"/>
          </w:tcPr>
          <w:p w14:paraId="71436B95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4283240C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재고이동을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</w:tc>
      </w:tr>
      <w:tr w:rsidR="00B4288B" w14:paraId="25B6DB7E" w14:textId="77777777">
        <w:trPr>
          <w:cantSplit/>
          <w:jc w:val="center"/>
        </w:trPr>
        <w:tc>
          <w:tcPr>
            <w:tcW w:w="2100" w:type="dxa"/>
          </w:tcPr>
          <w:p w14:paraId="010F19CB" w14:textId="77777777" w:rsidR="00B4288B" w:rsidRDefault="0010783A">
            <w:pPr>
              <w:pStyle w:val="KS2"/>
            </w:pPr>
            <w:r>
              <w:t>수불문서번호</w:t>
            </w:r>
          </w:p>
        </w:tc>
        <w:tc>
          <w:tcPr>
            <w:tcW w:w="3000" w:type="dxa"/>
          </w:tcPr>
          <w:p w14:paraId="3B5D24CA" w14:textId="77777777" w:rsidR="00B4288B" w:rsidRDefault="0010783A">
            <w:pPr>
              <w:pStyle w:val="KS2"/>
            </w:pPr>
            <w:r>
              <w:t>InventoryTransactionDocumentNumber</w:t>
            </w:r>
          </w:p>
        </w:tc>
        <w:tc>
          <w:tcPr>
            <w:tcW w:w="1150" w:type="dxa"/>
          </w:tcPr>
          <w:p w14:paraId="7F591B05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186E789E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61160B28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재고이동의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수불문서번호</w:t>
            </w:r>
          </w:p>
        </w:tc>
      </w:tr>
      <w:tr w:rsidR="00B4288B" w14:paraId="770327F0" w14:textId="77777777">
        <w:trPr>
          <w:cantSplit/>
          <w:jc w:val="center"/>
        </w:trPr>
        <w:tc>
          <w:tcPr>
            <w:tcW w:w="2100" w:type="dxa"/>
          </w:tcPr>
          <w:p w14:paraId="730F4211" w14:textId="77777777" w:rsidR="00B4288B" w:rsidRDefault="0010783A">
            <w:pPr>
              <w:pStyle w:val="KS2"/>
            </w:pPr>
            <w:r>
              <w:t>품목식별자</w:t>
            </w:r>
          </w:p>
        </w:tc>
        <w:tc>
          <w:tcPr>
            <w:tcW w:w="3000" w:type="dxa"/>
          </w:tcPr>
          <w:p w14:paraId="2B668974" w14:textId="77777777" w:rsidR="00B4288B" w:rsidRDefault="0010783A">
            <w:pPr>
              <w:pStyle w:val="KS2"/>
            </w:pPr>
            <w:r>
              <w:t>ItemID</w:t>
            </w:r>
          </w:p>
        </w:tc>
        <w:tc>
          <w:tcPr>
            <w:tcW w:w="1150" w:type="dxa"/>
          </w:tcPr>
          <w:p w14:paraId="17B3E39C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6B2FA18D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1D557BCF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737B8917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반제품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원자재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저장품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소모품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</w:p>
          <w:p w14:paraId="65472FD7" w14:textId="77777777" w:rsidR="00B4288B" w:rsidRDefault="0010783A">
            <w:pPr>
              <w:pStyle w:val="KS2"/>
              <w:rPr>
                <w:ins w:id="3344" w:author="임픽스 검토" w:date="2026-10-12T04:00:00Z"/>
                <w:lang w:eastAsia="ko-KR"/>
              </w:rPr>
            </w:pPr>
            <w:ins w:id="334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품목마스터</w:t>
              </w:r>
              <w:r>
                <w:rPr>
                  <w:lang w:eastAsia="ko-KR"/>
                </w:rPr>
                <w:t>(ItemMaster)</w:t>
              </w:r>
            </w:ins>
          </w:p>
        </w:tc>
      </w:tr>
      <w:tr w:rsidR="00B4288B" w14:paraId="0A1ED7E4" w14:textId="77777777">
        <w:trPr>
          <w:cantSplit/>
          <w:jc w:val="center"/>
        </w:trPr>
        <w:tc>
          <w:tcPr>
            <w:tcW w:w="2100" w:type="dxa"/>
          </w:tcPr>
          <w:p w14:paraId="4F20246A" w14:textId="77777777" w:rsidR="00B4288B" w:rsidRDefault="0010783A">
            <w:pPr>
              <w:pStyle w:val="KS2"/>
            </w:pPr>
            <w:r>
              <w:t>창고식별자</w:t>
            </w:r>
          </w:p>
        </w:tc>
        <w:tc>
          <w:tcPr>
            <w:tcW w:w="3000" w:type="dxa"/>
          </w:tcPr>
          <w:p w14:paraId="1F21C4A9" w14:textId="77777777" w:rsidR="00B4288B" w:rsidRDefault="0010783A">
            <w:pPr>
              <w:pStyle w:val="KS2"/>
            </w:pPr>
            <w:r>
              <w:t>WarehouseID</w:t>
            </w:r>
          </w:p>
        </w:tc>
        <w:tc>
          <w:tcPr>
            <w:tcW w:w="1150" w:type="dxa"/>
          </w:tcPr>
          <w:p w14:paraId="6D824C2D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3AB150CF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3F75F5C8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창고를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2B62D8AB" w14:textId="77777777" w:rsidR="00B4288B" w:rsidRDefault="0010783A">
            <w:pPr>
              <w:pStyle w:val="KS2"/>
              <w:rPr>
                <w:ins w:id="3346" w:author="임픽스 검토" w:date="2026-10-12T04:00:00Z"/>
              </w:rPr>
            </w:pPr>
            <w:ins w:id="3347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창고</w:t>
              </w:r>
              <w:r>
                <w:t>(WarehouseLocation)</w:t>
              </w:r>
            </w:ins>
          </w:p>
        </w:tc>
      </w:tr>
      <w:tr w:rsidR="00B4288B" w14:paraId="12D5DF6C" w14:textId="77777777">
        <w:trPr>
          <w:cantSplit/>
          <w:jc w:val="center"/>
        </w:trPr>
        <w:tc>
          <w:tcPr>
            <w:tcW w:w="2100" w:type="dxa"/>
          </w:tcPr>
          <w:p w14:paraId="5C4CE90B" w14:textId="77777777" w:rsidR="00B4288B" w:rsidRDefault="0010783A">
            <w:pPr>
              <w:pStyle w:val="KS2"/>
            </w:pPr>
            <w:r>
              <w:t>입고창고식별자</w:t>
            </w:r>
          </w:p>
        </w:tc>
        <w:tc>
          <w:tcPr>
            <w:tcW w:w="3000" w:type="dxa"/>
          </w:tcPr>
          <w:p w14:paraId="0D953313" w14:textId="77777777" w:rsidR="00B4288B" w:rsidRDefault="0010783A">
            <w:pPr>
              <w:pStyle w:val="KS2"/>
            </w:pPr>
            <w:r>
              <w:t>ReceiptWarehouseID</w:t>
            </w:r>
          </w:p>
        </w:tc>
        <w:tc>
          <w:tcPr>
            <w:tcW w:w="1150" w:type="dxa"/>
          </w:tcPr>
          <w:p w14:paraId="2FD51ED8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1E0D0E20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75E3AA4D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창고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저장위치</w:t>
            </w:r>
            <w:r>
              <w:rPr>
                <w:lang w:eastAsia="ko-KR"/>
              </w:rPr>
              <w:t>)</w:t>
            </w:r>
          </w:p>
          <w:p w14:paraId="3A095385" w14:textId="77777777" w:rsidR="00B4288B" w:rsidRDefault="0010783A">
            <w:pPr>
              <w:pStyle w:val="KS2"/>
              <w:rPr>
                <w:ins w:id="3348" w:author="임픽스 검토" w:date="2026-10-12T04:00:00Z"/>
              </w:rPr>
            </w:pPr>
            <w:ins w:id="3349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창고</w:t>
              </w:r>
              <w:r>
                <w:t>(WarehouseLocation)</w:t>
              </w:r>
            </w:ins>
          </w:p>
        </w:tc>
      </w:tr>
      <w:tr w:rsidR="00B4288B" w14:paraId="7DCA42B6" w14:textId="77777777">
        <w:trPr>
          <w:cantSplit/>
          <w:jc w:val="center"/>
        </w:trPr>
        <w:tc>
          <w:tcPr>
            <w:tcW w:w="2100" w:type="dxa"/>
          </w:tcPr>
          <w:p w14:paraId="5D857940" w14:textId="77777777" w:rsidR="003168E1" w:rsidRDefault="00000000">
            <w:pPr>
              <w:pStyle w:val="KS2"/>
              <w:rPr>
                <w:del w:id="3350" w:author="임픽스 검토" w:date="2026-10-12T04:00:00Z"/>
              </w:rPr>
            </w:pPr>
            <w:del w:id="3351" w:author="임픽스 검토" w:date="2026-10-12T04:00:00Z">
              <w:r>
                <w:delText>처리수량</w:delText>
              </w:r>
            </w:del>
          </w:p>
          <w:p w14:paraId="31E8FE5D" w14:textId="5F409022" w:rsidR="00B4288B" w:rsidRDefault="0010783A">
            <w:pPr>
              <w:pStyle w:val="KS2"/>
              <w:rPr>
                <w:ins w:id="3352" w:author="임픽스 검토" w:date="2026-10-12T04:00:00Z"/>
              </w:rPr>
            </w:pPr>
            <w:ins w:id="3353" w:author="임픽스 검토" w:date="2026-10-12T04:00:00Z">
              <w:r>
                <w:t>재고이동수량</w:t>
              </w:r>
            </w:ins>
          </w:p>
        </w:tc>
        <w:tc>
          <w:tcPr>
            <w:tcW w:w="3000" w:type="dxa"/>
          </w:tcPr>
          <w:p w14:paraId="5272FE3D" w14:textId="77777777" w:rsidR="00B4288B" w:rsidRDefault="0010783A">
            <w:pPr>
              <w:pStyle w:val="KS2"/>
            </w:pPr>
            <w:r>
              <w:t>StockTransferQuantity</w:t>
            </w:r>
          </w:p>
        </w:tc>
        <w:tc>
          <w:tcPr>
            <w:tcW w:w="1150" w:type="dxa"/>
          </w:tcPr>
          <w:p w14:paraId="20905CCD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5D44FADD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3A58DAAF" w14:textId="77777777" w:rsidR="00B4288B" w:rsidRDefault="0010783A">
            <w:pPr>
              <w:pStyle w:val="KS2"/>
            </w:pPr>
            <w:r>
              <w:t xml:space="preserve">— </w:t>
            </w:r>
            <w:r>
              <w:t>재고이동</w:t>
            </w:r>
            <w:r>
              <w:t xml:space="preserve"> </w:t>
            </w:r>
            <w:r>
              <w:t>처리된</w:t>
            </w:r>
            <w:r>
              <w:t xml:space="preserve"> </w:t>
            </w:r>
            <w:r>
              <w:t>수량</w:t>
            </w:r>
          </w:p>
        </w:tc>
      </w:tr>
      <w:tr w:rsidR="00B4288B" w14:paraId="136298C7" w14:textId="77777777">
        <w:trPr>
          <w:cantSplit/>
          <w:jc w:val="center"/>
        </w:trPr>
        <w:tc>
          <w:tcPr>
            <w:tcW w:w="2100" w:type="dxa"/>
          </w:tcPr>
          <w:p w14:paraId="536E49D6" w14:textId="77777777" w:rsidR="00B4288B" w:rsidRDefault="0010783A">
            <w:pPr>
              <w:pStyle w:val="KS2"/>
            </w:pPr>
            <w:r>
              <w:t>이동일시</w:t>
            </w:r>
          </w:p>
        </w:tc>
        <w:tc>
          <w:tcPr>
            <w:tcW w:w="3000" w:type="dxa"/>
          </w:tcPr>
          <w:p w14:paraId="49136B30" w14:textId="77777777" w:rsidR="00B4288B" w:rsidRDefault="0010783A">
            <w:pPr>
              <w:pStyle w:val="KS2"/>
            </w:pPr>
            <w:r>
              <w:t>TransferDateTime</w:t>
            </w:r>
          </w:p>
        </w:tc>
        <w:tc>
          <w:tcPr>
            <w:tcW w:w="1150" w:type="dxa"/>
          </w:tcPr>
          <w:p w14:paraId="0903DF1E" w14:textId="77777777" w:rsidR="00B4288B" w:rsidRDefault="0010783A">
            <w:pPr>
              <w:pStyle w:val="KS2"/>
              <w:jc w:val="center"/>
            </w:pPr>
            <w:r>
              <w:t>dateTime</w:t>
            </w:r>
          </w:p>
        </w:tc>
        <w:tc>
          <w:tcPr>
            <w:tcW w:w="1000" w:type="dxa"/>
          </w:tcPr>
          <w:p w14:paraId="74932ABB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4CDB47E9" w14:textId="14E0E08A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재고이동된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일시</w:t>
            </w:r>
            <w:ins w:id="3354" w:author="임픽스 검토" w:date="2026-10-12T04:00:00Z">
              <w:r>
                <w:rPr>
                  <w:lang w:eastAsia="ko-KR"/>
                </w:rPr>
                <w:t>(KS X ISO 8601</w:t>
              </w:r>
              <w:r>
                <w:rPr>
                  <w:lang w:eastAsia="ko-KR"/>
                </w:rPr>
                <w:t>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따른다</w:t>
              </w:r>
              <w:r>
                <w:rPr>
                  <w:lang w:eastAsia="ko-KR"/>
                </w:rPr>
                <w:t>)</w:t>
              </w:r>
            </w:ins>
          </w:p>
        </w:tc>
      </w:tr>
    </w:tbl>
    <w:p w14:paraId="488BC9AF" w14:textId="77777777" w:rsidR="00B4288B" w:rsidRDefault="00B4288B">
      <w:pPr>
        <w:spacing w:after="0" w:line="144" w:lineRule="auto"/>
        <w:rPr>
          <w:lang w:eastAsia="ko-KR"/>
        </w:rPr>
      </w:pPr>
    </w:p>
    <w:p w14:paraId="35C50BAD" w14:textId="77777777" w:rsidR="00B4288B" w:rsidRDefault="0010783A">
      <w:pPr>
        <w:pStyle w:val="46"/>
      </w:pPr>
      <w:r>
        <w:t xml:space="preserve">7.4.7.4  </w:t>
      </w:r>
      <w:r>
        <w:t>재고실사</w:t>
      </w:r>
      <w:r>
        <w:t>(InventoryCount)</w:t>
      </w:r>
    </w:p>
    <w:p w14:paraId="635DC22A" w14:textId="3179B38D" w:rsidR="00B4288B" w:rsidRDefault="0010783A">
      <w:pPr>
        <w:rPr>
          <w:lang w:eastAsia="ko-KR"/>
        </w:rPr>
      </w:pPr>
      <w:r>
        <w:rPr>
          <w:lang w:eastAsia="ko-KR"/>
        </w:rPr>
        <w:t>보관된</w:t>
      </w:r>
      <w:r>
        <w:rPr>
          <w:lang w:eastAsia="ko-KR"/>
        </w:rPr>
        <w:t xml:space="preserve"> </w:t>
      </w:r>
      <w:r>
        <w:rPr>
          <w:lang w:eastAsia="ko-KR"/>
        </w:rPr>
        <w:t>재고에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실수량을</w:t>
      </w:r>
      <w:r>
        <w:rPr>
          <w:lang w:eastAsia="ko-KR"/>
        </w:rPr>
        <w:t xml:space="preserve"> </w:t>
      </w:r>
      <w:r>
        <w:rPr>
          <w:lang w:eastAsia="ko-KR"/>
        </w:rPr>
        <w:t>파악하기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재고실사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3355" w:author="임픽스 검토" w:date="2026-10-12T04:00:00Z">
        <w:r>
          <w:rPr>
            <w:lang w:eastAsia="ko-KR"/>
          </w:rPr>
          <w:delText>68</w:delText>
        </w:r>
      </w:del>
      <w:ins w:id="3356" w:author="임픽스 검토" w:date="2026-10-12T04:00:00Z">
        <w:r>
          <w:rPr>
            <w:lang w:eastAsia="ko-KR"/>
          </w:rPr>
          <w:t>71</w:t>
        </w:r>
      </w:ins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1EEEA8B1" w14:textId="54C0176E" w:rsidR="00B4288B" w:rsidRDefault="0010783A">
      <w:pPr>
        <w:pStyle w:val="KS"/>
        <w:rPr>
          <w:lang w:eastAsia="ko-KR"/>
        </w:rPr>
      </w:pPr>
      <w:commentRangeStart w:id="3357"/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3358" w:author="임픽스 검토" w:date="2026-10-12T04:00:00Z">
        <w:r>
          <w:rPr>
            <w:lang w:eastAsia="ko-KR"/>
          </w:rPr>
          <w:delText>29</w:delText>
        </w:r>
      </w:del>
      <w:ins w:id="3359" w:author="임픽스 검토" w:date="2026-10-12T04:00:00Z">
        <w:r>
          <w:rPr>
            <w:lang w:eastAsia="ko-KR"/>
          </w:rPr>
          <w:t>71</w:t>
        </w:r>
      </w:ins>
      <w:r>
        <w:rPr>
          <w:lang w:eastAsia="ko-KR"/>
        </w:rPr>
        <w:t xml:space="preserve"> —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재고실사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commentRangeEnd w:id="3357"/>
      <w:r>
        <w:rPr>
          <w:rStyle w:val="aff5"/>
          <w:sz w:val="20"/>
          <w:szCs w:val="22"/>
          <w:lang w:eastAsia="ko-KR"/>
        </w:rPr>
        <w:commentReference w:id="3357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30C1F59C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44CA4333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1E80DE83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50E4F90B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7B32F056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6C3B0F2C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78DB365A" w14:textId="77777777">
        <w:trPr>
          <w:cantSplit/>
          <w:jc w:val="center"/>
        </w:trPr>
        <w:tc>
          <w:tcPr>
            <w:tcW w:w="2100" w:type="dxa"/>
          </w:tcPr>
          <w:p w14:paraId="1BF8276F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1A0D84EC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13B12309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0D99C6D2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5F6D22C1" w14:textId="77777777" w:rsidR="00B4288B" w:rsidRDefault="00B4288B">
            <w:pPr>
              <w:pStyle w:val="KS2"/>
            </w:pPr>
          </w:p>
        </w:tc>
      </w:tr>
      <w:tr w:rsidR="00B4288B" w14:paraId="54D0ACC6" w14:textId="77777777">
        <w:trPr>
          <w:cantSplit/>
          <w:jc w:val="center"/>
        </w:trPr>
        <w:tc>
          <w:tcPr>
            <w:tcW w:w="2100" w:type="dxa"/>
          </w:tcPr>
          <w:p w14:paraId="0CC11EA6" w14:textId="10C2BEF8" w:rsidR="00B4288B" w:rsidRDefault="0010783A">
            <w:pPr>
              <w:pStyle w:val="KS2"/>
            </w:pPr>
            <w:del w:id="3360" w:author="임픽스 검토" w:date="2026-10-12T04:00:00Z">
              <w:r>
                <w:delText>수불문서번호</w:delText>
              </w:r>
            </w:del>
            <w:ins w:id="3361" w:author="임픽스 검토" w:date="2026-10-12T04:00:00Z">
              <w:r>
                <w:t>재고실사문서번호</w:t>
              </w:r>
            </w:ins>
          </w:p>
        </w:tc>
        <w:tc>
          <w:tcPr>
            <w:tcW w:w="3000" w:type="dxa"/>
          </w:tcPr>
          <w:p w14:paraId="67C174D5" w14:textId="77777777" w:rsidR="00B4288B" w:rsidRDefault="0010783A">
            <w:pPr>
              <w:pStyle w:val="KS2"/>
            </w:pPr>
            <w:r>
              <w:t>InventoryCountDocumentNumber</w:t>
            </w:r>
          </w:p>
        </w:tc>
        <w:tc>
          <w:tcPr>
            <w:tcW w:w="1150" w:type="dxa"/>
          </w:tcPr>
          <w:p w14:paraId="03AC07DE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79B6861E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6A442F1F" w14:textId="77777777" w:rsidR="00B4288B" w:rsidRDefault="0010783A">
            <w:pPr>
              <w:pStyle w:val="KS2"/>
            </w:pPr>
            <w:r>
              <w:t xml:space="preserve">— </w:t>
            </w:r>
            <w:r>
              <w:t>재고실사</w:t>
            </w:r>
            <w:r>
              <w:t xml:space="preserve"> </w:t>
            </w:r>
            <w:r>
              <w:t>문서번호</w:t>
            </w:r>
          </w:p>
        </w:tc>
      </w:tr>
      <w:tr w:rsidR="00B4288B" w14:paraId="3343A3C6" w14:textId="77777777">
        <w:trPr>
          <w:cantSplit/>
          <w:jc w:val="center"/>
        </w:trPr>
        <w:tc>
          <w:tcPr>
            <w:tcW w:w="2100" w:type="dxa"/>
          </w:tcPr>
          <w:p w14:paraId="64811313" w14:textId="77777777" w:rsidR="00B4288B" w:rsidRDefault="0010783A">
            <w:pPr>
              <w:pStyle w:val="KS2"/>
            </w:pPr>
            <w:r>
              <w:t>재고실사일시</w:t>
            </w:r>
          </w:p>
        </w:tc>
        <w:tc>
          <w:tcPr>
            <w:tcW w:w="3000" w:type="dxa"/>
          </w:tcPr>
          <w:p w14:paraId="46C5B65D" w14:textId="77777777" w:rsidR="00B4288B" w:rsidRDefault="0010783A">
            <w:pPr>
              <w:pStyle w:val="KS2"/>
            </w:pPr>
            <w:r>
              <w:t>InventoryCountDateTime</w:t>
            </w:r>
          </w:p>
        </w:tc>
        <w:tc>
          <w:tcPr>
            <w:tcW w:w="1150" w:type="dxa"/>
          </w:tcPr>
          <w:p w14:paraId="29F1EE4B" w14:textId="77777777" w:rsidR="00B4288B" w:rsidRDefault="0010783A">
            <w:pPr>
              <w:pStyle w:val="KS2"/>
              <w:jc w:val="center"/>
            </w:pPr>
            <w:r>
              <w:t>dateTime</w:t>
            </w:r>
          </w:p>
        </w:tc>
        <w:tc>
          <w:tcPr>
            <w:tcW w:w="1000" w:type="dxa"/>
          </w:tcPr>
          <w:p w14:paraId="414F8B49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239F59C5" w14:textId="1212B998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재고실사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일시</w:t>
            </w:r>
            <w:ins w:id="3362" w:author="임픽스 검토" w:date="2026-10-12T04:00:00Z">
              <w:r>
                <w:rPr>
                  <w:lang w:eastAsia="ko-KR"/>
                </w:rPr>
                <w:t>(KS X ISO 8601</w:t>
              </w:r>
              <w:r>
                <w:rPr>
                  <w:lang w:eastAsia="ko-KR"/>
                </w:rPr>
                <w:t>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따른다</w:t>
              </w:r>
              <w:r>
                <w:rPr>
                  <w:lang w:eastAsia="ko-KR"/>
                </w:rPr>
                <w:t>)</w:t>
              </w:r>
            </w:ins>
          </w:p>
        </w:tc>
      </w:tr>
      <w:tr w:rsidR="00B4288B" w14:paraId="25DB66C5" w14:textId="77777777">
        <w:trPr>
          <w:cantSplit/>
          <w:jc w:val="center"/>
        </w:trPr>
        <w:tc>
          <w:tcPr>
            <w:tcW w:w="2100" w:type="dxa"/>
          </w:tcPr>
          <w:p w14:paraId="44EEA82A" w14:textId="77777777" w:rsidR="00B4288B" w:rsidRDefault="0010783A">
            <w:pPr>
              <w:pStyle w:val="KS2"/>
            </w:pPr>
            <w:r>
              <w:t>창고식별자</w:t>
            </w:r>
          </w:p>
        </w:tc>
        <w:tc>
          <w:tcPr>
            <w:tcW w:w="3000" w:type="dxa"/>
          </w:tcPr>
          <w:p w14:paraId="12B626CE" w14:textId="77777777" w:rsidR="00B4288B" w:rsidRDefault="0010783A">
            <w:pPr>
              <w:pStyle w:val="KS2"/>
            </w:pPr>
            <w:r>
              <w:t>WarehouseID</w:t>
            </w:r>
          </w:p>
        </w:tc>
        <w:tc>
          <w:tcPr>
            <w:tcW w:w="1150" w:type="dxa"/>
          </w:tcPr>
          <w:p w14:paraId="70FB749D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79B5ABAF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49885421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창고를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0E106410" w14:textId="77777777" w:rsidR="00B4288B" w:rsidRDefault="0010783A">
            <w:pPr>
              <w:pStyle w:val="KS2"/>
              <w:rPr>
                <w:ins w:id="3363" w:author="임픽스 검토" w:date="2026-10-12T04:00:00Z"/>
              </w:rPr>
            </w:pPr>
            <w:ins w:id="3364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창고</w:t>
              </w:r>
              <w:r>
                <w:t>(WarehouseLocation)</w:t>
              </w:r>
            </w:ins>
          </w:p>
        </w:tc>
      </w:tr>
      <w:tr w:rsidR="00B4288B" w14:paraId="25CDFDC6" w14:textId="77777777">
        <w:trPr>
          <w:cantSplit/>
          <w:jc w:val="center"/>
        </w:trPr>
        <w:tc>
          <w:tcPr>
            <w:tcW w:w="2100" w:type="dxa"/>
          </w:tcPr>
          <w:p w14:paraId="6D026CCE" w14:textId="77777777" w:rsidR="00B4288B" w:rsidRDefault="0010783A">
            <w:pPr>
              <w:pStyle w:val="KS2"/>
            </w:pPr>
            <w:r>
              <w:t>품목식별자</w:t>
            </w:r>
          </w:p>
        </w:tc>
        <w:tc>
          <w:tcPr>
            <w:tcW w:w="3000" w:type="dxa"/>
          </w:tcPr>
          <w:p w14:paraId="1115017E" w14:textId="77777777" w:rsidR="00B4288B" w:rsidRDefault="0010783A">
            <w:pPr>
              <w:pStyle w:val="KS2"/>
            </w:pPr>
            <w:r>
              <w:t>ItemID</w:t>
            </w:r>
          </w:p>
        </w:tc>
        <w:tc>
          <w:tcPr>
            <w:tcW w:w="1150" w:type="dxa"/>
          </w:tcPr>
          <w:p w14:paraId="6DE6EC8D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4F0DDCC0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61DA9195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190FE72F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반제품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원자재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저장품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소모품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회사내시스템으로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</w:p>
          <w:p w14:paraId="1224B8B0" w14:textId="77777777" w:rsidR="00B4288B" w:rsidRDefault="0010783A">
            <w:pPr>
              <w:pStyle w:val="KS2"/>
              <w:rPr>
                <w:ins w:id="3365" w:author="임픽스 검토" w:date="2026-10-12T04:00:00Z"/>
                <w:lang w:eastAsia="ko-KR"/>
              </w:rPr>
            </w:pPr>
            <w:ins w:id="336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품목마스터</w:t>
              </w:r>
              <w:r>
                <w:rPr>
                  <w:lang w:eastAsia="ko-KR"/>
                </w:rPr>
                <w:t>(ItemMaster)</w:t>
              </w:r>
            </w:ins>
          </w:p>
          <w:p w14:paraId="0A3D4291" w14:textId="77777777" w:rsidR="00B4288B" w:rsidRDefault="0010783A">
            <w:pPr>
              <w:pStyle w:val="KS2"/>
              <w:rPr>
                <w:ins w:id="3367" w:author="임픽스 검토" w:date="2026-10-12T04:00:00Z"/>
                <w:lang w:eastAsia="ko-KR"/>
              </w:rPr>
            </w:pPr>
            <w:ins w:id="336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재고실사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행은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재고실사문서번호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창고식별자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품목식별자의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조합으로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구분하며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조합에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포함되는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속성은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값을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생략할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없음</w:t>
              </w:r>
              <w:r>
                <w:rPr>
                  <w:lang w:eastAsia="ko-KR"/>
                </w:rPr>
                <w:t>(7.1)</w:t>
              </w:r>
            </w:ins>
          </w:p>
        </w:tc>
      </w:tr>
      <w:tr w:rsidR="00B4288B" w14:paraId="3D230B71" w14:textId="77777777">
        <w:trPr>
          <w:cantSplit/>
          <w:jc w:val="center"/>
        </w:trPr>
        <w:tc>
          <w:tcPr>
            <w:tcW w:w="2100" w:type="dxa"/>
          </w:tcPr>
          <w:p w14:paraId="6A8D537E" w14:textId="77777777" w:rsidR="00B4288B" w:rsidRDefault="0010783A">
            <w:pPr>
              <w:pStyle w:val="KS2"/>
            </w:pPr>
            <w:r>
              <w:t>현재고수량</w:t>
            </w:r>
          </w:p>
        </w:tc>
        <w:tc>
          <w:tcPr>
            <w:tcW w:w="3000" w:type="dxa"/>
          </w:tcPr>
          <w:p w14:paraId="4AC8FC50" w14:textId="1590D1AC" w:rsidR="00B4288B" w:rsidRDefault="0010783A">
            <w:pPr>
              <w:pStyle w:val="KS2"/>
            </w:pPr>
            <w:del w:id="3369" w:author="임픽스 검토" w:date="2026-10-12T04:00:00Z">
              <w:r>
                <w:delText>InvertoryQuantity</w:delText>
              </w:r>
            </w:del>
            <w:ins w:id="3370" w:author="임픽스 검토" w:date="2026-10-12T04:00:00Z">
              <w:r>
                <w:t>InventoryQuantity</w:t>
              </w:r>
            </w:ins>
          </w:p>
        </w:tc>
        <w:tc>
          <w:tcPr>
            <w:tcW w:w="1150" w:type="dxa"/>
          </w:tcPr>
          <w:p w14:paraId="1B84665A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415743A4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4BCAC637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전산상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현재고수량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수량의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기준단위코드로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B4288B" w14:paraId="7470CF19" w14:textId="77777777">
        <w:trPr>
          <w:cantSplit/>
          <w:jc w:val="center"/>
        </w:trPr>
        <w:tc>
          <w:tcPr>
            <w:tcW w:w="2100" w:type="dxa"/>
          </w:tcPr>
          <w:p w14:paraId="047AB144" w14:textId="77777777" w:rsidR="00B4288B" w:rsidRDefault="0010783A">
            <w:pPr>
              <w:pStyle w:val="KS2"/>
            </w:pPr>
            <w:r>
              <w:t>실사수량</w:t>
            </w:r>
          </w:p>
        </w:tc>
        <w:tc>
          <w:tcPr>
            <w:tcW w:w="3000" w:type="dxa"/>
          </w:tcPr>
          <w:p w14:paraId="71EF2E8E" w14:textId="77777777" w:rsidR="00B4288B" w:rsidRDefault="0010783A">
            <w:pPr>
              <w:pStyle w:val="KS2"/>
            </w:pPr>
            <w:r>
              <w:t>InventoryCountQuantity</w:t>
            </w:r>
          </w:p>
        </w:tc>
        <w:tc>
          <w:tcPr>
            <w:tcW w:w="1150" w:type="dxa"/>
          </w:tcPr>
          <w:p w14:paraId="7FD9E7E8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65A2A5E4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2BC30A59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재고실사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수량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수량의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기준단위코드로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B4288B" w14:paraId="1CF64FE5" w14:textId="77777777">
        <w:trPr>
          <w:cantSplit/>
          <w:jc w:val="center"/>
        </w:trPr>
        <w:tc>
          <w:tcPr>
            <w:tcW w:w="2100" w:type="dxa"/>
          </w:tcPr>
          <w:p w14:paraId="26C5D8F6" w14:textId="77777777" w:rsidR="00B4288B" w:rsidRDefault="0010783A">
            <w:pPr>
              <w:pStyle w:val="KS2"/>
            </w:pPr>
            <w:r>
              <w:t>기준단위코드</w:t>
            </w:r>
          </w:p>
        </w:tc>
        <w:tc>
          <w:tcPr>
            <w:tcW w:w="3000" w:type="dxa"/>
          </w:tcPr>
          <w:p w14:paraId="0F2117FB" w14:textId="77777777" w:rsidR="00B4288B" w:rsidRDefault="0010783A">
            <w:pPr>
              <w:pStyle w:val="KS2"/>
            </w:pPr>
            <w:r>
              <w:t>ItemUOMCode</w:t>
            </w:r>
          </w:p>
        </w:tc>
        <w:tc>
          <w:tcPr>
            <w:tcW w:w="1150" w:type="dxa"/>
          </w:tcPr>
          <w:p w14:paraId="03A1BE05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6F038461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74FA70C6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기준단위코드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 xml:space="preserve">: EA, DZ, HD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  <w:p w14:paraId="46C55FBA" w14:textId="77777777" w:rsidR="00B4288B" w:rsidRDefault="0010783A">
            <w:pPr>
              <w:pStyle w:val="KS2"/>
              <w:rPr>
                <w:ins w:id="3371" w:author="임픽스 검토" w:date="2026-10-12T04:00:00Z"/>
                <w:lang w:eastAsia="ko-KR"/>
              </w:rPr>
            </w:pPr>
            <w:ins w:id="337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단위그룹</w:t>
              </w:r>
              <w:r>
                <w:rPr>
                  <w:lang w:eastAsia="ko-KR"/>
                </w:rPr>
                <w:t>(UOMGroup)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단위코드</w:t>
              </w:r>
            </w:ins>
          </w:p>
        </w:tc>
      </w:tr>
    </w:tbl>
    <w:p w14:paraId="3063B831" w14:textId="77777777" w:rsidR="00B4288B" w:rsidRDefault="00B4288B">
      <w:pPr>
        <w:spacing w:after="0" w:line="144" w:lineRule="auto"/>
        <w:rPr>
          <w:lang w:eastAsia="ko-KR"/>
        </w:rPr>
      </w:pPr>
    </w:p>
    <w:p w14:paraId="7C9E0BE2" w14:textId="77777777" w:rsidR="00B4288B" w:rsidRDefault="0010783A">
      <w:pPr>
        <w:pStyle w:val="37"/>
        <w:rPr>
          <w:lang w:eastAsia="ko-KR"/>
        </w:rPr>
      </w:pPr>
      <w:bookmarkStart w:id="3373" w:name="_Toc241499104"/>
      <w:r>
        <w:rPr>
          <w:lang w:eastAsia="ko-KR"/>
        </w:rPr>
        <w:t xml:space="preserve">7.4.8  </w:t>
      </w:r>
      <w:r>
        <w:rPr>
          <w:lang w:eastAsia="ko-KR"/>
        </w:rPr>
        <w:t>창고관리</w:t>
      </w:r>
      <w:bookmarkEnd w:id="3373"/>
    </w:p>
    <w:p w14:paraId="563AE65F" w14:textId="77777777" w:rsidR="00B4288B" w:rsidRDefault="0010783A">
      <w:pPr>
        <w:pStyle w:val="46"/>
        <w:rPr>
          <w:lang w:eastAsia="ko-KR"/>
        </w:rPr>
      </w:pPr>
      <w:r>
        <w:rPr>
          <w:lang w:eastAsia="ko-KR"/>
        </w:rPr>
        <w:t xml:space="preserve">7.4.8.1  </w:t>
      </w:r>
      <w:r>
        <w:rPr>
          <w:lang w:eastAsia="ko-KR"/>
        </w:rPr>
        <w:t>제품입고</w:t>
      </w:r>
      <w:r>
        <w:rPr>
          <w:lang w:eastAsia="ko-KR"/>
        </w:rPr>
        <w:t>(ProductIncoming)</w:t>
      </w:r>
    </w:p>
    <w:p w14:paraId="2CA49B5C" w14:textId="1F139A7D" w:rsidR="00B4288B" w:rsidRDefault="0010783A">
      <w:pPr>
        <w:rPr>
          <w:lang w:eastAsia="ko-KR"/>
        </w:rPr>
      </w:pPr>
      <w:r>
        <w:rPr>
          <w:lang w:eastAsia="ko-KR"/>
        </w:rPr>
        <w:t>생산된</w:t>
      </w:r>
      <w:r>
        <w:rPr>
          <w:lang w:eastAsia="ko-KR"/>
        </w:rPr>
        <w:t xml:space="preserve"> </w:t>
      </w:r>
      <w:r>
        <w:rPr>
          <w:lang w:eastAsia="ko-KR"/>
        </w:rPr>
        <w:t>제품을</w:t>
      </w:r>
      <w:r>
        <w:rPr>
          <w:lang w:eastAsia="ko-KR"/>
        </w:rPr>
        <w:t xml:space="preserve"> </w:t>
      </w:r>
      <w:r>
        <w:rPr>
          <w:lang w:eastAsia="ko-KR"/>
        </w:rPr>
        <w:t>창고에</w:t>
      </w:r>
      <w:r>
        <w:rPr>
          <w:lang w:eastAsia="ko-KR"/>
        </w:rPr>
        <w:t xml:space="preserve"> </w:t>
      </w:r>
      <w:r>
        <w:rPr>
          <w:lang w:eastAsia="ko-KR"/>
        </w:rPr>
        <w:t>저장하는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제품입고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3374" w:author="임픽스 검토" w:date="2026-10-12T04:00:00Z">
        <w:r>
          <w:rPr>
            <w:lang w:eastAsia="ko-KR"/>
          </w:rPr>
          <w:delText>69</w:delText>
        </w:r>
      </w:del>
      <w:ins w:id="3375" w:author="임픽스 검토" w:date="2026-10-12T04:00:00Z">
        <w:r>
          <w:rPr>
            <w:lang w:eastAsia="ko-KR"/>
          </w:rPr>
          <w:t>72</w:t>
        </w:r>
      </w:ins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41E8F1E3" w14:textId="3E0EAABB" w:rsidR="00B4288B" w:rsidRDefault="0010783A">
      <w:pPr>
        <w:pStyle w:val="KS"/>
        <w:rPr>
          <w:lang w:eastAsia="ko-KR"/>
        </w:rPr>
      </w:pPr>
      <w:commentRangeStart w:id="3376"/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3377" w:author="임픽스 검토" w:date="2026-10-12T04:00:00Z">
        <w:r>
          <w:rPr>
            <w:lang w:eastAsia="ko-KR"/>
          </w:rPr>
          <w:delText>69</w:delText>
        </w:r>
      </w:del>
      <w:ins w:id="3378" w:author="임픽스 검토" w:date="2026-10-12T04:00:00Z">
        <w:r>
          <w:rPr>
            <w:lang w:eastAsia="ko-KR"/>
          </w:rPr>
          <w:t>72</w:t>
        </w:r>
      </w:ins>
      <w:r>
        <w:rPr>
          <w:lang w:eastAsia="ko-KR"/>
        </w:rPr>
        <w:t xml:space="preserve"> —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제품입고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commentRangeEnd w:id="3376"/>
      <w:r>
        <w:rPr>
          <w:rStyle w:val="aff5"/>
          <w:sz w:val="20"/>
          <w:szCs w:val="22"/>
          <w:lang w:eastAsia="ko-KR"/>
        </w:rPr>
        <w:commentReference w:id="3376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2816C9E9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209466A9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78332906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5DB9BDE5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39B6D7A1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367B025F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3D1FF3C0" w14:textId="77777777">
        <w:trPr>
          <w:cantSplit/>
          <w:jc w:val="center"/>
        </w:trPr>
        <w:tc>
          <w:tcPr>
            <w:tcW w:w="2100" w:type="dxa"/>
          </w:tcPr>
          <w:p w14:paraId="0D4CA97E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510F02F1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47F0ABEB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77004470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604E765F" w14:textId="77777777" w:rsidR="00B4288B" w:rsidRDefault="00B4288B">
            <w:pPr>
              <w:pStyle w:val="KS2"/>
            </w:pPr>
          </w:p>
        </w:tc>
      </w:tr>
      <w:tr w:rsidR="00B4288B" w14:paraId="6C971ACD" w14:textId="77777777">
        <w:trPr>
          <w:cantSplit/>
          <w:jc w:val="center"/>
        </w:trPr>
        <w:tc>
          <w:tcPr>
            <w:tcW w:w="2100" w:type="dxa"/>
          </w:tcPr>
          <w:p w14:paraId="0DD6F368" w14:textId="77777777" w:rsidR="00B4288B" w:rsidRDefault="0010783A">
            <w:pPr>
              <w:pStyle w:val="KS2"/>
            </w:pPr>
            <w:r>
              <w:t>제품입고식별자</w:t>
            </w:r>
          </w:p>
        </w:tc>
        <w:tc>
          <w:tcPr>
            <w:tcW w:w="3000" w:type="dxa"/>
          </w:tcPr>
          <w:p w14:paraId="0A448A6B" w14:textId="77777777" w:rsidR="00B4288B" w:rsidRDefault="0010783A">
            <w:pPr>
              <w:pStyle w:val="KS2"/>
            </w:pPr>
            <w:r>
              <w:t>ProductIncomingID</w:t>
            </w:r>
          </w:p>
        </w:tc>
        <w:tc>
          <w:tcPr>
            <w:tcW w:w="1150" w:type="dxa"/>
          </w:tcPr>
          <w:p w14:paraId="027ECFBD" w14:textId="77777777" w:rsidR="00B4288B" w:rsidRDefault="0010783A">
            <w:pPr>
              <w:pStyle w:val="KS2"/>
              <w:jc w:val="center"/>
            </w:pPr>
            <w:r>
              <w:t>ID</w:t>
            </w:r>
          </w:p>
        </w:tc>
        <w:tc>
          <w:tcPr>
            <w:tcW w:w="1000" w:type="dxa"/>
          </w:tcPr>
          <w:p w14:paraId="55F44739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175D2D14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제품입고를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22226B68" w14:textId="77777777" w:rsidR="00B4288B" w:rsidRDefault="0010783A">
            <w:pPr>
              <w:pStyle w:val="KS2"/>
              <w:rPr>
                <w:ins w:id="3379" w:author="임픽스 검토" w:date="2026-10-12T04:00:00Z"/>
                <w:lang w:eastAsia="ko-KR"/>
              </w:rPr>
            </w:pPr>
            <w:ins w:id="338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제품입고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문서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부여하며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제품입고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문서에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속한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모든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품목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행에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같은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값을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사용함</w:t>
              </w:r>
            </w:ins>
          </w:p>
        </w:tc>
      </w:tr>
      <w:tr w:rsidR="00B4288B" w14:paraId="73ED75F1" w14:textId="77777777">
        <w:trPr>
          <w:cantSplit/>
          <w:jc w:val="center"/>
          <w:ins w:id="3381" w:author="임픽스 검토" w:date="2026-10-12T04:00:00Z"/>
        </w:trPr>
        <w:tc>
          <w:tcPr>
            <w:tcW w:w="2100" w:type="dxa"/>
          </w:tcPr>
          <w:p w14:paraId="1D7F27F6" w14:textId="77777777" w:rsidR="00B4288B" w:rsidRDefault="0010783A">
            <w:pPr>
              <w:pStyle w:val="KS2"/>
              <w:rPr>
                <w:ins w:id="3382" w:author="임픽스 검토" w:date="2026-10-12T04:00:00Z"/>
              </w:rPr>
            </w:pPr>
            <w:ins w:id="3383" w:author="임픽스 검토" w:date="2026-10-12T04:00:00Z">
              <w:r>
                <w:t>제품입고순번</w:t>
              </w:r>
            </w:ins>
          </w:p>
        </w:tc>
        <w:tc>
          <w:tcPr>
            <w:tcW w:w="3000" w:type="dxa"/>
          </w:tcPr>
          <w:p w14:paraId="322CBE2B" w14:textId="77777777" w:rsidR="00B4288B" w:rsidRDefault="0010783A">
            <w:pPr>
              <w:pStyle w:val="KS2"/>
              <w:rPr>
                <w:ins w:id="3384" w:author="임픽스 검토" w:date="2026-10-12T04:00:00Z"/>
              </w:rPr>
            </w:pPr>
            <w:ins w:id="3385" w:author="임픽스 검토" w:date="2026-10-12T04:00:00Z">
              <w:r>
                <w:t>ProductIncomingSequence</w:t>
              </w:r>
            </w:ins>
          </w:p>
        </w:tc>
        <w:tc>
          <w:tcPr>
            <w:tcW w:w="1150" w:type="dxa"/>
          </w:tcPr>
          <w:p w14:paraId="79883B21" w14:textId="77777777" w:rsidR="00B4288B" w:rsidRDefault="0010783A">
            <w:pPr>
              <w:pStyle w:val="KS2"/>
              <w:jc w:val="center"/>
              <w:rPr>
                <w:ins w:id="3386" w:author="임픽스 검토" w:date="2026-10-12T04:00:00Z"/>
              </w:rPr>
            </w:pPr>
            <w:ins w:id="3387" w:author="임픽스 검토" w:date="2026-10-12T04:00:00Z">
              <w:r>
                <w:t>int</w:t>
              </w:r>
            </w:ins>
          </w:p>
        </w:tc>
        <w:tc>
          <w:tcPr>
            <w:tcW w:w="1000" w:type="dxa"/>
          </w:tcPr>
          <w:p w14:paraId="7A515413" w14:textId="77777777" w:rsidR="00B4288B" w:rsidRDefault="0010783A">
            <w:pPr>
              <w:pStyle w:val="KS2"/>
              <w:jc w:val="center"/>
              <w:rPr>
                <w:ins w:id="3388" w:author="임픽스 검토" w:date="2026-10-12T04:00:00Z"/>
              </w:rPr>
            </w:pPr>
            <w:ins w:id="3389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1D135D1B" w14:textId="77777777" w:rsidR="00B4288B" w:rsidRDefault="0010783A">
            <w:pPr>
              <w:pStyle w:val="KS2"/>
              <w:rPr>
                <w:ins w:id="3390" w:author="임픽스 검토" w:date="2026-10-12T04:00:00Z"/>
                <w:lang w:eastAsia="ko-KR"/>
              </w:rPr>
            </w:pPr>
            <w:ins w:id="339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제품입고식별자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행의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순서</w:t>
              </w:r>
            </w:ins>
          </w:p>
          <w:p w14:paraId="0AE7A68F" w14:textId="77777777" w:rsidR="00B4288B" w:rsidRDefault="0010783A">
            <w:pPr>
              <w:pStyle w:val="KS2"/>
              <w:rPr>
                <w:ins w:id="3392" w:author="임픽스 검토" w:date="2026-10-12T04:00:00Z"/>
                <w:lang w:eastAsia="ko-KR"/>
              </w:rPr>
            </w:pPr>
            <w:ins w:id="3393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제품입고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행은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제품입고식별자와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제품입고순번의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조합으로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구분함</w:t>
              </w:r>
            </w:ins>
          </w:p>
        </w:tc>
      </w:tr>
      <w:tr w:rsidR="00B4288B" w14:paraId="2F0B946B" w14:textId="77777777">
        <w:trPr>
          <w:cantSplit/>
          <w:jc w:val="center"/>
        </w:trPr>
        <w:tc>
          <w:tcPr>
            <w:tcW w:w="2100" w:type="dxa"/>
          </w:tcPr>
          <w:p w14:paraId="7BEC0FB3" w14:textId="77777777" w:rsidR="00B4288B" w:rsidRDefault="0010783A">
            <w:pPr>
              <w:pStyle w:val="KS2"/>
            </w:pPr>
            <w:r>
              <w:t>수불문서번호</w:t>
            </w:r>
          </w:p>
        </w:tc>
        <w:tc>
          <w:tcPr>
            <w:tcW w:w="3000" w:type="dxa"/>
          </w:tcPr>
          <w:p w14:paraId="2A232F27" w14:textId="77777777" w:rsidR="00B4288B" w:rsidRDefault="0010783A">
            <w:pPr>
              <w:pStyle w:val="KS2"/>
            </w:pPr>
            <w:r>
              <w:t>InventoryTransactionDocumentNumber</w:t>
            </w:r>
          </w:p>
        </w:tc>
        <w:tc>
          <w:tcPr>
            <w:tcW w:w="1150" w:type="dxa"/>
          </w:tcPr>
          <w:p w14:paraId="22D4BF04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56B0B9BE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4D29E31" w14:textId="77777777" w:rsidR="00B4288B" w:rsidRDefault="0010783A">
            <w:pPr>
              <w:pStyle w:val="KS2"/>
            </w:pPr>
            <w:r>
              <w:t xml:space="preserve">— </w:t>
            </w:r>
            <w:r>
              <w:t>수불문서번호</w:t>
            </w:r>
          </w:p>
        </w:tc>
      </w:tr>
      <w:tr w:rsidR="00B4288B" w14:paraId="7AE1D09E" w14:textId="77777777">
        <w:trPr>
          <w:cantSplit/>
          <w:jc w:val="center"/>
        </w:trPr>
        <w:tc>
          <w:tcPr>
            <w:tcW w:w="2100" w:type="dxa"/>
          </w:tcPr>
          <w:p w14:paraId="6A49A5CF" w14:textId="77777777" w:rsidR="00B4288B" w:rsidRDefault="0010783A">
            <w:pPr>
              <w:pStyle w:val="KS2"/>
            </w:pPr>
            <w:r>
              <w:t>수불문서순번</w:t>
            </w:r>
          </w:p>
        </w:tc>
        <w:tc>
          <w:tcPr>
            <w:tcW w:w="3000" w:type="dxa"/>
          </w:tcPr>
          <w:p w14:paraId="266AE758" w14:textId="77777777" w:rsidR="00B4288B" w:rsidRDefault="0010783A">
            <w:pPr>
              <w:pStyle w:val="KS2"/>
            </w:pPr>
            <w:r>
              <w:t>InventoryTransactionDocumentSequence</w:t>
            </w:r>
          </w:p>
        </w:tc>
        <w:tc>
          <w:tcPr>
            <w:tcW w:w="1150" w:type="dxa"/>
          </w:tcPr>
          <w:p w14:paraId="6E39D915" w14:textId="77777777" w:rsidR="00B4288B" w:rsidRDefault="0010783A">
            <w:pPr>
              <w:pStyle w:val="KS2"/>
              <w:jc w:val="center"/>
            </w:pPr>
            <w:r>
              <w:t>int</w:t>
            </w:r>
          </w:p>
        </w:tc>
        <w:tc>
          <w:tcPr>
            <w:tcW w:w="1000" w:type="dxa"/>
          </w:tcPr>
          <w:p w14:paraId="3C49EAB9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ABE8ADA" w14:textId="77777777" w:rsidR="00B4288B" w:rsidRDefault="0010783A">
            <w:pPr>
              <w:pStyle w:val="KS2"/>
            </w:pPr>
            <w:r>
              <w:t xml:space="preserve">— </w:t>
            </w:r>
            <w:r>
              <w:t>수불문서순번</w:t>
            </w:r>
          </w:p>
        </w:tc>
      </w:tr>
      <w:tr w:rsidR="00B4288B" w14:paraId="64AA9B07" w14:textId="77777777">
        <w:trPr>
          <w:cantSplit/>
          <w:jc w:val="center"/>
        </w:trPr>
        <w:tc>
          <w:tcPr>
            <w:tcW w:w="2100" w:type="dxa"/>
          </w:tcPr>
          <w:p w14:paraId="440D2E51" w14:textId="77777777" w:rsidR="00B4288B" w:rsidRDefault="0010783A">
            <w:pPr>
              <w:pStyle w:val="KS2"/>
            </w:pPr>
            <w:r>
              <w:t>수불일</w:t>
            </w:r>
          </w:p>
        </w:tc>
        <w:tc>
          <w:tcPr>
            <w:tcW w:w="3000" w:type="dxa"/>
          </w:tcPr>
          <w:p w14:paraId="48B6A913" w14:textId="77777777" w:rsidR="00B4288B" w:rsidRDefault="0010783A">
            <w:pPr>
              <w:pStyle w:val="KS2"/>
            </w:pPr>
            <w:r>
              <w:t>InventoryTransactionDate</w:t>
            </w:r>
          </w:p>
        </w:tc>
        <w:tc>
          <w:tcPr>
            <w:tcW w:w="1150" w:type="dxa"/>
          </w:tcPr>
          <w:p w14:paraId="22811AF7" w14:textId="77777777" w:rsidR="00B4288B" w:rsidRDefault="0010783A">
            <w:pPr>
              <w:pStyle w:val="KS2"/>
              <w:jc w:val="center"/>
            </w:pPr>
            <w:r>
              <w:t>date</w:t>
            </w:r>
          </w:p>
        </w:tc>
        <w:tc>
          <w:tcPr>
            <w:tcW w:w="1000" w:type="dxa"/>
          </w:tcPr>
          <w:p w14:paraId="4DF44022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2E4D405A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수불일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  <w:tr w:rsidR="00B4288B" w14:paraId="0517019E" w14:textId="77777777">
        <w:trPr>
          <w:cantSplit/>
          <w:jc w:val="center"/>
        </w:trPr>
        <w:tc>
          <w:tcPr>
            <w:tcW w:w="2100" w:type="dxa"/>
          </w:tcPr>
          <w:p w14:paraId="000A4FB0" w14:textId="77777777" w:rsidR="00B4288B" w:rsidRDefault="0010783A">
            <w:pPr>
              <w:pStyle w:val="KS2"/>
            </w:pPr>
            <w:r>
              <w:t>품목식별자</w:t>
            </w:r>
          </w:p>
        </w:tc>
        <w:tc>
          <w:tcPr>
            <w:tcW w:w="3000" w:type="dxa"/>
          </w:tcPr>
          <w:p w14:paraId="269FB4E2" w14:textId="77777777" w:rsidR="00B4288B" w:rsidRDefault="0010783A">
            <w:pPr>
              <w:pStyle w:val="KS2"/>
            </w:pPr>
            <w:r>
              <w:t>ItemID</w:t>
            </w:r>
          </w:p>
        </w:tc>
        <w:tc>
          <w:tcPr>
            <w:tcW w:w="1150" w:type="dxa"/>
          </w:tcPr>
          <w:p w14:paraId="57EB0071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6D7CDB52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69F6C4AF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3AE45CFE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반제품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원자재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저장품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소모품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</w:p>
          <w:p w14:paraId="65D059EF" w14:textId="77777777" w:rsidR="00B4288B" w:rsidRDefault="0010783A">
            <w:pPr>
              <w:pStyle w:val="KS2"/>
              <w:rPr>
                <w:ins w:id="3394" w:author="임픽스 검토" w:date="2026-10-12T04:00:00Z"/>
                <w:lang w:eastAsia="ko-KR"/>
              </w:rPr>
            </w:pPr>
            <w:ins w:id="339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품목마스터</w:t>
              </w:r>
              <w:r>
                <w:rPr>
                  <w:lang w:eastAsia="ko-KR"/>
                </w:rPr>
                <w:t>(ItemMaster)</w:t>
              </w:r>
            </w:ins>
          </w:p>
        </w:tc>
      </w:tr>
      <w:tr w:rsidR="00B4288B" w14:paraId="7A99761C" w14:textId="77777777">
        <w:trPr>
          <w:cantSplit/>
          <w:jc w:val="center"/>
        </w:trPr>
        <w:tc>
          <w:tcPr>
            <w:tcW w:w="2100" w:type="dxa"/>
          </w:tcPr>
          <w:p w14:paraId="5EA5AB11" w14:textId="77777777" w:rsidR="00B4288B" w:rsidRDefault="0010783A">
            <w:pPr>
              <w:pStyle w:val="KS2"/>
            </w:pPr>
            <w:r>
              <w:t>고객사식별자</w:t>
            </w:r>
          </w:p>
        </w:tc>
        <w:tc>
          <w:tcPr>
            <w:tcW w:w="3000" w:type="dxa"/>
          </w:tcPr>
          <w:p w14:paraId="14A08C83" w14:textId="77777777" w:rsidR="00B4288B" w:rsidRDefault="0010783A">
            <w:pPr>
              <w:pStyle w:val="KS2"/>
            </w:pPr>
            <w:r>
              <w:t>CustomerID</w:t>
            </w:r>
          </w:p>
        </w:tc>
        <w:tc>
          <w:tcPr>
            <w:tcW w:w="1150" w:type="dxa"/>
          </w:tcPr>
          <w:p w14:paraId="6E3B2F31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6F8E4E14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41564908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구매해가는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거래처를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263C83CF" w14:textId="77777777" w:rsidR="00B4288B" w:rsidRDefault="0010783A">
            <w:pPr>
              <w:pStyle w:val="KS2"/>
              <w:rPr>
                <w:ins w:id="3396" w:author="임픽스 검토" w:date="2026-10-12T04:00:00Z"/>
              </w:rPr>
            </w:pPr>
            <w:ins w:id="3397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고객사</w:t>
              </w:r>
              <w:r>
                <w:t>(CustomerPartyMaster)</w:t>
              </w:r>
            </w:ins>
          </w:p>
        </w:tc>
      </w:tr>
      <w:tr w:rsidR="00B4288B" w14:paraId="7D0AB96C" w14:textId="77777777">
        <w:trPr>
          <w:cantSplit/>
          <w:jc w:val="center"/>
        </w:trPr>
        <w:tc>
          <w:tcPr>
            <w:tcW w:w="2100" w:type="dxa"/>
          </w:tcPr>
          <w:p w14:paraId="6C550F2C" w14:textId="77777777" w:rsidR="00B4288B" w:rsidRDefault="0010783A">
            <w:pPr>
              <w:pStyle w:val="KS2"/>
            </w:pPr>
            <w:r>
              <w:t>창고식별자</w:t>
            </w:r>
          </w:p>
        </w:tc>
        <w:tc>
          <w:tcPr>
            <w:tcW w:w="3000" w:type="dxa"/>
          </w:tcPr>
          <w:p w14:paraId="163406B2" w14:textId="77777777" w:rsidR="00B4288B" w:rsidRDefault="0010783A">
            <w:pPr>
              <w:pStyle w:val="KS2"/>
            </w:pPr>
            <w:r>
              <w:t>WarehouseID</w:t>
            </w:r>
          </w:p>
        </w:tc>
        <w:tc>
          <w:tcPr>
            <w:tcW w:w="1150" w:type="dxa"/>
          </w:tcPr>
          <w:p w14:paraId="64F189F1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2145D3FF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0EE29144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창고를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24EB96F3" w14:textId="77777777" w:rsidR="00B4288B" w:rsidRDefault="0010783A">
            <w:pPr>
              <w:pStyle w:val="KS2"/>
              <w:rPr>
                <w:ins w:id="3398" w:author="임픽스 검토" w:date="2026-10-12T04:00:00Z"/>
              </w:rPr>
            </w:pPr>
            <w:ins w:id="3399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창고</w:t>
              </w:r>
              <w:r>
                <w:t>(WarehouseLocation)</w:t>
              </w:r>
            </w:ins>
          </w:p>
        </w:tc>
      </w:tr>
      <w:tr w:rsidR="00B4288B" w14:paraId="2908F9FF" w14:textId="77777777">
        <w:trPr>
          <w:cantSplit/>
          <w:jc w:val="center"/>
        </w:trPr>
        <w:tc>
          <w:tcPr>
            <w:tcW w:w="2100" w:type="dxa"/>
          </w:tcPr>
          <w:p w14:paraId="1F785993" w14:textId="77777777" w:rsidR="00B4288B" w:rsidRDefault="0010783A">
            <w:pPr>
              <w:pStyle w:val="KS2"/>
            </w:pPr>
            <w:r>
              <w:t>수불유형코드</w:t>
            </w:r>
          </w:p>
        </w:tc>
        <w:tc>
          <w:tcPr>
            <w:tcW w:w="3000" w:type="dxa"/>
          </w:tcPr>
          <w:p w14:paraId="67112142" w14:textId="77777777" w:rsidR="00B4288B" w:rsidRDefault="0010783A">
            <w:pPr>
              <w:pStyle w:val="KS2"/>
            </w:pPr>
            <w:r>
              <w:t>InventoryTransactionTypeCode</w:t>
            </w:r>
          </w:p>
        </w:tc>
        <w:tc>
          <w:tcPr>
            <w:tcW w:w="1150" w:type="dxa"/>
          </w:tcPr>
          <w:p w14:paraId="1735DE69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08A2182C" w14:textId="0F791D08" w:rsidR="00B4288B" w:rsidRDefault="0010783A">
            <w:pPr>
              <w:pStyle w:val="KS2"/>
              <w:jc w:val="center"/>
            </w:pPr>
            <w:del w:id="3400" w:author="임픽스 검토" w:date="2026-10-12T04:00:00Z">
              <w:r>
                <w:delText>비대상</w:delText>
              </w:r>
            </w:del>
            <w:ins w:id="3401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17FA2C78" w14:textId="77777777" w:rsidR="003168E1" w:rsidRDefault="00000000">
            <w:pPr>
              <w:pStyle w:val="KS2"/>
              <w:rPr>
                <w:del w:id="3402" w:author="임픽스 검토" w:date="2026-10-12T04:00:00Z"/>
                <w:lang w:eastAsia="ko-KR"/>
              </w:rPr>
            </w:pPr>
            <w:del w:id="3403" w:author="임픽스 검토" w:date="2026-10-12T04:00:00Z">
              <w:r>
                <w:rPr>
                  <w:lang w:eastAsia="ko-KR"/>
                </w:rPr>
                <w:delText xml:space="preserve">— </w:delText>
              </w:r>
              <w:r>
                <w:rPr>
                  <w:lang w:eastAsia="ko-KR"/>
                </w:rPr>
                <w:delText>수불유형코드</w:delText>
              </w:r>
            </w:del>
          </w:p>
          <w:p w14:paraId="54126BB2" w14:textId="77777777" w:rsidR="009E5B16" w:rsidRDefault="00000000">
            <w:pPr>
              <w:pStyle w:val="KS2"/>
              <w:rPr>
                <w:ins w:id="3404" w:author="임픽스 검토" w:date="2026-10-12T04:00:00Z"/>
                <w:lang w:eastAsia="ko-KR"/>
              </w:rPr>
            </w:pPr>
            <w:ins w:id="340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재고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변동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수불</w:t>
              </w:r>
              <w:r>
                <w:rPr>
                  <w:lang w:eastAsia="ko-KR"/>
                </w:rPr>
                <w:t>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성격과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원인을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구분하는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상세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코드로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입출고유형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이동</w:t>
              </w:r>
              <w:r>
                <w:rPr>
                  <w:lang w:eastAsia="ko-KR"/>
                </w:rPr>
                <w:t>·</w:t>
              </w:r>
              <w:r>
                <w:rPr>
                  <w:lang w:eastAsia="ko-KR"/>
                </w:rPr>
                <w:t>조정은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수불유형</w:t>
              </w:r>
              <w:r>
                <w:rPr>
                  <w:lang w:eastAsia="ko-KR"/>
                </w:rPr>
                <w:t>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하위에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속함</w:t>
              </w:r>
            </w:ins>
          </w:p>
          <w:p w14:paraId="61BA784F" w14:textId="77777777" w:rsidR="009E5B16" w:rsidRDefault="00000000">
            <w:pPr>
              <w:pStyle w:val="KS2"/>
              <w:rPr>
                <w:ins w:id="3406" w:author="임픽스 검토" w:date="2026-10-12T04:00:00Z"/>
                <w:lang w:eastAsia="ko-KR"/>
              </w:rPr>
            </w:pPr>
            <w:ins w:id="340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수불유형코드가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정해지면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수불유형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입출고유형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재고증감유형이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정해지며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함께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기재하는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경우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그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값과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일치해야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함</w:t>
              </w:r>
            </w:ins>
          </w:p>
          <w:p w14:paraId="49A65713" w14:textId="77777777" w:rsidR="009E5B16" w:rsidRDefault="00000000">
            <w:pPr>
              <w:pStyle w:val="KS2"/>
              <w:rPr>
                <w:ins w:id="3408" w:author="임픽스 검토" w:date="2026-10-12T04:00:00Z"/>
                <w:lang w:eastAsia="ko-KR"/>
              </w:rPr>
            </w:pPr>
            <w:ins w:id="340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구매입고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구매입고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취소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생산출고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생산출고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반납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창고간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이동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실사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조정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</w:ins>
          </w:p>
          <w:p w14:paraId="4D860209" w14:textId="777E957C" w:rsidR="006B6812" w:rsidRDefault="006B6812">
            <w:pPr>
              <w:pStyle w:val="KS2"/>
              <w:rPr>
                <w:ins w:id="3410" w:author="임픽스 검토" w:date="2026-10-12T04:00:00Z"/>
                <w:lang w:eastAsia="ko-KR"/>
              </w:rPr>
            </w:pPr>
            <w:ins w:id="341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1FD60AB3" w14:textId="77777777">
        <w:trPr>
          <w:cantSplit/>
          <w:jc w:val="center"/>
        </w:trPr>
        <w:tc>
          <w:tcPr>
            <w:tcW w:w="2100" w:type="dxa"/>
          </w:tcPr>
          <w:p w14:paraId="586B8699" w14:textId="77777777" w:rsidR="00B4288B" w:rsidRDefault="0010783A">
            <w:pPr>
              <w:pStyle w:val="KS2"/>
            </w:pPr>
            <w:r>
              <w:t>시리얼사용여부</w:t>
            </w:r>
          </w:p>
        </w:tc>
        <w:tc>
          <w:tcPr>
            <w:tcW w:w="3000" w:type="dxa"/>
          </w:tcPr>
          <w:p w14:paraId="3017890E" w14:textId="77777777" w:rsidR="00B4288B" w:rsidRDefault="0010783A">
            <w:pPr>
              <w:pStyle w:val="KS2"/>
            </w:pPr>
            <w:r>
              <w:t>SerialUseIndicator</w:t>
            </w:r>
          </w:p>
        </w:tc>
        <w:tc>
          <w:tcPr>
            <w:tcW w:w="1150" w:type="dxa"/>
          </w:tcPr>
          <w:p w14:paraId="11F1A007" w14:textId="77777777" w:rsidR="00B4288B" w:rsidRDefault="0010783A">
            <w:pPr>
              <w:pStyle w:val="KS2"/>
              <w:jc w:val="center"/>
            </w:pPr>
            <w:r>
              <w:t>boolean</w:t>
            </w:r>
          </w:p>
        </w:tc>
        <w:tc>
          <w:tcPr>
            <w:tcW w:w="1000" w:type="dxa"/>
          </w:tcPr>
          <w:p w14:paraId="7D94DA05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27CFBD5" w14:textId="77777777" w:rsidR="00B4288B" w:rsidRDefault="0010783A">
            <w:pPr>
              <w:pStyle w:val="KS2"/>
            </w:pPr>
            <w:r>
              <w:t xml:space="preserve">— </w:t>
            </w:r>
            <w:r>
              <w:t>시리얼사용여부</w:t>
            </w:r>
          </w:p>
        </w:tc>
      </w:tr>
      <w:tr w:rsidR="00B4288B" w14:paraId="5EDAE041" w14:textId="77777777">
        <w:trPr>
          <w:cantSplit/>
          <w:jc w:val="center"/>
        </w:trPr>
        <w:tc>
          <w:tcPr>
            <w:tcW w:w="2100" w:type="dxa"/>
          </w:tcPr>
          <w:p w14:paraId="71653337" w14:textId="77777777" w:rsidR="00B4288B" w:rsidRDefault="0010783A">
            <w:pPr>
              <w:pStyle w:val="KS2"/>
            </w:pPr>
            <w:r>
              <w:t>입출고유형</w:t>
            </w:r>
          </w:p>
        </w:tc>
        <w:tc>
          <w:tcPr>
            <w:tcW w:w="3000" w:type="dxa"/>
          </w:tcPr>
          <w:p w14:paraId="526ABC0A" w14:textId="77777777" w:rsidR="00B4288B" w:rsidRDefault="0010783A">
            <w:pPr>
              <w:pStyle w:val="KS2"/>
            </w:pPr>
            <w:r>
              <w:t>InventoryTransferType</w:t>
            </w:r>
          </w:p>
        </w:tc>
        <w:tc>
          <w:tcPr>
            <w:tcW w:w="1150" w:type="dxa"/>
          </w:tcPr>
          <w:p w14:paraId="63BCBD99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5AC27AFC" w14:textId="395CEC39" w:rsidR="00B4288B" w:rsidRDefault="0010783A">
            <w:pPr>
              <w:pStyle w:val="KS2"/>
              <w:jc w:val="center"/>
            </w:pPr>
            <w:del w:id="3412" w:author="임픽스 검토" w:date="2026-10-12T04:00:00Z">
              <w:r>
                <w:delText>비대상</w:delText>
              </w:r>
            </w:del>
            <w:ins w:id="3413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7388A8F8" w14:textId="77777777" w:rsidR="003168E1" w:rsidRDefault="00000000">
            <w:pPr>
              <w:pStyle w:val="KS2"/>
              <w:rPr>
                <w:del w:id="3414" w:author="임픽스 검토" w:date="2026-10-12T04:00:00Z"/>
                <w:lang w:eastAsia="ko-KR"/>
              </w:rPr>
            </w:pPr>
            <w:del w:id="3415" w:author="임픽스 검토" w:date="2026-10-12T04:00:00Z">
              <w:r>
                <w:rPr>
                  <w:lang w:eastAsia="ko-KR"/>
                </w:rPr>
                <w:delText xml:space="preserve">— </w:delText>
              </w:r>
              <w:r>
                <w:rPr>
                  <w:lang w:eastAsia="ko-KR"/>
                </w:rPr>
                <w:delText>입출고유형</w:delText>
              </w:r>
            </w:del>
          </w:p>
          <w:p w14:paraId="0D674EB8" w14:textId="77777777" w:rsidR="009E5B16" w:rsidRDefault="00000000">
            <w:pPr>
              <w:pStyle w:val="KS2"/>
              <w:rPr>
                <w:ins w:id="3416" w:author="임픽스 검토" w:date="2026-10-12T04:00:00Z"/>
                <w:lang w:eastAsia="ko-KR"/>
              </w:rPr>
            </w:pPr>
            <w:ins w:id="341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입고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또는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출고의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사유로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수불유형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입고</w:t>
              </w:r>
              <w:r>
                <w:rPr>
                  <w:lang w:eastAsia="ko-KR"/>
                </w:rPr>
                <w:t>·</w:t>
              </w:r>
              <w:r>
                <w:rPr>
                  <w:lang w:eastAsia="ko-KR"/>
                </w:rPr>
                <w:t>출고</w:t>
              </w:r>
              <w:r>
                <w:rPr>
                  <w:lang w:eastAsia="ko-KR"/>
                </w:rPr>
                <w:t>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하위에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속함</w:t>
              </w:r>
            </w:ins>
          </w:p>
          <w:p w14:paraId="4F43A203" w14:textId="77777777" w:rsidR="009E5B16" w:rsidRDefault="00000000">
            <w:pPr>
              <w:pStyle w:val="KS2"/>
              <w:rPr>
                <w:ins w:id="3418" w:author="임픽스 검토" w:date="2026-10-12T04:00:00Z"/>
                <w:lang w:eastAsia="ko-KR"/>
              </w:rPr>
            </w:pPr>
            <w:ins w:id="341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입고는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구매입고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생산입고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외주입고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매출반품입고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타계정입고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출고는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판매출고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생산출고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외주출고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매입반품출고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타계정출고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폐기출고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</w:ins>
          </w:p>
          <w:p w14:paraId="71F4FEAB" w14:textId="66C4CD3D" w:rsidR="00B4288B" w:rsidRDefault="00AF2310" w:rsidP="00AF2310">
            <w:pPr>
              <w:pStyle w:val="KS2"/>
              <w:rPr>
                <w:ins w:id="3420" w:author="임픽스 검토" w:date="2026-10-12T04:00:00Z"/>
                <w:lang w:eastAsia="ko-KR"/>
              </w:rPr>
            </w:pPr>
            <w:ins w:id="342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24F8198C" w14:textId="77777777">
        <w:trPr>
          <w:cantSplit/>
          <w:jc w:val="center"/>
        </w:trPr>
        <w:tc>
          <w:tcPr>
            <w:tcW w:w="2100" w:type="dxa"/>
          </w:tcPr>
          <w:p w14:paraId="0DD9FA74" w14:textId="77777777" w:rsidR="00B4288B" w:rsidRDefault="0010783A">
            <w:pPr>
              <w:pStyle w:val="KS2"/>
            </w:pPr>
            <w:r>
              <w:t>재고증감유형</w:t>
            </w:r>
          </w:p>
        </w:tc>
        <w:tc>
          <w:tcPr>
            <w:tcW w:w="3000" w:type="dxa"/>
          </w:tcPr>
          <w:p w14:paraId="7E69E9A3" w14:textId="77777777" w:rsidR="00B4288B" w:rsidRDefault="0010783A">
            <w:pPr>
              <w:pStyle w:val="KS2"/>
            </w:pPr>
            <w:r>
              <w:t>InventoryVariationType</w:t>
            </w:r>
          </w:p>
        </w:tc>
        <w:tc>
          <w:tcPr>
            <w:tcW w:w="1150" w:type="dxa"/>
          </w:tcPr>
          <w:p w14:paraId="40350694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4D4A390D" w14:textId="725EB0F4" w:rsidR="00B4288B" w:rsidRDefault="0010783A">
            <w:pPr>
              <w:pStyle w:val="KS2"/>
              <w:jc w:val="center"/>
            </w:pPr>
            <w:del w:id="3422" w:author="임픽스 검토" w:date="2026-10-12T04:00:00Z">
              <w:r>
                <w:delText>비대상</w:delText>
              </w:r>
            </w:del>
            <w:ins w:id="3423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70AB3DA1" w14:textId="77777777" w:rsidR="009E5B16" w:rsidRDefault="00000000">
            <w:pPr>
              <w:pStyle w:val="KS2"/>
              <w:rPr>
                <w:ins w:id="3424" w:author="임픽스 검토" w:date="2026-10-12T04:00:00Z"/>
                <w:lang w:eastAsia="ko-KR"/>
              </w:rPr>
            </w:pPr>
            <w:ins w:id="342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해당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수불이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재고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수량을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증가시키는지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감소시키는지의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구분으로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수불유형코드에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따라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정해짐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취소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거래는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원거래와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반대</w:t>
              </w:r>
              <w:r>
                <w:rPr>
                  <w:lang w:eastAsia="ko-KR"/>
                </w:rPr>
                <w:t>)</w:t>
              </w:r>
            </w:ins>
          </w:p>
          <w:p w14:paraId="746842F2" w14:textId="77777777" w:rsidR="009E5B16" w:rsidRDefault="00000000">
            <w:pPr>
              <w:pStyle w:val="KS2"/>
              <w:rPr>
                <w:lang w:eastAsia="ko-KR"/>
              </w:rPr>
            </w:pPr>
            <w:del w:id="3426" w:author="임픽스 검토" w:date="2026-10-12T04:00:00Z">
              <w:r>
                <w:rPr>
                  <w:lang w:eastAsia="ko-KR"/>
                </w:rPr>
                <w:delText xml:space="preserve">— </w:delText>
              </w:r>
              <w:r>
                <w:rPr>
                  <w:lang w:eastAsia="ko-KR"/>
                </w:rPr>
                <w:delText>재고증감유형</w:delText>
              </w:r>
            </w:del>
            <w:ins w:id="342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증가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감소</w:t>
              </w:r>
            </w:ins>
          </w:p>
          <w:p w14:paraId="67225F2B" w14:textId="198F80EF" w:rsidR="00D74F2B" w:rsidRDefault="00000000">
            <w:pPr>
              <w:pStyle w:val="KS2"/>
              <w:rPr>
                <w:ins w:id="3428" w:author="임픽스 검토" w:date="2026-10-12T04:00:00Z"/>
                <w:lang w:eastAsia="ko-KR"/>
              </w:rPr>
            </w:pPr>
            <w:ins w:id="342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6F858DC1" w14:textId="77777777">
        <w:trPr>
          <w:cantSplit/>
          <w:jc w:val="center"/>
        </w:trPr>
        <w:tc>
          <w:tcPr>
            <w:tcW w:w="2100" w:type="dxa"/>
          </w:tcPr>
          <w:p w14:paraId="5CF8C8F4" w14:textId="77777777" w:rsidR="00B4288B" w:rsidRDefault="0010783A">
            <w:pPr>
              <w:pStyle w:val="KS2"/>
            </w:pPr>
            <w:r>
              <w:t>수불유형</w:t>
            </w:r>
          </w:p>
        </w:tc>
        <w:tc>
          <w:tcPr>
            <w:tcW w:w="3000" w:type="dxa"/>
          </w:tcPr>
          <w:p w14:paraId="4F422237" w14:textId="77777777" w:rsidR="00B4288B" w:rsidRDefault="0010783A">
            <w:pPr>
              <w:pStyle w:val="KS2"/>
            </w:pPr>
            <w:r>
              <w:t>InventoryTransactionType</w:t>
            </w:r>
          </w:p>
        </w:tc>
        <w:tc>
          <w:tcPr>
            <w:tcW w:w="1150" w:type="dxa"/>
          </w:tcPr>
          <w:p w14:paraId="37276F33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7EE1BB7C" w14:textId="242E4941" w:rsidR="00B4288B" w:rsidRDefault="0010783A">
            <w:pPr>
              <w:pStyle w:val="KS2"/>
              <w:jc w:val="center"/>
            </w:pPr>
            <w:del w:id="3430" w:author="임픽스 검토" w:date="2026-10-12T04:00:00Z">
              <w:r>
                <w:delText>비대상</w:delText>
              </w:r>
            </w:del>
            <w:ins w:id="3431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5CC726D5" w14:textId="77777777" w:rsidR="003168E1" w:rsidRDefault="00000000">
            <w:pPr>
              <w:pStyle w:val="KS2"/>
              <w:rPr>
                <w:del w:id="3432" w:author="임픽스 검토" w:date="2026-10-12T04:00:00Z"/>
                <w:lang w:eastAsia="ko-KR"/>
              </w:rPr>
            </w:pPr>
            <w:del w:id="3433" w:author="임픽스 검토" w:date="2026-10-12T04:00:00Z">
              <w:r>
                <w:rPr>
                  <w:lang w:eastAsia="ko-KR"/>
                </w:rPr>
                <w:delText xml:space="preserve">— </w:delText>
              </w:r>
              <w:r>
                <w:rPr>
                  <w:lang w:eastAsia="ko-KR"/>
                </w:rPr>
                <w:delText>수불유형</w:delText>
              </w:r>
            </w:del>
          </w:p>
          <w:p w14:paraId="5EDD28AF" w14:textId="77777777" w:rsidR="009E5B16" w:rsidRDefault="00000000">
            <w:pPr>
              <w:pStyle w:val="KS2"/>
              <w:rPr>
                <w:ins w:id="3434" w:author="임픽스 검토" w:date="2026-10-12T04:00:00Z"/>
                <w:lang w:eastAsia="ko-KR"/>
              </w:rPr>
            </w:pPr>
            <w:ins w:id="343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재고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변동의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종류</w:t>
              </w:r>
            </w:ins>
          </w:p>
          <w:p w14:paraId="656EBBA1" w14:textId="77777777" w:rsidR="009E5B16" w:rsidRDefault="00000000">
            <w:pPr>
              <w:pStyle w:val="KS2"/>
              <w:rPr>
                <w:ins w:id="3436" w:author="임픽스 검토" w:date="2026-10-12T04:00:00Z"/>
                <w:lang w:eastAsia="ko-KR"/>
              </w:rPr>
            </w:pPr>
            <w:ins w:id="343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입고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출고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이동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조정</w:t>
              </w:r>
            </w:ins>
          </w:p>
          <w:p w14:paraId="0CF74D4A" w14:textId="55585ACA" w:rsidR="00D74F2B" w:rsidRDefault="00000000">
            <w:pPr>
              <w:pStyle w:val="KS2"/>
              <w:rPr>
                <w:ins w:id="3438" w:author="임픽스 검토" w:date="2026-10-12T04:00:00Z"/>
                <w:lang w:eastAsia="ko-KR"/>
              </w:rPr>
            </w:pPr>
            <w:ins w:id="343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2B2622D4" w14:textId="77777777">
        <w:trPr>
          <w:cantSplit/>
          <w:jc w:val="center"/>
        </w:trPr>
        <w:tc>
          <w:tcPr>
            <w:tcW w:w="2100" w:type="dxa"/>
          </w:tcPr>
          <w:p w14:paraId="719C06F8" w14:textId="77777777" w:rsidR="00B4288B" w:rsidRDefault="0010783A">
            <w:pPr>
              <w:pStyle w:val="KS2"/>
            </w:pPr>
            <w:r>
              <w:t>로트사용여부</w:t>
            </w:r>
          </w:p>
        </w:tc>
        <w:tc>
          <w:tcPr>
            <w:tcW w:w="3000" w:type="dxa"/>
          </w:tcPr>
          <w:p w14:paraId="09C43AA1" w14:textId="77777777" w:rsidR="00B4288B" w:rsidRDefault="0010783A">
            <w:pPr>
              <w:pStyle w:val="KS2"/>
            </w:pPr>
            <w:r>
              <w:t>LotControlIndicator</w:t>
            </w:r>
          </w:p>
        </w:tc>
        <w:tc>
          <w:tcPr>
            <w:tcW w:w="1150" w:type="dxa"/>
          </w:tcPr>
          <w:p w14:paraId="4809E092" w14:textId="77777777" w:rsidR="00B4288B" w:rsidRDefault="0010783A">
            <w:pPr>
              <w:pStyle w:val="KS2"/>
              <w:jc w:val="center"/>
            </w:pPr>
            <w:r>
              <w:t>boolean</w:t>
            </w:r>
          </w:p>
        </w:tc>
        <w:tc>
          <w:tcPr>
            <w:tcW w:w="1000" w:type="dxa"/>
          </w:tcPr>
          <w:p w14:paraId="3DF90FB7" w14:textId="77777777" w:rsidR="00B4288B" w:rsidRDefault="0010783A">
            <w:pPr>
              <w:pStyle w:val="KS2"/>
              <w:jc w:val="center"/>
            </w:pPr>
            <w:del w:id="3440" w:author="임픽스 검토" w:date="2026-10-12T04:00:00Z">
              <w:r>
                <w:delText>비대상</w:delText>
              </w:r>
            </w:del>
            <w:ins w:id="3441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16DCAEAF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관리여부</w:t>
            </w:r>
          </w:p>
          <w:p w14:paraId="5F299337" w14:textId="77777777" w:rsidR="00B4288B" w:rsidRDefault="0010783A">
            <w:pPr>
              <w:pStyle w:val="KS2"/>
              <w:rPr>
                <w:ins w:id="3442" w:author="임픽스 검토" w:date="2026-10-12T04:00:00Z"/>
                <w:lang w:eastAsia="ko-KR"/>
              </w:rPr>
            </w:pPr>
            <w:ins w:id="3443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품목마스터</w:t>
              </w:r>
              <w:r>
                <w:rPr>
                  <w:lang w:eastAsia="ko-KR"/>
                </w:rPr>
                <w:t>(ItemMaster.LotControlIndicator)</w:t>
              </w:r>
            </w:ins>
          </w:p>
        </w:tc>
      </w:tr>
      <w:tr w:rsidR="00B4288B" w14:paraId="620772AF" w14:textId="77777777">
        <w:trPr>
          <w:cantSplit/>
          <w:jc w:val="center"/>
        </w:trPr>
        <w:tc>
          <w:tcPr>
            <w:tcW w:w="2100" w:type="dxa"/>
          </w:tcPr>
          <w:p w14:paraId="7112DBC8" w14:textId="77777777" w:rsidR="00B4288B" w:rsidRDefault="0010783A">
            <w:pPr>
              <w:pStyle w:val="KS2"/>
            </w:pPr>
            <w:r>
              <w:t>로트식별자</w:t>
            </w:r>
          </w:p>
        </w:tc>
        <w:tc>
          <w:tcPr>
            <w:tcW w:w="3000" w:type="dxa"/>
          </w:tcPr>
          <w:p w14:paraId="7B866D68" w14:textId="77777777" w:rsidR="00B4288B" w:rsidRDefault="0010783A">
            <w:pPr>
              <w:pStyle w:val="KS2"/>
            </w:pPr>
            <w:r>
              <w:t>LotID</w:t>
            </w:r>
          </w:p>
        </w:tc>
        <w:tc>
          <w:tcPr>
            <w:tcW w:w="1150" w:type="dxa"/>
          </w:tcPr>
          <w:p w14:paraId="6F202265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3ED46105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749ADF0B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제품입고에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로트의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고유식별값</w:t>
            </w:r>
          </w:p>
          <w:p w14:paraId="746BAE37" w14:textId="77777777" w:rsidR="00B4288B" w:rsidRDefault="0010783A">
            <w:pPr>
              <w:pStyle w:val="KS2"/>
              <w:rPr>
                <w:ins w:id="3444" w:author="임픽스 검토" w:date="2026-10-12T04:00:00Z"/>
              </w:rPr>
            </w:pPr>
            <w:ins w:id="3445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로트</w:t>
              </w:r>
              <w:r>
                <w:t>(Lot)</w:t>
              </w:r>
            </w:ins>
          </w:p>
        </w:tc>
      </w:tr>
      <w:tr w:rsidR="00B4288B" w14:paraId="6DC273F4" w14:textId="77777777">
        <w:trPr>
          <w:cantSplit/>
          <w:jc w:val="center"/>
        </w:trPr>
        <w:tc>
          <w:tcPr>
            <w:tcW w:w="2100" w:type="dxa"/>
          </w:tcPr>
          <w:p w14:paraId="52C78368" w14:textId="77777777" w:rsidR="00B4288B" w:rsidRDefault="0010783A">
            <w:pPr>
              <w:pStyle w:val="KS2"/>
            </w:pPr>
            <w:r>
              <w:t>기준단위코드</w:t>
            </w:r>
          </w:p>
        </w:tc>
        <w:tc>
          <w:tcPr>
            <w:tcW w:w="3000" w:type="dxa"/>
          </w:tcPr>
          <w:p w14:paraId="4B0912D5" w14:textId="77777777" w:rsidR="00B4288B" w:rsidRDefault="0010783A">
            <w:pPr>
              <w:pStyle w:val="KS2"/>
            </w:pPr>
            <w:r>
              <w:t>ItemUOMCode</w:t>
            </w:r>
          </w:p>
        </w:tc>
        <w:tc>
          <w:tcPr>
            <w:tcW w:w="1150" w:type="dxa"/>
          </w:tcPr>
          <w:p w14:paraId="36245E5B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2C448EE5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5D2AA5C1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기준단위코드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 xml:space="preserve">: EA, DZ, HD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  <w:p w14:paraId="4825D0A7" w14:textId="77777777" w:rsidR="00B4288B" w:rsidRDefault="0010783A">
            <w:pPr>
              <w:pStyle w:val="KS2"/>
              <w:rPr>
                <w:ins w:id="3446" w:author="임픽스 검토" w:date="2026-10-12T04:00:00Z"/>
                <w:lang w:eastAsia="ko-KR"/>
              </w:rPr>
            </w:pPr>
            <w:ins w:id="344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단위그룹</w:t>
              </w:r>
              <w:r>
                <w:rPr>
                  <w:lang w:eastAsia="ko-KR"/>
                </w:rPr>
                <w:t>(UOMGroup)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단위코드</w:t>
              </w:r>
            </w:ins>
          </w:p>
        </w:tc>
      </w:tr>
      <w:tr w:rsidR="00B4288B" w14:paraId="087E2C0D" w14:textId="77777777">
        <w:trPr>
          <w:cantSplit/>
          <w:jc w:val="center"/>
        </w:trPr>
        <w:tc>
          <w:tcPr>
            <w:tcW w:w="2100" w:type="dxa"/>
          </w:tcPr>
          <w:p w14:paraId="57E736F3" w14:textId="77777777" w:rsidR="00B4288B" w:rsidRDefault="0010783A">
            <w:pPr>
              <w:pStyle w:val="KS2"/>
            </w:pPr>
            <w:r>
              <w:t>기준단위수량</w:t>
            </w:r>
          </w:p>
        </w:tc>
        <w:tc>
          <w:tcPr>
            <w:tcW w:w="3000" w:type="dxa"/>
          </w:tcPr>
          <w:p w14:paraId="5C33E3EA" w14:textId="77777777" w:rsidR="00B4288B" w:rsidRDefault="0010783A">
            <w:pPr>
              <w:pStyle w:val="KS2"/>
            </w:pPr>
            <w:r>
              <w:t>ItemUnitQuantity</w:t>
            </w:r>
          </w:p>
        </w:tc>
        <w:tc>
          <w:tcPr>
            <w:tcW w:w="1150" w:type="dxa"/>
          </w:tcPr>
          <w:p w14:paraId="4DBB6777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297D29CE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41B99B0D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기준단위수량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수량의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기준단위코드로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B4288B" w14:paraId="56E352AB" w14:textId="77777777">
        <w:trPr>
          <w:cantSplit/>
          <w:jc w:val="center"/>
        </w:trPr>
        <w:tc>
          <w:tcPr>
            <w:tcW w:w="2100" w:type="dxa"/>
          </w:tcPr>
          <w:p w14:paraId="6B6C9888" w14:textId="77777777" w:rsidR="00B4288B" w:rsidRDefault="0010783A">
            <w:pPr>
              <w:pStyle w:val="KS2"/>
            </w:pPr>
            <w:r>
              <w:t>오더단위코드</w:t>
            </w:r>
          </w:p>
        </w:tc>
        <w:tc>
          <w:tcPr>
            <w:tcW w:w="3000" w:type="dxa"/>
          </w:tcPr>
          <w:p w14:paraId="402480E2" w14:textId="77777777" w:rsidR="00B4288B" w:rsidRDefault="0010783A">
            <w:pPr>
              <w:pStyle w:val="KS2"/>
            </w:pPr>
            <w:r>
              <w:t>OrderUOMCode</w:t>
            </w:r>
          </w:p>
        </w:tc>
        <w:tc>
          <w:tcPr>
            <w:tcW w:w="1150" w:type="dxa"/>
          </w:tcPr>
          <w:p w14:paraId="53713218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389BB450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486122A0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오더단위코드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 xml:space="preserve">: EA, DZ, HD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  <w:p w14:paraId="517A2B7E" w14:textId="77777777" w:rsidR="00B4288B" w:rsidRDefault="0010783A">
            <w:pPr>
              <w:pStyle w:val="KS2"/>
              <w:rPr>
                <w:ins w:id="3448" w:author="임픽스 검토" w:date="2026-10-12T04:00:00Z"/>
                <w:lang w:eastAsia="ko-KR"/>
              </w:rPr>
            </w:pPr>
            <w:ins w:id="344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단위그룹</w:t>
              </w:r>
              <w:r>
                <w:rPr>
                  <w:lang w:eastAsia="ko-KR"/>
                </w:rPr>
                <w:t>(UOMGroup)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단위코드</w:t>
              </w:r>
            </w:ins>
          </w:p>
        </w:tc>
      </w:tr>
      <w:tr w:rsidR="00B4288B" w14:paraId="772CB4FC" w14:textId="77777777">
        <w:trPr>
          <w:cantSplit/>
          <w:jc w:val="center"/>
        </w:trPr>
        <w:tc>
          <w:tcPr>
            <w:tcW w:w="2100" w:type="dxa"/>
          </w:tcPr>
          <w:p w14:paraId="69E7586A" w14:textId="77777777" w:rsidR="00B4288B" w:rsidRDefault="0010783A">
            <w:pPr>
              <w:pStyle w:val="KS2"/>
            </w:pPr>
            <w:r>
              <w:t>오더수량</w:t>
            </w:r>
          </w:p>
        </w:tc>
        <w:tc>
          <w:tcPr>
            <w:tcW w:w="3000" w:type="dxa"/>
          </w:tcPr>
          <w:p w14:paraId="6B37C2BB" w14:textId="77777777" w:rsidR="00B4288B" w:rsidRDefault="0010783A">
            <w:pPr>
              <w:pStyle w:val="KS2"/>
            </w:pPr>
            <w:r>
              <w:t>OrderQuantity</w:t>
            </w:r>
          </w:p>
        </w:tc>
        <w:tc>
          <w:tcPr>
            <w:tcW w:w="1150" w:type="dxa"/>
          </w:tcPr>
          <w:p w14:paraId="5536732C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24ED46E9" w14:textId="6722857A" w:rsidR="00B4288B" w:rsidRDefault="0010783A">
            <w:pPr>
              <w:pStyle w:val="KS2"/>
              <w:jc w:val="center"/>
            </w:pPr>
            <w:del w:id="3450" w:author="임픽스 검토" w:date="2026-10-12T04:00:00Z">
              <w:r>
                <w:delText>대상</w:delText>
              </w:r>
            </w:del>
            <w:ins w:id="3451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3DC63003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오더수량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수량의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오더단위코드로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</w:tbl>
    <w:p w14:paraId="092815D8" w14:textId="77777777" w:rsidR="00B4288B" w:rsidRDefault="00B4288B">
      <w:pPr>
        <w:spacing w:after="0" w:line="144" w:lineRule="auto"/>
        <w:rPr>
          <w:lang w:eastAsia="ko-KR"/>
        </w:rPr>
      </w:pPr>
    </w:p>
    <w:p w14:paraId="61DAC154" w14:textId="77777777" w:rsidR="00B4288B" w:rsidRDefault="0010783A">
      <w:pPr>
        <w:pStyle w:val="46"/>
        <w:rPr>
          <w:lang w:eastAsia="ko-KR"/>
        </w:rPr>
      </w:pPr>
      <w:r>
        <w:rPr>
          <w:lang w:eastAsia="ko-KR"/>
        </w:rPr>
        <w:t xml:space="preserve">7.4.8.2  </w:t>
      </w:r>
      <w:r>
        <w:rPr>
          <w:lang w:eastAsia="ko-KR"/>
        </w:rPr>
        <w:t>출하의뢰</w:t>
      </w:r>
      <w:r>
        <w:rPr>
          <w:lang w:eastAsia="ko-KR"/>
        </w:rPr>
        <w:t>(ProductReleaseRequest)</w:t>
      </w:r>
    </w:p>
    <w:p w14:paraId="2037A6C2" w14:textId="57F5FE32" w:rsidR="00B4288B" w:rsidRDefault="0010783A">
      <w:pPr>
        <w:rPr>
          <w:lang w:eastAsia="ko-KR"/>
        </w:rPr>
      </w:pPr>
      <w:r>
        <w:rPr>
          <w:lang w:eastAsia="ko-KR"/>
        </w:rPr>
        <w:t>수주된</w:t>
      </w:r>
      <w:r>
        <w:rPr>
          <w:lang w:eastAsia="ko-KR"/>
        </w:rPr>
        <w:t xml:space="preserve"> </w:t>
      </w:r>
      <w:r>
        <w:rPr>
          <w:lang w:eastAsia="ko-KR"/>
        </w:rPr>
        <w:t>품목에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출하를</w:t>
      </w:r>
      <w:r>
        <w:rPr>
          <w:lang w:eastAsia="ko-KR"/>
        </w:rPr>
        <w:t xml:space="preserve"> </w:t>
      </w:r>
      <w:r>
        <w:rPr>
          <w:lang w:eastAsia="ko-KR"/>
        </w:rPr>
        <w:t>의뢰하는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출하의뢰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3452" w:author="임픽스 검토" w:date="2026-10-12T04:00:00Z">
        <w:r>
          <w:rPr>
            <w:lang w:eastAsia="ko-KR"/>
          </w:rPr>
          <w:delText>70</w:delText>
        </w:r>
      </w:del>
      <w:ins w:id="3453" w:author="임픽스 검토" w:date="2026-10-12T04:00:00Z">
        <w:r>
          <w:rPr>
            <w:lang w:eastAsia="ko-KR"/>
          </w:rPr>
          <w:t>73</w:t>
        </w:r>
      </w:ins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120521E4" w14:textId="621F0BD2" w:rsidR="00B4288B" w:rsidRDefault="0010783A">
      <w:pPr>
        <w:pStyle w:val="KS"/>
        <w:rPr>
          <w:lang w:eastAsia="ko-KR"/>
        </w:rPr>
      </w:pPr>
      <w:commentRangeStart w:id="3454"/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3455" w:author="임픽스 검토" w:date="2026-10-12T04:00:00Z">
        <w:r>
          <w:rPr>
            <w:lang w:eastAsia="ko-KR"/>
          </w:rPr>
          <w:delText>70</w:delText>
        </w:r>
      </w:del>
      <w:ins w:id="3456" w:author="임픽스 검토" w:date="2026-10-12T04:00:00Z">
        <w:r>
          <w:rPr>
            <w:lang w:eastAsia="ko-KR"/>
          </w:rPr>
          <w:t>73</w:t>
        </w:r>
      </w:ins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— </w:t>
      </w:r>
      <w:r>
        <w:rPr>
          <w:lang w:eastAsia="ko-KR"/>
        </w:rPr>
        <w:t>출하의뢰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commentRangeEnd w:id="3454"/>
      <w:r>
        <w:rPr>
          <w:rStyle w:val="aff5"/>
          <w:sz w:val="20"/>
          <w:szCs w:val="22"/>
          <w:lang w:eastAsia="ko-KR"/>
        </w:rPr>
        <w:commentReference w:id="3454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4CD25019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69F1F141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01C14B1F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6F6B8514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0ADD3F8A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64DB517F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02A120FB" w14:textId="77777777">
        <w:trPr>
          <w:cantSplit/>
          <w:jc w:val="center"/>
        </w:trPr>
        <w:tc>
          <w:tcPr>
            <w:tcW w:w="2100" w:type="dxa"/>
          </w:tcPr>
          <w:p w14:paraId="3B57BC8E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2FE95586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2582C987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2579FD56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53F8960C" w14:textId="77777777" w:rsidR="00B4288B" w:rsidRDefault="00B4288B">
            <w:pPr>
              <w:pStyle w:val="KS2"/>
            </w:pPr>
          </w:p>
        </w:tc>
      </w:tr>
      <w:tr w:rsidR="00B4288B" w14:paraId="51DF9AA4" w14:textId="77777777">
        <w:trPr>
          <w:cantSplit/>
          <w:jc w:val="center"/>
          <w:ins w:id="3457" w:author="임픽스 검토" w:date="2026-10-12T04:00:00Z"/>
        </w:trPr>
        <w:tc>
          <w:tcPr>
            <w:tcW w:w="2100" w:type="dxa"/>
            <w:shd w:val="clear" w:color="auto" w:fill="F2F2F2"/>
          </w:tcPr>
          <w:p w14:paraId="2DF17BD8" w14:textId="77777777" w:rsidR="00B4288B" w:rsidRDefault="0010783A">
            <w:pPr>
              <w:pStyle w:val="KS2"/>
              <w:rPr>
                <w:ins w:id="3458" w:author="임픽스 검토" w:date="2026-10-12T04:00:00Z"/>
              </w:rPr>
            </w:pPr>
            <w:ins w:id="3459" w:author="임픽스 검토" w:date="2026-10-12T04:00:00Z">
              <w:r>
                <w:rPr>
                  <w:b/>
                </w:rPr>
                <w:t>출하의뢰헤더</w:t>
              </w:r>
            </w:ins>
          </w:p>
        </w:tc>
        <w:tc>
          <w:tcPr>
            <w:tcW w:w="3000" w:type="dxa"/>
            <w:shd w:val="clear" w:color="auto" w:fill="F2F2F2"/>
          </w:tcPr>
          <w:p w14:paraId="2428DBB2" w14:textId="77777777" w:rsidR="00B4288B" w:rsidRDefault="0010783A">
            <w:pPr>
              <w:pStyle w:val="KS2"/>
              <w:rPr>
                <w:ins w:id="3460" w:author="임픽스 검토" w:date="2026-10-12T04:00:00Z"/>
              </w:rPr>
            </w:pPr>
            <w:ins w:id="3461" w:author="임픽스 검토" w:date="2026-10-12T04:00:00Z">
              <w:r>
                <w:rPr>
                  <w:b/>
                </w:rPr>
                <w:t>ProductReleaseRequestHeader</w:t>
              </w:r>
            </w:ins>
          </w:p>
        </w:tc>
        <w:tc>
          <w:tcPr>
            <w:tcW w:w="1150" w:type="dxa"/>
            <w:shd w:val="clear" w:color="auto" w:fill="F2F2F2"/>
          </w:tcPr>
          <w:p w14:paraId="4E81076A" w14:textId="77777777" w:rsidR="00B4288B" w:rsidRDefault="0010783A">
            <w:pPr>
              <w:pStyle w:val="KS2"/>
              <w:jc w:val="center"/>
              <w:rPr>
                <w:ins w:id="3462" w:author="임픽스 검토" w:date="2026-10-12T04:00:00Z"/>
              </w:rPr>
            </w:pPr>
            <w:ins w:id="3463" w:author="임픽스 검토" w:date="2026-10-12T04:00:00Z">
              <w:r>
                <w:rPr>
                  <w:b/>
                </w:rPr>
                <w:t>struct</w:t>
              </w:r>
            </w:ins>
          </w:p>
        </w:tc>
        <w:tc>
          <w:tcPr>
            <w:tcW w:w="1000" w:type="dxa"/>
            <w:shd w:val="clear" w:color="auto" w:fill="F2F2F2"/>
          </w:tcPr>
          <w:p w14:paraId="47065FD9" w14:textId="77777777" w:rsidR="00B4288B" w:rsidRDefault="0010783A">
            <w:pPr>
              <w:pStyle w:val="KS2"/>
              <w:jc w:val="center"/>
              <w:rPr>
                <w:ins w:id="3464" w:author="임픽스 검토" w:date="2026-10-12T04:00:00Z"/>
              </w:rPr>
            </w:pPr>
            <w:ins w:id="3465" w:author="임픽스 검토" w:date="2026-10-12T04:00:00Z">
              <w:r>
                <w:rPr>
                  <w:b/>
                </w:rPr>
                <w:t>비대상</w:t>
              </w:r>
            </w:ins>
          </w:p>
        </w:tc>
        <w:tc>
          <w:tcPr>
            <w:tcW w:w="6970" w:type="dxa"/>
            <w:shd w:val="clear" w:color="auto" w:fill="F2F2F2"/>
          </w:tcPr>
          <w:p w14:paraId="5A97E8B7" w14:textId="77777777" w:rsidR="00B4288B" w:rsidRDefault="0010783A">
            <w:pPr>
              <w:pStyle w:val="KS2"/>
              <w:rPr>
                <w:ins w:id="3466" w:author="임픽스 검토" w:date="2026-10-12T04:00:00Z"/>
                <w:lang w:eastAsia="ko-KR"/>
              </w:rPr>
            </w:pPr>
            <w:ins w:id="3467" w:author="임픽스 검토" w:date="2026-10-12T04:00:00Z">
              <w:r>
                <w:rPr>
                  <w:b/>
                  <w:lang w:eastAsia="ko-KR"/>
                </w:rPr>
                <w:t xml:space="preserve">— </w:t>
              </w:r>
              <w:r>
                <w:rPr>
                  <w:b/>
                  <w:lang w:eastAsia="ko-KR"/>
                </w:rPr>
                <w:t>출하의뢰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문서</w:t>
              </w:r>
              <w:r>
                <w:rPr>
                  <w:b/>
                  <w:lang w:eastAsia="ko-KR"/>
                </w:rPr>
                <w:t xml:space="preserve"> 1</w:t>
              </w:r>
              <w:r>
                <w:rPr>
                  <w:b/>
                  <w:lang w:eastAsia="ko-KR"/>
                </w:rPr>
                <w:t>건의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공통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정보</w:t>
              </w:r>
              <w:r>
                <w:rPr>
                  <w:b/>
                  <w:lang w:eastAsia="ko-KR"/>
                </w:rPr>
                <w:t>(</w:t>
              </w:r>
              <w:r>
                <w:rPr>
                  <w:b/>
                  <w:lang w:eastAsia="ko-KR"/>
                </w:rPr>
                <w:t>납품문서번호</w:t>
              </w:r>
              <w:r>
                <w:rPr>
                  <w:b/>
                  <w:lang w:eastAsia="ko-KR"/>
                </w:rPr>
                <w:t xml:space="preserve">, </w:t>
              </w:r>
              <w:r>
                <w:rPr>
                  <w:b/>
                  <w:lang w:eastAsia="ko-KR"/>
                </w:rPr>
                <w:t>납품구분유형</w:t>
              </w:r>
              <w:r>
                <w:rPr>
                  <w:b/>
                  <w:lang w:eastAsia="ko-KR"/>
                </w:rPr>
                <w:t xml:space="preserve">, </w:t>
              </w:r>
              <w:r>
                <w:rPr>
                  <w:b/>
                  <w:lang w:eastAsia="ko-KR"/>
                </w:rPr>
                <w:t>납품지시일</w:t>
              </w:r>
              <w:r>
                <w:rPr>
                  <w:b/>
                  <w:lang w:eastAsia="ko-KR"/>
                </w:rPr>
                <w:t xml:space="preserve">, </w:t>
              </w:r>
              <w:r>
                <w:rPr>
                  <w:b/>
                  <w:lang w:eastAsia="ko-KR"/>
                </w:rPr>
                <w:t>고객사</w:t>
              </w:r>
              <w:r>
                <w:rPr>
                  <w:b/>
                  <w:lang w:eastAsia="ko-KR"/>
                </w:rPr>
                <w:t>)</w:t>
              </w:r>
            </w:ins>
          </w:p>
          <w:p w14:paraId="10C78901" w14:textId="77777777" w:rsidR="00B4288B" w:rsidRDefault="0010783A">
            <w:pPr>
              <w:pStyle w:val="KS2"/>
              <w:rPr>
                <w:ins w:id="3468" w:author="임픽스 검토" w:date="2026-10-12T04:00:00Z"/>
                <w:lang w:eastAsia="ko-KR"/>
              </w:rPr>
            </w:pPr>
            <w:ins w:id="3469" w:author="임픽스 검토" w:date="2026-10-12T04:00:00Z">
              <w:r>
                <w:rPr>
                  <w:b/>
                  <w:lang w:eastAsia="ko-KR"/>
                </w:rPr>
                <w:t xml:space="preserve">— </w:t>
              </w:r>
              <w:r>
                <w:rPr>
                  <w:b/>
                  <w:lang w:eastAsia="ko-KR"/>
                </w:rPr>
                <w:t>출하의뢰마다</w:t>
              </w:r>
              <w:r>
                <w:rPr>
                  <w:b/>
                  <w:lang w:eastAsia="ko-KR"/>
                </w:rPr>
                <w:t xml:space="preserve"> 1</w:t>
              </w:r>
              <w:r>
                <w:rPr>
                  <w:b/>
                  <w:lang w:eastAsia="ko-KR"/>
                </w:rPr>
                <w:t>회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나타남</w:t>
              </w:r>
            </w:ins>
          </w:p>
        </w:tc>
      </w:tr>
      <w:tr w:rsidR="00B4288B" w14:paraId="18CC390A" w14:textId="77777777">
        <w:trPr>
          <w:cantSplit/>
          <w:jc w:val="center"/>
        </w:trPr>
        <w:tc>
          <w:tcPr>
            <w:tcW w:w="2100" w:type="dxa"/>
          </w:tcPr>
          <w:p w14:paraId="7A7AEFC2" w14:textId="77777777" w:rsidR="00B4288B" w:rsidRDefault="0010783A">
            <w:pPr>
              <w:pStyle w:val="KS2"/>
            </w:pPr>
            <w:r>
              <w:t>출하요청식별자</w:t>
            </w:r>
          </w:p>
        </w:tc>
        <w:tc>
          <w:tcPr>
            <w:tcW w:w="3000" w:type="dxa"/>
          </w:tcPr>
          <w:p w14:paraId="594CD69F" w14:textId="77777777" w:rsidR="00B4288B" w:rsidRDefault="0010783A">
            <w:pPr>
              <w:pStyle w:val="KS2"/>
            </w:pPr>
            <w:r>
              <w:t>ProductReleaseRequestID</w:t>
            </w:r>
          </w:p>
        </w:tc>
        <w:tc>
          <w:tcPr>
            <w:tcW w:w="1150" w:type="dxa"/>
          </w:tcPr>
          <w:p w14:paraId="73D266F4" w14:textId="77777777" w:rsidR="00B4288B" w:rsidRDefault="0010783A">
            <w:pPr>
              <w:pStyle w:val="KS2"/>
              <w:jc w:val="center"/>
            </w:pPr>
            <w:r>
              <w:t>ID</w:t>
            </w:r>
          </w:p>
        </w:tc>
        <w:tc>
          <w:tcPr>
            <w:tcW w:w="1000" w:type="dxa"/>
          </w:tcPr>
          <w:p w14:paraId="69C48CA2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34541591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출하요청을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03699FDF" w14:textId="77777777" w:rsidR="00B4288B" w:rsidRDefault="0010783A">
            <w:pPr>
              <w:pStyle w:val="KS2"/>
              <w:rPr>
                <w:ins w:id="3470" w:author="임픽스 검토" w:date="2026-10-12T04:00:00Z"/>
                <w:lang w:eastAsia="ko-KR"/>
              </w:rPr>
            </w:pPr>
            <w:ins w:id="347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출하의뢰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문서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부여하며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출하의뢰헤더에</w:t>
              </w:r>
              <w:r>
                <w:rPr>
                  <w:lang w:eastAsia="ko-KR"/>
                </w:rPr>
                <w:t xml:space="preserve"> 1</w:t>
              </w:r>
              <w:r>
                <w:rPr>
                  <w:lang w:eastAsia="ko-KR"/>
                </w:rPr>
                <w:t>회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기재함</w:t>
              </w:r>
            </w:ins>
          </w:p>
        </w:tc>
      </w:tr>
      <w:tr w:rsidR="00B4288B" w14:paraId="19A2C966" w14:textId="77777777">
        <w:trPr>
          <w:cantSplit/>
          <w:jc w:val="center"/>
        </w:trPr>
        <w:tc>
          <w:tcPr>
            <w:tcW w:w="2100" w:type="dxa"/>
          </w:tcPr>
          <w:p w14:paraId="6DB4F48B" w14:textId="77777777" w:rsidR="00B4288B" w:rsidRDefault="0010783A">
            <w:pPr>
              <w:pStyle w:val="KS2"/>
            </w:pPr>
            <w:r>
              <w:t>납품문서번호</w:t>
            </w:r>
          </w:p>
        </w:tc>
        <w:tc>
          <w:tcPr>
            <w:tcW w:w="3000" w:type="dxa"/>
          </w:tcPr>
          <w:p w14:paraId="52167660" w14:textId="77777777" w:rsidR="00B4288B" w:rsidRDefault="0010783A">
            <w:pPr>
              <w:pStyle w:val="KS2"/>
            </w:pPr>
            <w:r>
              <w:t>ProductReleaseRequestDocumentNumber</w:t>
            </w:r>
          </w:p>
        </w:tc>
        <w:tc>
          <w:tcPr>
            <w:tcW w:w="1150" w:type="dxa"/>
          </w:tcPr>
          <w:p w14:paraId="42C820B5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129BA5CF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834B8CF" w14:textId="77777777" w:rsidR="00B4288B" w:rsidRDefault="0010783A">
            <w:pPr>
              <w:pStyle w:val="KS2"/>
            </w:pPr>
            <w:r>
              <w:t xml:space="preserve">— </w:t>
            </w:r>
            <w:r>
              <w:t>납품문서번호</w:t>
            </w:r>
          </w:p>
        </w:tc>
      </w:tr>
      <w:tr w:rsidR="00B4288B" w14:paraId="3C7CEE11" w14:textId="77777777">
        <w:trPr>
          <w:cantSplit/>
          <w:jc w:val="center"/>
        </w:trPr>
        <w:tc>
          <w:tcPr>
            <w:tcW w:w="2100" w:type="dxa"/>
          </w:tcPr>
          <w:p w14:paraId="15150C9F" w14:textId="77777777" w:rsidR="00B4288B" w:rsidRDefault="0010783A">
            <w:pPr>
              <w:pStyle w:val="KS2"/>
            </w:pPr>
            <w:r>
              <w:t>납품구분유형</w:t>
            </w:r>
          </w:p>
        </w:tc>
        <w:tc>
          <w:tcPr>
            <w:tcW w:w="3000" w:type="dxa"/>
          </w:tcPr>
          <w:p w14:paraId="6391FCF0" w14:textId="77777777" w:rsidR="00B4288B" w:rsidRDefault="0010783A">
            <w:pPr>
              <w:pStyle w:val="KS2"/>
            </w:pPr>
            <w:r>
              <w:t>ProductReleaseRequestType</w:t>
            </w:r>
          </w:p>
        </w:tc>
        <w:tc>
          <w:tcPr>
            <w:tcW w:w="1150" w:type="dxa"/>
          </w:tcPr>
          <w:p w14:paraId="72A16078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33FEE144" w14:textId="0C547D36" w:rsidR="00B4288B" w:rsidRDefault="0010783A">
            <w:pPr>
              <w:pStyle w:val="KS2"/>
              <w:jc w:val="center"/>
            </w:pPr>
            <w:del w:id="3472" w:author="임픽스 검토" w:date="2026-10-12T04:00:00Z">
              <w:r>
                <w:delText>비대상</w:delText>
              </w:r>
            </w:del>
            <w:ins w:id="3473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60C106FE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납품구분유형</w:t>
            </w:r>
          </w:p>
          <w:p w14:paraId="5CDBAA40" w14:textId="77777777" w:rsidR="00C4658E" w:rsidRDefault="00C4658E">
            <w:pPr>
              <w:pStyle w:val="KS2"/>
              <w:rPr>
                <w:ins w:id="3474" w:author="임픽스 검토" w:date="2026-10-12T04:00:00Z"/>
                <w:lang w:eastAsia="ko-KR"/>
              </w:rPr>
            </w:pPr>
            <w:ins w:id="347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납</w:t>
              </w:r>
              <w:r>
                <w:rPr>
                  <w:rFonts w:hint="eastAsia"/>
                  <w:lang w:eastAsia="ko-KR"/>
                </w:rPr>
                <w:t>품구분유형은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일반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납품</w:t>
              </w:r>
              <w:r>
                <w:rPr>
                  <w:rFonts w:hint="eastAsia"/>
                  <w:lang w:eastAsia="ko-KR"/>
                </w:rPr>
                <w:t xml:space="preserve">, </w:t>
              </w:r>
              <w:r>
                <w:rPr>
                  <w:rFonts w:hint="eastAsia"/>
                  <w:lang w:eastAsia="ko-KR"/>
                </w:rPr>
                <w:t>긴급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납품</w:t>
              </w:r>
              <w:r>
                <w:rPr>
                  <w:rFonts w:hint="eastAsia"/>
                  <w:lang w:eastAsia="ko-KR"/>
                </w:rPr>
                <w:t xml:space="preserve">, </w:t>
              </w:r>
              <w:r>
                <w:rPr>
                  <w:rFonts w:hint="eastAsia"/>
                  <w:lang w:eastAsia="ko-KR"/>
                </w:rPr>
                <w:t>무상납품</w:t>
              </w:r>
              <w:r>
                <w:rPr>
                  <w:rFonts w:hint="eastAsia"/>
                  <w:lang w:eastAsia="ko-KR"/>
                </w:rPr>
                <w:t xml:space="preserve">, </w:t>
              </w:r>
              <w:r>
                <w:rPr>
                  <w:rFonts w:hint="eastAsia"/>
                  <w:lang w:eastAsia="ko-KR"/>
                </w:rPr>
                <w:t>시방</w:t>
              </w:r>
              <w:r>
                <w:rPr>
                  <w:rFonts w:hint="eastAsia"/>
                  <w:lang w:eastAsia="ko-KR"/>
                </w:rPr>
                <w:t>/</w:t>
              </w:r>
              <w:r>
                <w:rPr>
                  <w:rFonts w:hint="eastAsia"/>
                  <w:lang w:eastAsia="ko-KR"/>
                </w:rPr>
                <w:t>시운전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납품</w:t>
              </w:r>
              <w:r>
                <w:rPr>
                  <w:rFonts w:hint="eastAsia"/>
                  <w:lang w:eastAsia="ko-KR"/>
                </w:rPr>
                <w:t xml:space="preserve">, </w:t>
              </w:r>
              <w:r>
                <w:rPr>
                  <w:rFonts w:hint="eastAsia"/>
                  <w:lang w:eastAsia="ko-KR"/>
                </w:rPr>
                <w:t>타계정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출하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등을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포함</w:t>
              </w:r>
            </w:ins>
          </w:p>
          <w:p w14:paraId="5414C957" w14:textId="0DE20147" w:rsidR="00C4658E" w:rsidRDefault="00C4658E">
            <w:pPr>
              <w:pStyle w:val="KS2"/>
              <w:rPr>
                <w:ins w:id="3476" w:author="임픽스 검토" w:date="2026-10-12T04:00:00Z"/>
                <w:lang w:eastAsia="ko-KR"/>
              </w:rPr>
            </w:pPr>
            <w:ins w:id="347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3CEB530C" w14:textId="77777777">
        <w:trPr>
          <w:cantSplit/>
          <w:jc w:val="center"/>
        </w:trPr>
        <w:tc>
          <w:tcPr>
            <w:tcW w:w="2100" w:type="dxa"/>
          </w:tcPr>
          <w:p w14:paraId="1FC5C564" w14:textId="77777777" w:rsidR="00B4288B" w:rsidRDefault="0010783A">
            <w:pPr>
              <w:pStyle w:val="KS2"/>
            </w:pPr>
            <w:r>
              <w:t>납품지시일</w:t>
            </w:r>
          </w:p>
        </w:tc>
        <w:tc>
          <w:tcPr>
            <w:tcW w:w="3000" w:type="dxa"/>
          </w:tcPr>
          <w:p w14:paraId="01323E2F" w14:textId="77777777" w:rsidR="00B4288B" w:rsidRDefault="0010783A">
            <w:pPr>
              <w:pStyle w:val="KS2"/>
            </w:pPr>
            <w:r>
              <w:t>ProductReleaseRequestDate</w:t>
            </w:r>
          </w:p>
        </w:tc>
        <w:tc>
          <w:tcPr>
            <w:tcW w:w="1150" w:type="dxa"/>
          </w:tcPr>
          <w:p w14:paraId="7F885508" w14:textId="77777777" w:rsidR="00B4288B" w:rsidRDefault="0010783A">
            <w:pPr>
              <w:pStyle w:val="KS2"/>
              <w:jc w:val="center"/>
            </w:pPr>
            <w:r>
              <w:t>date</w:t>
            </w:r>
          </w:p>
        </w:tc>
        <w:tc>
          <w:tcPr>
            <w:tcW w:w="1000" w:type="dxa"/>
          </w:tcPr>
          <w:p w14:paraId="2C330A72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3D248411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납품지시일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  <w:tr w:rsidR="00B4288B" w14:paraId="33649BC4" w14:textId="77777777">
        <w:trPr>
          <w:cantSplit/>
          <w:jc w:val="center"/>
          <w:ins w:id="3478" w:author="임픽스 검토" w:date="2026-10-12T04:00:00Z"/>
        </w:trPr>
        <w:tc>
          <w:tcPr>
            <w:tcW w:w="2100" w:type="dxa"/>
          </w:tcPr>
          <w:p w14:paraId="776A74A0" w14:textId="77777777" w:rsidR="00B4288B" w:rsidRDefault="0010783A">
            <w:pPr>
              <w:pStyle w:val="KS2"/>
              <w:rPr>
                <w:ins w:id="3479" w:author="임픽스 검토" w:date="2026-10-12T04:00:00Z"/>
              </w:rPr>
            </w:pPr>
            <w:ins w:id="3480" w:author="임픽스 검토" w:date="2026-10-12T04:00:00Z">
              <w:r>
                <w:t>고객사식별자</w:t>
              </w:r>
            </w:ins>
          </w:p>
        </w:tc>
        <w:tc>
          <w:tcPr>
            <w:tcW w:w="3000" w:type="dxa"/>
          </w:tcPr>
          <w:p w14:paraId="4A091EA0" w14:textId="77777777" w:rsidR="00B4288B" w:rsidRDefault="0010783A">
            <w:pPr>
              <w:pStyle w:val="KS2"/>
              <w:rPr>
                <w:ins w:id="3481" w:author="임픽스 검토" w:date="2026-10-12T04:00:00Z"/>
              </w:rPr>
            </w:pPr>
            <w:ins w:id="3482" w:author="임픽스 검토" w:date="2026-10-12T04:00:00Z">
              <w:r>
                <w:t>CustomerID</w:t>
              </w:r>
            </w:ins>
          </w:p>
        </w:tc>
        <w:tc>
          <w:tcPr>
            <w:tcW w:w="1150" w:type="dxa"/>
          </w:tcPr>
          <w:p w14:paraId="5AE8CDBE" w14:textId="77777777" w:rsidR="00B4288B" w:rsidRDefault="0010783A">
            <w:pPr>
              <w:pStyle w:val="KS2"/>
              <w:jc w:val="center"/>
              <w:rPr>
                <w:ins w:id="3483" w:author="임픽스 검토" w:date="2026-10-12T04:00:00Z"/>
              </w:rPr>
            </w:pPr>
            <w:ins w:id="3484" w:author="임픽스 검토" w:date="2026-10-12T04:00:00Z">
              <w:r>
                <w:t>IDREF</w:t>
              </w:r>
            </w:ins>
          </w:p>
        </w:tc>
        <w:tc>
          <w:tcPr>
            <w:tcW w:w="1000" w:type="dxa"/>
          </w:tcPr>
          <w:p w14:paraId="3029E843" w14:textId="77777777" w:rsidR="00B4288B" w:rsidRDefault="0010783A">
            <w:pPr>
              <w:pStyle w:val="KS2"/>
              <w:jc w:val="center"/>
              <w:rPr>
                <w:ins w:id="3485" w:author="임픽스 검토" w:date="2026-10-12T04:00:00Z"/>
              </w:rPr>
            </w:pPr>
            <w:ins w:id="3486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52C01DF1" w14:textId="77777777" w:rsidR="00B4288B" w:rsidRDefault="0010783A">
            <w:pPr>
              <w:pStyle w:val="KS2"/>
              <w:rPr>
                <w:ins w:id="3487" w:author="임픽스 검토" w:date="2026-10-12T04:00:00Z"/>
                <w:lang w:eastAsia="ko-KR"/>
              </w:rPr>
            </w:pPr>
            <w:ins w:id="348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품목을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구매해가는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거래처를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식별하기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위한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고유값</w:t>
              </w:r>
            </w:ins>
          </w:p>
          <w:p w14:paraId="2F498AF5" w14:textId="77777777" w:rsidR="00B4288B" w:rsidRDefault="0010783A">
            <w:pPr>
              <w:pStyle w:val="KS2"/>
              <w:rPr>
                <w:ins w:id="3489" w:author="임픽스 검토" w:date="2026-10-12T04:00:00Z"/>
              </w:rPr>
            </w:pPr>
            <w:ins w:id="3490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고객사</w:t>
              </w:r>
              <w:r>
                <w:t>(CustomerPartyMaster)</w:t>
              </w:r>
            </w:ins>
          </w:p>
        </w:tc>
      </w:tr>
      <w:tr w:rsidR="00B4288B" w14:paraId="02647A18" w14:textId="77777777">
        <w:trPr>
          <w:cantSplit/>
          <w:jc w:val="center"/>
          <w:ins w:id="3491" w:author="임픽스 검토" w:date="2026-10-12T04:00:00Z"/>
        </w:trPr>
        <w:tc>
          <w:tcPr>
            <w:tcW w:w="2100" w:type="dxa"/>
            <w:shd w:val="clear" w:color="auto" w:fill="F2F2F2"/>
          </w:tcPr>
          <w:p w14:paraId="0A3C7706" w14:textId="77777777" w:rsidR="00B4288B" w:rsidRDefault="0010783A">
            <w:pPr>
              <w:pStyle w:val="KS2"/>
              <w:rPr>
                <w:ins w:id="3492" w:author="임픽스 검토" w:date="2026-10-12T04:00:00Z"/>
              </w:rPr>
            </w:pPr>
            <w:ins w:id="3493" w:author="임픽스 검토" w:date="2026-10-12T04:00:00Z">
              <w:r>
                <w:rPr>
                  <w:b/>
                </w:rPr>
                <w:t>출하의뢰라인</w:t>
              </w:r>
            </w:ins>
          </w:p>
        </w:tc>
        <w:tc>
          <w:tcPr>
            <w:tcW w:w="3000" w:type="dxa"/>
            <w:shd w:val="clear" w:color="auto" w:fill="F2F2F2"/>
          </w:tcPr>
          <w:p w14:paraId="4CAED4CE" w14:textId="77777777" w:rsidR="00B4288B" w:rsidRDefault="0010783A">
            <w:pPr>
              <w:pStyle w:val="KS2"/>
              <w:rPr>
                <w:ins w:id="3494" w:author="임픽스 검토" w:date="2026-10-12T04:00:00Z"/>
              </w:rPr>
            </w:pPr>
            <w:ins w:id="3495" w:author="임픽스 검토" w:date="2026-10-12T04:00:00Z">
              <w:r>
                <w:rPr>
                  <w:b/>
                </w:rPr>
                <w:t>ProductReleaseRequestLine</w:t>
              </w:r>
            </w:ins>
          </w:p>
        </w:tc>
        <w:tc>
          <w:tcPr>
            <w:tcW w:w="1150" w:type="dxa"/>
            <w:shd w:val="clear" w:color="auto" w:fill="F2F2F2"/>
          </w:tcPr>
          <w:p w14:paraId="6A26C271" w14:textId="77777777" w:rsidR="00B4288B" w:rsidRDefault="0010783A">
            <w:pPr>
              <w:pStyle w:val="KS2"/>
              <w:jc w:val="center"/>
              <w:rPr>
                <w:ins w:id="3496" w:author="임픽스 검토" w:date="2026-10-12T04:00:00Z"/>
              </w:rPr>
            </w:pPr>
            <w:ins w:id="3497" w:author="임픽스 검토" w:date="2026-10-12T04:00:00Z">
              <w:r>
                <w:rPr>
                  <w:b/>
                </w:rPr>
                <w:t>struct[1..N]</w:t>
              </w:r>
            </w:ins>
          </w:p>
        </w:tc>
        <w:tc>
          <w:tcPr>
            <w:tcW w:w="1000" w:type="dxa"/>
            <w:shd w:val="clear" w:color="auto" w:fill="F2F2F2"/>
          </w:tcPr>
          <w:p w14:paraId="6BFE608F" w14:textId="77777777" w:rsidR="00B4288B" w:rsidRDefault="0010783A">
            <w:pPr>
              <w:pStyle w:val="KS2"/>
              <w:jc w:val="center"/>
              <w:rPr>
                <w:ins w:id="3498" w:author="임픽스 검토" w:date="2026-10-12T04:00:00Z"/>
              </w:rPr>
            </w:pPr>
            <w:ins w:id="3499" w:author="임픽스 검토" w:date="2026-10-12T04:00:00Z">
              <w:r>
                <w:rPr>
                  <w:b/>
                </w:rPr>
                <w:t>비대상</w:t>
              </w:r>
            </w:ins>
          </w:p>
        </w:tc>
        <w:tc>
          <w:tcPr>
            <w:tcW w:w="6970" w:type="dxa"/>
            <w:shd w:val="clear" w:color="auto" w:fill="F2F2F2"/>
          </w:tcPr>
          <w:p w14:paraId="18CB434A" w14:textId="77777777" w:rsidR="00B4288B" w:rsidRDefault="0010783A">
            <w:pPr>
              <w:pStyle w:val="KS2"/>
              <w:rPr>
                <w:ins w:id="3500" w:author="임픽스 검토" w:date="2026-10-12T04:00:00Z"/>
                <w:lang w:eastAsia="ko-KR"/>
              </w:rPr>
            </w:pPr>
            <w:ins w:id="3501" w:author="임픽스 검토" w:date="2026-10-12T04:00:00Z">
              <w:r>
                <w:rPr>
                  <w:b/>
                  <w:lang w:eastAsia="ko-KR"/>
                </w:rPr>
                <w:t xml:space="preserve">— </w:t>
              </w:r>
              <w:r>
                <w:rPr>
                  <w:b/>
                  <w:lang w:eastAsia="ko-KR"/>
                </w:rPr>
                <w:t>출하의뢰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문서를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구성하는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품목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행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정보</w:t>
              </w:r>
            </w:ins>
          </w:p>
          <w:p w14:paraId="48E132BE" w14:textId="77777777" w:rsidR="00B4288B" w:rsidRDefault="0010783A">
            <w:pPr>
              <w:pStyle w:val="KS2"/>
              <w:rPr>
                <w:ins w:id="3502" w:author="임픽스 검토" w:date="2026-10-12T04:00:00Z"/>
                <w:lang w:eastAsia="ko-KR"/>
              </w:rPr>
            </w:pPr>
            <w:ins w:id="3503" w:author="임픽스 검토" w:date="2026-10-12T04:00:00Z">
              <w:r>
                <w:rPr>
                  <w:b/>
                  <w:lang w:eastAsia="ko-KR"/>
                </w:rPr>
                <w:t xml:space="preserve">— </w:t>
              </w:r>
              <w:r>
                <w:rPr>
                  <w:b/>
                  <w:lang w:eastAsia="ko-KR"/>
                </w:rPr>
                <w:t>출하의뢰헤더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아래에</w:t>
              </w:r>
              <w:r>
                <w:rPr>
                  <w:b/>
                  <w:lang w:eastAsia="ko-KR"/>
                </w:rPr>
                <w:t xml:space="preserve"> 1</w:t>
              </w:r>
              <w:r>
                <w:rPr>
                  <w:b/>
                  <w:lang w:eastAsia="ko-KR"/>
                </w:rPr>
                <w:t>회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이상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반복하여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나타남</w:t>
              </w:r>
              <w:r>
                <w:rPr>
                  <w:b/>
                  <w:lang w:eastAsia="ko-KR"/>
                </w:rPr>
                <w:t>(1..N)</w:t>
              </w:r>
            </w:ins>
          </w:p>
        </w:tc>
      </w:tr>
      <w:tr w:rsidR="00B4288B" w14:paraId="157C4446" w14:textId="77777777">
        <w:trPr>
          <w:cantSplit/>
          <w:jc w:val="center"/>
        </w:trPr>
        <w:tc>
          <w:tcPr>
            <w:tcW w:w="2100" w:type="dxa"/>
          </w:tcPr>
          <w:p w14:paraId="2ADDC927" w14:textId="77777777" w:rsidR="00B4288B" w:rsidRDefault="0010783A">
            <w:pPr>
              <w:pStyle w:val="KS2"/>
            </w:pPr>
            <w:r>
              <w:t>납품순번</w:t>
            </w:r>
          </w:p>
        </w:tc>
        <w:tc>
          <w:tcPr>
            <w:tcW w:w="3000" w:type="dxa"/>
          </w:tcPr>
          <w:p w14:paraId="197AB62F" w14:textId="77777777" w:rsidR="00B4288B" w:rsidRDefault="0010783A">
            <w:pPr>
              <w:pStyle w:val="KS2"/>
            </w:pPr>
            <w:r>
              <w:t>ProductReleaseRequestSequence</w:t>
            </w:r>
          </w:p>
        </w:tc>
        <w:tc>
          <w:tcPr>
            <w:tcW w:w="1150" w:type="dxa"/>
          </w:tcPr>
          <w:p w14:paraId="13ABFAD3" w14:textId="77777777" w:rsidR="00B4288B" w:rsidRDefault="0010783A">
            <w:pPr>
              <w:pStyle w:val="KS2"/>
              <w:jc w:val="center"/>
            </w:pPr>
            <w:r>
              <w:t>int</w:t>
            </w:r>
          </w:p>
        </w:tc>
        <w:tc>
          <w:tcPr>
            <w:tcW w:w="1000" w:type="dxa"/>
          </w:tcPr>
          <w:p w14:paraId="47C22AA6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EEAEC68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납품순번</w:t>
            </w:r>
          </w:p>
          <w:p w14:paraId="0626EEE7" w14:textId="77777777" w:rsidR="00B4288B" w:rsidRDefault="0010783A">
            <w:pPr>
              <w:pStyle w:val="KS2"/>
              <w:rPr>
                <w:ins w:id="3504" w:author="임픽스 검토" w:date="2026-10-12T04:00:00Z"/>
                <w:lang w:eastAsia="ko-KR"/>
              </w:rPr>
            </w:pPr>
            <w:ins w:id="350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출하의뢰라인의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행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순번으로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출하의뢰라인은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출하요청식별자와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납품순번의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조합으로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구분함</w:t>
              </w:r>
            </w:ins>
          </w:p>
        </w:tc>
      </w:tr>
      <w:tr w:rsidR="00B4288B" w14:paraId="2C3B0E27" w14:textId="77777777">
        <w:trPr>
          <w:cantSplit/>
          <w:jc w:val="center"/>
        </w:trPr>
        <w:tc>
          <w:tcPr>
            <w:tcW w:w="2100" w:type="dxa"/>
          </w:tcPr>
          <w:p w14:paraId="5B53F9E2" w14:textId="77777777" w:rsidR="00B4288B" w:rsidRDefault="0010783A">
            <w:pPr>
              <w:pStyle w:val="KS2"/>
            </w:pPr>
            <w:r>
              <w:t>라인식별자</w:t>
            </w:r>
          </w:p>
        </w:tc>
        <w:tc>
          <w:tcPr>
            <w:tcW w:w="3000" w:type="dxa"/>
          </w:tcPr>
          <w:p w14:paraId="3FA645BE" w14:textId="77777777" w:rsidR="00B4288B" w:rsidRDefault="0010783A">
            <w:pPr>
              <w:pStyle w:val="KS2"/>
            </w:pPr>
            <w:r>
              <w:t>LineID</w:t>
            </w:r>
          </w:p>
        </w:tc>
        <w:tc>
          <w:tcPr>
            <w:tcW w:w="1150" w:type="dxa"/>
          </w:tcPr>
          <w:p w14:paraId="68CE606A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5055ACE8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01D7176D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라인을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33AA6D97" w14:textId="6C69750C" w:rsidR="00B4288B" w:rsidRDefault="0010783A">
            <w:pPr>
              <w:pStyle w:val="KS2"/>
              <w:rPr>
                <w:ins w:id="3506" w:author="임픽스 검토" w:date="2026-10-12T04:00:00Z"/>
                <w:lang w:eastAsia="ko-KR"/>
              </w:rPr>
            </w:pPr>
            <w:ins w:id="350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라인</w:t>
              </w:r>
              <w:r>
                <w:rPr>
                  <w:lang w:eastAsia="ko-KR"/>
                </w:rPr>
                <w:t>(Line)</w:t>
              </w:r>
            </w:ins>
          </w:p>
        </w:tc>
      </w:tr>
      <w:tr w:rsidR="00B4288B" w14:paraId="0F11A6E8" w14:textId="77777777">
        <w:trPr>
          <w:cantSplit/>
          <w:jc w:val="center"/>
        </w:trPr>
        <w:tc>
          <w:tcPr>
            <w:tcW w:w="2100" w:type="dxa"/>
          </w:tcPr>
          <w:p w14:paraId="709AC5E8" w14:textId="77777777" w:rsidR="00B4288B" w:rsidRDefault="0010783A">
            <w:pPr>
              <w:pStyle w:val="KS2"/>
            </w:pPr>
            <w:r>
              <w:t>품목식별자</w:t>
            </w:r>
          </w:p>
        </w:tc>
        <w:tc>
          <w:tcPr>
            <w:tcW w:w="3000" w:type="dxa"/>
          </w:tcPr>
          <w:p w14:paraId="7CA74A04" w14:textId="77777777" w:rsidR="00B4288B" w:rsidRDefault="0010783A">
            <w:pPr>
              <w:pStyle w:val="KS2"/>
            </w:pPr>
            <w:r>
              <w:t>ItemID</w:t>
            </w:r>
          </w:p>
        </w:tc>
        <w:tc>
          <w:tcPr>
            <w:tcW w:w="1150" w:type="dxa"/>
          </w:tcPr>
          <w:p w14:paraId="38CF7BA8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0AC7ADC8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29628BA7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44944FC6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반제품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원자재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저장품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소모품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</w:p>
          <w:p w14:paraId="08C52B0F" w14:textId="77777777" w:rsidR="00B4288B" w:rsidRDefault="0010783A">
            <w:pPr>
              <w:pStyle w:val="KS2"/>
              <w:rPr>
                <w:ins w:id="3508" w:author="임픽스 검토" w:date="2026-10-12T04:00:00Z"/>
                <w:lang w:eastAsia="ko-KR"/>
              </w:rPr>
            </w:pPr>
            <w:ins w:id="350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품목마스터</w:t>
              </w:r>
              <w:r>
                <w:rPr>
                  <w:lang w:eastAsia="ko-KR"/>
                </w:rPr>
                <w:t>(ItemMaster)</w:t>
              </w:r>
            </w:ins>
          </w:p>
        </w:tc>
      </w:tr>
      <w:tr w:rsidR="00B4288B" w14:paraId="35EE03A4" w14:textId="77777777">
        <w:trPr>
          <w:cantSplit/>
          <w:jc w:val="center"/>
        </w:trPr>
        <w:tc>
          <w:tcPr>
            <w:tcW w:w="2100" w:type="dxa"/>
          </w:tcPr>
          <w:p w14:paraId="333CDE8F" w14:textId="77777777" w:rsidR="00B4288B" w:rsidRDefault="0010783A">
            <w:pPr>
              <w:pStyle w:val="KS2"/>
            </w:pPr>
            <w:r>
              <w:t>품목명</w:t>
            </w:r>
          </w:p>
        </w:tc>
        <w:tc>
          <w:tcPr>
            <w:tcW w:w="3000" w:type="dxa"/>
          </w:tcPr>
          <w:p w14:paraId="4132EA57" w14:textId="77777777" w:rsidR="00B4288B" w:rsidRDefault="0010783A">
            <w:pPr>
              <w:pStyle w:val="KS2"/>
            </w:pPr>
            <w:r>
              <w:t>ItemName</w:t>
            </w:r>
          </w:p>
        </w:tc>
        <w:tc>
          <w:tcPr>
            <w:tcW w:w="1150" w:type="dxa"/>
          </w:tcPr>
          <w:p w14:paraId="5954F601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2B6E5B82" w14:textId="7DD5F14F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43B94738" w14:textId="77777777" w:rsidR="00B4288B" w:rsidRDefault="0010783A">
            <w:pPr>
              <w:pStyle w:val="KS2"/>
            </w:pPr>
            <w:r>
              <w:t xml:space="preserve">— </w:t>
            </w:r>
            <w:r>
              <w:t>품목의</w:t>
            </w:r>
            <w:r>
              <w:t xml:space="preserve"> </w:t>
            </w:r>
            <w:r>
              <w:t>명칭</w:t>
            </w:r>
          </w:p>
          <w:p w14:paraId="63ACA0BD" w14:textId="77777777" w:rsidR="00B4288B" w:rsidRDefault="0010783A">
            <w:pPr>
              <w:pStyle w:val="KS2"/>
              <w:rPr>
                <w:ins w:id="3510" w:author="임픽스 검토" w:date="2026-10-12T04:00:00Z"/>
              </w:rPr>
            </w:pPr>
            <w:ins w:id="3511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품목마스터</w:t>
              </w:r>
              <w:r>
                <w:t>(ItemMaster.ItemName)</w:t>
              </w:r>
            </w:ins>
          </w:p>
        </w:tc>
      </w:tr>
      <w:tr w:rsidR="00B4288B" w14:paraId="7CF39267" w14:textId="77777777">
        <w:trPr>
          <w:cantSplit/>
          <w:jc w:val="center"/>
        </w:trPr>
        <w:tc>
          <w:tcPr>
            <w:tcW w:w="2100" w:type="dxa"/>
          </w:tcPr>
          <w:p w14:paraId="070E6B52" w14:textId="77777777" w:rsidR="00B4288B" w:rsidRDefault="0010783A">
            <w:pPr>
              <w:pStyle w:val="KS2"/>
            </w:pPr>
            <w:r>
              <w:t>납품수량</w:t>
            </w:r>
          </w:p>
        </w:tc>
        <w:tc>
          <w:tcPr>
            <w:tcW w:w="3000" w:type="dxa"/>
          </w:tcPr>
          <w:p w14:paraId="4F37D9DE" w14:textId="77777777" w:rsidR="00B4288B" w:rsidRDefault="0010783A">
            <w:pPr>
              <w:pStyle w:val="KS2"/>
            </w:pPr>
            <w:r>
              <w:t>ProductReleaseRequestQuantity</w:t>
            </w:r>
          </w:p>
        </w:tc>
        <w:tc>
          <w:tcPr>
            <w:tcW w:w="1150" w:type="dxa"/>
          </w:tcPr>
          <w:p w14:paraId="2CADF284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283D75C4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8DBA270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납품수량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수량의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판매단위코드로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B4288B" w14:paraId="6BD7BD45" w14:textId="77777777">
        <w:trPr>
          <w:cantSplit/>
          <w:jc w:val="center"/>
        </w:trPr>
        <w:tc>
          <w:tcPr>
            <w:tcW w:w="2100" w:type="dxa"/>
          </w:tcPr>
          <w:p w14:paraId="274472F4" w14:textId="77777777" w:rsidR="00B4288B" w:rsidRDefault="0010783A">
            <w:pPr>
              <w:pStyle w:val="KS2"/>
            </w:pPr>
            <w:r>
              <w:t>출고수량</w:t>
            </w:r>
          </w:p>
        </w:tc>
        <w:tc>
          <w:tcPr>
            <w:tcW w:w="3000" w:type="dxa"/>
          </w:tcPr>
          <w:p w14:paraId="07FAC619" w14:textId="77777777" w:rsidR="00B4288B" w:rsidRDefault="0010783A">
            <w:pPr>
              <w:pStyle w:val="KS2"/>
            </w:pPr>
            <w:r>
              <w:t>ProductReleaseQuantity</w:t>
            </w:r>
          </w:p>
        </w:tc>
        <w:tc>
          <w:tcPr>
            <w:tcW w:w="1150" w:type="dxa"/>
          </w:tcPr>
          <w:p w14:paraId="3A8E5D30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0299C572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60385312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출고수량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수량의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판매단위코드로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B4288B" w14:paraId="42FD84E7" w14:textId="77777777">
        <w:trPr>
          <w:cantSplit/>
          <w:jc w:val="center"/>
        </w:trPr>
        <w:tc>
          <w:tcPr>
            <w:tcW w:w="2100" w:type="dxa"/>
          </w:tcPr>
          <w:p w14:paraId="4E84E7D7" w14:textId="77777777" w:rsidR="00B4288B" w:rsidRDefault="0010783A">
            <w:pPr>
              <w:pStyle w:val="KS2"/>
            </w:pPr>
            <w:r>
              <w:t>매출수량</w:t>
            </w:r>
          </w:p>
        </w:tc>
        <w:tc>
          <w:tcPr>
            <w:tcW w:w="3000" w:type="dxa"/>
          </w:tcPr>
          <w:p w14:paraId="5BBF12F9" w14:textId="77777777" w:rsidR="00B4288B" w:rsidRDefault="0010783A">
            <w:pPr>
              <w:pStyle w:val="KS2"/>
            </w:pPr>
            <w:r>
              <w:t>SalesQuantity</w:t>
            </w:r>
          </w:p>
        </w:tc>
        <w:tc>
          <w:tcPr>
            <w:tcW w:w="1150" w:type="dxa"/>
          </w:tcPr>
          <w:p w14:paraId="4C47BB90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76F36CBC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39F57F0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매출수량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수량의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판매단위코드로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B4288B" w14:paraId="394ABB1E" w14:textId="77777777">
        <w:trPr>
          <w:cantSplit/>
          <w:jc w:val="center"/>
        </w:trPr>
        <w:tc>
          <w:tcPr>
            <w:tcW w:w="2100" w:type="dxa"/>
          </w:tcPr>
          <w:p w14:paraId="12E06F5B" w14:textId="77777777" w:rsidR="00B4288B" w:rsidRDefault="0010783A">
            <w:pPr>
              <w:pStyle w:val="KS2"/>
            </w:pPr>
            <w:r>
              <w:t>기준단위코드</w:t>
            </w:r>
          </w:p>
        </w:tc>
        <w:tc>
          <w:tcPr>
            <w:tcW w:w="3000" w:type="dxa"/>
          </w:tcPr>
          <w:p w14:paraId="471CBCF1" w14:textId="77777777" w:rsidR="00B4288B" w:rsidRDefault="0010783A">
            <w:pPr>
              <w:pStyle w:val="KS2"/>
            </w:pPr>
            <w:r>
              <w:t>ItemUOMCode</w:t>
            </w:r>
          </w:p>
        </w:tc>
        <w:tc>
          <w:tcPr>
            <w:tcW w:w="1150" w:type="dxa"/>
          </w:tcPr>
          <w:p w14:paraId="34893CF2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0FF3F020" w14:textId="5399D3B3" w:rsidR="00B4288B" w:rsidRDefault="0010783A">
            <w:pPr>
              <w:pStyle w:val="KS2"/>
              <w:jc w:val="center"/>
            </w:pPr>
            <w:del w:id="3512" w:author="임픽스 검토" w:date="2026-10-12T04:00:00Z">
              <w:r>
                <w:delText>비대상</w:delText>
              </w:r>
            </w:del>
            <w:ins w:id="3513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30ACD46E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기준단위코드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 xml:space="preserve">: EA, DZ, HD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  <w:p w14:paraId="1C4FB7CC" w14:textId="065930B4" w:rsidR="00C4658E" w:rsidRDefault="00C4658E">
            <w:pPr>
              <w:pStyle w:val="KS2"/>
              <w:rPr>
                <w:ins w:id="3514" w:author="임픽스 검토" w:date="2026-10-12T04:00:00Z"/>
                <w:lang w:eastAsia="ko-KR"/>
              </w:rPr>
            </w:pPr>
            <w:ins w:id="351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단위그룹</w:t>
              </w:r>
              <w:r>
                <w:rPr>
                  <w:lang w:eastAsia="ko-KR"/>
                </w:rPr>
                <w:t>(UOMGroup)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단위코드</w:t>
              </w:r>
            </w:ins>
          </w:p>
        </w:tc>
      </w:tr>
      <w:tr w:rsidR="00B4288B" w14:paraId="3C0DE80E" w14:textId="77777777">
        <w:trPr>
          <w:cantSplit/>
          <w:jc w:val="center"/>
        </w:trPr>
        <w:tc>
          <w:tcPr>
            <w:tcW w:w="2100" w:type="dxa"/>
          </w:tcPr>
          <w:p w14:paraId="02F9359C" w14:textId="77777777" w:rsidR="00B4288B" w:rsidRDefault="0010783A">
            <w:pPr>
              <w:pStyle w:val="KS2"/>
            </w:pPr>
            <w:r>
              <w:t>판매단위코드</w:t>
            </w:r>
          </w:p>
        </w:tc>
        <w:tc>
          <w:tcPr>
            <w:tcW w:w="3000" w:type="dxa"/>
          </w:tcPr>
          <w:p w14:paraId="2D8A4EA1" w14:textId="77777777" w:rsidR="00B4288B" w:rsidRDefault="0010783A">
            <w:pPr>
              <w:pStyle w:val="KS2"/>
            </w:pPr>
            <w:r>
              <w:t>SellingUOMCode</w:t>
            </w:r>
          </w:p>
        </w:tc>
        <w:tc>
          <w:tcPr>
            <w:tcW w:w="1150" w:type="dxa"/>
          </w:tcPr>
          <w:p w14:paraId="2DF74FBB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03BA903B" w14:textId="06AEAAD6" w:rsidR="00B4288B" w:rsidRDefault="0010783A">
            <w:pPr>
              <w:pStyle w:val="KS2"/>
              <w:jc w:val="center"/>
            </w:pPr>
            <w:del w:id="3516" w:author="임픽스 검토" w:date="2026-10-12T04:00:00Z">
              <w:r>
                <w:delText>비대상</w:delText>
              </w:r>
            </w:del>
            <w:ins w:id="3517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0D2F0ABE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판매단위코드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 xml:space="preserve">: EA, DZ, HD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  <w:p w14:paraId="273BCC00" w14:textId="60BBDA43" w:rsidR="00C4658E" w:rsidRDefault="00C4658E">
            <w:pPr>
              <w:pStyle w:val="KS2"/>
              <w:rPr>
                <w:ins w:id="3518" w:author="임픽스 검토" w:date="2026-10-12T04:00:00Z"/>
                <w:lang w:eastAsia="ko-KR"/>
              </w:rPr>
            </w:pPr>
            <w:ins w:id="351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단위그룹</w:t>
              </w:r>
              <w:r>
                <w:rPr>
                  <w:lang w:eastAsia="ko-KR"/>
                </w:rPr>
                <w:t>(UOMGroup)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단위코드</w:t>
              </w:r>
            </w:ins>
          </w:p>
        </w:tc>
      </w:tr>
      <w:tr w:rsidR="00B4288B" w14:paraId="7A03EE05" w14:textId="77777777">
        <w:trPr>
          <w:cantSplit/>
          <w:jc w:val="center"/>
        </w:trPr>
        <w:tc>
          <w:tcPr>
            <w:tcW w:w="2100" w:type="dxa"/>
          </w:tcPr>
          <w:p w14:paraId="7C8C2292" w14:textId="0E4A983A" w:rsidR="00B4288B" w:rsidRDefault="0010783A">
            <w:pPr>
              <w:pStyle w:val="KS2"/>
            </w:pPr>
            <w:del w:id="3520" w:author="임픽스 검토" w:date="2026-10-12T04:00:00Z">
              <w:r>
                <w:delText>기준수량</w:delText>
              </w:r>
            </w:del>
            <w:ins w:id="3521" w:author="임픽스 검토" w:date="2026-10-12T04:00:00Z">
              <w:r>
                <w:t>기준</w:t>
              </w:r>
              <w:r>
                <w:rPr>
                  <w:rFonts w:hint="eastAsia"/>
                  <w:lang w:eastAsia="ko-KR"/>
                </w:rPr>
                <w:t>단위</w:t>
              </w:r>
              <w:r>
                <w:t>수량</w:t>
              </w:r>
            </w:ins>
          </w:p>
        </w:tc>
        <w:tc>
          <w:tcPr>
            <w:tcW w:w="3000" w:type="dxa"/>
          </w:tcPr>
          <w:p w14:paraId="271731CD" w14:textId="77777777" w:rsidR="00B4288B" w:rsidRDefault="0010783A">
            <w:pPr>
              <w:pStyle w:val="KS2"/>
            </w:pPr>
            <w:r>
              <w:t>ItemUnitQuantity</w:t>
            </w:r>
          </w:p>
        </w:tc>
        <w:tc>
          <w:tcPr>
            <w:tcW w:w="1150" w:type="dxa"/>
          </w:tcPr>
          <w:p w14:paraId="3FDE5B91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506B9833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4ABAC427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기준수량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수량의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기준단위코드로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B4288B" w14:paraId="506D467C" w14:textId="77777777">
        <w:trPr>
          <w:cantSplit/>
          <w:jc w:val="center"/>
        </w:trPr>
        <w:tc>
          <w:tcPr>
            <w:tcW w:w="2100" w:type="dxa"/>
          </w:tcPr>
          <w:p w14:paraId="03CF3E91" w14:textId="77777777" w:rsidR="00B4288B" w:rsidRDefault="0010783A">
            <w:pPr>
              <w:pStyle w:val="KS2"/>
            </w:pPr>
            <w:r>
              <w:t>기준출고수량</w:t>
            </w:r>
          </w:p>
        </w:tc>
        <w:tc>
          <w:tcPr>
            <w:tcW w:w="3000" w:type="dxa"/>
          </w:tcPr>
          <w:p w14:paraId="409FE0D2" w14:textId="77777777" w:rsidR="00B4288B" w:rsidRDefault="0010783A">
            <w:pPr>
              <w:pStyle w:val="KS2"/>
            </w:pPr>
            <w:r>
              <w:t>ProductReleaseUnitQuantity</w:t>
            </w:r>
          </w:p>
        </w:tc>
        <w:tc>
          <w:tcPr>
            <w:tcW w:w="1150" w:type="dxa"/>
          </w:tcPr>
          <w:p w14:paraId="5080AF35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73CE52B3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4D47A40C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기준출고수량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수량의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기준단위코드로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B4288B" w14:paraId="7F91408E" w14:textId="77777777">
        <w:trPr>
          <w:cantSplit/>
          <w:jc w:val="center"/>
        </w:trPr>
        <w:tc>
          <w:tcPr>
            <w:tcW w:w="2100" w:type="dxa"/>
          </w:tcPr>
          <w:p w14:paraId="0B35F2FE" w14:textId="77777777" w:rsidR="00B4288B" w:rsidRDefault="0010783A">
            <w:pPr>
              <w:pStyle w:val="KS2"/>
            </w:pPr>
            <w:r>
              <w:t>기준매출수량</w:t>
            </w:r>
          </w:p>
        </w:tc>
        <w:tc>
          <w:tcPr>
            <w:tcW w:w="3000" w:type="dxa"/>
          </w:tcPr>
          <w:p w14:paraId="2FB7BBFD" w14:textId="77777777" w:rsidR="00B4288B" w:rsidRDefault="0010783A">
            <w:pPr>
              <w:pStyle w:val="KS2"/>
            </w:pPr>
            <w:r>
              <w:t>SalesUnitQuantity</w:t>
            </w:r>
          </w:p>
        </w:tc>
        <w:tc>
          <w:tcPr>
            <w:tcW w:w="1150" w:type="dxa"/>
          </w:tcPr>
          <w:p w14:paraId="36B397DA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22D54FDA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6C6526E0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기준매출수량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수량의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기준단위코드로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B4288B" w14:paraId="00013BB2" w14:textId="77777777">
        <w:trPr>
          <w:cantSplit/>
          <w:jc w:val="center"/>
        </w:trPr>
        <w:tc>
          <w:tcPr>
            <w:tcW w:w="2100" w:type="dxa"/>
          </w:tcPr>
          <w:p w14:paraId="0266780F" w14:textId="77777777" w:rsidR="00B4288B" w:rsidRDefault="0010783A">
            <w:pPr>
              <w:pStyle w:val="KS2"/>
            </w:pPr>
            <w:r>
              <w:t>창고식별자</w:t>
            </w:r>
          </w:p>
        </w:tc>
        <w:tc>
          <w:tcPr>
            <w:tcW w:w="3000" w:type="dxa"/>
          </w:tcPr>
          <w:p w14:paraId="30187D4A" w14:textId="77777777" w:rsidR="00B4288B" w:rsidRDefault="0010783A">
            <w:pPr>
              <w:pStyle w:val="KS2"/>
            </w:pPr>
            <w:r>
              <w:t>WarehouseID</w:t>
            </w:r>
          </w:p>
        </w:tc>
        <w:tc>
          <w:tcPr>
            <w:tcW w:w="1150" w:type="dxa"/>
          </w:tcPr>
          <w:p w14:paraId="368B4F4F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196E68DC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3BB98DA0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창고를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587AF476" w14:textId="77777777" w:rsidR="00B4288B" w:rsidRDefault="0010783A">
            <w:pPr>
              <w:pStyle w:val="KS2"/>
              <w:rPr>
                <w:ins w:id="3522" w:author="임픽스 검토" w:date="2026-10-12T04:00:00Z"/>
              </w:rPr>
            </w:pPr>
            <w:ins w:id="3523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창고</w:t>
              </w:r>
              <w:r>
                <w:t>(WarehouseLocation)</w:t>
              </w:r>
            </w:ins>
          </w:p>
        </w:tc>
      </w:tr>
      <w:tr w:rsidR="00B4288B" w14:paraId="20A88A54" w14:textId="77777777">
        <w:trPr>
          <w:cantSplit/>
          <w:jc w:val="center"/>
        </w:trPr>
        <w:tc>
          <w:tcPr>
            <w:tcW w:w="2100" w:type="dxa"/>
          </w:tcPr>
          <w:p w14:paraId="4A5BD38F" w14:textId="77777777" w:rsidR="00B4288B" w:rsidRDefault="0010783A">
            <w:pPr>
              <w:pStyle w:val="KS2"/>
            </w:pPr>
            <w:r>
              <w:t>요청납기일</w:t>
            </w:r>
          </w:p>
        </w:tc>
        <w:tc>
          <w:tcPr>
            <w:tcW w:w="3000" w:type="dxa"/>
          </w:tcPr>
          <w:p w14:paraId="3FD0021F" w14:textId="77777777" w:rsidR="00B4288B" w:rsidRDefault="0010783A">
            <w:pPr>
              <w:pStyle w:val="KS2"/>
            </w:pPr>
            <w:r>
              <w:t>RequestedDeliveryDate</w:t>
            </w:r>
          </w:p>
        </w:tc>
        <w:tc>
          <w:tcPr>
            <w:tcW w:w="1150" w:type="dxa"/>
          </w:tcPr>
          <w:p w14:paraId="29EE398D" w14:textId="77777777" w:rsidR="00B4288B" w:rsidRDefault="0010783A">
            <w:pPr>
              <w:pStyle w:val="KS2"/>
              <w:jc w:val="center"/>
            </w:pPr>
            <w:r>
              <w:t>date</w:t>
            </w:r>
          </w:p>
        </w:tc>
        <w:tc>
          <w:tcPr>
            <w:tcW w:w="1000" w:type="dxa"/>
          </w:tcPr>
          <w:p w14:paraId="3322AB58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4140FA2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요청납기일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  <w:tr w:rsidR="00B4288B" w14:paraId="18307A8A" w14:textId="77777777">
        <w:trPr>
          <w:cantSplit/>
          <w:jc w:val="center"/>
        </w:trPr>
        <w:tc>
          <w:tcPr>
            <w:tcW w:w="2100" w:type="dxa"/>
          </w:tcPr>
          <w:p w14:paraId="7CCF6F23" w14:textId="77777777" w:rsidR="00B4288B" w:rsidRDefault="0010783A">
            <w:pPr>
              <w:pStyle w:val="KS2"/>
            </w:pPr>
            <w:r>
              <w:t>수주문서번호</w:t>
            </w:r>
          </w:p>
        </w:tc>
        <w:tc>
          <w:tcPr>
            <w:tcW w:w="3000" w:type="dxa"/>
          </w:tcPr>
          <w:p w14:paraId="3CE77B84" w14:textId="77777777" w:rsidR="00B4288B" w:rsidRDefault="0010783A">
            <w:pPr>
              <w:pStyle w:val="KS2"/>
            </w:pPr>
            <w:r>
              <w:t>SalesDocumentNumber</w:t>
            </w:r>
          </w:p>
        </w:tc>
        <w:tc>
          <w:tcPr>
            <w:tcW w:w="1150" w:type="dxa"/>
          </w:tcPr>
          <w:p w14:paraId="709F7170" w14:textId="77777777" w:rsidR="003168E1" w:rsidRDefault="00000000">
            <w:pPr>
              <w:pStyle w:val="KS2"/>
              <w:jc w:val="center"/>
              <w:rPr>
                <w:del w:id="3524" w:author="임픽스 검토" w:date="2026-10-12T04:00:00Z"/>
              </w:rPr>
            </w:pPr>
            <w:del w:id="3525" w:author="임픽스 검토" w:date="2026-10-12T04:00:00Z">
              <w:r>
                <w:delText>string</w:delText>
              </w:r>
            </w:del>
          </w:p>
          <w:p w14:paraId="177A3CB7" w14:textId="5A89BBE5" w:rsidR="00B4288B" w:rsidRDefault="0010783A">
            <w:pPr>
              <w:pStyle w:val="KS2"/>
              <w:jc w:val="center"/>
              <w:rPr>
                <w:ins w:id="3526" w:author="임픽스 검토" w:date="2026-10-12T04:00:00Z"/>
              </w:rPr>
            </w:pPr>
            <w:ins w:id="3527" w:author="임픽스 검토" w:date="2026-10-12T04:00:00Z">
              <w:r>
                <w:t>IDREF</w:t>
              </w:r>
            </w:ins>
          </w:p>
        </w:tc>
        <w:tc>
          <w:tcPr>
            <w:tcW w:w="1000" w:type="dxa"/>
          </w:tcPr>
          <w:p w14:paraId="4777F014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5F420090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수주문서번호</w:t>
            </w:r>
          </w:p>
          <w:p w14:paraId="021C7E52" w14:textId="77777777" w:rsidR="00C4658E" w:rsidRDefault="0010783A">
            <w:pPr>
              <w:pStyle w:val="KS2"/>
              <w:rPr>
                <w:ins w:id="3528" w:author="임픽스 검토" w:date="2026-10-12T04:00:00Z"/>
                <w:lang w:eastAsia="ko-KR"/>
              </w:rPr>
            </w:pPr>
            <w:ins w:id="352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수주오더</w:t>
              </w:r>
              <w:r>
                <w:rPr>
                  <w:lang w:eastAsia="ko-KR"/>
                </w:rPr>
                <w:t>(SalesOrder)</w:t>
              </w:r>
            </w:ins>
          </w:p>
          <w:p w14:paraId="021C713A" w14:textId="6B0B2F25" w:rsidR="00B4288B" w:rsidRDefault="0010783A">
            <w:pPr>
              <w:pStyle w:val="KS2"/>
              <w:rPr>
                <w:ins w:id="3530" w:author="임픽스 검토" w:date="2026-10-12T04:00:00Z"/>
                <w:lang w:eastAsia="ko-KR"/>
              </w:rPr>
            </w:pPr>
            <w:ins w:id="353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수주문서순번</w:t>
              </w:r>
              <w:r>
                <w:rPr>
                  <w:lang w:eastAsia="ko-KR"/>
                </w:rPr>
                <w:t>(SalesDocumentSequence)</w:t>
              </w:r>
              <w:r>
                <w:rPr>
                  <w:lang w:eastAsia="ko-KR"/>
                </w:rPr>
                <w:t>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함께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사용한다</w:t>
              </w:r>
            </w:ins>
          </w:p>
        </w:tc>
      </w:tr>
      <w:tr w:rsidR="00B4288B" w14:paraId="7CEEFCF0" w14:textId="77777777">
        <w:trPr>
          <w:cantSplit/>
          <w:jc w:val="center"/>
        </w:trPr>
        <w:tc>
          <w:tcPr>
            <w:tcW w:w="2100" w:type="dxa"/>
          </w:tcPr>
          <w:p w14:paraId="16D9CA04" w14:textId="77777777" w:rsidR="00B4288B" w:rsidRDefault="0010783A">
            <w:pPr>
              <w:pStyle w:val="KS2"/>
            </w:pPr>
            <w:r>
              <w:t>수주문서순번</w:t>
            </w:r>
          </w:p>
        </w:tc>
        <w:tc>
          <w:tcPr>
            <w:tcW w:w="3000" w:type="dxa"/>
          </w:tcPr>
          <w:p w14:paraId="3C27C9AE" w14:textId="77777777" w:rsidR="00B4288B" w:rsidRDefault="0010783A">
            <w:pPr>
              <w:pStyle w:val="KS2"/>
            </w:pPr>
            <w:r>
              <w:t>SalesDocumentSequence</w:t>
            </w:r>
          </w:p>
        </w:tc>
        <w:tc>
          <w:tcPr>
            <w:tcW w:w="1150" w:type="dxa"/>
          </w:tcPr>
          <w:p w14:paraId="5D70E3F6" w14:textId="77777777" w:rsidR="00B4288B" w:rsidRDefault="0010783A">
            <w:pPr>
              <w:pStyle w:val="KS2"/>
              <w:jc w:val="center"/>
            </w:pPr>
            <w:r>
              <w:t>int</w:t>
            </w:r>
          </w:p>
        </w:tc>
        <w:tc>
          <w:tcPr>
            <w:tcW w:w="1000" w:type="dxa"/>
          </w:tcPr>
          <w:p w14:paraId="4EE646B5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73336EA2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수주문서순번</w:t>
            </w:r>
          </w:p>
          <w:p w14:paraId="172837BD" w14:textId="77777777" w:rsidR="00B4288B" w:rsidRDefault="0010783A">
            <w:pPr>
              <w:pStyle w:val="KS2"/>
              <w:rPr>
                <w:ins w:id="3532" w:author="임픽스 검토" w:date="2026-10-12T04:00:00Z"/>
                <w:lang w:eastAsia="ko-KR"/>
              </w:rPr>
            </w:pPr>
            <w:ins w:id="3533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수주문서번호</w:t>
              </w:r>
              <w:r>
                <w:rPr>
                  <w:lang w:eastAsia="ko-KR"/>
                </w:rPr>
                <w:t>(SalesDocumentNumber)</w:t>
              </w:r>
              <w:r>
                <w:rPr>
                  <w:lang w:eastAsia="ko-KR"/>
                </w:rPr>
                <w:t>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함께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수주오더</w:t>
              </w:r>
              <w:r>
                <w:rPr>
                  <w:lang w:eastAsia="ko-KR"/>
                </w:rPr>
                <w:t>(SalesOrder)</w:t>
              </w:r>
              <w:r>
                <w:rPr>
                  <w:lang w:eastAsia="ko-KR"/>
                </w:rPr>
                <w:t>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참조한다</w:t>
              </w:r>
            </w:ins>
          </w:p>
        </w:tc>
      </w:tr>
      <w:tr w:rsidR="003168E1" w14:paraId="3EE377E9" w14:textId="77777777">
        <w:trPr>
          <w:cantSplit/>
          <w:jc w:val="center"/>
          <w:del w:id="3534" w:author="임픽스 검토" w:date="2026-10-12T04:00:00Z"/>
        </w:trPr>
        <w:tc>
          <w:tcPr>
            <w:tcW w:w="2100" w:type="dxa"/>
          </w:tcPr>
          <w:p w14:paraId="2FCFD36B" w14:textId="77777777" w:rsidR="003168E1" w:rsidRDefault="00000000">
            <w:pPr>
              <w:pStyle w:val="KS2"/>
            </w:pPr>
            <w:del w:id="3535" w:author="임픽스 검토" w:date="2026-10-12T04:00:00Z">
              <w:r>
                <w:delText>고객사식별자</w:delText>
              </w:r>
            </w:del>
          </w:p>
        </w:tc>
        <w:tc>
          <w:tcPr>
            <w:tcW w:w="3000" w:type="dxa"/>
          </w:tcPr>
          <w:p w14:paraId="52EE81EB" w14:textId="77777777" w:rsidR="003168E1" w:rsidRDefault="00000000">
            <w:pPr>
              <w:pStyle w:val="KS2"/>
            </w:pPr>
            <w:del w:id="3536" w:author="임픽스 검토" w:date="2026-10-12T04:00:00Z">
              <w:r>
                <w:delText>CustomerID</w:delText>
              </w:r>
            </w:del>
          </w:p>
        </w:tc>
        <w:tc>
          <w:tcPr>
            <w:tcW w:w="1150" w:type="dxa"/>
          </w:tcPr>
          <w:p w14:paraId="22FAEA3E" w14:textId="77777777" w:rsidR="003168E1" w:rsidRDefault="00000000">
            <w:pPr>
              <w:pStyle w:val="KS2"/>
              <w:jc w:val="center"/>
            </w:pPr>
            <w:del w:id="3537" w:author="임픽스 검토" w:date="2026-10-12T04:00:00Z">
              <w:r>
                <w:delText>IDREF</w:delText>
              </w:r>
            </w:del>
          </w:p>
        </w:tc>
        <w:tc>
          <w:tcPr>
            <w:tcW w:w="1000" w:type="dxa"/>
          </w:tcPr>
          <w:p w14:paraId="0EF90626" w14:textId="77777777" w:rsidR="003168E1" w:rsidRDefault="00000000">
            <w:pPr>
              <w:pStyle w:val="KS2"/>
              <w:jc w:val="center"/>
            </w:pPr>
            <w:del w:id="3538" w:author="임픽스 검토" w:date="2026-10-12T04:00:00Z">
              <w:r>
                <w:delText>대상</w:delText>
              </w:r>
            </w:del>
          </w:p>
        </w:tc>
        <w:tc>
          <w:tcPr>
            <w:tcW w:w="6970" w:type="dxa"/>
          </w:tcPr>
          <w:p w14:paraId="026D8712" w14:textId="77777777" w:rsidR="003168E1" w:rsidRDefault="00000000">
            <w:pPr>
              <w:pStyle w:val="KS2"/>
              <w:rPr>
                <w:lang w:eastAsia="ko-KR"/>
              </w:rPr>
            </w:pPr>
            <w:del w:id="3539" w:author="임픽스 검토" w:date="2026-10-12T04:00:00Z">
              <w:r>
                <w:rPr>
                  <w:lang w:eastAsia="ko-KR"/>
                </w:rPr>
                <w:delText xml:space="preserve">— </w:delText>
              </w:r>
              <w:r>
                <w:rPr>
                  <w:lang w:eastAsia="ko-KR"/>
                </w:rPr>
                <w:delText>품목을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구매해가는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거래처를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식별하기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위한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고유값</w:delText>
              </w:r>
            </w:del>
          </w:p>
        </w:tc>
      </w:tr>
      <w:tr w:rsidR="00B4288B" w14:paraId="7AAB480F" w14:textId="77777777">
        <w:trPr>
          <w:cantSplit/>
          <w:jc w:val="center"/>
        </w:trPr>
        <w:tc>
          <w:tcPr>
            <w:tcW w:w="2100" w:type="dxa"/>
          </w:tcPr>
          <w:p w14:paraId="35B881F9" w14:textId="77777777" w:rsidR="00B4288B" w:rsidRDefault="0010783A">
            <w:pPr>
              <w:pStyle w:val="KS2"/>
            </w:pPr>
            <w:r>
              <w:t>출고일</w:t>
            </w:r>
          </w:p>
        </w:tc>
        <w:tc>
          <w:tcPr>
            <w:tcW w:w="3000" w:type="dxa"/>
          </w:tcPr>
          <w:p w14:paraId="025F0A26" w14:textId="77777777" w:rsidR="00B4288B" w:rsidRDefault="0010783A">
            <w:pPr>
              <w:pStyle w:val="KS2"/>
            </w:pPr>
            <w:r>
              <w:t>ProductReleaseDate</w:t>
            </w:r>
          </w:p>
        </w:tc>
        <w:tc>
          <w:tcPr>
            <w:tcW w:w="1150" w:type="dxa"/>
          </w:tcPr>
          <w:p w14:paraId="1314FB5F" w14:textId="77777777" w:rsidR="00B4288B" w:rsidRDefault="0010783A">
            <w:pPr>
              <w:pStyle w:val="KS2"/>
              <w:jc w:val="center"/>
            </w:pPr>
            <w:r>
              <w:t>date</w:t>
            </w:r>
          </w:p>
        </w:tc>
        <w:tc>
          <w:tcPr>
            <w:tcW w:w="1000" w:type="dxa"/>
          </w:tcPr>
          <w:p w14:paraId="26FC1B65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30B3BECB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출고일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  <w:tr w:rsidR="00B4288B" w14:paraId="0EB6DA02" w14:textId="77777777">
        <w:trPr>
          <w:cantSplit/>
          <w:jc w:val="center"/>
        </w:trPr>
        <w:tc>
          <w:tcPr>
            <w:tcW w:w="2100" w:type="dxa"/>
          </w:tcPr>
          <w:p w14:paraId="17F8713F" w14:textId="77777777" w:rsidR="00B4288B" w:rsidRDefault="0010783A">
            <w:pPr>
              <w:pStyle w:val="KS2"/>
            </w:pPr>
            <w:r>
              <w:t>납품일</w:t>
            </w:r>
          </w:p>
        </w:tc>
        <w:tc>
          <w:tcPr>
            <w:tcW w:w="3000" w:type="dxa"/>
          </w:tcPr>
          <w:p w14:paraId="311D32DD" w14:textId="77777777" w:rsidR="00B4288B" w:rsidRDefault="0010783A">
            <w:pPr>
              <w:pStyle w:val="KS2"/>
            </w:pPr>
            <w:r>
              <w:t>DeliveryDate</w:t>
            </w:r>
          </w:p>
        </w:tc>
        <w:tc>
          <w:tcPr>
            <w:tcW w:w="1150" w:type="dxa"/>
          </w:tcPr>
          <w:p w14:paraId="48350BDF" w14:textId="77777777" w:rsidR="00B4288B" w:rsidRDefault="0010783A">
            <w:pPr>
              <w:pStyle w:val="KS2"/>
              <w:jc w:val="center"/>
            </w:pPr>
            <w:r>
              <w:t>date</w:t>
            </w:r>
          </w:p>
        </w:tc>
        <w:tc>
          <w:tcPr>
            <w:tcW w:w="1000" w:type="dxa"/>
          </w:tcPr>
          <w:p w14:paraId="36153DB5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67ED1E78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납품일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</w:tbl>
    <w:p w14:paraId="17D62E3C" w14:textId="77777777" w:rsidR="00B4288B" w:rsidRDefault="00B4288B">
      <w:pPr>
        <w:spacing w:after="0" w:line="144" w:lineRule="auto"/>
        <w:rPr>
          <w:lang w:eastAsia="ko-KR"/>
        </w:rPr>
      </w:pPr>
    </w:p>
    <w:p w14:paraId="0EB86D6C" w14:textId="77777777" w:rsidR="00B4288B" w:rsidRDefault="0010783A">
      <w:pPr>
        <w:pStyle w:val="46"/>
        <w:rPr>
          <w:lang w:eastAsia="ko-KR"/>
        </w:rPr>
      </w:pPr>
      <w:r>
        <w:rPr>
          <w:lang w:eastAsia="ko-KR"/>
        </w:rPr>
        <w:t xml:space="preserve">7.4.8.3  </w:t>
      </w:r>
      <w:r>
        <w:rPr>
          <w:lang w:eastAsia="ko-KR"/>
        </w:rPr>
        <w:t>제품출고</w:t>
      </w:r>
      <w:r>
        <w:rPr>
          <w:lang w:eastAsia="ko-KR"/>
        </w:rPr>
        <w:t>(ProductRelease)</w:t>
      </w:r>
    </w:p>
    <w:p w14:paraId="544A6F7F" w14:textId="15701408" w:rsidR="00B4288B" w:rsidRDefault="0010783A">
      <w:pPr>
        <w:rPr>
          <w:lang w:eastAsia="ko-KR"/>
        </w:rPr>
      </w:pPr>
      <w:r>
        <w:rPr>
          <w:lang w:eastAsia="ko-KR"/>
        </w:rPr>
        <w:t>수주된</w:t>
      </w:r>
      <w:r>
        <w:rPr>
          <w:lang w:eastAsia="ko-KR"/>
        </w:rPr>
        <w:t xml:space="preserve"> </w:t>
      </w:r>
      <w:r>
        <w:rPr>
          <w:lang w:eastAsia="ko-KR"/>
        </w:rPr>
        <w:t>품목을</w:t>
      </w:r>
      <w:r>
        <w:rPr>
          <w:lang w:eastAsia="ko-KR"/>
        </w:rPr>
        <w:t xml:space="preserve"> </w:t>
      </w:r>
      <w:r>
        <w:rPr>
          <w:lang w:eastAsia="ko-KR"/>
        </w:rPr>
        <w:t>고객에게</w:t>
      </w:r>
      <w:r>
        <w:rPr>
          <w:lang w:eastAsia="ko-KR"/>
        </w:rPr>
        <w:t xml:space="preserve"> </w:t>
      </w:r>
      <w:r>
        <w:rPr>
          <w:lang w:eastAsia="ko-KR"/>
        </w:rPr>
        <w:t>보내는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제품출고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3540" w:author="임픽스 검토" w:date="2026-10-12T04:00:00Z">
        <w:r>
          <w:rPr>
            <w:lang w:eastAsia="ko-KR"/>
          </w:rPr>
          <w:delText>71</w:delText>
        </w:r>
        <w:r>
          <w:rPr>
            <w:lang w:eastAsia="ko-KR"/>
          </w:rPr>
          <w:delText>과</w:delText>
        </w:r>
      </w:del>
      <w:ins w:id="3541" w:author="임픽스 검토" w:date="2026-10-12T04:00:00Z">
        <w:r>
          <w:rPr>
            <w:lang w:eastAsia="ko-KR"/>
          </w:rPr>
          <w:t>74</w:t>
        </w:r>
        <w:r>
          <w:rPr>
            <w:lang w:eastAsia="ko-KR"/>
          </w:rPr>
          <w:t>와</w:t>
        </w:r>
      </w:ins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같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46A43BDE" w14:textId="5C6D6119" w:rsidR="00B4288B" w:rsidRDefault="0010783A">
      <w:pPr>
        <w:pStyle w:val="KS"/>
        <w:rPr>
          <w:lang w:eastAsia="ko-KR"/>
        </w:rPr>
      </w:pPr>
      <w:commentRangeStart w:id="3542"/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3543" w:author="임픽스 검토" w:date="2026-10-12T04:00:00Z">
        <w:r>
          <w:rPr>
            <w:lang w:eastAsia="ko-KR"/>
          </w:rPr>
          <w:delText>71</w:delText>
        </w:r>
      </w:del>
      <w:ins w:id="3544" w:author="임픽스 검토" w:date="2026-10-12T04:00:00Z">
        <w:r>
          <w:rPr>
            <w:lang w:eastAsia="ko-KR"/>
          </w:rPr>
          <w:t>74</w:t>
        </w:r>
      </w:ins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— </w:t>
      </w:r>
      <w:r>
        <w:rPr>
          <w:lang w:eastAsia="ko-KR"/>
        </w:rPr>
        <w:t>제품출고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  <w:commentRangeEnd w:id="3542"/>
      <w:r>
        <w:rPr>
          <w:rStyle w:val="aff5"/>
          <w:sz w:val="20"/>
          <w:szCs w:val="22"/>
          <w:lang w:eastAsia="ko-KR"/>
        </w:rPr>
        <w:commentReference w:id="3542"/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763E62DE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2599A099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11B2C51B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12406724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4BC18ABF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5AF4A3D7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6AF27D51" w14:textId="77777777">
        <w:trPr>
          <w:cantSplit/>
          <w:jc w:val="center"/>
        </w:trPr>
        <w:tc>
          <w:tcPr>
            <w:tcW w:w="2100" w:type="dxa"/>
          </w:tcPr>
          <w:p w14:paraId="5263D0D7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5A4F9B0D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3AFC1E7C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752A4FF0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7349A2AB" w14:textId="77777777" w:rsidR="00B4288B" w:rsidRDefault="00B4288B">
            <w:pPr>
              <w:pStyle w:val="KS2"/>
            </w:pPr>
          </w:p>
        </w:tc>
      </w:tr>
      <w:tr w:rsidR="00B4288B" w14:paraId="4DDB44E6" w14:textId="77777777">
        <w:trPr>
          <w:cantSplit/>
          <w:jc w:val="center"/>
        </w:trPr>
        <w:tc>
          <w:tcPr>
            <w:tcW w:w="2100" w:type="dxa"/>
          </w:tcPr>
          <w:p w14:paraId="73BE8EB9" w14:textId="77777777" w:rsidR="00B4288B" w:rsidRDefault="0010783A">
            <w:pPr>
              <w:pStyle w:val="KS2"/>
            </w:pPr>
            <w:r>
              <w:t>출고식별자</w:t>
            </w:r>
          </w:p>
        </w:tc>
        <w:tc>
          <w:tcPr>
            <w:tcW w:w="3000" w:type="dxa"/>
          </w:tcPr>
          <w:p w14:paraId="70764A9C" w14:textId="77777777" w:rsidR="00B4288B" w:rsidRDefault="0010783A">
            <w:pPr>
              <w:pStyle w:val="KS2"/>
            </w:pPr>
            <w:r>
              <w:t>ProductReleaseID</w:t>
            </w:r>
          </w:p>
        </w:tc>
        <w:tc>
          <w:tcPr>
            <w:tcW w:w="1150" w:type="dxa"/>
          </w:tcPr>
          <w:p w14:paraId="0519492C" w14:textId="77777777" w:rsidR="00B4288B" w:rsidRDefault="0010783A">
            <w:pPr>
              <w:pStyle w:val="KS2"/>
              <w:jc w:val="center"/>
            </w:pPr>
            <w:r>
              <w:t>ID</w:t>
            </w:r>
          </w:p>
        </w:tc>
        <w:tc>
          <w:tcPr>
            <w:tcW w:w="1000" w:type="dxa"/>
          </w:tcPr>
          <w:p w14:paraId="3618D242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1470D6F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출고를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597C5F56" w14:textId="77777777" w:rsidR="00B4288B" w:rsidRDefault="0010783A">
            <w:pPr>
              <w:pStyle w:val="KS2"/>
              <w:rPr>
                <w:ins w:id="3545" w:author="임픽스 검토" w:date="2026-10-12T04:00:00Z"/>
                <w:lang w:eastAsia="ko-KR"/>
              </w:rPr>
            </w:pPr>
            <w:ins w:id="354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제품출고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문서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부여하며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제품출고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문서에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속한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모든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품목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행에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같은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값을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사용함</w:t>
              </w:r>
            </w:ins>
          </w:p>
        </w:tc>
      </w:tr>
      <w:tr w:rsidR="00B4288B" w14:paraId="37AB3CB1" w14:textId="77777777">
        <w:trPr>
          <w:cantSplit/>
          <w:jc w:val="center"/>
        </w:trPr>
        <w:tc>
          <w:tcPr>
            <w:tcW w:w="2100" w:type="dxa"/>
          </w:tcPr>
          <w:p w14:paraId="6FEF02D8" w14:textId="77777777" w:rsidR="00B4288B" w:rsidRDefault="0010783A">
            <w:pPr>
              <w:pStyle w:val="KS2"/>
            </w:pPr>
            <w:r>
              <w:t>출고순번</w:t>
            </w:r>
          </w:p>
        </w:tc>
        <w:tc>
          <w:tcPr>
            <w:tcW w:w="3000" w:type="dxa"/>
          </w:tcPr>
          <w:p w14:paraId="3F4D09C3" w14:textId="77777777" w:rsidR="00B4288B" w:rsidRDefault="0010783A">
            <w:pPr>
              <w:pStyle w:val="KS2"/>
            </w:pPr>
            <w:r>
              <w:t>ProductReleaseSequence</w:t>
            </w:r>
          </w:p>
        </w:tc>
        <w:tc>
          <w:tcPr>
            <w:tcW w:w="1150" w:type="dxa"/>
          </w:tcPr>
          <w:p w14:paraId="097C49E5" w14:textId="77777777" w:rsidR="00B4288B" w:rsidRDefault="0010783A">
            <w:pPr>
              <w:pStyle w:val="KS2"/>
              <w:jc w:val="center"/>
            </w:pPr>
            <w:r>
              <w:t>int</w:t>
            </w:r>
          </w:p>
        </w:tc>
        <w:tc>
          <w:tcPr>
            <w:tcW w:w="1000" w:type="dxa"/>
          </w:tcPr>
          <w:p w14:paraId="002B97AF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2366BE9C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출고순번</w:t>
            </w:r>
          </w:p>
          <w:p w14:paraId="136247CD" w14:textId="77777777" w:rsidR="00B4288B" w:rsidRDefault="0010783A">
            <w:pPr>
              <w:pStyle w:val="KS2"/>
              <w:rPr>
                <w:ins w:id="3547" w:author="임픽스 검토" w:date="2026-10-12T04:00:00Z"/>
                <w:lang w:eastAsia="ko-KR"/>
              </w:rPr>
            </w:pPr>
            <w:ins w:id="354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제품출고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행은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출고식별자와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출고순번의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조합으로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구분함</w:t>
              </w:r>
            </w:ins>
          </w:p>
        </w:tc>
      </w:tr>
      <w:tr w:rsidR="00B4288B" w14:paraId="5BD58FBA" w14:textId="77777777">
        <w:trPr>
          <w:cantSplit/>
          <w:jc w:val="center"/>
        </w:trPr>
        <w:tc>
          <w:tcPr>
            <w:tcW w:w="2100" w:type="dxa"/>
          </w:tcPr>
          <w:p w14:paraId="3F44283E" w14:textId="77777777" w:rsidR="00B4288B" w:rsidRDefault="0010783A">
            <w:pPr>
              <w:pStyle w:val="KS2"/>
            </w:pPr>
            <w:r>
              <w:t>출하요청식별자</w:t>
            </w:r>
          </w:p>
        </w:tc>
        <w:tc>
          <w:tcPr>
            <w:tcW w:w="3000" w:type="dxa"/>
          </w:tcPr>
          <w:p w14:paraId="34C8B97A" w14:textId="77777777" w:rsidR="00B4288B" w:rsidRDefault="0010783A">
            <w:pPr>
              <w:pStyle w:val="KS2"/>
            </w:pPr>
            <w:r>
              <w:t>ProductReleaseRequestID</w:t>
            </w:r>
          </w:p>
        </w:tc>
        <w:tc>
          <w:tcPr>
            <w:tcW w:w="1150" w:type="dxa"/>
          </w:tcPr>
          <w:p w14:paraId="138046D4" w14:textId="1CB8B58E" w:rsidR="00B4288B" w:rsidRDefault="0010783A">
            <w:pPr>
              <w:pStyle w:val="KS2"/>
              <w:jc w:val="center"/>
            </w:pPr>
            <w:del w:id="3549" w:author="임픽스 검토" w:date="2026-10-12T04:00:00Z">
              <w:r>
                <w:delText>ID</w:delText>
              </w:r>
            </w:del>
            <w:ins w:id="3550" w:author="임픽스 검토" w:date="2026-10-12T04:00:00Z">
              <w:r>
                <w:t>IDREF</w:t>
              </w:r>
            </w:ins>
          </w:p>
        </w:tc>
        <w:tc>
          <w:tcPr>
            <w:tcW w:w="1000" w:type="dxa"/>
          </w:tcPr>
          <w:p w14:paraId="3B29EDC3" w14:textId="4805F302" w:rsidR="00B4288B" w:rsidRDefault="0010783A">
            <w:pPr>
              <w:pStyle w:val="KS2"/>
              <w:jc w:val="center"/>
            </w:pPr>
            <w:del w:id="3551" w:author="임픽스 검토" w:date="2026-10-12T04:00:00Z">
              <w:r>
                <w:delText>비대상</w:delText>
              </w:r>
            </w:del>
            <w:ins w:id="3552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529314E6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출하요청을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3C6949FB" w14:textId="77777777" w:rsidR="00B4288B" w:rsidRDefault="0010783A">
            <w:pPr>
              <w:pStyle w:val="KS2"/>
              <w:rPr>
                <w:ins w:id="3553" w:author="임픽스 검토" w:date="2026-10-12T04:00:00Z"/>
                <w:lang w:eastAsia="ko-KR"/>
              </w:rPr>
            </w:pPr>
            <w:ins w:id="355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출하요청식별자가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가리키는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출하의뢰헤더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출하의뢰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문서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전체</w:t>
              </w:r>
              <w:r>
                <w:rPr>
                  <w:lang w:eastAsia="ko-KR"/>
                </w:rPr>
                <w:t>)</w:t>
              </w:r>
              <w:r>
                <w:rPr>
                  <w:lang w:eastAsia="ko-KR"/>
                </w:rPr>
                <w:t>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참조하며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출하의뢰라인과는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품목식별자</w:t>
              </w:r>
              <w:r>
                <w:rPr>
                  <w:lang w:eastAsia="ko-KR"/>
                </w:rPr>
                <w:t>·</w:t>
              </w:r>
              <w:r>
                <w:rPr>
                  <w:lang w:eastAsia="ko-KR"/>
                </w:rPr>
                <w:t>수주문서순번으로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대응함</w:t>
              </w:r>
            </w:ins>
          </w:p>
          <w:p w14:paraId="6F95AB32" w14:textId="77777777" w:rsidR="00B4288B" w:rsidRDefault="0010783A">
            <w:pPr>
              <w:pStyle w:val="KS2"/>
              <w:rPr>
                <w:ins w:id="3555" w:author="임픽스 검토" w:date="2026-10-12T04:00:00Z"/>
              </w:rPr>
            </w:pPr>
            <w:ins w:id="3556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출하의뢰</w:t>
              </w:r>
              <w:r>
                <w:t>(ProductReleaseRequest)</w:t>
              </w:r>
            </w:ins>
          </w:p>
        </w:tc>
      </w:tr>
      <w:tr w:rsidR="00B4288B" w14:paraId="2C423879" w14:textId="77777777">
        <w:trPr>
          <w:cantSplit/>
          <w:jc w:val="center"/>
        </w:trPr>
        <w:tc>
          <w:tcPr>
            <w:tcW w:w="2100" w:type="dxa"/>
          </w:tcPr>
          <w:p w14:paraId="2AF7C86F" w14:textId="77777777" w:rsidR="00B4288B" w:rsidRDefault="0010783A">
            <w:pPr>
              <w:pStyle w:val="KS2"/>
            </w:pPr>
            <w:r>
              <w:t>수주문서번호</w:t>
            </w:r>
          </w:p>
        </w:tc>
        <w:tc>
          <w:tcPr>
            <w:tcW w:w="3000" w:type="dxa"/>
          </w:tcPr>
          <w:p w14:paraId="7ED11972" w14:textId="77777777" w:rsidR="00B4288B" w:rsidRDefault="0010783A">
            <w:pPr>
              <w:pStyle w:val="KS2"/>
            </w:pPr>
            <w:r>
              <w:t>SalesDocumentNumber</w:t>
            </w:r>
          </w:p>
        </w:tc>
        <w:tc>
          <w:tcPr>
            <w:tcW w:w="1150" w:type="dxa"/>
          </w:tcPr>
          <w:p w14:paraId="282261F6" w14:textId="77777777" w:rsidR="003168E1" w:rsidRDefault="00000000">
            <w:pPr>
              <w:pStyle w:val="KS2"/>
              <w:jc w:val="center"/>
              <w:rPr>
                <w:del w:id="3557" w:author="임픽스 검토" w:date="2026-10-12T04:00:00Z"/>
              </w:rPr>
            </w:pPr>
            <w:del w:id="3558" w:author="임픽스 검토" w:date="2026-10-12T04:00:00Z">
              <w:r>
                <w:delText>string</w:delText>
              </w:r>
            </w:del>
          </w:p>
          <w:p w14:paraId="36CA236D" w14:textId="1B69CDB7" w:rsidR="00B4288B" w:rsidRDefault="0010783A">
            <w:pPr>
              <w:pStyle w:val="KS2"/>
              <w:jc w:val="center"/>
              <w:rPr>
                <w:ins w:id="3559" w:author="임픽스 검토" w:date="2026-10-12T04:00:00Z"/>
              </w:rPr>
            </w:pPr>
            <w:ins w:id="3560" w:author="임픽스 검토" w:date="2026-10-12T04:00:00Z">
              <w:r>
                <w:t>IDREF</w:t>
              </w:r>
            </w:ins>
          </w:p>
        </w:tc>
        <w:tc>
          <w:tcPr>
            <w:tcW w:w="1000" w:type="dxa"/>
          </w:tcPr>
          <w:p w14:paraId="03BDCD91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2383D34C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수주문서번호</w:t>
            </w:r>
          </w:p>
          <w:p w14:paraId="1A2C28E6" w14:textId="77777777" w:rsidR="00C065BE" w:rsidRDefault="00000000">
            <w:pPr>
              <w:pStyle w:val="KS2"/>
              <w:rPr>
                <w:ins w:id="3561" w:author="임픽스 검토" w:date="2026-10-12T04:00:00Z"/>
                <w:lang w:eastAsia="ko-KR"/>
              </w:rPr>
            </w:pPr>
            <w:ins w:id="356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수주문서순번</w:t>
              </w:r>
              <w:r>
                <w:rPr>
                  <w:lang w:eastAsia="ko-KR"/>
                </w:rPr>
                <w:t>(SalesDocumentSequence)</w:t>
              </w:r>
              <w:r>
                <w:rPr>
                  <w:lang w:eastAsia="ko-KR"/>
                </w:rPr>
                <w:t>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함께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사용한다</w:t>
              </w:r>
            </w:ins>
          </w:p>
          <w:p w14:paraId="3201486E" w14:textId="77777777" w:rsidR="00EB49A8" w:rsidRDefault="0010783A">
            <w:pPr>
              <w:pStyle w:val="KS2"/>
              <w:rPr>
                <w:ins w:id="3563" w:author="임픽스 검토" w:date="2026-10-12T04:00:00Z"/>
                <w:lang w:eastAsia="ko-KR"/>
              </w:rPr>
            </w:pPr>
            <w:ins w:id="356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수주오더</w:t>
              </w:r>
              <w:r>
                <w:rPr>
                  <w:lang w:eastAsia="ko-KR"/>
                </w:rPr>
                <w:t xml:space="preserve">(SalesOrder) </w:t>
              </w:r>
            </w:ins>
          </w:p>
          <w:p w14:paraId="134DD71D" w14:textId="62AA1555" w:rsidR="00B4288B" w:rsidRDefault="0010783A">
            <w:pPr>
              <w:pStyle w:val="KS2"/>
              <w:rPr>
                <w:ins w:id="3565" w:author="임픽스 검토" w:date="2026-10-12T04:00:00Z"/>
                <w:lang w:eastAsia="ko-KR"/>
              </w:rPr>
            </w:pPr>
            <w:ins w:id="356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수주문서순번</w:t>
              </w:r>
              <w:r>
                <w:rPr>
                  <w:lang w:eastAsia="ko-KR"/>
                </w:rPr>
                <w:t>(SalesDocumentSequence)</w:t>
              </w:r>
              <w:r>
                <w:rPr>
                  <w:lang w:eastAsia="ko-KR"/>
                </w:rPr>
                <w:t>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함께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사용한다</w:t>
              </w:r>
            </w:ins>
          </w:p>
        </w:tc>
      </w:tr>
      <w:tr w:rsidR="00B4288B" w14:paraId="562ABBF9" w14:textId="77777777">
        <w:trPr>
          <w:cantSplit/>
          <w:jc w:val="center"/>
          <w:ins w:id="3567" w:author="임픽스 검토" w:date="2026-10-12T04:00:00Z"/>
        </w:trPr>
        <w:tc>
          <w:tcPr>
            <w:tcW w:w="2100" w:type="dxa"/>
          </w:tcPr>
          <w:p w14:paraId="2B29B9DA" w14:textId="77777777" w:rsidR="00C065BE" w:rsidRDefault="00000000">
            <w:pPr>
              <w:pStyle w:val="KS2"/>
              <w:rPr>
                <w:ins w:id="3568" w:author="임픽스 검토" w:date="2026-10-12T04:00:00Z"/>
              </w:rPr>
            </w:pPr>
            <w:ins w:id="3569" w:author="임픽스 검토" w:date="2026-10-12T04:00:00Z">
              <w:r>
                <w:t>수주문서순번</w:t>
              </w:r>
            </w:ins>
          </w:p>
        </w:tc>
        <w:tc>
          <w:tcPr>
            <w:tcW w:w="3000" w:type="dxa"/>
          </w:tcPr>
          <w:p w14:paraId="7ACB9FCE" w14:textId="77777777" w:rsidR="00C065BE" w:rsidRDefault="00000000">
            <w:pPr>
              <w:pStyle w:val="KS2"/>
              <w:rPr>
                <w:ins w:id="3570" w:author="임픽스 검토" w:date="2026-10-12T04:00:00Z"/>
              </w:rPr>
            </w:pPr>
            <w:ins w:id="3571" w:author="임픽스 검토" w:date="2026-10-12T04:00:00Z">
              <w:r>
                <w:t>SalesDocumentSequence</w:t>
              </w:r>
            </w:ins>
          </w:p>
        </w:tc>
        <w:tc>
          <w:tcPr>
            <w:tcW w:w="1150" w:type="dxa"/>
          </w:tcPr>
          <w:p w14:paraId="70BEAA34" w14:textId="77777777" w:rsidR="00C065BE" w:rsidRDefault="00000000">
            <w:pPr>
              <w:pStyle w:val="KS2"/>
              <w:jc w:val="center"/>
              <w:rPr>
                <w:ins w:id="3572" w:author="임픽스 검토" w:date="2026-10-12T04:00:00Z"/>
              </w:rPr>
            </w:pPr>
            <w:ins w:id="3573" w:author="임픽스 검토" w:date="2026-10-12T04:00:00Z">
              <w:r>
                <w:t>int</w:t>
              </w:r>
            </w:ins>
          </w:p>
        </w:tc>
        <w:tc>
          <w:tcPr>
            <w:tcW w:w="1000" w:type="dxa"/>
          </w:tcPr>
          <w:p w14:paraId="5D947D35" w14:textId="77777777" w:rsidR="00C065BE" w:rsidRDefault="00000000">
            <w:pPr>
              <w:pStyle w:val="KS2"/>
              <w:jc w:val="center"/>
              <w:rPr>
                <w:ins w:id="3574" w:author="임픽스 검토" w:date="2026-10-12T04:00:00Z"/>
              </w:rPr>
            </w:pPr>
            <w:ins w:id="3575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24943EE2" w14:textId="77777777" w:rsidR="00C065BE" w:rsidRDefault="00000000">
            <w:pPr>
              <w:pStyle w:val="KS2"/>
              <w:rPr>
                <w:ins w:id="3576" w:author="임픽스 검토" w:date="2026-10-12T04:00:00Z"/>
                <w:lang w:eastAsia="ko-KR"/>
              </w:rPr>
            </w:pPr>
            <w:ins w:id="357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수주문서순번</w:t>
              </w:r>
            </w:ins>
          </w:p>
          <w:p w14:paraId="663D3BC4" w14:textId="77777777" w:rsidR="00C065BE" w:rsidRDefault="00000000">
            <w:pPr>
              <w:pStyle w:val="KS2"/>
              <w:rPr>
                <w:ins w:id="3578" w:author="임픽스 검토" w:date="2026-10-12T04:00:00Z"/>
                <w:lang w:eastAsia="ko-KR"/>
              </w:rPr>
            </w:pPr>
            <w:ins w:id="357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수주문서번호</w:t>
              </w:r>
              <w:r>
                <w:rPr>
                  <w:lang w:eastAsia="ko-KR"/>
                </w:rPr>
                <w:t>(SalesDocumentNumber)</w:t>
              </w:r>
              <w:r>
                <w:rPr>
                  <w:lang w:eastAsia="ko-KR"/>
                </w:rPr>
                <w:t>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함께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수주오더</w:t>
              </w:r>
              <w:r>
                <w:rPr>
                  <w:lang w:eastAsia="ko-KR"/>
                </w:rPr>
                <w:t>(SalesOrder)</w:t>
              </w:r>
              <w:r>
                <w:rPr>
                  <w:lang w:eastAsia="ko-KR"/>
                </w:rPr>
                <w:t>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참조한다</w:t>
              </w:r>
            </w:ins>
          </w:p>
        </w:tc>
      </w:tr>
      <w:tr w:rsidR="00B4288B" w14:paraId="5AB3956B" w14:textId="77777777">
        <w:trPr>
          <w:cantSplit/>
          <w:jc w:val="center"/>
        </w:trPr>
        <w:tc>
          <w:tcPr>
            <w:tcW w:w="2100" w:type="dxa"/>
          </w:tcPr>
          <w:p w14:paraId="037D31A2" w14:textId="77777777" w:rsidR="00B4288B" w:rsidRDefault="0010783A">
            <w:pPr>
              <w:pStyle w:val="KS2"/>
            </w:pPr>
            <w:r>
              <w:t>수불일</w:t>
            </w:r>
          </w:p>
        </w:tc>
        <w:tc>
          <w:tcPr>
            <w:tcW w:w="3000" w:type="dxa"/>
          </w:tcPr>
          <w:p w14:paraId="74E5C5C0" w14:textId="77777777" w:rsidR="00B4288B" w:rsidRDefault="0010783A">
            <w:pPr>
              <w:pStyle w:val="KS2"/>
            </w:pPr>
            <w:r>
              <w:t>InventoryTransactionDate</w:t>
            </w:r>
          </w:p>
        </w:tc>
        <w:tc>
          <w:tcPr>
            <w:tcW w:w="1150" w:type="dxa"/>
          </w:tcPr>
          <w:p w14:paraId="2DE055E8" w14:textId="77777777" w:rsidR="00B4288B" w:rsidRDefault="0010783A">
            <w:pPr>
              <w:pStyle w:val="KS2"/>
              <w:jc w:val="center"/>
            </w:pPr>
            <w:r>
              <w:t>date</w:t>
            </w:r>
          </w:p>
        </w:tc>
        <w:tc>
          <w:tcPr>
            <w:tcW w:w="1000" w:type="dxa"/>
          </w:tcPr>
          <w:p w14:paraId="124C6233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17600BDB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수불일</w:t>
            </w:r>
            <w:r>
              <w:rPr>
                <w:lang w:eastAsia="ko-KR"/>
              </w:rPr>
              <w:t>(KS X ISO 8601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따른다</w:t>
            </w:r>
            <w:r>
              <w:rPr>
                <w:lang w:eastAsia="ko-KR"/>
              </w:rPr>
              <w:t>)</w:t>
            </w:r>
          </w:p>
        </w:tc>
      </w:tr>
      <w:tr w:rsidR="00B4288B" w14:paraId="2C1D7F4E" w14:textId="77777777">
        <w:trPr>
          <w:cantSplit/>
          <w:jc w:val="center"/>
        </w:trPr>
        <w:tc>
          <w:tcPr>
            <w:tcW w:w="2100" w:type="dxa"/>
          </w:tcPr>
          <w:p w14:paraId="367800F0" w14:textId="77777777" w:rsidR="00B4288B" w:rsidRDefault="0010783A">
            <w:pPr>
              <w:pStyle w:val="KS2"/>
            </w:pPr>
            <w:r>
              <w:t>라인식별자</w:t>
            </w:r>
          </w:p>
        </w:tc>
        <w:tc>
          <w:tcPr>
            <w:tcW w:w="3000" w:type="dxa"/>
          </w:tcPr>
          <w:p w14:paraId="34C8D393" w14:textId="77777777" w:rsidR="00B4288B" w:rsidRDefault="0010783A">
            <w:pPr>
              <w:pStyle w:val="KS2"/>
            </w:pPr>
            <w:r>
              <w:t>LineID</w:t>
            </w:r>
          </w:p>
        </w:tc>
        <w:tc>
          <w:tcPr>
            <w:tcW w:w="1150" w:type="dxa"/>
          </w:tcPr>
          <w:p w14:paraId="176986D2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4665E6A7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4E4E6FA1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라인을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321D60F6" w14:textId="4536260E" w:rsidR="00B4288B" w:rsidRDefault="0010783A">
            <w:pPr>
              <w:pStyle w:val="KS2"/>
              <w:rPr>
                <w:ins w:id="3580" w:author="임픽스 검토" w:date="2026-10-12T04:00:00Z"/>
                <w:lang w:eastAsia="ko-KR"/>
              </w:rPr>
            </w:pPr>
            <w:ins w:id="358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라인</w:t>
              </w:r>
              <w:r>
                <w:rPr>
                  <w:lang w:eastAsia="ko-KR"/>
                </w:rPr>
                <w:t>(Line)</w:t>
              </w:r>
            </w:ins>
          </w:p>
        </w:tc>
      </w:tr>
      <w:tr w:rsidR="00B4288B" w14:paraId="37CB6167" w14:textId="77777777">
        <w:trPr>
          <w:cantSplit/>
          <w:jc w:val="center"/>
        </w:trPr>
        <w:tc>
          <w:tcPr>
            <w:tcW w:w="2100" w:type="dxa"/>
          </w:tcPr>
          <w:p w14:paraId="02A9A72F" w14:textId="77777777" w:rsidR="00B4288B" w:rsidRDefault="0010783A">
            <w:pPr>
              <w:pStyle w:val="KS2"/>
            </w:pPr>
            <w:r>
              <w:t>품목식별자</w:t>
            </w:r>
          </w:p>
        </w:tc>
        <w:tc>
          <w:tcPr>
            <w:tcW w:w="3000" w:type="dxa"/>
          </w:tcPr>
          <w:p w14:paraId="417F735E" w14:textId="77777777" w:rsidR="00B4288B" w:rsidRDefault="0010783A">
            <w:pPr>
              <w:pStyle w:val="KS2"/>
            </w:pPr>
            <w:r>
              <w:t>ItemID</w:t>
            </w:r>
          </w:p>
        </w:tc>
        <w:tc>
          <w:tcPr>
            <w:tcW w:w="1150" w:type="dxa"/>
          </w:tcPr>
          <w:p w14:paraId="5179A6F4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4306CC43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76D6F636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2FB06796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반제품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원자재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저장품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소모품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</w:p>
          <w:p w14:paraId="1D82A39C" w14:textId="77777777" w:rsidR="00B4288B" w:rsidRDefault="0010783A">
            <w:pPr>
              <w:pStyle w:val="KS2"/>
              <w:rPr>
                <w:ins w:id="3582" w:author="임픽스 검토" w:date="2026-10-12T04:00:00Z"/>
                <w:lang w:eastAsia="ko-KR"/>
              </w:rPr>
            </w:pPr>
            <w:ins w:id="3583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품목마스터</w:t>
              </w:r>
              <w:r>
                <w:rPr>
                  <w:lang w:eastAsia="ko-KR"/>
                </w:rPr>
                <w:t>(ItemMaster)</w:t>
              </w:r>
            </w:ins>
          </w:p>
        </w:tc>
      </w:tr>
      <w:tr w:rsidR="00B4288B" w14:paraId="57D396B8" w14:textId="77777777">
        <w:trPr>
          <w:cantSplit/>
          <w:jc w:val="center"/>
        </w:trPr>
        <w:tc>
          <w:tcPr>
            <w:tcW w:w="2100" w:type="dxa"/>
          </w:tcPr>
          <w:p w14:paraId="10647C12" w14:textId="77777777" w:rsidR="00B4288B" w:rsidRDefault="0010783A">
            <w:pPr>
              <w:pStyle w:val="KS2"/>
            </w:pPr>
            <w:r>
              <w:t>품목명</w:t>
            </w:r>
          </w:p>
        </w:tc>
        <w:tc>
          <w:tcPr>
            <w:tcW w:w="3000" w:type="dxa"/>
          </w:tcPr>
          <w:p w14:paraId="79F8753C" w14:textId="77777777" w:rsidR="00B4288B" w:rsidRDefault="0010783A">
            <w:pPr>
              <w:pStyle w:val="KS2"/>
            </w:pPr>
            <w:r>
              <w:t>ItemName</w:t>
            </w:r>
          </w:p>
        </w:tc>
        <w:tc>
          <w:tcPr>
            <w:tcW w:w="1150" w:type="dxa"/>
          </w:tcPr>
          <w:p w14:paraId="4BB66F90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30E2CF64" w14:textId="2D84C340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083AEE46" w14:textId="77777777" w:rsidR="00B4288B" w:rsidRDefault="0010783A">
            <w:pPr>
              <w:pStyle w:val="KS2"/>
            </w:pPr>
            <w:r>
              <w:t xml:space="preserve">— </w:t>
            </w:r>
            <w:r>
              <w:t>품목의</w:t>
            </w:r>
            <w:r>
              <w:t xml:space="preserve"> </w:t>
            </w:r>
            <w:r>
              <w:t>명칭</w:t>
            </w:r>
          </w:p>
          <w:p w14:paraId="4A14DBA1" w14:textId="77777777" w:rsidR="00B4288B" w:rsidRDefault="0010783A">
            <w:pPr>
              <w:pStyle w:val="KS2"/>
              <w:rPr>
                <w:ins w:id="3584" w:author="임픽스 검토" w:date="2026-10-12T04:00:00Z"/>
              </w:rPr>
            </w:pPr>
            <w:ins w:id="3585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품목마스터</w:t>
              </w:r>
              <w:r>
                <w:t>(ItemMaster.ItemName)</w:t>
              </w:r>
            </w:ins>
          </w:p>
        </w:tc>
      </w:tr>
      <w:tr w:rsidR="00B4288B" w14:paraId="2C38464A" w14:textId="77777777">
        <w:trPr>
          <w:cantSplit/>
          <w:jc w:val="center"/>
        </w:trPr>
        <w:tc>
          <w:tcPr>
            <w:tcW w:w="2100" w:type="dxa"/>
          </w:tcPr>
          <w:p w14:paraId="6B49FFE3" w14:textId="77777777" w:rsidR="00B4288B" w:rsidRDefault="0010783A">
            <w:pPr>
              <w:pStyle w:val="KS2"/>
            </w:pPr>
            <w:r>
              <w:t>오더단위코드</w:t>
            </w:r>
          </w:p>
        </w:tc>
        <w:tc>
          <w:tcPr>
            <w:tcW w:w="3000" w:type="dxa"/>
          </w:tcPr>
          <w:p w14:paraId="10EA88A6" w14:textId="77777777" w:rsidR="00B4288B" w:rsidRDefault="0010783A">
            <w:pPr>
              <w:pStyle w:val="KS2"/>
            </w:pPr>
            <w:r>
              <w:t>OrderUOMCode</w:t>
            </w:r>
          </w:p>
        </w:tc>
        <w:tc>
          <w:tcPr>
            <w:tcW w:w="1150" w:type="dxa"/>
          </w:tcPr>
          <w:p w14:paraId="10891269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75941245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4C8DCFE3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오더단위코드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 xml:space="preserve">: EA, DZ, HD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  <w:p w14:paraId="776D03D0" w14:textId="77777777" w:rsidR="00B4288B" w:rsidRDefault="0010783A">
            <w:pPr>
              <w:pStyle w:val="KS2"/>
              <w:rPr>
                <w:ins w:id="3586" w:author="임픽스 검토" w:date="2026-10-12T04:00:00Z"/>
                <w:lang w:eastAsia="ko-KR"/>
              </w:rPr>
            </w:pPr>
            <w:ins w:id="358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단위그룹</w:t>
              </w:r>
              <w:r>
                <w:rPr>
                  <w:lang w:eastAsia="ko-KR"/>
                </w:rPr>
                <w:t>(UOMGroup)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단위코드</w:t>
              </w:r>
            </w:ins>
          </w:p>
        </w:tc>
      </w:tr>
      <w:tr w:rsidR="00B4288B" w14:paraId="2B47045A" w14:textId="77777777">
        <w:trPr>
          <w:cantSplit/>
          <w:jc w:val="center"/>
        </w:trPr>
        <w:tc>
          <w:tcPr>
            <w:tcW w:w="2100" w:type="dxa"/>
          </w:tcPr>
          <w:p w14:paraId="05ED44F3" w14:textId="77777777" w:rsidR="00B4288B" w:rsidRDefault="0010783A">
            <w:pPr>
              <w:pStyle w:val="KS2"/>
            </w:pPr>
            <w:r>
              <w:t>오더수량</w:t>
            </w:r>
          </w:p>
        </w:tc>
        <w:tc>
          <w:tcPr>
            <w:tcW w:w="3000" w:type="dxa"/>
          </w:tcPr>
          <w:p w14:paraId="7A7ADD5D" w14:textId="77777777" w:rsidR="00B4288B" w:rsidRDefault="0010783A">
            <w:pPr>
              <w:pStyle w:val="KS2"/>
            </w:pPr>
            <w:r>
              <w:t>OrderQuantity</w:t>
            </w:r>
          </w:p>
        </w:tc>
        <w:tc>
          <w:tcPr>
            <w:tcW w:w="1150" w:type="dxa"/>
          </w:tcPr>
          <w:p w14:paraId="568B36BD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35BFD78A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1BBC8BAC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오더수량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수량의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오더단위코드로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E51F9C" w14:paraId="2A2B0ECA" w14:textId="77777777">
        <w:trPr>
          <w:cantSplit/>
          <w:jc w:val="center"/>
          <w:ins w:id="3588" w:author="임픽스 검토" w:date="2026-10-12T04:00:00Z"/>
        </w:trPr>
        <w:tc>
          <w:tcPr>
            <w:tcW w:w="2100" w:type="dxa"/>
          </w:tcPr>
          <w:p w14:paraId="0310E0AE" w14:textId="50A42F4E" w:rsidR="00E51F9C" w:rsidRDefault="00E51F9C" w:rsidP="00E51F9C">
            <w:pPr>
              <w:pStyle w:val="KS2"/>
              <w:rPr>
                <w:ins w:id="3589" w:author="임픽스 검토" w:date="2026-10-12T04:00:00Z"/>
              </w:rPr>
            </w:pPr>
            <w:ins w:id="3590" w:author="임픽스 검토" w:date="2026-10-12T04:00:00Z">
              <w:r>
                <w:t>판매단위코드</w:t>
              </w:r>
            </w:ins>
          </w:p>
        </w:tc>
        <w:tc>
          <w:tcPr>
            <w:tcW w:w="3000" w:type="dxa"/>
          </w:tcPr>
          <w:p w14:paraId="3988306E" w14:textId="45B7A7E4" w:rsidR="00E51F9C" w:rsidRDefault="00E51F9C" w:rsidP="00E51F9C">
            <w:pPr>
              <w:pStyle w:val="KS2"/>
              <w:rPr>
                <w:ins w:id="3591" w:author="임픽스 검토" w:date="2026-10-12T04:00:00Z"/>
              </w:rPr>
            </w:pPr>
            <w:ins w:id="3592" w:author="임픽스 검토" w:date="2026-10-12T04:00:00Z">
              <w:r>
                <w:t>SellingUOMCode</w:t>
              </w:r>
            </w:ins>
          </w:p>
        </w:tc>
        <w:tc>
          <w:tcPr>
            <w:tcW w:w="1150" w:type="dxa"/>
          </w:tcPr>
          <w:p w14:paraId="38B6AECD" w14:textId="31B0A687" w:rsidR="00E51F9C" w:rsidRDefault="00E51F9C" w:rsidP="00E51F9C">
            <w:pPr>
              <w:pStyle w:val="KS2"/>
              <w:jc w:val="center"/>
              <w:rPr>
                <w:ins w:id="3593" w:author="임픽스 검토" w:date="2026-10-12T04:00:00Z"/>
              </w:rPr>
            </w:pPr>
            <w:ins w:id="3594" w:author="임픽스 검토" w:date="2026-10-12T04:00:00Z">
              <w:r>
                <w:t>enum</w:t>
              </w:r>
            </w:ins>
          </w:p>
        </w:tc>
        <w:tc>
          <w:tcPr>
            <w:tcW w:w="1000" w:type="dxa"/>
          </w:tcPr>
          <w:p w14:paraId="535CB9DA" w14:textId="60F15492" w:rsidR="00E51F9C" w:rsidRDefault="00E51F9C" w:rsidP="00E51F9C">
            <w:pPr>
              <w:pStyle w:val="KS2"/>
              <w:jc w:val="center"/>
              <w:rPr>
                <w:ins w:id="3595" w:author="임픽스 검토" w:date="2026-10-12T04:00:00Z"/>
              </w:rPr>
            </w:pPr>
            <w:ins w:id="3596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2546427A" w14:textId="77777777" w:rsidR="00E51F9C" w:rsidRDefault="00E51F9C" w:rsidP="00E51F9C">
            <w:pPr>
              <w:pStyle w:val="KS2"/>
              <w:rPr>
                <w:ins w:id="3597" w:author="임픽스 검토" w:date="2026-10-12T04:00:00Z"/>
                <w:lang w:eastAsia="ko-KR"/>
              </w:rPr>
            </w:pPr>
            <w:ins w:id="359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판매단위코드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EA, DZ, HD </w:t>
              </w:r>
              <w:r>
                <w:rPr>
                  <w:lang w:eastAsia="ko-KR"/>
                </w:rPr>
                <w:t>등</w:t>
              </w:r>
              <w:r>
                <w:rPr>
                  <w:lang w:eastAsia="ko-KR"/>
                </w:rPr>
                <w:t>)</w:t>
              </w:r>
            </w:ins>
          </w:p>
          <w:p w14:paraId="2752AFB2" w14:textId="13710935" w:rsidR="00E51F9C" w:rsidRDefault="00E51F9C" w:rsidP="00E51F9C">
            <w:pPr>
              <w:pStyle w:val="KS2"/>
              <w:rPr>
                <w:ins w:id="3599" w:author="임픽스 검토" w:date="2026-10-12T04:00:00Z"/>
                <w:lang w:eastAsia="ko-KR"/>
              </w:rPr>
            </w:pPr>
            <w:ins w:id="360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단위그룹</w:t>
              </w:r>
              <w:r>
                <w:rPr>
                  <w:lang w:eastAsia="ko-KR"/>
                </w:rPr>
                <w:t>(UOMGroup)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단위코드</w:t>
              </w:r>
            </w:ins>
          </w:p>
        </w:tc>
      </w:tr>
      <w:tr w:rsidR="00E51F9C" w14:paraId="04294FC0" w14:textId="77777777">
        <w:trPr>
          <w:cantSplit/>
          <w:jc w:val="center"/>
        </w:trPr>
        <w:tc>
          <w:tcPr>
            <w:tcW w:w="2100" w:type="dxa"/>
          </w:tcPr>
          <w:p w14:paraId="5E7EB361" w14:textId="77777777" w:rsidR="00E51F9C" w:rsidRDefault="00E51F9C" w:rsidP="00E51F9C">
            <w:pPr>
              <w:pStyle w:val="KS2"/>
            </w:pPr>
            <w:r>
              <w:t>매출수량</w:t>
            </w:r>
          </w:p>
        </w:tc>
        <w:tc>
          <w:tcPr>
            <w:tcW w:w="3000" w:type="dxa"/>
          </w:tcPr>
          <w:p w14:paraId="3DB48367" w14:textId="77777777" w:rsidR="00E51F9C" w:rsidRDefault="00E51F9C" w:rsidP="00E51F9C">
            <w:pPr>
              <w:pStyle w:val="KS2"/>
            </w:pPr>
            <w:r>
              <w:t>SalesQuantity</w:t>
            </w:r>
          </w:p>
        </w:tc>
        <w:tc>
          <w:tcPr>
            <w:tcW w:w="1150" w:type="dxa"/>
          </w:tcPr>
          <w:p w14:paraId="5121E739" w14:textId="77777777" w:rsidR="00E51F9C" w:rsidRDefault="00E51F9C" w:rsidP="00E51F9C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1CB069A0" w14:textId="77777777" w:rsidR="00E51F9C" w:rsidRDefault="00E51F9C" w:rsidP="00E51F9C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36D0D287" w14:textId="77777777" w:rsidR="00E51F9C" w:rsidRDefault="00E51F9C" w:rsidP="00E51F9C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매출수량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수량의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판매단위코드로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E51F9C" w14:paraId="76022D0F" w14:textId="77777777">
        <w:trPr>
          <w:cantSplit/>
          <w:jc w:val="center"/>
        </w:trPr>
        <w:tc>
          <w:tcPr>
            <w:tcW w:w="2100" w:type="dxa"/>
          </w:tcPr>
          <w:p w14:paraId="3FE52FE6" w14:textId="77777777" w:rsidR="00E51F9C" w:rsidRDefault="00E51F9C" w:rsidP="00E51F9C">
            <w:pPr>
              <w:pStyle w:val="KS2"/>
            </w:pPr>
            <w:r>
              <w:t>반품여부</w:t>
            </w:r>
          </w:p>
        </w:tc>
        <w:tc>
          <w:tcPr>
            <w:tcW w:w="3000" w:type="dxa"/>
          </w:tcPr>
          <w:p w14:paraId="566B5867" w14:textId="77777777" w:rsidR="00E51F9C" w:rsidRDefault="00E51F9C" w:rsidP="00E51F9C">
            <w:pPr>
              <w:pStyle w:val="KS2"/>
            </w:pPr>
            <w:r>
              <w:t>ReturnIndicator</w:t>
            </w:r>
          </w:p>
        </w:tc>
        <w:tc>
          <w:tcPr>
            <w:tcW w:w="1150" w:type="dxa"/>
          </w:tcPr>
          <w:p w14:paraId="6F2B5D0E" w14:textId="77777777" w:rsidR="00E51F9C" w:rsidRDefault="00E51F9C" w:rsidP="00E51F9C">
            <w:pPr>
              <w:pStyle w:val="KS2"/>
              <w:jc w:val="center"/>
            </w:pPr>
            <w:r>
              <w:t>boolean</w:t>
            </w:r>
          </w:p>
        </w:tc>
        <w:tc>
          <w:tcPr>
            <w:tcW w:w="1000" w:type="dxa"/>
          </w:tcPr>
          <w:p w14:paraId="6D9DC2AB" w14:textId="77777777" w:rsidR="00E51F9C" w:rsidRDefault="00E51F9C" w:rsidP="00E51F9C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841F934" w14:textId="77777777" w:rsidR="00E51F9C" w:rsidRDefault="00E51F9C" w:rsidP="00E51F9C">
            <w:pPr>
              <w:pStyle w:val="KS2"/>
            </w:pPr>
            <w:r>
              <w:t xml:space="preserve">— </w:t>
            </w:r>
            <w:r>
              <w:t>반품여부</w:t>
            </w:r>
          </w:p>
        </w:tc>
      </w:tr>
      <w:tr w:rsidR="00E51F9C" w14:paraId="245944E9" w14:textId="77777777">
        <w:trPr>
          <w:cantSplit/>
          <w:jc w:val="center"/>
        </w:trPr>
        <w:tc>
          <w:tcPr>
            <w:tcW w:w="2100" w:type="dxa"/>
          </w:tcPr>
          <w:p w14:paraId="4C878B3D" w14:textId="77777777" w:rsidR="00E51F9C" w:rsidRDefault="00E51F9C" w:rsidP="00E51F9C">
            <w:pPr>
              <w:pStyle w:val="KS2"/>
            </w:pPr>
            <w:r>
              <w:t>기준단위코드</w:t>
            </w:r>
          </w:p>
        </w:tc>
        <w:tc>
          <w:tcPr>
            <w:tcW w:w="3000" w:type="dxa"/>
          </w:tcPr>
          <w:p w14:paraId="06F5877E" w14:textId="77777777" w:rsidR="00E51F9C" w:rsidRDefault="00E51F9C" w:rsidP="00E51F9C">
            <w:pPr>
              <w:pStyle w:val="KS2"/>
            </w:pPr>
            <w:r>
              <w:t>ItemUOMCode</w:t>
            </w:r>
          </w:p>
        </w:tc>
        <w:tc>
          <w:tcPr>
            <w:tcW w:w="1150" w:type="dxa"/>
          </w:tcPr>
          <w:p w14:paraId="145BA892" w14:textId="77777777" w:rsidR="00E51F9C" w:rsidRDefault="00E51F9C" w:rsidP="00E51F9C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1B5E9A92" w14:textId="77777777" w:rsidR="00E51F9C" w:rsidRDefault="00E51F9C" w:rsidP="00E51F9C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175C88FE" w14:textId="77777777" w:rsidR="00E51F9C" w:rsidRDefault="00E51F9C" w:rsidP="00E51F9C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기준단위코드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 xml:space="preserve">: EA, DZ, HD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  <w:p w14:paraId="5400235B" w14:textId="77777777" w:rsidR="00E51F9C" w:rsidRDefault="00E51F9C" w:rsidP="00E51F9C">
            <w:pPr>
              <w:pStyle w:val="KS2"/>
              <w:rPr>
                <w:ins w:id="3601" w:author="임픽스 검토" w:date="2026-10-12T04:00:00Z"/>
                <w:lang w:eastAsia="ko-KR"/>
              </w:rPr>
            </w:pPr>
            <w:ins w:id="360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단위그룹</w:t>
              </w:r>
              <w:r>
                <w:rPr>
                  <w:lang w:eastAsia="ko-KR"/>
                </w:rPr>
                <w:t>(UOMGroup)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단위코드</w:t>
              </w:r>
            </w:ins>
          </w:p>
        </w:tc>
      </w:tr>
      <w:tr w:rsidR="00E51F9C" w14:paraId="14985CC5" w14:textId="77777777">
        <w:trPr>
          <w:cantSplit/>
          <w:jc w:val="center"/>
        </w:trPr>
        <w:tc>
          <w:tcPr>
            <w:tcW w:w="2100" w:type="dxa"/>
          </w:tcPr>
          <w:p w14:paraId="0FB552DF" w14:textId="77777777" w:rsidR="00E51F9C" w:rsidRDefault="00E51F9C" w:rsidP="00E51F9C">
            <w:pPr>
              <w:pStyle w:val="KS2"/>
            </w:pPr>
            <w:r>
              <w:t>기준단위수량</w:t>
            </w:r>
          </w:p>
        </w:tc>
        <w:tc>
          <w:tcPr>
            <w:tcW w:w="3000" w:type="dxa"/>
          </w:tcPr>
          <w:p w14:paraId="3A38FFA4" w14:textId="77777777" w:rsidR="00E51F9C" w:rsidRDefault="00E51F9C" w:rsidP="00E51F9C">
            <w:pPr>
              <w:pStyle w:val="KS2"/>
            </w:pPr>
            <w:r>
              <w:t>ItemUnitQuantity</w:t>
            </w:r>
          </w:p>
        </w:tc>
        <w:tc>
          <w:tcPr>
            <w:tcW w:w="1150" w:type="dxa"/>
          </w:tcPr>
          <w:p w14:paraId="37B40D1F" w14:textId="77777777" w:rsidR="00E51F9C" w:rsidRDefault="00E51F9C" w:rsidP="00E51F9C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1168303D" w14:textId="77777777" w:rsidR="00E51F9C" w:rsidRDefault="00E51F9C" w:rsidP="00E51F9C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650F3CB2" w14:textId="77777777" w:rsidR="00E51F9C" w:rsidRDefault="00E51F9C" w:rsidP="00E51F9C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기준단위수량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수량의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기준단위코드로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E51F9C" w14:paraId="78DBBC13" w14:textId="77777777">
        <w:trPr>
          <w:cantSplit/>
          <w:jc w:val="center"/>
        </w:trPr>
        <w:tc>
          <w:tcPr>
            <w:tcW w:w="2100" w:type="dxa"/>
          </w:tcPr>
          <w:p w14:paraId="342BBED2" w14:textId="77777777" w:rsidR="00E51F9C" w:rsidRDefault="00E51F9C" w:rsidP="00E51F9C">
            <w:pPr>
              <w:pStyle w:val="KS2"/>
            </w:pPr>
            <w:r>
              <w:t>기준매출수량</w:t>
            </w:r>
          </w:p>
        </w:tc>
        <w:tc>
          <w:tcPr>
            <w:tcW w:w="3000" w:type="dxa"/>
          </w:tcPr>
          <w:p w14:paraId="0D443C2F" w14:textId="77777777" w:rsidR="00E51F9C" w:rsidRDefault="00E51F9C" w:rsidP="00E51F9C">
            <w:pPr>
              <w:pStyle w:val="KS2"/>
            </w:pPr>
            <w:r>
              <w:t>SalesUnitQuantity</w:t>
            </w:r>
          </w:p>
        </w:tc>
        <w:tc>
          <w:tcPr>
            <w:tcW w:w="1150" w:type="dxa"/>
          </w:tcPr>
          <w:p w14:paraId="0DC58BE7" w14:textId="77777777" w:rsidR="00E51F9C" w:rsidRDefault="00E51F9C" w:rsidP="00E51F9C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6E94D290" w14:textId="77777777" w:rsidR="00E51F9C" w:rsidRDefault="00E51F9C" w:rsidP="00E51F9C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E5EE09C" w14:textId="77777777" w:rsidR="00E51F9C" w:rsidRDefault="00E51F9C" w:rsidP="00E51F9C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기준매출수량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수량의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기준단위코드로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E51F9C" w14:paraId="027082FA" w14:textId="77777777">
        <w:trPr>
          <w:cantSplit/>
          <w:jc w:val="center"/>
        </w:trPr>
        <w:tc>
          <w:tcPr>
            <w:tcW w:w="2100" w:type="dxa"/>
          </w:tcPr>
          <w:p w14:paraId="20CB2B53" w14:textId="77777777" w:rsidR="00E51F9C" w:rsidRDefault="00E51F9C" w:rsidP="00E51F9C">
            <w:pPr>
              <w:pStyle w:val="KS2"/>
            </w:pPr>
            <w:r>
              <w:t>기준반품수량</w:t>
            </w:r>
          </w:p>
        </w:tc>
        <w:tc>
          <w:tcPr>
            <w:tcW w:w="3000" w:type="dxa"/>
          </w:tcPr>
          <w:p w14:paraId="2D49E3E6" w14:textId="77777777" w:rsidR="00E51F9C" w:rsidRDefault="00E51F9C" w:rsidP="00E51F9C">
            <w:pPr>
              <w:pStyle w:val="KS2"/>
            </w:pPr>
            <w:r>
              <w:t>ReturnUnitQuantity</w:t>
            </w:r>
          </w:p>
        </w:tc>
        <w:tc>
          <w:tcPr>
            <w:tcW w:w="1150" w:type="dxa"/>
          </w:tcPr>
          <w:p w14:paraId="06B8B2BE" w14:textId="77777777" w:rsidR="00E51F9C" w:rsidRDefault="00E51F9C" w:rsidP="00E51F9C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76ADE1BC" w14:textId="77777777" w:rsidR="00E51F9C" w:rsidRDefault="00E51F9C" w:rsidP="00E51F9C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07B9EAC7" w14:textId="77777777" w:rsidR="00E51F9C" w:rsidRDefault="00E51F9C" w:rsidP="00E51F9C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기준반품수량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수량의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기준단위코드로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  <w:r>
              <w:rPr>
                <w:lang w:eastAsia="ko-KR"/>
              </w:rPr>
              <w:t>)</w:t>
            </w:r>
          </w:p>
        </w:tc>
      </w:tr>
      <w:tr w:rsidR="00E51F9C" w14:paraId="658826C4" w14:textId="77777777">
        <w:trPr>
          <w:cantSplit/>
          <w:jc w:val="center"/>
        </w:trPr>
        <w:tc>
          <w:tcPr>
            <w:tcW w:w="2100" w:type="dxa"/>
          </w:tcPr>
          <w:p w14:paraId="315D6A84" w14:textId="77777777" w:rsidR="00E51F9C" w:rsidRDefault="00E51F9C" w:rsidP="00E51F9C">
            <w:pPr>
              <w:pStyle w:val="KS2"/>
            </w:pPr>
            <w:r>
              <w:t>고객사식별자</w:t>
            </w:r>
          </w:p>
        </w:tc>
        <w:tc>
          <w:tcPr>
            <w:tcW w:w="3000" w:type="dxa"/>
          </w:tcPr>
          <w:p w14:paraId="67CC1E8C" w14:textId="77777777" w:rsidR="00E51F9C" w:rsidRDefault="00E51F9C" w:rsidP="00E51F9C">
            <w:pPr>
              <w:pStyle w:val="KS2"/>
            </w:pPr>
            <w:r>
              <w:t>CustomerID</w:t>
            </w:r>
          </w:p>
        </w:tc>
        <w:tc>
          <w:tcPr>
            <w:tcW w:w="1150" w:type="dxa"/>
          </w:tcPr>
          <w:p w14:paraId="1CBCD47A" w14:textId="77777777" w:rsidR="00E51F9C" w:rsidRDefault="00E51F9C" w:rsidP="00E51F9C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13300A37" w14:textId="77777777" w:rsidR="00E51F9C" w:rsidRDefault="00E51F9C" w:rsidP="00E51F9C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350494CE" w14:textId="77777777" w:rsidR="00E51F9C" w:rsidRDefault="00E51F9C" w:rsidP="00E51F9C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구매해가는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거래처를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0BCD7EDA" w14:textId="77777777" w:rsidR="00E51F9C" w:rsidRDefault="00E51F9C" w:rsidP="00E51F9C">
            <w:pPr>
              <w:pStyle w:val="KS2"/>
              <w:rPr>
                <w:ins w:id="3603" w:author="임픽스 검토" w:date="2026-10-12T04:00:00Z"/>
              </w:rPr>
            </w:pPr>
            <w:ins w:id="3604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고객사</w:t>
              </w:r>
              <w:r>
                <w:t>(CustomerPartyMaster)</w:t>
              </w:r>
            </w:ins>
          </w:p>
        </w:tc>
      </w:tr>
      <w:tr w:rsidR="00E51F9C" w14:paraId="49232D5D" w14:textId="77777777">
        <w:trPr>
          <w:cantSplit/>
          <w:jc w:val="center"/>
        </w:trPr>
        <w:tc>
          <w:tcPr>
            <w:tcW w:w="2100" w:type="dxa"/>
          </w:tcPr>
          <w:p w14:paraId="33442889" w14:textId="77777777" w:rsidR="00E51F9C" w:rsidRDefault="00E51F9C" w:rsidP="00E51F9C">
            <w:pPr>
              <w:pStyle w:val="KS2"/>
            </w:pPr>
            <w:r>
              <w:t>로트식별자</w:t>
            </w:r>
          </w:p>
        </w:tc>
        <w:tc>
          <w:tcPr>
            <w:tcW w:w="3000" w:type="dxa"/>
          </w:tcPr>
          <w:p w14:paraId="58D3E8DC" w14:textId="77777777" w:rsidR="00E51F9C" w:rsidRDefault="00E51F9C" w:rsidP="00E51F9C">
            <w:pPr>
              <w:pStyle w:val="KS2"/>
            </w:pPr>
            <w:r>
              <w:t>LotID</w:t>
            </w:r>
          </w:p>
        </w:tc>
        <w:tc>
          <w:tcPr>
            <w:tcW w:w="1150" w:type="dxa"/>
          </w:tcPr>
          <w:p w14:paraId="549918A3" w14:textId="77777777" w:rsidR="00E51F9C" w:rsidRDefault="00E51F9C" w:rsidP="00E51F9C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10530174" w14:textId="77777777" w:rsidR="00E51F9C" w:rsidRDefault="00E51F9C" w:rsidP="00E51F9C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5B6B899E" w14:textId="77777777" w:rsidR="00E51F9C" w:rsidRDefault="00E51F9C" w:rsidP="00E51F9C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제품출고에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로트의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고유식별값</w:t>
            </w:r>
          </w:p>
          <w:p w14:paraId="478B615E" w14:textId="77777777" w:rsidR="00E51F9C" w:rsidRDefault="00E51F9C" w:rsidP="00E51F9C">
            <w:pPr>
              <w:pStyle w:val="KS2"/>
              <w:rPr>
                <w:ins w:id="3605" w:author="임픽스 검토" w:date="2026-10-12T04:00:00Z"/>
              </w:rPr>
            </w:pPr>
            <w:ins w:id="3606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로트</w:t>
              </w:r>
              <w:r>
                <w:t>(Lot)</w:t>
              </w:r>
            </w:ins>
          </w:p>
        </w:tc>
      </w:tr>
      <w:tr w:rsidR="00E51F9C" w14:paraId="47A8BDCD" w14:textId="77777777">
        <w:trPr>
          <w:cantSplit/>
          <w:jc w:val="center"/>
        </w:trPr>
        <w:tc>
          <w:tcPr>
            <w:tcW w:w="2100" w:type="dxa"/>
          </w:tcPr>
          <w:p w14:paraId="659016EF" w14:textId="77777777" w:rsidR="00E51F9C" w:rsidRDefault="00E51F9C" w:rsidP="00E51F9C">
            <w:pPr>
              <w:pStyle w:val="KS2"/>
            </w:pPr>
            <w:r>
              <w:t>시리얼사용여부</w:t>
            </w:r>
          </w:p>
        </w:tc>
        <w:tc>
          <w:tcPr>
            <w:tcW w:w="3000" w:type="dxa"/>
          </w:tcPr>
          <w:p w14:paraId="63CCB9F8" w14:textId="77777777" w:rsidR="00E51F9C" w:rsidRDefault="00E51F9C" w:rsidP="00E51F9C">
            <w:pPr>
              <w:pStyle w:val="KS2"/>
            </w:pPr>
            <w:r>
              <w:t>SerialUseIndicator</w:t>
            </w:r>
          </w:p>
        </w:tc>
        <w:tc>
          <w:tcPr>
            <w:tcW w:w="1150" w:type="dxa"/>
          </w:tcPr>
          <w:p w14:paraId="4007558E" w14:textId="77777777" w:rsidR="00E51F9C" w:rsidRDefault="00E51F9C" w:rsidP="00E51F9C">
            <w:pPr>
              <w:pStyle w:val="KS2"/>
              <w:jc w:val="center"/>
            </w:pPr>
            <w:r>
              <w:t>boolean</w:t>
            </w:r>
          </w:p>
        </w:tc>
        <w:tc>
          <w:tcPr>
            <w:tcW w:w="1000" w:type="dxa"/>
          </w:tcPr>
          <w:p w14:paraId="746A0917" w14:textId="77777777" w:rsidR="00E51F9C" w:rsidRDefault="00E51F9C" w:rsidP="00E51F9C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22EBB5C3" w14:textId="77777777" w:rsidR="00E51F9C" w:rsidRDefault="00E51F9C" w:rsidP="00E51F9C">
            <w:pPr>
              <w:pStyle w:val="KS2"/>
            </w:pPr>
            <w:r>
              <w:t xml:space="preserve">— </w:t>
            </w:r>
            <w:r>
              <w:t>시리얼사용여부</w:t>
            </w:r>
          </w:p>
        </w:tc>
      </w:tr>
      <w:tr w:rsidR="00E51F9C" w14:paraId="59816906" w14:textId="77777777">
        <w:trPr>
          <w:cantSplit/>
          <w:jc w:val="center"/>
        </w:trPr>
        <w:tc>
          <w:tcPr>
            <w:tcW w:w="2100" w:type="dxa"/>
          </w:tcPr>
          <w:p w14:paraId="2F8631A6" w14:textId="77777777" w:rsidR="00E51F9C" w:rsidRDefault="00E51F9C" w:rsidP="00E51F9C">
            <w:pPr>
              <w:pStyle w:val="KS2"/>
            </w:pPr>
            <w:r>
              <w:t>창고식별자</w:t>
            </w:r>
          </w:p>
        </w:tc>
        <w:tc>
          <w:tcPr>
            <w:tcW w:w="3000" w:type="dxa"/>
          </w:tcPr>
          <w:p w14:paraId="4A2B6E6B" w14:textId="77777777" w:rsidR="00E51F9C" w:rsidRDefault="00E51F9C" w:rsidP="00E51F9C">
            <w:pPr>
              <w:pStyle w:val="KS2"/>
            </w:pPr>
            <w:r>
              <w:t>WarehouseID</w:t>
            </w:r>
          </w:p>
        </w:tc>
        <w:tc>
          <w:tcPr>
            <w:tcW w:w="1150" w:type="dxa"/>
          </w:tcPr>
          <w:p w14:paraId="7F37D2CA" w14:textId="77777777" w:rsidR="00E51F9C" w:rsidRDefault="00E51F9C" w:rsidP="00E51F9C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1B9E7A02" w14:textId="77777777" w:rsidR="00E51F9C" w:rsidRDefault="00E51F9C" w:rsidP="00E51F9C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29BB647D" w14:textId="77777777" w:rsidR="00E51F9C" w:rsidRDefault="00E51F9C" w:rsidP="00E51F9C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창고를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150AC703" w14:textId="77777777" w:rsidR="00E51F9C" w:rsidRDefault="00E51F9C" w:rsidP="00E51F9C">
            <w:pPr>
              <w:pStyle w:val="KS2"/>
              <w:rPr>
                <w:ins w:id="3607" w:author="임픽스 검토" w:date="2026-10-12T04:00:00Z"/>
              </w:rPr>
            </w:pPr>
            <w:ins w:id="3608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창고</w:t>
              </w:r>
              <w:r>
                <w:t>(WarehouseLocation)</w:t>
              </w:r>
            </w:ins>
          </w:p>
        </w:tc>
      </w:tr>
    </w:tbl>
    <w:p w14:paraId="1D3A9159" w14:textId="77777777" w:rsidR="00B4288B" w:rsidRDefault="00B4288B">
      <w:pPr>
        <w:spacing w:after="0" w:line="144" w:lineRule="auto"/>
      </w:pPr>
    </w:p>
    <w:p w14:paraId="6AE6BF59" w14:textId="77777777" w:rsidR="00B4288B" w:rsidRDefault="0010783A">
      <w:pPr>
        <w:pStyle w:val="46"/>
        <w:rPr>
          <w:ins w:id="3609" w:author="임픽스 검토" w:date="2026-10-12T04:00:00Z"/>
          <w:lang w:eastAsia="ko-KR"/>
        </w:rPr>
      </w:pPr>
      <w:ins w:id="3610" w:author="임픽스 검토" w:date="2026-10-12T04:00:00Z">
        <w:r>
          <w:rPr>
            <w:lang w:eastAsia="ko-KR"/>
          </w:rPr>
          <w:t xml:space="preserve">7.4.8.4  </w:t>
        </w:r>
        <w:r>
          <w:rPr>
            <w:lang w:eastAsia="ko-KR"/>
          </w:rPr>
          <w:t>배송</w:t>
        </w:r>
        <w:r>
          <w:rPr>
            <w:lang w:eastAsia="ko-KR"/>
          </w:rPr>
          <w:t>(Delivery)</w:t>
        </w:r>
      </w:ins>
    </w:p>
    <w:p w14:paraId="3147A621" w14:textId="77777777" w:rsidR="00B4288B" w:rsidRDefault="0010783A">
      <w:pPr>
        <w:rPr>
          <w:ins w:id="3611" w:author="임픽스 검토" w:date="2026-10-12T04:00:00Z"/>
          <w:lang w:eastAsia="ko-KR"/>
        </w:rPr>
      </w:pPr>
      <w:ins w:id="3612" w:author="임픽스 검토" w:date="2026-10-12T04:00:00Z">
        <w:r>
          <w:rPr>
            <w:lang w:eastAsia="ko-KR"/>
          </w:rPr>
          <w:t>생산된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제품을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고객사에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납품하기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위한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국내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배송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정보를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의미한다</w:t>
        </w:r>
        <w:r>
          <w:rPr>
            <w:lang w:eastAsia="ko-KR"/>
          </w:rPr>
          <w:t xml:space="preserve">. </w:t>
        </w:r>
        <w:r>
          <w:rPr>
            <w:lang w:eastAsia="ko-KR"/>
          </w:rPr>
          <w:t>배송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명사는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배송헤더와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배송라인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구조체로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구성되며</w:t>
        </w:r>
        <w:r>
          <w:rPr>
            <w:lang w:eastAsia="ko-KR"/>
          </w:rPr>
          <w:t xml:space="preserve">, </w:t>
        </w:r>
        <w:r>
          <w:rPr>
            <w:lang w:eastAsia="ko-KR"/>
          </w:rPr>
          <w:t>표</w:t>
        </w:r>
        <w:r>
          <w:rPr>
            <w:lang w:eastAsia="ko-KR"/>
          </w:rPr>
          <w:t xml:space="preserve"> 75</w:t>
        </w:r>
        <w:r>
          <w:rPr>
            <w:lang w:eastAsia="ko-KR"/>
          </w:rPr>
          <w:t>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같은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정보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속성을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포함하고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있다</w:t>
        </w:r>
        <w:r>
          <w:rPr>
            <w:lang w:eastAsia="ko-KR"/>
          </w:rPr>
          <w:t>.</w:t>
        </w:r>
      </w:ins>
    </w:p>
    <w:p w14:paraId="24BD0FF0" w14:textId="77777777" w:rsidR="00B4288B" w:rsidRDefault="0010783A">
      <w:pPr>
        <w:pStyle w:val="KS"/>
        <w:rPr>
          <w:ins w:id="3613" w:author="임픽스 검토" w:date="2026-10-12T04:00:00Z"/>
          <w:lang w:eastAsia="ko-KR"/>
        </w:rPr>
      </w:pPr>
      <w:commentRangeStart w:id="3614"/>
      <w:ins w:id="3615" w:author="임픽스 검토" w:date="2026-10-12T04:00:00Z">
        <w:r>
          <w:rPr>
            <w:lang w:eastAsia="ko-KR"/>
          </w:rPr>
          <w:t>표</w:t>
        </w:r>
        <w:r>
          <w:rPr>
            <w:lang w:eastAsia="ko-KR"/>
          </w:rPr>
          <w:t xml:space="preserve"> 75 — </w:t>
        </w:r>
        <w:r>
          <w:rPr>
            <w:lang w:eastAsia="ko-KR"/>
          </w:rPr>
          <w:t>배송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명사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정보</w:t>
        </w:r>
        <w:r>
          <w:rPr>
            <w:lang w:eastAsia="ko-KR"/>
          </w:rPr>
          <w:t xml:space="preserve"> </w:t>
        </w:r>
        <w:r>
          <w:rPr>
            <w:lang w:eastAsia="ko-KR"/>
          </w:rPr>
          <w:t>속성</w:t>
        </w:r>
        <w:commentRangeEnd w:id="3614"/>
        <w:r>
          <w:rPr>
            <w:rStyle w:val="aff5"/>
            <w:sz w:val="20"/>
            <w:szCs w:val="22"/>
            <w:lang w:eastAsia="ko-KR"/>
          </w:rPr>
          <w:commentReference w:id="3614"/>
        </w:r>
      </w:ins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62568DF2" w14:textId="77777777">
        <w:trPr>
          <w:tblHeader/>
          <w:jc w:val="center"/>
          <w:ins w:id="3616" w:author="임픽스 검토" w:date="2026-10-12T04:00:00Z"/>
        </w:trPr>
        <w:tc>
          <w:tcPr>
            <w:tcW w:w="2100" w:type="dxa"/>
            <w:shd w:val="clear" w:color="auto" w:fill="D9D9D9"/>
          </w:tcPr>
          <w:p w14:paraId="573CBEC2" w14:textId="77777777" w:rsidR="00B4288B" w:rsidRDefault="0010783A">
            <w:pPr>
              <w:pStyle w:val="KS3"/>
              <w:rPr>
                <w:ins w:id="3617" w:author="임픽스 검토" w:date="2026-10-12T04:00:00Z"/>
              </w:rPr>
            </w:pPr>
            <w:ins w:id="3618" w:author="임픽스 검토" w:date="2026-10-12T04:00:00Z">
              <w:r>
                <w:t>속성명</w:t>
              </w:r>
              <w:r>
                <w:t>(</w:t>
              </w:r>
              <w:r>
                <w:t>국문</w:t>
              </w:r>
              <w:r>
                <w:t>)</w:t>
              </w:r>
            </w:ins>
          </w:p>
        </w:tc>
        <w:tc>
          <w:tcPr>
            <w:tcW w:w="3000" w:type="dxa"/>
            <w:shd w:val="clear" w:color="auto" w:fill="D9D9D9"/>
          </w:tcPr>
          <w:p w14:paraId="506F01FA" w14:textId="77777777" w:rsidR="00B4288B" w:rsidRDefault="0010783A">
            <w:pPr>
              <w:pStyle w:val="KS3"/>
              <w:rPr>
                <w:ins w:id="3619" w:author="임픽스 검토" w:date="2026-10-12T04:00:00Z"/>
              </w:rPr>
            </w:pPr>
            <w:ins w:id="3620" w:author="임픽스 검토" w:date="2026-10-12T04:00:00Z">
              <w:r>
                <w:t>속성명</w:t>
              </w:r>
              <w:r>
                <w:t>(</w:t>
              </w:r>
              <w:r>
                <w:t>영문</w:t>
              </w:r>
              <w:r>
                <w:t>)</w:t>
              </w:r>
            </w:ins>
          </w:p>
        </w:tc>
        <w:tc>
          <w:tcPr>
            <w:tcW w:w="1150" w:type="dxa"/>
            <w:shd w:val="clear" w:color="auto" w:fill="D9D9D9"/>
          </w:tcPr>
          <w:p w14:paraId="4DABA411" w14:textId="77777777" w:rsidR="00B4288B" w:rsidRDefault="0010783A">
            <w:pPr>
              <w:pStyle w:val="KS3"/>
              <w:rPr>
                <w:ins w:id="3621" w:author="임픽스 검토" w:date="2026-10-12T04:00:00Z"/>
              </w:rPr>
            </w:pPr>
            <w:ins w:id="3622" w:author="임픽스 검토" w:date="2026-10-12T04:00:00Z">
              <w:r>
                <w:t>데이터타입</w:t>
              </w:r>
            </w:ins>
          </w:p>
        </w:tc>
        <w:tc>
          <w:tcPr>
            <w:tcW w:w="1000" w:type="dxa"/>
            <w:shd w:val="clear" w:color="auto" w:fill="D9D9D9"/>
          </w:tcPr>
          <w:p w14:paraId="4CC20E9F" w14:textId="77777777" w:rsidR="00B4288B" w:rsidRDefault="0010783A">
            <w:pPr>
              <w:pStyle w:val="KS3"/>
              <w:rPr>
                <w:ins w:id="3623" w:author="임픽스 검토" w:date="2026-10-12T04:00:00Z"/>
              </w:rPr>
            </w:pPr>
            <w:ins w:id="3624" w:author="임픽스 검토" w:date="2026-10-12T04:00:00Z">
              <w:r>
                <w:t>참조속성대상여부</w:t>
              </w:r>
            </w:ins>
          </w:p>
        </w:tc>
        <w:tc>
          <w:tcPr>
            <w:tcW w:w="6970" w:type="dxa"/>
            <w:shd w:val="clear" w:color="auto" w:fill="D9D9D9"/>
          </w:tcPr>
          <w:p w14:paraId="4BB7B98F" w14:textId="77777777" w:rsidR="00B4288B" w:rsidRDefault="0010783A">
            <w:pPr>
              <w:pStyle w:val="KS3"/>
              <w:rPr>
                <w:ins w:id="3625" w:author="임픽스 검토" w:date="2026-10-12T04:00:00Z"/>
              </w:rPr>
            </w:pPr>
            <w:ins w:id="3626" w:author="임픽스 검토" w:date="2026-10-12T04:00:00Z">
              <w:r>
                <w:t>설명</w:t>
              </w:r>
            </w:ins>
          </w:p>
        </w:tc>
      </w:tr>
      <w:tr w:rsidR="00B4288B" w14:paraId="722B3B57" w14:textId="77777777">
        <w:trPr>
          <w:cantSplit/>
          <w:jc w:val="center"/>
          <w:ins w:id="3627" w:author="임픽스 검토" w:date="2026-10-12T04:00:00Z"/>
        </w:trPr>
        <w:tc>
          <w:tcPr>
            <w:tcW w:w="2100" w:type="dxa"/>
          </w:tcPr>
          <w:p w14:paraId="2D906571" w14:textId="77777777" w:rsidR="00B4288B" w:rsidRDefault="0010783A">
            <w:pPr>
              <w:pStyle w:val="KS2"/>
              <w:rPr>
                <w:ins w:id="3628" w:author="임픽스 검토" w:date="2026-10-12T04:00:00Z"/>
              </w:rPr>
            </w:pPr>
            <w:ins w:id="3629" w:author="임픽스 검토" w:date="2026-10-12T04:00:00Z">
              <w:r>
                <w:t>기본속성</w:t>
              </w:r>
            </w:ins>
          </w:p>
        </w:tc>
        <w:tc>
          <w:tcPr>
            <w:tcW w:w="3000" w:type="dxa"/>
          </w:tcPr>
          <w:p w14:paraId="17906271" w14:textId="77777777" w:rsidR="00B4288B" w:rsidRDefault="0010783A">
            <w:pPr>
              <w:pStyle w:val="KS2"/>
              <w:rPr>
                <w:ins w:id="3630" w:author="임픽스 검토" w:date="2026-10-12T04:00:00Z"/>
              </w:rPr>
            </w:pPr>
            <w:ins w:id="3631" w:author="임픽스 검토" w:date="2026-10-12T04:00:00Z">
              <w:r>
                <w:t xml:space="preserve">— 7.3 </w:t>
              </w:r>
              <w:r>
                <w:t>참조</w:t>
              </w:r>
            </w:ins>
          </w:p>
        </w:tc>
        <w:tc>
          <w:tcPr>
            <w:tcW w:w="1150" w:type="dxa"/>
          </w:tcPr>
          <w:p w14:paraId="191D39FB" w14:textId="77777777" w:rsidR="00B4288B" w:rsidRDefault="00B4288B">
            <w:pPr>
              <w:pStyle w:val="KS2"/>
              <w:jc w:val="center"/>
              <w:rPr>
                <w:ins w:id="3632" w:author="임픽스 검토" w:date="2026-10-12T04:00:00Z"/>
              </w:rPr>
            </w:pPr>
          </w:p>
        </w:tc>
        <w:tc>
          <w:tcPr>
            <w:tcW w:w="1000" w:type="dxa"/>
          </w:tcPr>
          <w:p w14:paraId="11461D1D" w14:textId="77777777" w:rsidR="00B4288B" w:rsidRDefault="00B4288B">
            <w:pPr>
              <w:pStyle w:val="KS2"/>
              <w:jc w:val="center"/>
              <w:rPr>
                <w:ins w:id="3633" w:author="임픽스 검토" w:date="2026-10-12T04:00:00Z"/>
              </w:rPr>
            </w:pPr>
          </w:p>
        </w:tc>
        <w:tc>
          <w:tcPr>
            <w:tcW w:w="6970" w:type="dxa"/>
          </w:tcPr>
          <w:p w14:paraId="49D7AD96" w14:textId="77777777" w:rsidR="00B4288B" w:rsidRDefault="00B4288B">
            <w:pPr>
              <w:pStyle w:val="KS2"/>
              <w:rPr>
                <w:ins w:id="3634" w:author="임픽스 검토" w:date="2026-10-12T04:00:00Z"/>
              </w:rPr>
            </w:pPr>
          </w:p>
        </w:tc>
      </w:tr>
      <w:tr w:rsidR="00B4288B" w14:paraId="75728B6C" w14:textId="77777777">
        <w:trPr>
          <w:cantSplit/>
          <w:jc w:val="center"/>
          <w:ins w:id="3635" w:author="임픽스 검토" w:date="2026-10-12T04:00:00Z"/>
        </w:trPr>
        <w:tc>
          <w:tcPr>
            <w:tcW w:w="2100" w:type="dxa"/>
            <w:shd w:val="clear" w:color="auto" w:fill="F2F2F2"/>
          </w:tcPr>
          <w:p w14:paraId="7F906F5D" w14:textId="77777777" w:rsidR="00B4288B" w:rsidRDefault="0010783A">
            <w:pPr>
              <w:pStyle w:val="KS2"/>
              <w:rPr>
                <w:ins w:id="3636" w:author="임픽스 검토" w:date="2026-10-12T04:00:00Z"/>
              </w:rPr>
            </w:pPr>
            <w:ins w:id="3637" w:author="임픽스 검토" w:date="2026-10-12T04:00:00Z">
              <w:r>
                <w:rPr>
                  <w:b/>
                </w:rPr>
                <w:t>배송헤더</w:t>
              </w:r>
            </w:ins>
          </w:p>
        </w:tc>
        <w:tc>
          <w:tcPr>
            <w:tcW w:w="3000" w:type="dxa"/>
            <w:shd w:val="clear" w:color="auto" w:fill="F2F2F2"/>
          </w:tcPr>
          <w:p w14:paraId="630D3F3D" w14:textId="77777777" w:rsidR="00B4288B" w:rsidRDefault="0010783A">
            <w:pPr>
              <w:pStyle w:val="KS2"/>
              <w:rPr>
                <w:ins w:id="3638" w:author="임픽스 검토" w:date="2026-10-12T04:00:00Z"/>
              </w:rPr>
            </w:pPr>
            <w:ins w:id="3639" w:author="임픽스 검토" w:date="2026-10-12T04:00:00Z">
              <w:r>
                <w:rPr>
                  <w:b/>
                </w:rPr>
                <w:t>DeliveryHeader</w:t>
              </w:r>
            </w:ins>
          </w:p>
        </w:tc>
        <w:tc>
          <w:tcPr>
            <w:tcW w:w="1150" w:type="dxa"/>
            <w:shd w:val="clear" w:color="auto" w:fill="F2F2F2"/>
          </w:tcPr>
          <w:p w14:paraId="0E3FFC20" w14:textId="77777777" w:rsidR="00B4288B" w:rsidRDefault="0010783A">
            <w:pPr>
              <w:pStyle w:val="KS2"/>
              <w:jc w:val="center"/>
              <w:rPr>
                <w:ins w:id="3640" w:author="임픽스 검토" w:date="2026-10-12T04:00:00Z"/>
              </w:rPr>
            </w:pPr>
            <w:ins w:id="3641" w:author="임픽스 검토" w:date="2026-10-12T04:00:00Z">
              <w:r>
                <w:rPr>
                  <w:b/>
                </w:rPr>
                <w:t>struct</w:t>
              </w:r>
            </w:ins>
          </w:p>
        </w:tc>
        <w:tc>
          <w:tcPr>
            <w:tcW w:w="1000" w:type="dxa"/>
            <w:shd w:val="clear" w:color="auto" w:fill="F2F2F2"/>
          </w:tcPr>
          <w:p w14:paraId="47B81FDB" w14:textId="77777777" w:rsidR="00B4288B" w:rsidRDefault="0010783A">
            <w:pPr>
              <w:pStyle w:val="KS2"/>
              <w:jc w:val="center"/>
              <w:rPr>
                <w:ins w:id="3642" w:author="임픽스 검토" w:date="2026-10-12T04:00:00Z"/>
              </w:rPr>
            </w:pPr>
            <w:ins w:id="3643" w:author="임픽스 검토" w:date="2026-10-12T04:00:00Z">
              <w:r>
                <w:rPr>
                  <w:b/>
                </w:rPr>
                <w:t>비대상</w:t>
              </w:r>
            </w:ins>
          </w:p>
        </w:tc>
        <w:tc>
          <w:tcPr>
            <w:tcW w:w="6970" w:type="dxa"/>
            <w:shd w:val="clear" w:color="auto" w:fill="F2F2F2"/>
          </w:tcPr>
          <w:p w14:paraId="7DAAF24A" w14:textId="77777777" w:rsidR="00B4288B" w:rsidRDefault="0010783A">
            <w:pPr>
              <w:pStyle w:val="KS2"/>
              <w:rPr>
                <w:ins w:id="3644" w:author="임픽스 검토" w:date="2026-10-12T04:00:00Z"/>
                <w:lang w:eastAsia="ko-KR"/>
              </w:rPr>
            </w:pPr>
            <w:ins w:id="3645" w:author="임픽스 검토" w:date="2026-10-12T04:00:00Z">
              <w:r>
                <w:rPr>
                  <w:b/>
                  <w:lang w:eastAsia="ko-KR"/>
                </w:rPr>
                <w:t xml:space="preserve">— </w:t>
              </w:r>
              <w:r>
                <w:rPr>
                  <w:b/>
                  <w:lang w:eastAsia="ko-KR"/>
                </w:rPr>
                <w:t>특정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수량의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물품을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공급업체에서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단일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고객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목적지로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운송하는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데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사용되는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배송</w:t>
              </w:r>
              <w:r>
                <w:rPr>
                  <w:b/>
                  <w:lang w:eastAsia="ko-KR"/>
                </w:rPr>
                <w:t xml:space="preserve"> 1</w:t>
              </w:r>
              <w:r>
                <w:rPr>
                  <w:b/>
                  <w:lang w:eastAsia="ko-KR"/>
                </w:rPr>
                <w:t>건의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공통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정보</w:t>
              </w:r>
            </w:ins>
          </w:p>
          <w:p w14:paraId="221E0A01" w14:textId="77777777" w:rsidR="00B4288B" w:rsidRDefault="0010783A">
            <w:pPr>
              <w:pStyle w:val="KS2"/>
              <w:rPr>
                <w:ins w:id="3646" w:author="임픽스 검토" w:date="2026-10-12T04:00:00Z"/>
                <w:lang w:eastAsia="ko-KR"/>
              </w:rPr>
            </w:pPr>
            <w:ins w:id="3647" w:author="임픽스 검토" w:date="2026-10-12T04:00:00Z">
              <w:r>
                <w:rPr>
                  <w:b/>
                  <w:lang w:eastAsia="ko-KR"/>
                </w:rPr>
                <w:t xml:space="preserve">— </w:t>
              </w:r>
              <w:r>
                <w:rPr>
                  <w:b/>
                  <w:lang w:eastAsia="ko-KR"/>
                </w:rPr>
                <w:t>배송마다</w:t>
              </w:r>
              <w:r>
                <w:rPr>
                  <w:b/>
                  <w:lang w:eastAsia="ko-KR"/>
                </w:rPr>
                <w:t xml:space="preserve"> 1</w:t>
              </w:r>
              <w:r>
                <w:rPr>
                  <w:b/>
                  <w:lang w:eastAsia="ko-KR"/>
                </w:rPr>
                <w:t>회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나타남</w:t>
              </w:r>
            </w:ins>
          </w:p>
        </w:tc>
      </w:tr>
      <w:tr w:rsidR="00B4288B" w14:paraId="3894B4DD" w14:textId="77777777">
        <w:trPr>
          <w:cantSplit/>
          <w:jc w:val="center"/>
          <w:ins w:id="3648" w:author="임픽스 검토" w:date="2026-10-12T04:00:00Z"/>
        </w:trPr>
        <w:tc>
          <w:tcPr>
            <w:tcW w:w="2100" w:type="dxa"/>
          </w:tcPr>
          <w:p w14:paraId="465B9DE1" w14:textId="77777777" w:rsidR="00B4288B" w:rsidRDefault="0010783A">
            <w:pPr>
              <w:pStyle w:val="KS2"/>
              <w:rPr>
                <w:ins w:id="3649" w:author="임픽스 검토" w:date="2026-10-12T04:00:00Z"/>
              </w:rPr>
            </w:pPr>
            <w:ins w:id="3650" w:author="임픽스 검토" w:date="2026-10-12T04:00:00Z">
              <w:r>
                <w:t>배송식별자</w:t>
              </w:r>
            </w:ins>
          </w:p>
        </w:tc>
        <w:tc>
          <w:tcPr>
            <w:tcW w:w="3000" w:type="dxa"/>
          </w:tcPr>
          <w:p w14:paraId="43C48D17" w14:textId="77777777" w:rsidR="00B4288B" w:rsidRDefault="0010783A">
            <w:pPr>
              <w:pStyle w:val="KS2"/>
              <w:rPr>
                <w:ins w:id="3651" w:author="임픽스 검토" w:date="2026-10-12T04:00:00Z"/>
              </w:rPr>
            </w:pPr>
            <w:ins w:id="3652" w:author="임픽스 검토" w:date="2026-10-12T04:00:00Z">
              <w:r>
                <w:t>DeliveryID</w:t>
              </w:r>
            </w:ins>
          </w:p>
        </w:tc>
        <w:tc>
          <w:tcPr>
            <w:tcW w:w="1150" w:type="dxa"/>
          </w:tcPr>
          <w:p w14:paraId="666588B7" w14:textId="77777777" w:rsidR="00B4288B" w:rsidRDefault="0010783A">
            <w:pPr>
              <w:pStyle w:val="KS2"/>
              <w:jc w:val="center"/>
              <w:rPr>
                <w:ins w:id="3653" w:author="임픽스 검토" w:date="2026-10-12T04:00:00Z"/>
              </w:rPr>
            </w:pPr>
            <w:ins w:id="3654" w:author="임픽스 검토" w:date="2026-10-12T04:00:00Z">
              <w:r>
                <w:t>ID</w:t>
              </w:r>
            </w:ins>
          </w:p>
        </w:tc>
        <w:tc>
          <w:tcPr>
            <w:tcW w:w="1000" w:type="dxa"/>
          </w:tcPr>
          <w:p w14:paraId="603ABAC2" w14:textId="77777777" w:rsidR="00B4288B" w:rsidRDefault="0010783A">
            <w:pPr>
              <w:pStyle w:val="KS2"/>
              <w:jc w:val="center"/>
              <w:rPr>
                <w:ins w:id="3655" w:author="임픽스 검토" w:date="2026-10-12T04:00:00Z"/>
              </w:rPr>
            </w:pPr>
            <w:ins w:id="3656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481B7BFE" w14:textId="77777777" w:rsidR="00B4288B" w:rsidRDefault="0010783A">
            <w:pPr>
              <w:pStyle w:val="KS2"/>
              <w:rPr>
                <w:ins w:id="3657" w:author="임픽스 검토" w:date="2026-10-12T04:00:00Z"/>
                <w:lang w:eastAsia="ko-KR"/>
              </w:rPr>
            </w:pPr>
            <w:ins w:id="365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배송을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식별하기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위한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고유값</w:t>
              </w:r>
            </w:ins>
          </w:p>
          <w:p w14:paraId="61709F1B" w14:textId="77777777" w:rsidR="00B4288B" w:rsidRDefault="0010783A">
            <w:pPr>
              <w:pStyle w:val="KS2"/>
              <w:rPr>
                <w:ins w:id="3659" w:author="임픽스 검토" w:date="2026-10-12T04:00:00Z"/>
                <w:lang w:eastAsia="ko-KR"/>
              </w:rPr>
            </w:pPr>
            <w:ins w:id="366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배송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부여하며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배송헤더에</w:t>
              </w:r>
              <w:r>
                <w:rPr>
                  <w:lang w:eastAsia="ko-KR"/>
                </w:rPr>
                <w:t xml:space="preserve"> 1</w:t>
              </w:r>
              <w:r>
                <w:rPr>
                  <w:lang w:eastAsia="ko-KR"/>
                </w:rPr>
                <w:t>회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기재함</w:t>
              </w:r>
            </w:ins>
          </w:p>
        </w:tc>
      </w:tr>
      <w:tr w:rsidR="00B4288B" w14:paraId="3FD87960" w14:textId="77777777">
        <w:trPr>
          <w:cantSplit/>
          <w:jc w:val="center"/>
          <w:ins w:id="3661" w:author="임픽스 검토" w:date="2026-10-12T04:00:00Z"/>
        </w:trPr>
        <w:tc>
          <w:tcPr>
            <w:tcW w:w="2100" w:type="dxa"/>
          </w:tcPr>
          <w:p w14:paraId="3BEB44E6" w14:textId="77777777" w:rsidR="00B4288B" w:rsidRDefault="0010783A">
            <w:pPr>
              <w:pStyle w:val="KS2"/>
              <w:rPr>
                <w:ins w:id="3662" w:author="임픽스 검토" w:date="2026-10-12T04:00:00Z"/>
              </w:rPr>
            </w:pPr>
            <w:ins w:id="3663" w:author="임픽스 검토" w:date="2026-10-12T04:00:00Z">
              <w:r>
                <w:t>배송일시</w:t>
              </w:r>
            </w:ins>
          </w:p>
        </w:tc>
        <w:tc>
          <w:tcPr>
            <w:tcW w:w="3000" w:type="dxa"/>
          </w:tcPr>
          <w:p w14:paraId="4BBEF163" w14:textId="77777777" w:rsidR="00B4288B" w:rsidRDefault="0010783A">
            <w:pPr>
              <w:pStyle w:val="KS2"/>
              <w:rPr>
                <w:ins w:id="3664" w:author="임픽스 검토" w:date="2026-10-12T04:00:00Z"/>
              </w:rPr>
            </w:pPr>
            <w:ins w:id="3665" w:author="임픽스 검토" w:date="2026-10-12T04:00:00Z">
              <w:r>
                <w:t>DeliveryDateTime</w:t>
              </w:r>
            </w:ins>
          </w:p>
        </w:tc>
        <w:tc>
          <w:tcPr>
            <w:tcW w:w="1150" w:type="dxa"/>
          </w:tcPr>
          <w:p w14:paraId="773F47E4" w14:textId="77777777" w:rsidR="00B4288B" w:rsidRDefault="0010783A">
            <w:pPr>
              <w:pStyle w:val="KS2"/>
              <w:jc w:val="center"/>
              <w:rPr>
                <w:ins w:id="3666" w:author="임픽스 검토" w:date="2026-10-12T04:00:00Z"/>
              </w:rPr>
            </w:pPr>
            <w:ins w:id="3667" w:author="임픽스 검토" w:date="2026-10-12T04:00:00Z">
              <w:r>
                <w:t>dateTime</w:t>
              </w:r>
            </w:ins>
          </w:p>
        </w:tc>
        <w:tc>
          <w:tcPr>
            <w:tcW w:w="1000" w:type="dxa"/>
          </w:tcPr>
          <w:p w14:paraId="51B5E95E" w14:textId="77777777" w:rsidR="00B4288B" w:rsidRDefault="0010783A">
            <w:pPr>
              <w:pStyle w:val="KS2"/>
              <w:jc w:val="center"/>
              <w:rPr>
                <w:ins w:id="3668" w:author="임픽스 검토" w:date="2026-10-12T04:00:00Z"/>
              </w:rPr>
            </w:pPr>
            <w:ins w:id="3669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4AC69895" w14:textId="77777777" w:rsidR="00B4288B" w:rsidRDefault="0010783A">
            <w:pPr>
              <w:pStyle w:val="KS2"/>
              <w:rPr>
                <w:ins w:id="3670" w:author="임픽스 검토" w:date="2026-10-12T04:00:00Z"/>
                <w:lang w:eastAsia="ko-KR"/>
              </w:rPr>
            </w:pPr>
            <w:ins w:id="367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배송일시</w:t>
              </w:r>
              <w:r>
                <w:rPr>
                  <w:lang w:eastAsia="ko-KR"/>
                </w:rPr>
                <w:t>(KS X ISO 8601</w:t>
              </w:r>
              <w:r>
                <w:rPr>
                  <w:lang w:eastAsia="ko-KR"/>
                </w:rPr>
                <w:t>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따른다</w:t>
              </w:r>
              <w:r>
                <w:rPr>
                  <w:lang w:eastAsia="ko-KR"/>
                </w:rPr>
                <w:t>)</w:t>
              </w:r>
            </w:ins>
          </w:p>
        </w:tc>
      </w:tr>
      <w:tr w:rsidR="00B4288B" w14:paraId="0304114D" w14:textId="77777777">
        <w:trPr>
          <w:cantSplit/>
          <w:jc w:val="center"/>
          <w:ins w:id="3672" w:author="임픽스 검토" w:date="2026-10-12T04:00:00Z"/>
        </w:trPr>
        <w:tc>
          <w:tcPr>
            <w:tcW w:w="2100" w:type="dxa"/>
          </w:tcPr>
          <w:p w14:paraId="6EB52B45" w14:textId="77777777" w:rsidR="00B4288B" w:rsidRDefault="0010783A">
            <w:pPr>
              <w:pStyle w:val="KS2"/>
              <w:rPr>
                <w:ins w:id="3673" w:author="임픽스 검토" w:date="2026-10-12T04:00:00Z"/>
              </w:rPr>
            </w:pPr>
            <w:ins w:id="3674" w:author="임픽스 검토" w:date="2026-10-12T04:00:00Z">
              <w:r>
                <w:t>고객사식별자</w:t>
              </w:r>
            </w:ins>
          </w:p>
        </w:tc>
        <w:tc>
          <w:tcPr>
            <w:tcW w:w="3000" w:type="dxa"/>
          </w:tcPr>
          <w:p w14:paraId="3749D646" w14:textId="77777777" w:rsidR="00B4288B" w:rsidRDefault="0010783A">
            <w:pPr>
              <w:pStyle w:val="KS2"/>
              <w:rPr>
                <w:ins w:id="3675" w:author="임픽스 검토" w:date="2026-10-12T04:00:00Z"/>
              </w:rPr>
            </w:pPr>
            <w:ins w:id="3676" w:author="임픽스 검토" w:date="2026-10-12T04:00:00Z">
              <w:r>
                <w:t>CustomerID</w:t>
              </w:r>
            </w:ins>
          </w:p>
        </w:tc>
        <w:tc>
          <w:tcPr>
            <w:tcW w:w="1150" w:type="dxa"/>
          </w:tcPr>
          <w:p w14:paraId="26AE1DF6" w14:textId="77777777" w:rsidR="00B4288B" w:rsidRDefault="0010783A">
            <w:pPr>
              <w:pStyle w:val="KS2"/>
              <w:jc w:val="center"/>
              <w:rPr>
                <w:ins w:id="3677" w:author="임픽스 검토" w:date="2026-10-12T04:00:00Z"/>
              </w:rPr>
            </w:pPr>
            <w:ins w:id="3678" w:author="임픽스 검토" w:date="2026-10-12T04:00:00Z">
              <w:r>
                <w:t>IDREF</w:t>
              </w:r>
            </w:ins>
          </w:p>
        </w:tc>
        <w:tc>
          <w:tcPr>
            <w:tcW w:w="1000" w:type="dxa"/>
          </w:tcPr>
          <w:p w14:paraId="00C03ABE" w14:textId="77777777" w:rsidR="00B4288B" w:rsidRDefault="0010783A">
            <w:pPr>
              <w:pStyle w:val="KS2"/>
              <w:jc w:val="center"/>
              <w:rPr>
                <w:ins w:id="3679" w:author="임픽스 검토" w:date="2026-10-12T04:00:00Z"/>
              </w:rPr>
            </w:pPr>
            <w:ins w:id="3680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699A2C5D" w14:textId="77777777" w:rsidR="00B4288B" w:rsidRDefault="0010783A">
            <w:pPr>
              <w:pStyle w:val="KS2"/>
              <w:rPr>
                <w:ins w:id="3681" w:author="임픽스 검토" w:date="2026-10-12T04:00:00Z"/>
                <w:lang w:eastAsia="ko-KR"/>
              </w:rPr>
            </w:pPr>
            <w:ins w:id="368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품목을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구매해가는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거래처를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식별하기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위한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고유값</w:t>
              </w:r>
            </w:ins>
          </w:p>
          <w:p w14:paraId="5AA4E578" w14:textId="77777777" w:rsidR="00B4288B" w:rsidRDefault="0010783A">
            <w:pPr>
              <w:pStyle w:val="KS2"/>
              <w:rPr>
                <w:ins w:id="3683" w:author="임픽스 검토" w:date="2026-10-12T04:00:00Z"/>
                <w:lang w:eastAsia="ko-KR"/>
              </w:rPr>
            </w:pPr>
            <w:ins w:id="368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고객사</w:t>
              </w:r>
              <w:r>
                <w:rPr>
                  <w:lang w:eastAsia="ko-KR"/>
                </w:rPr>
                <w:t>(CustomerPartyMaster)</w:t>
              </w:r>
            </w:ins>
          </w:p>
        </w:tc>
      </w:tr>
      <w:tr w:rsidR="00B4288B" w14:paraId="3361DDBB" w14:textId="77777777">
        <w:trPr>
          <w:cantSplit/>
          <w:jc w:val="center"/>
          <w:ins w:id="3685" w:author="임픽스 검토" w:date="2026-10-12T04:00:00Z"/>
        </w:trPr>
        <w:tc>
          <w:tcPr>
            <w:tcW w:w="2100" w:type="dxa"/>
          </w:tcPr>
          <w:p w14:paraId="4E186F3E" w14:textId="77777777" w:rsidR="00B4288B" w:rsidRDefault="0010783A">
            <w:pPr>
              <w:pStyle w:val="KS2"/>
              <w:rPr>
                <w:ins w:id="3686" w:author="임픽스 검토" w:date="2026-10-12T04:00:00Z"/>
              </w:rPr>
            </w:pPr>
            <w:ins w:id="3687" w:author="임픽스 검토" w:date="2026-10-12T04:00:00Z">
              <w:r>
                <w:t>포장내용</w:t>
              </w:r>
            </w:ins>
          </w:p>
        </w:tc>
        <w:tc>
          <w:tcPr>
            <w:tcW w:w="3000" w:type="dxa"/>
          </w:tcPr>
          <w:p w14:paraId="1A70872D" w14:textId="77777777" w:rsidR="00B4288B" w:rsidRDefault="0010783A">
            <w:pPr>
              <w:pStyle w:val="KS2"/>
              <w:rPr>
                <w:ins w:id="3688" w:author="임픽스 검토" w:date="2026-10-12T04:00:00Z"/>
              </w:rPr>
            </w:pPr>
            <w:ins w:id="3689" w:author="임픽스 검토" w:date="2026-10-12T04:00:00Z">
              <w:r>
                <w:t>PackingList</w:t>
              </w:r>
            </w:ins>
          </w:p>
        </w:tc>
        <w:tc>
          <w:tcPr>
            <w:tcW w:w="1150" w:type="dxa"/>
          </w:tcPr>
          <w:p w14:paraId="69FE982C" w14:textId="77777777" w:rsidR="00B4288B" w:rsidRDefault="0010783A">
            <w:pPr>
              <w:pStyle w:val="KS2"/>
              <w:jc w:val="center"/>
              <w:rPr>
                <w:ins w:id="3690" w:author="임픽스 검토" w:date="2026-10-12T04:00:00Z"/>
              </w:rPr>
            </w:pPr>
            <w:ins w:id="3691" w:author="임픽스 검토" w:date="2026-10-12T04:00:00Z">
              <w:r>
                <w:t>string</w:t>
              </w:r>
            </w:ins>
          </w:p>
        </w:tc>
        <w:tc>
          <w:tcPr>
            <w:tcW w:w="1000" w:type="dxa"/>
          </w:tcPr>
          <w:p w14:paraId="6720AD1E" w14:textId="77777777" w:rsidR="00B4288B" w:rsidRDefault="0010783A">
            <w:pPr>
              <w:pStyle w:val="KS2"/>
              <w:jc w:val="center"/>
              <w:rPr>
                <w:ins w:id="3692" w:author="임픽스 검토" w:date="2026-10-12T04:00:00Z"/>
              </w:rPr>
            </w:pPr>
            <w:ins w:id="3693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6B9E4FA2" w14:textId="77777777" w:rsidR="00B4288B" w:rsidRDefault="0010783A">
            <w:pPr>
              <w:pStyle w:val="KS2"/>
              <w:rPr>
                <w:ins w:id="3694" w:author="임픽스 검토" w:date="2026-10-12T04:00:00Z"/>
                <w:lang w:eastAsia="ko-KR"/>
              </w:rPr>
            </w:pPr>
            <w:ins w:id="369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선적할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화물의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포장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단위별로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내용물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수량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무게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명시한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서류에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정보</w:t>
              </w:r>
            </w:ins>
          </w:p>
        </w:tc>
      </w:tr>
      <w:tr w:rsidR="00B4288B" w14:paraId="5C673492" w14:textId="77777777">
        <w:trPr>
          <w:cantSplit/>
          <w:jc w:val="center"/>
          <w:ins w:id="3696" w:author="임픽스 검토" w:date="2026-10-12T04:00:00Z"/>
        </w:trPr>
        <w:tc>
          <w:tcPr>
            <w:tcW w:w="2100" w:type="dxa"/>
          </w:tcPr>
          <w:p w14:paraId="4C842DB8" w14:textId="77777777" w:rsidR="00B4288B" w:rsidRDefault="0010783A">
            <w:pPr>
              <w:pStyle w:val="KS2"/>
              <w:rPr>
                <w:ins w:id="3697" w:author="임픽스 검토" w:date="2026-10-12T04:00:00Z"/>
              </w:rPr>
            </w:pPr>
            <w:ins w:id="3698" w:author="임픽스 검토" w:date="2026-10-12T04:00:00Z">
              <w:r>
                <w:t>포장유형</w:t>
              </w:r>
            </w:ins>
          </w:p>
        </w:tc>
        <w:tc>
          <w:tcPr>
            <w:tcW w:w="3000" w:type="dxa"/>
          </w:tcPr>
          <w:p w14:paraId="05DABD12" w14:textId="77777777" w:rsidR="00B4288B" w:rsidRDefault="0010783A">
            <w:pPr>
              <w:pStyle w:val="KS2"/>
              <w:rPr>
                <w:ins w:id="3699" w:author="임픽스 검토" w:date="2026-10-12T04:00:00Z"/>
              </w:rPr>
            </w:pPr>
            <w:ins w:id="3700" w:author="임픽스 검토" w:date="2026-10-12T04:00:00Z">
              <w:r>
                <w:t>PackingType</w:t>
              </w:r>
            </w:ins>
          </w:p>
        </w:tc>
        <w:tc>
          <w:tcPr>
            <w:tcW w:w="1150" w:type="dxa"/>
          </w:tcPr>
          <w:p w14:paraId="33940B1F" w14:textId="77777777" w:rsidR="00B4288B" w:rsidRDefault="0010783A">
            <w:pPr>
              <w:pStyle w:val="KS2"/>
              <w:jc w:val="center"/>
              <w:rPr>
                <w:ins w:id="3701" w:author="임픽스 검토" w:date="2026-10-12T04:00:00Z"/>
              </w:rPr>
            </w:pPr>
            <w:ins w:id="3702" w:author="임픽스 검토" w:date="2026-10-12T04:00:00Z">
              <w:r>
                <w:t>enum</w:t>
              </w:r>
            </w:ins>
          </w:p>
        </w:tc>
        <w:tc>
          <w:tcPr>
            <w:tcW w:w="1000" w:type="dxa"/>
          </w:tcPr>
          <w:p w14:paraId="517B64D9" w14:textId="77777777" w:rsidR="00B4288B" w:rsidRDefault="0010783A">
            <w:pPr>
              <w:pStyle w:val="KS2"/>
              <w:jc w:val="center"/>
              <w:rPr>
                <w:ins w:id="3703" w:author="임픽스 검토" w:date="2026-10-12T04:00:00Z"/>
              </w:rPr>
            </w:pPr>
            <w:ins w:id="3704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05D8C8B4" w14:textId="77777777" w:rsidR="00B4288B" w:rsidRDefault="0010783A">
            <w:pPr>
              <w:pStyle w:val="KS2"/>
              <w:rPr>
                <w:ins w:id="3705" w:author="임픽스 검토" w:date="2026-10-12T04:00:00Z"/>
                <w:lang w:eastAsia="ko-KR"/>
              </w:rPr>
            </w:pPr>
            <w:ins w:id="370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포장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유형</w:t>
              </w:r>
            </w:ins>
          </w:p>
          <w:p w14:paraId="68985C22" w14:textId="77777777" w:rsidR="00B4288B" w:rsidRDefault="0010783A">
            <w:pPr>
              <w:pStyle w:val="KS2"/>
              <w:rPr>
                <w:ins w:id="3707" w:author="임픽스 검토" w:date="2026-10-12T04:00:00Z"/>
                <w:lang w:eastAsia="ko-KR"/>
              </w:rPr>
            </w:pPr>
            <w:ins w:id="370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박스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팔레트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벌크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</w:ins>
          </w:p>
          <w:p w14:paraId="38136DC7" w14:textId="77777777" w:rsidR="00B4288B" w:rsidRDefault="0010783A">
            <w:pPr>
              <w:pStyle w:val="KS2"/>
              <w:rPr>
                <w:ins w:id="3709" w:author="임픽스 검토" w:date="2026-10-12T04:00:00Z"/>
                <w:lang w:eastAsia="ko-KR"/>
              </w:rPr>
            </w:pPr>
            <w:ins w:id="371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03360F31" w14:textId="77777777">
        <w:trPr>
          <w:cantSplit/>
          <w:jc w:val="center"/>
          <w:ins w:id="3711" w:author="임픽스 검토" w:date="2026-10-12T04:00:00Z"/>
        </w:trPr>
        <w:tc>
          <w:tcPr>
            <w:tcW w:w="2100" w:type="dxa"/>
          </w:tcPr>
          <w:p w14:paraId="7E58B79A" w14:textId="77777777" w:rsidR="00B4288B" w:rsidRDefault="0010783A">
            <w:pPr>
              <w:pStyle w:val="KS2"/>
              <w:rPr>
                <w:ins w:id="3712" w:author="임픽스 검토" w:date="2026-10-12T04:00:00Z"/>
              </w:rPr>
            </w:pPr>
            <w:ins w:id="3713" w:author="임픽스 검토" w:date="2026-10-12T04:00:00Z">
              <w:r>
                <w:t>운송방법</w:t>
              </w:r>
            </w:ins>
          </w:p>
        </w:tc>
        <w:tc>
          <w:tcPr>
            <w:tcW w:w="3000" w:type="dxa"/>
          </w:tcPr>
          <w:p w14:paraId="2C8884BC" w14:textId="77777777" w:rsidR="00B4288B" w:rsidRDefault="0010783A">
            <w:pPr>
              <w:pStyle w:val="KS2"/>
              <w:rPr>
                <w:ins w:id="3714" w:author="임픽스 검토" w:date="2026-10-12T04:00:00Z"/>
              </w:rPr>
            </w:pPr>
            <w:ins w:id="3715" w:author="임픽스 검토" w:date="2026-10-12T04:00:00Z">
              <w:r>
                <w:t>TransportationMethodCode</w:t>
              </w:r>
            </w:ins>
          </w:p>
        </w:tc>
        <w:tc>
          <w:tcPr>
            <w:tcW w:w="1150" w:type="dxa"/>
          </w:tcPr>
          <w:p w14:paraId="0C58E875" w14:textId="77777777" w:rsidR="00B4288B" w:rsidRDefault="0010783A">
            <w:pPr>
              <w:pStyle w:val="KS2"/>
              <w:jc w:val="center"/>
              <w:rPr>
                <w:ins w:id="3716" w:author="임픽스 검토" w:date="2026-10-12T04:00:00Z"/>
              </w:rPr>
            </w:pPr>
            <w:ins w:id="3717" w:author="임픽스 검토" w:date="2026-10-12T04:00:00Z">
              <w:r>
                <w:t>enum</w:t>
              </w:r>
            </w:ins>
          </w:p>
        </w:tc>
        <w:tc>
          <w:tcPr>
            <w:tcW w:w="1000" w:type="dxa"/>
          </w:tcPr>
          <w:p w14:paraId="49DA80E8" w14:textId="77777777" w:rsidR="00B4288B" w:rsidRDefault="0010783A">
            <w:pPr>
              <w:pStyle w:val="KS2"/>
              <w:jc w:val="center"/>
              <w:rPr>
                <w:ins w:id="3718" w:author="임픽스 검토" w:date="2026-10-12T04:00:00Z"/>
              </w:rPr>
            </w:pPr>
            <w:ins w:id="3719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5E902B28" w14:textId="77777777" w:rsidR="00B4288B" w:rsidRDefault="0010783A">
            <w:pPr>
              <w:pStyle w:val="KS2"/>
              <w:rPr>
                <w:ins w:id="3720" w:author="임픽스 검토" w:date="2026-10-12T04:00:00Z"/>
                <w:lang w:eastAsia="ko-KR"/>
              </w:rPr>
            </w:pPr>
            <w:ins w:id="372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항공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해상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도로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철도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운송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수단</w:t>
              </w:r>
            </w:ins>
          </w:p>
          <w:p w14:paraId="5BD4866E" w14:textId="77777777" w:rsidR="00B4288B" w:rsidRDefault="0010783A">
            <w:pPr>
              <w:pStyle w:val="KS2"/>
              <w:rPr>
                <w:ins w:id="3722" w:author="임픽스 검토" w:date="2026-10-12T04:00:00Z"/>
                <w:lang w:eastAsia="ko-KR"/>
              </w:rPr>
            </w:pPr>
            <w:ins w:id="3723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083BB2D2" w14:textId="77777777">
        <w:trPr>
          <w:cantSplit/>
          <w:jc w:val="center"/>
          <w:ins w:id="3724" w:author="임픽스 검토" w:date="2026-10-12T04:00:00Z"/>
        </w:trPr>
        <w:tc>
          <w:tcPr>
            <w:tcW w:w="2100" w:type="dxa"/>
          </w:tcPr>
          <w:p w14:paraId="4BF18D7D" w14:textId="77777777" w:rsidR="00B4288B" w:rsidRDefault="0010783A">
            <w:pPr>
              <w:pStyle w:val="KS2"/>
              <w:rPr>
                <w:ins w:id="3725" w:author="임픽스 검토" w:date="2026-10-12T04:00:00Z"/>
              </w:rPr>
            </w:pPr>
            <w:ins w:id="3726" w:author="임픽스 검토" w:date="2026-10-12T04:00:00Z">
              <w:r>
                <w:t>배송처리담당부서식별자</w:t>
              </w:r>
            </w:ins>
          </w:p>
        </w:tc>
        <w:tc>
          <w:tcPr>
            <w:tcW w:w="3000" w:type="dxa"/>
          </w:tcPr>
          <w:p w14:paraId="0CCDC138" w14:textId="77777777" w:rsidR="00B4288B" w:rsidRDefault="0010783A">
            <w:pPr>
              <w:pStyle w:val="KS2"/>
              <w:rPr>
                <w:ins w:id="3727" w:author="임픽스 검토" w:date="2026-10-12T04:00:00Z"/>
              </w:rPr>
            </w:pPr>
            <w:ins w:id="3728" w:author="임픽스 검토" w:date="2026-10-12T04:00:00Z">
              <w:r>
                <w:t>DepartmentInChargeID</w:t>
              </w:r>
            </w:ins>
          </w:p>
        </w:tc>
        <w:tc>
          <w:tcPr>
            <w:tcW w:w="1150" w:type="dxa"/>
          </w:tcPr>
          <w:p w14:paraId="4C7A2C6D" w14:textId="77777777" w:rsidR="00B4288B" w:rsidRDefault="0010783A">
            <w:pPr>
              <w:pStyle w:val="KS2"/>
              <w:jc w:val="center"/>
              <w:rPr>
                <w:ins w:id="3729" w:author="임픽스 검토" w:date="2026-10-12T04:00:00Z"/>
              </w:rPr>
            </w:pPr>
            <w:ins w:id="3730" w:author="임픽스 검토" w:date="2026-10-12T04:00:00Z">
              <w:r>
                <w:t>IDREF</w:t>
              </w:r>
            </w:ins>
          </w:p>
        </w:tc>
        <w:tc>
          <w:tcPr>
            <w:tcW w:w="1000" w:type="dxa"/>
          </w:tcPr>
          <w:p w14:paraId="06073C73" w14:textId="77777777" w:rsidR="00B4288B" w:rsidRDefault="0010783A">
            <w:pPr>
              <w:pStyle w:val="KS2"/>
              <w:jc w:val="center"/>
              <w:rPr>
                <w:ins w:id="3731" w:author="임픽스 검토" w:date="2026-10-12T04:00:00Z"/>
              </w:rPr>
            </w:pPr>
            <w:ins w:id="3732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5EA6BC00" w14:textId="77777777" w:rsidR="00B4288B" w:rsidRDefault="0010783A">
            <w:pPr>
              <w:pStyle w:val="KS2"/>
              <w:rPr>
                <w:ins w:id="3733" w:author="임픽스 검토" w:date="2026-10-12T04:00:00Z"/>
                <w:lang w:eastAsia="ko-KR"/>
              </w:rPr>
            </w:pPr>
            <w:ins w:id="373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배송을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처리하는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담당부서를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식별하기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위한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고유값</w:t>
              </w:r>
            </w:ins>
          </w:p>
          <w:p w14:paraId="3D873CFE" w14:textId="77777777" w:rsidR="00B4288B" w:rsidRDefault="0010783A">
            <w:pPr>
              <w:pStyle w:val="KS2"/>
              <w:rPr>
                <w:ins w:id="3735" w:author="임픽스 검토" w:date="2026-10-12T04:00:00Z"/>
                <w:lang w:eastAsia="ko-KR"/>
              </w:rPr>
            </w:pPr>
            <w:ins w:id="373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부서</w:t>
              </w:r>
              <w:r>
                <w:rPr>
                  <w:lang w:eastAsia="ko-KR"/>
                </w:rPr>
                <w:t>(Department)</w:t>
              </w:r>
            </w:ins>
          </w:p>
        </w:tc>
      </w:tr>
      <w:tr w:rsidR="00B4288B" w14:paraId="47782FB0" w14:textId="77777777">
        <w:trPr>
          <w:cantSplit/>
          <w:jc w:val="center"/>
          <w:ins w:id="3737" w:author="임픽스 검토" w:date="2026-10-12T04:00:00Z"/>
        </w:trPr>
        <w:tc>
          <w:tcPr>
            <w:tcW w:w="2100" w:type="dxa"/>
          </w:tcPr>
          <w:p w14:paraId="7547CDE5" w14:textId="77777777" w:rsidR="00B4288B" w:rsidRDefault="0010783A">
            <w:pPr>
              <w:pStyle w:val="KS2"/>
              <w:rPr>
                <w:ins w:id="3738" w:author="임픽스 검토" w:date="2026-10-12T04:00:00Z"/>
              </w:rPr>
            </w:pPr>
            <w:ins w:id="3739" w:author="임픽스 검토" w:date="2026-10-12T04:00:00Z">
              <w:r>
                <w:t>배송처리담당부서명</w:t>
              </w:r>
            </w:ins>
          </w:p>
        </w:tc>
        <w:tc>
          <w:tcPr>
            <w:tcW w:w="3000" w:type="dxa"/>
          </w:tcPr>
          <w:p w14:paraId="5EB2BF74" w14:textId="77777777" w:rsidR="00B4288B" w:rsidRDefault="0010783A">
            <w:pPr>
              <w:pStyle w:val="KS2"/>
              <w:rPr>
                <w:ins w:id="3740" w:author="임픽스 검토" w:date="2026-10-12T04:00:00Z"/>
              </w:rPr>
            </w:pPr>
            <w:ins w:id="3741" w:author="임픽스 검토" w:date="2026-10-12T04:00:00Z">
              <w:r>
                <w:t>DepartmentInChargeName</w:t>
              </w:r>
            </w:ins>
          </w:p>
        </w:tc>
        <w:tc>
          <w:tcPr>
            <w:tcW w:w="1150" w:type="dxa"/>
          </w:tcPr>
          <w:p w14:paraId="0A67A953" w14:textId="77777777" w:rsidR="00B4288B" w:rsidRDefault="0010783A">
            <w:pPr>
              <w:pStyle w:val="KS2"/>
              <w:jc w:val="center"/>
              <w:rPr>
                <w:ins w:id="3742" w:author="임픽스 검토" w:date="2026-10-12T04:00:00Z"/>
              </w:rPr>
            </w:pPr>
            <w:ins w:id="3743" w:author="임픽스 검토" w:date="2026-10-12T04:00:00Z">
              <w:r>
                <w:t>string</w:t>
              </w:r>
            </w:ins>
          </w:p>
        </w:tc>
        <w:tc>
          <w:tcPr>
            <w:tcW w:w="1000" w:type="dxa"/>
          </w:tcPr>
          <w:p w14:paraId="45D78302" w14:textId="77777777" w:rsidR="00B4288B" w:rsidRDefault="0010783A">
            <w:pPr>
              <w:pStyle w:val="KS2"/>
              <w:jc w:val="center"/>
              <w:rPr>
                <w:ins w:id="3744" w:author="임픽스 검토" w:date="2026-10-12T04:00:00Z"/>
              </w:rPr>
            </w:pPr>
            <w:ins w:id="3745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77C9C3DB" w14:textId="77777777" w:rsidR="00B4288B" w:rsidRDefault="0010783A">
            <w:pPr>
              <w:pStyle w:val="KS2"/>
              <w:rPr>
                <w:ins w:id="3746" w:author="임픽스 검토" w:date="2026-10-12T04:00:00Z"/>
                <w:lang w:eastAsia="ko-KR"/>
              </w:rPr>
            </w:pPr>
            <w:ins w:id="374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배송을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처리하는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담당부서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명칭</w:t>
              </w:r>
            </w:ins>
          </w:p>
          <w:p w14:paraId="126BAA7D" w14:textId="77777777" w:rsidR="00B4288B" w:rsidRDefault="0010783A">
            <w:pPr>
              <w:pStyle w:val="KS2"/>
              <w:rPr>
                <w:ins w:id="3748" w:author="임픽스 검토" w:date="2026-10-12T04:00:00Z"/>
                <w:lang w:eastAsia="ko-KR"/>
              </w:rPr>
            </w:pPr>
            <w:ins w:id="374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부서</w:t>
              </w:r>
              <w:r>
                <w:rPr>
                  <w:lang w:eastAsia="ko-KR"/>
                </w:rPr>
                <w:t>(Department.DepartmentName)</w:t>
              </w:r>
            </w:ins>
          </w:p>
        </w:tc>
      </w:tr>
      <w:tr w:rsidR="00B4288B" w14:paraId="69676E41" w14:textId="77777777">
        <w:trPr>
          <w:cantSplit/>
          <w:jc w:val="center"/>
          <w:ins w:id="3750" w:author="임픽스 검토" w:date="2026-10-12T04:00:00Z"/>
        </w:trPr>
        <w:tc>
          <w:tcPr>
            <w:tcW w:w="2100" w:type="dxa"/>
          </w:tcPr>
          <w:p w14:paraId="68CA4834" w14:textId="77777777" w:rsidR="00B4288B" w:rsidRDefault="0010783A">
            <w:pPr>
              <w:pStyle w:val="KS2"/>
              <w:rPr>
                <w:ins w:id="3751" w:author="임픽스 검토" w:date="2026-10-12T04:00:00Z"/>
              </w:rPr>
            </w:pPr>
            <w:ins w:id="3752" w:author="임픽스 검토" w:date="2026-10-12T04:00:00Z">
              <w:r>
                <w:t>배송처리담당자식별자</w:t>
              </w:r>
            </w:ins>
          </w:p>
        </w:tc>
        <w:tc>
          <w:tcPr>
            <w:tcW w:w="3000" w:type="dxa"/>
          </w:tcPr>
          <w:p w14:paraId="3340E7DB" w14:textId="77777777" w:rsidR="00B4288B" w:rsidRDefault="0010783A">
            <w:pPr>
              <w:pStyle w:val="KS2"/>
              <w:rPr>
                <w:ins w:id="3753" w:author="임픽스 검토" w:date="2026-10-12T04:00:00Z"/>
              </w:rPr>
            </w:pPr>
            <w:ins w:id="3754" w:author="임픽스 검토" w:date="2026-10-12T04:00:00Z">
              <w:r>
                <w:t>PersonInChargeID</w:t>
              </w:r>
            </w:ins>
          </w:p>
        </w:tc>
        <w:tc>
          <w:tcPr>
            <w:tcW w:w="1150" w:type="dxa"/>
          </w:tcPr>
          <w:p w14:paraId="5C0B84CA" w14:textId="77777777" w:rsidR="00B4288B" w:rsidRDefault="0010783A">
            <w:pPr>
              <w:pStyle w:val="KS2"/>
              <w:jc w:val="center"/>
              <w:rPr>
                <w:ins w:id="3755" w:author="임픽스 검토" w:date="2026-10-12T04:00:00Z"/>
              </w:rPr>
            </w:pPr>
            <w:ins w:id="3756" w:author="임픽스 검토" w:date="2026-10-12T04:00:00Z">
              <w:r>
                <w:t>IDREF</w:t>
              </w:r>
            </w:ins>
          </w:p>
        </w:tc>
        <w:tc>
          <w:tcPr>
            <w:tcW w:w="1000" w:type="dxa"/>
          </w:tcPr>
          <w:p w14:paraId="40F2171E" w14:textId="77777777" w:rsidR="00B4288B" w:rsidRDefault="0010783A">
            <w:pPr>
              <w:pStyle w:val="KS2"/>
              <w:jc w:val="center"/>
              <w:rPr>
                <w:ins w:id="3757" w:author="임픽스 검토" w:date="2026-10-12T04:00:00Z"/>
              </w:rPr>
            </w:pPr>
            <w:ins w:id="3758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226DBCA8" w14:textId="77777777" w:rsidR="00B4288B" w:rsidRDefault="0010783A">
            <w:pPr>
              <w:pStyle w:val="KS2"/>
              <w:rPr>
                <w:ins w:id="3759" w:author="임픽스 검토" w:date="2026-10-12T04:00:00Z"/>
                <w:lang w:eastAsia="ko-KR"/>
              </w:rPr>
            </w:pPr>
            <w:ins w:id="376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배송을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처리하는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담당자를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식별하기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위한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고유값</w:t>
              </w:r>
            </w:ins>
          </w:p>
          <w:p w14:paraId="66EB3BF1" w14:textId="77777777" w:rsidR="00B4288B" w:rsidRDefault="0010783A">
            <w:pPr>
              <w:pStyle w:val="KS2"/>
              <w:rPr>
                <w:ins w:id="3761" w:author="임픽스 검토" w:date="2026-10-12T04:00:00Z"/>
                <w:lang w:eastAsia="ko-KR"/>
              </w:rPr>
            </w:pPr>
            <w:ins w:id="376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사원</w:t>
              </w:r>
              <w:r>
                <w:rPr>
                  <w:lang w:eastAsia="ko-KR"/>
                </w:rPr>
                <w:t>(Personnel)</w:t>
              </w:r>
            </w:ins>
          </w:p>
        </w:tc>
      </w:tr>
      <w:tr w:rsidR="00B4288B" w14:paraId="25E358F8" w14:textId="77777777">
        <w:trPr>
          <w:cantSplit/>
          <w:jc w:val="center"/>
          <w:ins w:id="3763" w:author="임픽스 검토" w:date="2026-10-12T04:00:00Z"/>
        </w:trPr>
        <w:tc>
          <w:tcPr>
            <w:tcW w:w="2100" w:type="dxa"/>
          </w:tcPr>
          <w:p w14:paraId="3FFDAE6C" w14:textId="77777777" w:rsidR="00B4288B" w:rsidRDefault="0010783A">
            <w:pPr>
              <w:pStyle w:val="KS2"/>
              <w:rPr>
                <w:ins w:id="3764" w:author="임픽스 검토" w:date="2026-10-12T04:00:00Z"/>
              </w:rPr>
            </w:pPr>
            <w:ins w:id="3765" w:author="임픽스 검토" w:date="2026-10-12T04:00:00Z">
              <w:r>
                <w:t>배송처리담당자명</w:t>
              </w:r>
            </w:ins>
          </w:p>
        </w:tc>
        <w:tc>
          <w:tcPr>
            <w:tcW w:w="3000" w:type="dxa"/>
          </w:tcPr>
          <w:p w14:paraId="021933EA" w14:textId="77777777" w:rsidR="00B4288B" w:rsidRDefault="0010783A">
            <w:pPr>
              <w:pStyle w:val="KS2"/>
              <w:rPr>
                <w:ins w:id="3766" w:author="임픽스 검토" w:date="2026-10-12T04:00:00Z"/>
              </w:rPr>
            </w:pPr>
            <w:ins w:id="3767" w:author="임픽스 검토" w:date="2026-10-12T04:00:00Z">
              <w:r>
                <w:t>PersonInChargeName</w:t>
              </w:r>
            </w:ins>
          </w:p>
        </w:tc>
        <w:tc>
          <w:tcPr>
            <w:tcW w:w="1150" w:type="dxa"/>
          </w:tcPr>
          <w:p w14:paraId="1BE940D9" w14:textId="77777777" w:rsidR="00B4288B" w:rsidRDefault="0010783A">
            <w:pPr>
              <w:pStyle w:val="KS2"/>
              <w:jc w:val="center"/>
              <w:rPr>
                <w:ins w:id="3768" w:author="임픽스 검토" w:date="2026-10-12T04:00:00Z"/>
              </w:rPr>
            </w:pPr>
            <w:ins w:id="3769" w:author="임픽스 검토" w:date="2026-10-12T04:00:00Z">
              <w:r>
                <w:t>string</w:t>
              </w:r>
            </w:ins>
          </w:p>
        </w:tc>
        <w:tc>
          <w:tcPr>
            <w:tcW w:w="1000" w:type="dxa"/>
          </w:tcPr>
          <w:p w14:paraId="5E697815" w14:textId="77777777" w:rsidR="00B4288B" w:rsidRDefault="0010783A">
            <w:pPr>
              <w:pStyle w:val="KS2"/>
              <w:jc w:val="center"/>
              <w:rPr>
                <w:ins w:id="3770" w:author="임픽스 검토" w:date="2026-10-12T04:00:00Z"/>
              </w:rPr>
            </w:pPr>
            <w:ins w:id="3771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0F30B7C4" w14:textId="77777777" w:rsidR="00B4288B" w:rsidRDefault="0010783A">
            <w:pPr>
              <w:pStyle w:val="KS2"/>
              <w:rPr>
                <w:ins w:id="3772" w:author="임픽스 검토" w:date="2026-10-12T04:00:00Z"/>
                <w:lang w:eastAsia="ko-KR"/>
              </w:rPr>
            </w:pPr>
            <w:ins w:id="3773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배송을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처리하는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담당자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이름</w:t>
              </w:r>
            </w:ins>
          </w:p>
          <w:p w14:paraId="5B069086" w14:textId="77777777" w:rsidR="00B4288B" w:rsidRDefault="0010783A">
            <w:pPr>
              <w:pStyle w:val="KS2"/>
              <w:rPr>
                <w:ins w:id="3774" w:author="임픽스 검토" w:date="2026-10-12T04:00:00Z"/>
                <w:lang w:eastAsia="ko-KR"/>
              </w:rPr>
            </w:pPr>
            <w:ins w:id="377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사원</w:t>
              </w:r>
              <w:r>
                <w:rPr>
                  <w:lang w:eastAsia="ko-KR"/>
                </w:rPr>
                <w:t>(Personnel.PersonnelName)</w:t>
              </w:r>
            </w:ins>
          </w:p>
        </w:tc>
      </w:tr>
      <w:tr w:rsidR="00B4288B" w14:paraId="25FCCB53" w14:textId="77777777">
        <w:trPr>
          <w:cantSplit/>
          <w:jc w:val="center"/>
          <w:ins w:id="3776" w:author="임픽스 검토" w:date="2026-10-12T04:00:00Z"/>
        </w:trPr>
        <w:tc>
          <w:tcPr>
            <w:tcW w:w="2100" w:type="dxa"/>
          </w:tcPr>
          <w:p w14:paraId="1DD8F857" w14:textId="77777777" w:rsidR="00B4288B" w:rsidRDefault="0010783A">
            <w:pPr>
              <w:pStyle w:val="KS2"/>
              <w:rPr>
                <w:ins w:id="3777" w:author="임픽스 검토" w:date="2026-10-12T04:00:00Z"/>
              </w:rPr>
            </w:pPr>
            <w:ins w:id="3778" w:author="임픽스 검토" w:date="2026-10-12T04:00:00Z">
              <w:r>
                <w:t>배송처리담당자전화번호</w:t>
              </w:r>
            </w:ins>
          </w:p>
        </w:tc>
        <w:tc>
          <w:tcPr>
            <w:tcW w:w="3000" w:type="dxa"/>
          </w:tcPr>
          <w:p w14:paraId="27BBD7B5" w14:textId="77777777" w:rsidR="00B4288B" w:rsidRDefault="0010783A">
            <w:pPr>
              <w:pStyle w:val="KS2"/>
              <w:rPr>
                <w:ins w:id="3779" w:author="임픽스 검토" w:date="2026-10-12T04:00:00Z"/>
              </w:rPr>
            </w:pPr>
            <w:ins w:id="3780" w:author="임픽스 검토" w:date="2026-10-12T04:00:00Z">
              <w:r>
                <w:t>PersonInChargeDialNumber</w:t>
              </w:r>
            </w:ins>
          </w:p>
        </w:tc>
        <w:tc>
          <w:tcPr>
            <w:tcW w:w="1150" w:type="dxa"/>
          </w:tcPr>
          <w:p w14:paraId="6C4EF3C6" w14:textId="77777777" w:rsidR="00B4288B" w:rsidRDefault="0010783A">
            <w:pPr>
              <w:pStyle w:val="KS2"/>
              <w:jc w:val="center"/>
              <w:rPr>
                <w:ins w:id="3781" w:author="임픽스 검토" w:date="2026-10-12T04:00:00Z"/>
              </w:rPr>
            </w:pPr>
            <w:ins w:id="3782" w:author="임픽스 검토" w:date="2026-10-12T04:00:00Z">
              <w:r>
                <w:t>string</w:t>
              </w:r>
            </w:ins>
          </w:p>
        </w:tc>
        <w:tc>
          <w:tcPr>
            <w:tcW w:w="1000" w:type="dxa"/>
          </w:tcPr>
          <w:p w14:paraId="2BEAD589" w14:textId="77777777" w:rsidR="00B4288B" w:rsidRDefault="0010783A">
            <w:pPr>
              <w:pStyle w:val="KS2"/>
              <w:jc w:val="center"/>
              <w:rPr>
                <w:ins w:id="3783" w:author="임픽스 검토" w:date="2026-10-12T04:00:00Z"/>
              </w:rPr>
            </w:pPr>
            <w:ins w:id="3784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6B0EC41B" w14:textId="77777777" w:rsidR="00B4288B" w:rsidRDefault="0010783A">
            <w:pPr>
              <w:pStyle w:val="KS2"/>
              <w:rPr>
                <w:ins w:id="3785" w:author="임픽스 검토" w:date="2026-10-12T04:00:00Z"/>
                <w:lang w:eastAsia="ko-KR"/>
              </w:rPr>
            </w:pPr>
            <w:ins w:id="378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배송을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처리하는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담당자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전화번호</w:t>
              </w:r>
            </w:ins>
          </w:p>
          <w:p w14:paraId="308629C2" w14:textId="77777777" w:rsidR="00B4288B" w:rsidRDefault="0010783A">
            <w:pPr>
              <w:pStyle w:val="KS2"/>
              <w:rPr>
                <w:ins w:id="3787" w:author="임픽스 검토" w:date="2026-10-12T04:00:00Z"/>
                <w:lang w:eastAsia="ko-KR"/>
              </w:rPr>
            </w:pPr>
            <w:ins w:id="378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사원</w:t>
              </w:r>
              <w:r>
                <w:rPr>
                  <w:lang w:eastAsia="ko-KR"/>
                </w:rPr>
                <w:t>(Personnel.PersonInChargeDialNumber)</w:t>
              </w:r>
            </w:ins>
          </w:p>
        </w:tc>
      </w:tr>
      <w:tr w:rsidR="00B4288B" w14:paraId="237A8D01" w14:textId="77777777">
        <w:trPr>
          <w:cantSplit/>
          <w:jc w:val="center"/>
          <w:ins w:id="3789" w:author="임픽스 검토" w:date="2026-10-12T04:00:00Z"/>
        </w:trPr>
        <w:tc>
          <w:tcPr>
            <w:tcW w:w="2100" w:type="dxa"/>
          </w:tcPr>
          <w:p w14:paraId="6E10EC71" w14:textId="77777777" w:rsidR="00B4288B" w:rsidRDefault="0010783A">
            <w:pPr>
              <w:pStyle w:val="KS2"/>
              <w:rPr>
                <w:ins w:id="3790" w:author="임픽스 검토" w:date="2026-10-12T04:00:00Z"/>
              </w:rPr>
            </w:pPr>
            <w:ins w:id="3791" w:author="임픽스 검토" w:date="2026-10-12T04:00:00Z">
              <w:r>
                <w:t>운송사</w:t>
              </w:r>
            </w:ins>
          </w:p>
        </w:tc>
        <w:tc>
          <w:tcPr>
            <w:tcW w:w="3000" w:type="dxa"/>
          </w:tcPr>
          <w:p w14:paraId="1A4B9B39" w14:textId="77777777" w:rsidR="00B4288B" w:rsidRDefault="0010783A">
            <w:pPr>
              <w:pStyle w:val="KS2"/>
              <w:rPr>
                <w:ins w:id="3792" w:author="임픽스 검토" w:date="2026-10-12T04:00:00Z"/>
              </w:rPr>
            </w:pPr>
            <w:ins w:id="3793" w:author="임픽스 검토" w:date="2026-10-12T04:00:00Z">
              <w:r>
                <w:t>TransportationCompany</w:t>
              </w:r>
            </w:ins>
          </w:p>
        </w:tc>
        <w:tc>
          <w:tcPr>
            <w:tcW w:w="1150" w:type="dxa"/>
          </w:tcPr>
          <w:p w14:paraId="618E8A09" w14:textId="77777777" w:rsidR="00B4288B" w:rsidRDefault="0010783A">
            <w:pPr>
              <w:pStyle w:val="KS2"/>
              <w:jc w:val="center"/>
              <w:rPr>
                <w:ins w:id="3794" w:author="임픽스 검토" w:date="2026-10-12T04:00:00Z"/>
              </w:rPr>
            </w:pPr>
            <w:ins w:id="3795" w:author="임픽스 검토" w:date="2026-10-12T04:00:00Z">
              <w:r>
                <w:t>string</w:t>
              </w:r>
            </w:ins>
          </w:p>
        </w:tc>
        <w:tc>
          <w:tcPr>
            <w:tcW w:w="1000" w:type="dxa"/>
          </w:tcPr>
          <w:p w14:paraId="34525B2E" w14:textId="77777777" w:rsidR="00B4288B" w:rsidRDefault="0010783A">
            <w:pPr>
              <w:pStyle w:val="KS2"/>
              <w:jc w:val="center"/>
              <w:rPr>
                <w:ins w:id="3796" w:author="임픽스 검토" w:date="2026-10-12T04:00:00Z"/>
              </w:rPr>
            </w:pPr>
            <w:ins w:id="3797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5680BA5E" w14:textId="77777777" w:rsidR="00B4288B" w:rsidRDefault="0010783A">
            <w:pPr>
              <w:pStyle w:val="KS2"/>
              <w:rPr>
                <w:ins w:id="3798" w:author="임픽스 검토" w:date="2026-10-12T04:00:00Z"/>
                <w:lang w:eastAsia="ko-KR"/>
              </w:rPr>
            </w:pPr>
            <w:ins w:id="379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제품의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운송을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담당하는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회사</w:t>
              </w:r>
            </w:ins>
          </w:p>
        </w:tc>
      </w:tr>
      <w:tr w:rsidR="00B4288B" w14:paraId="7DC2A0A8" w14:textId="77777777">
        <w:trPr>
          <w:cantSplit/>
          <w:jc w:val="center"/>
          <w:ins w:id="3800" w:author="임픽스 검토" w:date="2026-10-12T04:00:00Z"/>
        </w:trPr>
        <w:tc>
          <w:tcPr>
            <w:tcW w:w="2100" w:type="dxa"/>
          </w:tcPr>
          <w:p w14:paraId="2F802593" w14:textId="77777777" w:rsidR="00B4288B" w:rsidRDefault="0010783A">
            <w:pPr>
              <w:pStyle w:val="KS2"/>
              <w:rPr>
                <w:ins w:id="3801" w:author="임픽스 검토" w:date="2026-10-12T04:00:00Z"/>
              </w:rPr>
            </w:pPr>
            <w:ins w:id="3802" w:author="임픽스 검토" w:date="2026-10-12T04:00:00Z">
              <w:r>
                <w:t>운송담당자명</w:t>
              </w:r>
            </w:ins>
          </w:p>
        </w:tc>
        <w:tc>
          <w:tcPr>
            <w:tcW w:w="3000" w:type="dxa"/>
          </w:tcPr>
          <w:p w14:paraId="622E3372" w14:textId="77777777" w:rsidR="00B4288B" w:rsidRDefault="0010783A">
            <w:pPr>
              <w:pStyle w:val="KS2"/>
              <w:rPr>
                <w:ins w:id="3803" w:author="임픽스 검토" w:date="2026-10-12T04:00:00Z"/>
              </w:rPr>
            </w:pPr>
            <w:ins w:id="3804" w:author="임픽스 검토" w:date="2026-10-12T04:00:00Z">
              <w:r>
                <w:t>PersonInChargeNameOfTransportation</w:t>
              </w:r>
            </w:ins>
          </w:p>
        </w:tc>
        <w:tc>
          <w:tcPr>
            <w:tcW w:w="1150" w:type="dxa"/>
          </w:tcPr>
          <w:p w14:paraId="21787B5A" w14:textId="77777777" w:rsidR="00B4288B" w:rsidRDefault="0010783A">
            <w:pPr>
              <w:pStyle w:val="KS2"/>
              <w:jc w:val="center"/>
              <w:rPr>
                <w:ins w:id="3805" w:author="임픽스 검토" w:date="2026-10-12T04:00:00Z"/>
              </w:rPr>
            </w:pPr>
            <w:ins w:id="3806" w:author="임픽스 검토" w:date="2026-10-12T04:00:00Z">
              <w:r>
                <w:t>string</w:t>
              </w:r>
            </w:ins>
          </w:p>
        </w:tc>
        <w:tc>
          <w:tcPr>
            <w:tcW w:w="1000" w:type="dxa"/>
          </w:tcPr>
          <w:p w14:paraId="2620E47E" w14:textId="77777777" w:rsidR="00B4288B" w:rsidRDefault="0010783A">
            <w:pPr>
              <w:pStyle w:val="KS2"/>
              <w:jc w:val="center"/>
              <w:rPr>
                <w:ins w:id="3807" w:author="임픽스 검토" w:date="2026-10-12T04:00:00Z"/>
              </w:rPr>
            </w:pPr>
            <w:ins w:id="3808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56EA8379" w14:textId="77777777" w:rsidR="00B4288B" w:rsidRDefault="0010783A">
            <w:pPr>
              <w:pStyle w:val="KS2"/>
              <w:rPr>
                <w:ins w:id="3809" w:author="임픽스 검토" w:date="2026-10-12T04:00:00Z"/>
                <w:lang w:eastAsia="ko-KR"/>
              </w:rPr>
            </w:pPr>
            <w:ins w:id="381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운송사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배송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담당자의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이름</w:t>
              </w:r>
            </w:ins>
          </w:p>
        </w:tc>
      </w:tr>
      <w:tr w:rsidR="00B4288B" w14:paraId="3441A5E5" w14:textId="77777777">
        <w:trPr>
          <w:cantSplit/>
          <w:jc w:val="center"/>
          <w:ins w:id="3811" w:author="임픽스 검토" w:date="2026-10-12T04:00:00Z"/>
        </w:trPr>
        <w:tc>
          <w:tcPr>
            <w:tcW w:w="2100" w:type="dxa"/>
          </w:tcPr>
          <w:p w14:paraId="2E9A35DB" w14:textId="77777777" w:rsidR="00B4288B" w:rsidRDefault="0010783A">
            <w:pPr>
              <w:pStyle w:val="KS2"/>
              <w:rPr>
                <w:ins w:id="3812" w:author="임픽스 검토" w:date="2026-10-12T04:00:00Z"/>
              </w:rPr>
            </w:pPr>
            <w:ins w:id="3813" w:author="임픽스 검토" w:date="2026-10-12T04:00:00Z">
              <w:r>
                <w:t>운송담당자전화번호</w:t>
              </w:r>
            </w:ins>
          </w:p>
        </w:tc>
        <w:tc>
          <w:tcPr>
            <w:tcW w:w="3000" w:type="dxa"/>
          </w:tcPr>
          <w:p w14:paraId="6D10F0E4" w14:textId="77777777" w:rsidR="00B4288B" w:rsidRDefault="0010783A">
            <w:pPr>
              <w:pStyle w:val="KS2"/>
              <w:rPr>
                <w:ins w:id="3814" w:author="임픽스 검토" w:date="2026-10-12T04:00:00Z"/>
              </w:rPr>
            </w:pPr>
            <w:ins w:id="3815" w:author="임픽스 검토" w:date="2026-10-12T04:00:00Z">
              <w:r>
                <w:t>PersonInChargeDialNumberOfTransportation</w:t>
              </w:r>
            </w:ins>
          </w:p>
        </w:tc>
        <w:tc>
          <w:tcPr>
            <w:tcW w:w="1150" w:type="dxa"/>
          </w:tcPr>
          <w:p w14:paraId="3DF64EF8" w14:textId="77777777" w:rsidR="00B4288B" w:rsidRDefault="0010783A">
            <w:pPr>
              <w:pStyle w:val="KS2"/>
              <w:jc w:val="center"/>
              <w:rPr>
                <w:ins w:id="3816" w:author="임픽스 검토" w:date="2026-10-12T04:00:00Z"/>
              </w:rPr>
            </w:pPr>
            <w:ins w:id="3817" w:author="임픽스 검토" w:date="2026-10-12T04:00:00Z">
              <w:r>
                <w:t>string</w:t>
              </w:r>
            </w:ins>
          </w:p>
        </w:tc>
        <w:tc>
          <w:tcPr>
            <w:tcW w:w="1000" w:type="dxa"/>
          </w:tcPr>
          <w:p w14:paraId="2D40488D" w14:textId="77777777" w:rsidR="00B4288B" w:rsidRDefault="0010783A">
            <w:pPr>
              <w:pStyle w:val="KS2"/>
              <w:jc w:val="center"/>
              <w:rPr>
                <w:ins w:id="3818" w:author="임픽스 검토" w:date="2026-10-12T04:00:00Z"/>
              </w:rPr>
            </w:pPr>
            <w:ins w:id="3819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162C1581" w14:textId="77777777" w:rsidR="00B4288B" w:rsidRDefault="0010783A">
            <w:pPr>
              <w:pStyle w:val="KS2"/>
              <w:rPr>
                <w:ins w:id="3820" w:author="임픽스 검토" w:date="2026-10-12T04:00:00Z"/>
                <w:lang w:eastAsia="ko-KR"/>
              </w:rPr>
            </w:pPr>
            <w:ins w:id="382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운송사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배송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담당자의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전화번호</w:t>
              </w:r>
            </w:ins>
          </w:p>
        </w:tc>
      </w:tr>
      <w:tr w:rsidR="00B4288B" w14:paraId="504BBAA3" w14:textId="77777777">
        <w:trPr>
          <w:cantSplit/>
          <w:jc w:val="center"/>
          <w:ins w:id="3822" w:author="임픽스 검토" w:date="2026-10-12T04:00:00Z"/>
        </w:trPr>
        <w:tc>
          <w:tcPr>
            <w:tcW w:w="2100" w:type="dxa"/>
          </w:tcPr>
          <w:p w14:paraId="5586063A" w14:textId="77777777" w:rsidR="00B4288B" w:rsidRDefault="0010783A">
            <w:pPr>
              <w:pStyle w:val="KS2"/>
              <w:rPr>
                <w:ins w:id="3823" w:author="임픽스 검토" w:date="2026-10-12T04:00:00Z"/>
              </w:rPr>
            </w:pPr>
            <w:ins w:id="3824" w:author="임픽스 검토" w:date="2026-10-12T04:00:00Z">
              <w:r>
                <w:t>수취인</w:t>
              </w:r>
            </w:ins>
          </w:p>
        </w:tc>
        <w:tc>
          <w:tcPr>
            <w:tcW w:w="3000" w:type="dxa"/>
          </w:tcPr>
          <w:p w14:paraId="11A9B637" w14:textId="77777777" w:rsidR="00B4288B" w:rsidRDefault="0010783A">
            <w:pPr>
              <w:pStyle w:val="KS2"/>
              <w:rPr>
                <w:ins w:id="3825" w:author="임픽스 검토" w:date="2026-10-12T04:00:00Z"/>
              </w:rPr>
            </w:pPr>
            <w:ins w:id="3826" w:author="임픽스 검토" w:date="2026-10-12T04:00:00Z">
              <w:r>
                <w:t>Recipient</w:t>
              </w:r>
            </w:ins>
          </w:p>
        </w:tc>
        <w:tc>
          <w:tcPr>
            <w:tcW w:w="1150" w:type="dxa"/>
          </w:tcPr>
          <w:p w14:paraId="36C018F9" w14:textId="77777777" w:rsidR="00B4288B" w:rsidRDefault="0010783A">
            <w:pPr>
              <w:pStyle w:val="KS2"/>
              <w:jc w:val="center"/>
              <w:rPr>
                <w:ins w:id="3827" w:author="임픽스 검토" w:date="2026-10-12T04:00:00Z"/>
              </w:rPr>
            </w:pPr>
            <w:ins w:id="3828" w:author="임픽스 검토" w:date="2026-10-12T04:00:00Z">
              <w:r>
                <w:t>string</w:t>
              </w:r>
            </w:ins>
          </w:p>
        </w:tc>
        <w:tc>
          <w:tcPr>
            <w:tcW w:w="1000" w:type="dxa"/>
          </w:tcPr>
          <w:p w14:paraId="028ADCC1" w14:textId="77777777" w:rsidR="00B4288B" w:rsidRDefault="0010783A">
            <w:pPr>
              <w:pStyle w:val="KS2"/>
              <w:jc w:val="center"/>
              <w:rPr>
                <w:ins w:id="3829" w:author="임픽스 검토" w:date="2026-10-12T04:00:00Z"/>
              </w:rPr>
            </w:pPr>
            <w:ins w:id="3830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244398DA" w14:textId="77777777" w:rsidR="00B4288B" w:rsidRDefault="0010783A">
            <w:pPr>
              <w:pStyle w:val="KS2"/>
              <w:rPr>
                <w:ins w:id="3831" w:author="임픽스 검토" w:date="2026-10-12T04:00:00Z"/>
                <w:lang w:eastAsia="ko-KR"/>
              </w:rPr>
            </w:pPr>
            <w:ins w:id="383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배송된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제품을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받는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담당자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또는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담당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부서</w:t>
              </w:r>
            </w:ins>
          </w:p>
        </w:tc>
      </w:tr>
      <w:tr w:rsidR="00B4288B" w14:paraId="5E870575" w14:textId="77777777">
        <w:trPr>
          <w:cantSplit/>
          <w:jc w:val="center"/>
          <w:ins w:id="3833" w:author="임픽스 검토" w:date="2026-10-12T04:00:00Z"/>
        </w:trPr>
        <w:tc>
          <w:tcPr>
            <w:tcW w:w="2100" w:type="dxa"/>
          </w:tcPr>
          <w:p w14:paraId="0443EF16" w14:textId="77777777" w:rsidR="00B4288B" w:rsidRDefault="0010783A">
            <w:pPr>
              <w:pStyle w:val="KS2"/>
              <w:rPr>
                <w:ins w:id="3834" w:author="임픽스 검토" w:date="2026-10-12T04:00:00Z"/>
              </w:rPr>
            </w:pPr>
            <w:ins w:id="3835" w:author="임픽스 검토" w:date="2026-10-12T04:00:00Z">
              <w:r>
                <w:t>수취인전화번호</w:t>
              </w:r>
            </w:ins>
          </w:p>
        </w:tc>
        <w:tc>
          <w:tcPr>
            <w:tcW w:w="3000" w:type="dxa"/>
          </w:tcPr>
          <w:p w14:paraId="3D37D9BD" w14:textId="77777777" w:rsidR="00B4288B" w:rsidRDefault="0010783A">
            <w:pPr>
              <w:pStyle w:val="KS2"/>
              <w:rPr>
                <w:ins w:id="3836" w:author="임픽스 검토" w:date="2026-10-12T04:00:00Z"/>
              </w:rPr>
            </w:pPr>
            <w:ins w:id="3837" w:author="임픽스 검토" w:date="2026-10-12T04:00:00Z">
              <w:r>
                <w:t>RecipientDialNumber</w:t>
              </w:r>
            </w:ins>
          </w:p>
        </w:tc>
        <w:tc>
          <w:tcPr>
            <w:tcW w:w="1150" w:type="dxa"/>
          </w:tcPr>
          <w:p w14:paraId="22A8EAB9" w14:textId="77777777" w:rsidR="00B4288B" w:rsidRDefault="0010783A">
            <w:pPr>
              <w:pStyle w:val="KS2"/>
              <w:jc w:val="center"/>
              <w:rPr>
                <w:ins w:id="3838" w:author="임픽스 검토" w:date="2026-10-12T04:00:00Z"/>
              </w:rPr>
            </w:pPr>
            <w:ins w:id="3839" w:author="임픽스 검토" w:date="2026-10-12T04:00:00Z">
              <w:r>
                <w:t>string</w:t>
              </w:r>
            </w:ins>
          </w:p>
        </w:tc>
        <w:tc>
          <w:tcPr>
            <w:tcW w:w="1000" w:type="dxa"/>
          </w:tcPr>
          <w:p w14:paraId="4541847D" w14:textId="77777777" w:rsidR="00B4288B" w:rsidRDefault="0010783A">
            <w:pPr>
              <w:pStyle w:val="KS2"/>
              <w:jc w:val="center"/>
              <w:rPr>
                <w:ins w:id="3840" w:author="임픽스 검토" w:date="2026-10-12T04:00:00Z"/>
              </w:rPr>
            </w:pPr>
            <w:ins w:id="3841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7D847B9C" w14:textId="77777777" w:rsidR="00B4288B" w:rsidRDefault="0010783A">
            <w:pPr>
              <w:pStyle w:val="KS2"/>
              <w:rPr>
                <w:ins w:id="3842" w:author="임픽스 검토" w:date="2026-10-12T04:00:00Z"/>
                <w:lang w:eastAsia="ko-KR"/>
              </w:rPr>
            </w:pPr>
            <w:ins w:id="3843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배송된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제품을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받는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담당자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전화번호</w:t>
              </w:r>
            </w:ins>
          </w:p>
        </w:tc>
      </w:tr>
      <w:tr w:rsidR="00B4288B" w14:paraId="15A39FE0" w14:textId="77777777">
        <w:trPr>
          <w:cantSplit/>
          <w:jc w:val="center"/>
          <w:ins w:id="3844" w:author="임픽스 검토" w:date="2026-10-12T04:00:00Z"/>
        </w:trPr>
        <w:tc>
          <w:tcPr>
            <w:tcW w:w="2100" w:type="dxa"/>
          </w:tcPr>
          <w:p w14:paraId="7CE94805" w14:textId="77777777" w:rsidR="00B4288B" w:rsidRDefault="0010783A">
            <w:pPr>
              <w:pStyle w:val="KS2"/>
              <w:rPr>
                <w:ins w:id="3845" w:author="임픽스 검토" w:date="2026-10-12T04:00:00Z"/>
              </w:rPr>
            </w:pPr>
            <w:ins w:id="3846" w:author="임픽스 검토" w:date="2026-10-12T04:00:00Z">
              <w:r>
                <w:t>수취인이메일</w:t>
              </w:r>
            </w:ins>
          </w:p>
        </w:tc>
        <w:tc>
          <w:tcPr>
            <w:tcW w:w="3000" w:type="dxa"/>
          </w:tcPr>
          <w:p w14:paraId="1C7CE4F3" w14:textId="77777777" w:rsidR="00B4288B" w:rsidRDefault="0010783A">
            <w:pPr>
              <w:pStyle w:val="KS2"/>
              <w:rPr>
                <w:ins w:id="3847" w:author="임픽스 검토" w:date="2026-10-12T04:00:00Z"/>
              </w:rPr>
            </w:pPr>
            <w:ins w:id="3848" w:author="임픽스 검토" w:date="2026-10-12T04:00:00Z">
              <w:r>
                <w:t>RecipientEmail</w:t>
              </w:r>
            </w:ins>
          </w:p>
        </w:tc>
        <w:tc>
          <w:tcPr>
            <w:tcW w:w="1150" w:type="dxa"/>
          </w:tcPr>
          <w:p w14:paraId="7E67FEF0" w14:textId="77777777" w:rsidR="00B4288B" w:rsidRDefault="0010783A">
            <w:pPr>
              <w:pStyle w:val="KS2"/>
              <w:jc w:val="center"/>
              <w:rPr>
                <w:ins w:id="3849" w:author="임픽스 검토" w:date="2026-10-12T04:00:00Z"/>
              </w:rPr>
            </w:pPr>
            <w:ins w:id="3850" w:author="임픽스 검토" w:date="2026-10-12T04:00:00Z">
              <w:r>
                <w:t>string</w:t>
              </w:r>
            </w:ins>
          </w:p>
        </w:tc>
        <w:tc>
          <w:tcPr>
            <w:tcW w:w="1000" w:type="dxa"/>
          </w:tcPr>
          <w:p w14:paraId="76AC3405" w14:textId="77777777" w:rsidR="00B4288B" w:rsidRDefault="0010783A">
            <w:pPr>
              <w:pStyle w:val="KS2"/>
              <w:jc w:val="center"/>
              <w:rPr>
                <w:ins w:id="3851" w:author="임픽스 검토" w:date="2026-10-12T04:00:00Z"/>
              </w:rPr>
            </w:pPr>
            <w:ins w:id="3852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4754A751" w14:textId="77777777" w:rsidR="00B4288B" w:rsidRDefault="0010783A">
            <w:pPr>
              <w:pStyle w:val="KS2"/>
              <w:rPr>
                <w:ins w:id="3853" w:author="임픽스 검토" w:date="2026-10-12T04:00:00Z"/>
                <w:lang w:eastAsia="ko-KR"/>
              </w:rPr>
            </w:pPr>
            <w:ins w:id="385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배송된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제품을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받는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담당자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이메일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주소</w:t>
              </w:r>
            </w:ins>
          </w:p>
        </w:tc>
      </w:tr>
      <w:tr w:rsidR="00B4288B" w14:paraId="03C5A597" w14:textId="77777777">
        <w:trPr>
          <w:cantSplit/>
          <w:jc w:val="center"/>
          <w:ins w:id="3855" w:author="임픽스 검토" w:date="2026-10-12T04:00:00Z"/>
        </w:trPr>
        <w:tc>
          <w:tcPr>
            <w:tcW w:w="2100" w:type="dxa"/>
          </w:tcPr>
          <w:p w14:paraId="413918DC" w14:textId="77777777" w:rsidR="00B4288B" w:rsidRDefault="0010783A">
            <w:pPr>
              <w:pStyle w:val="KS2"/>
              <w:rPr>
                <w:ins w:id="3856" w:author="임픽스 검토" w:date="2026-10-12T04:00:00Z"/>
              </w:rPr>
            </w:pPr>
            <w:ins w:id="3857" w:author="임픽스 검토" w:date="2026-10-12T04:00:00Z">
              <w:r>
                <w:t>선적지</w:t>
              </w:r>
            </w:ins>
          </w:p>
        </w:tc>
        <w:tc>
          <w:tcPr>
            <w:tcW w:w="3000" w:type="dxa"/>
          </w:tcPr>
          <w:p w14:paraId="467B8A83" w14:textId="77777777" w:rsidR="00B4288B" w:rsidRDefault="0010783A">
            <w:pPr>
              <w:pStyle w:val="KS2"/>
              <w:rPr>
                <w:ins w:id="3858" w:author="임픽스 검토" w:date="2026-10-12T04:00:00Z"/>
              </w:rPr>
            </w:pPr>
            <w:ins w:id="3859" w:author="임픽스 검토" w:date="2026-10-12T04:00:00Z">
              <w:r>
                <w:t>ShippingPoint</w:t>
              </w:r>
            </w:ins>
          </w:p>
        </w:tc>
        <w:tc>
          <w:tcPr>
            <w:tcW w:w="1150" w:type="dxa"/>
          </w:tcPr>
          <w:p w14:paraId="0C7D8E39" w14:textId="77777777" w:rsidR="00B4288B" w:rsidRDefault="0010783A">
            <w:pPr>
              <w:pStyle w:val="KS2"/>
              <w:jc w:val="center"/>
              <w:rPr>
                <w:ins w:id="3860" w:author="임픽스 검토" w:date="2026-10-12T04:00:00Z"/>
              </w:rPr>
            </w:pPr>
            <w:ins w:id="3861" w:author="임픽스 검토" w:date="2026-10-12T04:00:00Z">
              <w:r>
                <w:t>string</w:t>
              </w:r>
            </w:ins>
          </w:p>
        </w:tc>
        <w:tc>
          <w:tcPr>
            <w:tcW w:w="1000" w:type="dxa"/>
          </w:tcPr>
          <w:p w14:paraId="47C5D0E3" w14:textId="77777777" w:rsidR="00B4288B" w:rsidRDefault="0010783A">
            <w:pPr>
              <w:pStyle w:val="KS2"/>
              <w:jc w:val="center"/>
              <w:rPr>
                <w:ins w:id="3862" w:author="임픽스 검토" w:date="2026-10-12T04:00:00Z"/>
              </w:rPr>
            </w:pPr>
            <w:ins w:id="3863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0AEB6671" w14:textId="77777777" w:rsidR="00B4288B" w:rsidRDefault="0010783A">
            <w:pPr>
              <w:pStyle w:val="KS2"/>
              <w:rPr>
                <w:ins w:id="3864" w:author="임픽스 검토" w:date="2026-10-12T04:00:00Z"/>
                <w:lang w:eastAsia="ko-KR"/>
              </w:rPr>
            </w:pPr>
            <w:ins w:id="386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제품이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배송되는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출발지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주소</w:t>
              </w:r>
            </w:ins>
          </w:p>
        </w:tc>
      </w:tr>
      <w:tr w:rsidR="00B4288B" w14:paraId="41DC5EE1" w14:textId="77777777">
        <w:trPr>
          <w:cantSplit/>
          <w:jc w:val="center"/>
          <w:ins w:id="3866" w:author="임픽스 검토" w:date="2026-10-12T04:00:00Z"/>
        </w:trPr>
        <w:tc>
          <w:tcPr>
            <w:tcW w:w="2100" w:type="dxa"/>
          </w:tcPr>
          <w:p w14:paraId="506E4F99" w14:textId="77777777" w:rsidR="00B4288B" w:rsidRDefault="0010783A">
            <w:pPr>
              <w:pStyle w:val="KS2"/>
              <w:rPr>
                <w:ins w:id="3867" w:author="임픽스 검토" w:date="2026-10-12T04:00:00Z"/>
              </w:rPr>
            </w:pPr>
            <w:ins w:id="3868" w:author="임픽스 검토" w:date="2026-10-12T04:00:00Z">
              <w:r>
                <w:t>배송지</w:t>
              </w:r>
            </w:ins>
          </w:p>
        </w:tc>
        <w:tc>
          <w:tcPr>
            <w:tcW w:w="3000" w:type="dxa"/>
          </w:tcPr>
          <w:p w14:paraId="32F06DD6" w14:textId="77777777" w:rsidR="00B4288B" w:rsidRDefault="0010783A">
            <w:pPr>
              <w:pStyle w:val="KS2"/>
              <w:rPr>
                <w:ins w:id="3869" w:author="임픽스 검토" w:date="2026-10-12T04:00:00Z"/>
              </w:rPr>
            </w:pPr>
            <w:ins w:id="3870" w:author="임픽스 검토" w:date="2026-10-12T04:00:00Z">
              <w:r>
                <w:t>ShipToAddress</w:t>
              </w:r>
            </w:ins>
          </w:p>
        </w:tc>
        <w:tc>
          <w:tcPr>
            <w:tcW w:w="1150" w:type="dxa"/>
          </w:tcPr>
          <w:p w14:paraId="4CB268A2" w14:textId="77777777" w:rsidR="00B4288B" w:rsidRDefault="0010783A">
            <w:pPr>
              <w:pStyle w:val="KS2"/>
              <w:jc w:val="center"/>
              <w:rPr>
                <w:ins w:id="3871" w:author="임픽스 검토" w:date="2026-10-12T04:00:00Z"/>
              </w:rPr>
            </w:pPr>
            <w:ins w:id="3872" w:author="임픽스 검토" w:date="2026-10-12T04:00:00Z">
              <w:r>
                <w:t>string</w:t>
              </w:r>
            </w:ins>
          </w:p>
        </w:tc>
        <w:tc>
          <w:tcPr>
            <w:tcW w:w="1000" w:type="dxa"/>
          </w:tcPr>
          <w:p w14:paraId="7364EA09" w14:textId="77777777" w:rsidR="00B4288B" w:rsidRDefault="0010783A">
            <w:pPr>
              <w:pStyle w:val="KS2"/>
              <w:jc w:val="center"/>
              <w:rPr>
                <w:ins w:id="3873" w:author="임픽스 검토" w:date="2026-10-12T04:00:00Z"/>
              </w:rPr>
            </w:pPr>
            <w:ins w:id="3874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01735DA6" w14:textId="77777777" w:rsidR="00B4288B" w:rsidRDefault="0010783A">
            <w:pPr>
              <w:pStyle w:val="KS2"/>
              <w:rPr>
                <w:ins w:id="3875" w:author="임픽스 검토" w:date="2026-10-12T04:00:00Z"/>
                <w:lang w:eastAsia="ko-KR"/>
              </w:rPr>
            </w:pPr>
            <w:ins w:id="387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제품이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도착할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목적지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주소</w:t>
              </w:r>
            </w:ins>
          </w:p>
        </w:tc>
      </w:tr>
      <w:tr w:rsidR="00B4288B" w14:paraId="14519D66" w14:textId="77777777">
        <w:trPr>
          <w:cantSplit/>
          <w:jc w:val="center"/>
          <w:ins w:id="3877" w:author="임픽스 검토" w:date="2026-10-12T04:00:00Z"/>
        </w:trPr>
        <w:tc>
          <w:tcPr>
            <w:tcW w:w="2100" w:type="dxa"/>
          </w:tcPr>
          <w:p w14:paraId="3E30B2B5" w14:textId="77777777" w:rsidR="00B4288B" w:rsidRDefault="0010783A">
            <w:pPr>
              <w:pStyle w:val="KS2"/>
              <w:rPr>
                <w:ins w:id="3878" w:author="임픽스 검토" w:date="2026-10-12T04:00:00Z"/>
              </w:rPr>
            </w:pPr>
            <w:ins w:id="3879" w:author="임픽스 검토" w:date="2026-10-12T04:00:00Z">
              <w:r>
                <w:t>인수희망일</w:t>
              </w:r>
            </w:ins>
          </w:p>
        </w:tc>
        <w:tc>
          <w:tcPr>
            <w:tcW w:w="3000" w:type="dxa"/>
          </w:tcPr>
          <w:p w14:paraId="6D44AE4E" w14:textId="77777777" w:rsidR="00B4288B" w:rsidRDefault="0010783A">
            <w:pPr>
              <w:pStyle w:val="KS2"/>
              <w:rPr>
                <w:ins w:id="3880" w:author="임픽스 검토" w:date="2026-10-12T04:00:00Z"/>
              </w:rPr>
            </w:pPr>
            <w:ins w:id="3881" w:author="임픽스 검토" w:date="2026-10-12T04:00:00Z">
              <w:r>
                <w:t>PreferredReceiptDate</w:t>
              </w:r>
            </w:ins>
          </w:p>
        </w:tc>
        <w:tc>
          <w:tcPr>
            <w:tcW w:w="1150" w:type="dxa"/>
          </w:tcPr>
          <w:p w14:paraId="7EDFDD65" w14:textId="77777777" w:rsidR="00B4288B" w:rsidRDefault="0010783A">
            <w:pPr>
              <w:pStyle w:val="KS2"/>
              <w:jc w:val="center"/>
              <w:rPr>
                <w:ins w:id="3882" w:author="임픽스 검토" w:date="2026-10-12T04:00:00Z"/>
              </w:rPr>
            </w:pPr>
            <w:ins w:id="3883" w:author="임픽스 검토" w:date="2026-10-12T04:00:00Z">
              <w:r>
                <w:t>date</w:t>
              </w:r>
            </w:ins>
          </w:p>
        </w:tc>
        <w:tc>
          <w:tcPr>
            <w:tcW w:w="1000" w:type="dxa"/>
          </w:tcPr>
          <w:p w14:paraId="6D3D5DA8" w14:textId="77777777" w:rsidR="00B4288B" w:rsidRDefault="0010783A">
            <w:pPr>
              <w:pStyle w:val="KS2"/>
              <w:jc w:val="center"/>
              <w:rPr>
                <w:ins w:id="3884" w:author="임픽스 검토" w:date="2026-10-12T04:00:00Z"/>
              </w:rPr>
            </w:pPr>
            <w:ins w:id="3885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663EDA82" w14:textId="77777777" w:rsidR="00B4288B" w:rsidRDefault="0010783A">
            <w:pPr>
              <w:pStyle w:val="KS2"/>
              <w:rPr>
                <w:ins w:id="3886" w:author="임픽스 검토" w:date="2026-10-12T04:00:00Z"/>
                <w:lang w:eastAsia="ko-KR"/>
              </w:rPr>
            </w:pPr>
            <w:ins w:id="388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고객이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물품을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받기를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원하는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날짜</w:t>
              </w:r>
              <w:r>
                <w:rPr>
                  <w:lang w:eastAsia="ko-KR"/>
                </w:rPr>
                <w:t>(KS X ISO 8601</w:t>
              </w:r>
              <w:r>
                <w:rPr>
                  <w:lang w:eastAsia="ko-KR"/>
                </w:rPr>
                <w:t>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따른다</w:t>
              </w:r>
              <w:r>
                <w:rPr>
                  <w:lang w:eastAsia="ko-KR"/>
                </w:rPr>
                <w:t>)</w:t>
              </w:r>
            </w:ins>
          </w:p>
        </w:tc>
      </w:tr>
      <w:tr w:rsidR="00B4288B" w14:paraId="40108AB7" w14:textId="77777777">
        <w:trPr>
          <w:cantSplit/>
          <w:jc w:val="center"/>
          <w:ins w:id="3888" w:author="임픽스 검토" w:date="2026-10-12T04:00:00Z"/>
        </w:trPr>
        <w:tc>
          <w:tcPr>
            <w:tcW w:w="2100" w:type="dxa"/>
          </w:tcPr>
          <w:p w14:paraId="1A100250" w14:textId="77777777" w:rsidR="00B4288B" w:rsidRDefault="0010783A">
            <w:pPr>
              <w:pStyle w:val="KS2"/>
              <w:rPr>
                <w:ins w:id="3889" w:author="임픽스 검토" w:date="2026-10-12T04:00:00Z"/>
              </w:rPr>
            </w:pPr>
            <w:ins w:id="3890" w:author="임픽스 검토" w:date="2026-10-12T04:00:00Z">
              <w:r>
                <w:t>배송메모</w:t>
              </w:r>
            </w:ins>
          </w:p>
        </w:tc>
        <w:tc>
          <w:tcPr>
            <w:tcW w:w="3000" w:type="dxa"/>
          </w:tcPr>
          <w:p w14:paraId="733569A3" w14:textId="77777777" w:rsidR="00B4288B" w:rsidRDefault="0010783A">
            <w:pPr>
              <w:pStyle w:val="KS2"/>
              <w:rPr>
                <w:ins w:id="3891" w:author="임픽스 검토" w:date="2026-10-12T04:00:00Z"/>
              </w:rPr>
            </w:pPr>
            <w:ins w:id="3892" w:author="임픽스 검토" w:date="2026-10-12T04:00:00Z">
              <w:r>
                <w:t>DeliveryNote</w:t>
              </w:r>
            </w:ins>
          </w:p>
        </w:tc>
        <w:tc>
          <w:tcPr>
            <w:tcW w:w="1150" w:type="dxa"/>
          </w:tcPr>
          <w:p w14:paraId="6322835B" w14:textId="77777777" w:rsidR="00B4288B" w:rsidRDefault="0010783A">
            <w:pPr>
              <w:pStyle w:val="KS2"/>
              <w:jc w:val="center"/>
              <w:rPr>
                <w:ins w:id="3893" w:author="임픽스 검토" w:date="2026-10-12T04:00:00Z"/>
              </w:rPr>
            </w:pPr>
            <w:ins w:id="3894" w:author="임픽스 검토" w:date="2026-10-12T04:00:00Z">
              <w:r>
                <w:t>string</w:t>
              </w:r>
            </w:ins>
          </w:p>
        </w:tc>
        <w:tc>
          <w:tcPr>
            <w:tcW w:w="1000" w:type="dxa"/>
          </w:tcPr>
          <w:p w14:paraId="3E161EB0" w14:textId="77777777" w:rsidR="00B4288B" w:rsidRDefault="0010783A">
            <w:pPr>
              <w:pStyle w:val="KS2"/>
              <w:jc w:val="center"/>
              <w:rPr>
                <w:ins w:id="3895" w:author="임픽스 검토" w:date="2026-10-12T04:00:00Z"/>
              </w:rPr>
            </w:pPr>
            <w:ins w:id="3896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71A41D9A" w14:textId="77777777" w:rsidR="00B4288B" w:rsidRDefault="0010783A">
            <w:pPr>
              <w:pStyle w:val="KS2"/>
              <w:rPr>
                <w:ins w:id="3897" w:author="임픽스 검토" w:date="2026-10-12T04:00:00Z"/>
                <w:lang w:eastAsia="ko-KR"/>
              </w:rPr>
            </w:pPr>
            <w:ins w:id="389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수취인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요청사항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운송사에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전달하는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메시지</w:t>
              </w:r>
            </w:ins>
          </w:p>
        </w:tc>
      </w:tr>
      <w:tr w:rsidR="00B4288B" w14:paraId="4A9B47C2" w14:textId="77777777">
        <w:trPr>
          <w:cantSplit/>
          <w:jc w:val="center"/>
          <w:ins w:id="3899" w:author="임픽스 검토" w:date="2026-10-12T04:00:00Z"/>
        </w:trPr>
        <w:tc>
          <w:tcPr>
            <w:tcW w:w="2100" w:type="dxa"/>
          </w:tcPr>
          <w:p w14:paraId="55A66C5D" w14:textId="77777777" w:rsidR="00B4288B" w:rsidRDefault="0010783A">
            <w:pPr>
              <w:pStyle w:val="KS2"/>
              <w:rPr>
                <w:ins w:id="3900" w:author="임픽스 검토" w:date="2026-10-12T04:00:00Z"/>
              </w:rPr>
            </w:pPr>
            <w:ins w:id="3901" w:author="임픽스 검토" w:date="2026-10-12T04:00:00Z">
              <w:r>
                <w:t>납품확인서</w:t>
              </w:r>
            </w:ins>
          </w:p>
        </w:tc>
        <w:tc>
          <w:tcPr>
            <w:tcW w:w="3000" w:type="dxa"/>
          </w:tcPr>
          <w:p w14:paraId="6C981C7A" w14:textId="77777777" w:rsidR="00B4288B" w:rsidRDefault="0010783A">
            <w:pPr>
              <w:pStyle w:val="KS2"/>
              <w:rPr>
                <w:ins w:id="3902" w:author="임픽스 검토" w:date="2026-10-12T04:00:00Z"/>
              </w:rPr>
            </w:pPr>
            <w:ins w:id="3903" w:author="임픽스 검토" w:date="2026-10-12T04:00:00Z">
              <w:r>
                <w:t>DeliveryConfirmationDocument</w:t>
              </w:r>
            </w:ins>
          </w:p>
        </w:tc>
        <w:tc>
          <w:tcPr>
            <w:tcW w:w="1150" w:type="dxa"/>
          </w:tcPr>
          <w:p w14:paraId="2289555B" w14:textId="77777777" w:rsidR="00B4288B" w:rsidRDefault="0010783A">
            <w:pPr>
              <w:pStyle w:val="KS2"/>
              <w:jc w:val="center"/>
              <w:rPr>
                <w:ins w:id="3904" w:author="임픽스 검토" w:date="2026-10-12T04:00:00Z"/>
              </w:rPr>
            </w:pPr>
            <w:ins w:id="3905" w:author="임픽스 검토" w:date="2026-10-12T04:00:00Z">
              <w:r>
                <w:t>string</w:t>
              </w:r>
            </w:ins>
          </w:p>
        </w:tc>
        <w:tc>
          <w:tcPr>
            <w:tcW w:w="1000" w:type="dxa"/>
          </w:tcPr>
          <w:p w14:paraId="099C403B" w14:textId="77777777" w:rsidR="00B4288B" w:rsidRDefault="0010783A">
            <w:pPr>
              <w:pStyle w:val="KS2"/>
              <w:jc w:val="center"/>
              <w:rPr>
                <w:ins w:id="3906" w:author="임픽스 검토" w:date="2026-10-12T04:00:00Z"/>
              </w:rPr>
            </w:pPr>
            <w:ins w:id="3907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4A58C570" w14:textId="77777777" w:rsidR="00B4288B" w:rsidRDefault="0010783A">
            <w:pPr>
              <w:pStyle w:val="KS2"/>
              <w:rPr>
                <w:ins w:id="3908" w:author="임픽스 검토" w:date="2026-10-12T04:00:00Z"/>
                <w:lang w:eastAsia="ko-KR"/>
              </w:rPr>
            </w:pPr>
            <w:ins w:id="390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납품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확인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문서에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온라인</w:t>
              </w:r>
              <w:r>
                <w:rPr>
                  <w:lang w:eastAsia="ko-KR"/>
                </w:rPr>
                <w:t xml:space="preserve"> URI(Uniform Resource Identifier)</w:t>
              </w:r>
            </w:ins>
          </w:p>
        </w:tc>
      </w:tr>
      <w:tr w:rsidR="00B4288B" w14:paraId="6A9A71B7" w14:textId="77777777">
        <w:trPr>
          <w:cantSplit/>
          <w:jc w:val="center"/>
          <w:ins w:id="3910" w:author="임픽스 검토" w:date="2026-10-12T04:00:00Z"/>
        </w:trPr>
        <w:tc>
          <w:tcPr>
            <w:tcW w:w="2100" w:type="dxa"/>
            <w:shd w:val="clear" w:color="auto" w:fill="F2F2F2"/>
          </w:tcPr>
          <w:p w14:paraId="421CB0CC" w14:textId="77777777" w:rsidR="00B4288B" w:rsidRDefault="0010783A">
            <w:pPr>
              <w:pStyle w:val="KS2"/>
              <w:rPr>
                <w:ins w:id="3911" w:author="임픽스 검토" w:date="2026-10-12T04:00:00Z"/>
              </w:rPr>
            </w:pPr>
            <w:ins w:id="3912" w:author="임픽스 검토" w:date="2026-10-12T04:00:00Z">
              <w:r>
                <w:rPr>
                  <w:b/>
                </w:rPr>
                <w:t>배송라인</w:t>
              </w:r>
            </w:ins>
          </w:p>
        </w:tc>
        <w:tc>
          <w:tcPr>
            <w:tcW w:w="3000" w:type="dxa"/>
            <w:shd w:val="clear" w:color="auto" w:fill="F2F2F2"/>
          </w:tcPr>
          <w:p w14:paraId="61B75B59" w14:textId="77777777" w:rsidR="00B4288B" w:rsidRDefault="0010783A">
            <w:pPr>
              <w:pStyle w:val="KS2"/>
              <w:rPr>
                <w:ins w:id="3913" w:author="임픽스 검토" w:date="2026-10-12T04:00:00Z"/>
              </w:rPr>
            </w:pPr>
            <w:ins w:id="3914" w:author="임픽스 검토" w:date="2026-10-12T04:00:00Z">
              <w:r>
                <w:rPr>
                  <w:b/>
                </w:rPr>
                <w:t>DeliveryLine</w:t>
              </w:r>
            </w:ins>
          </w:p>
        </w:tc>
        <w:tc>
          <w:tcPr>
            <w:tcW w:w="1150" w:type="dxa"/>
            <w:shd w:val="clear" w:color="auto" w:fill="F2F2F2"/>
          </w:tcPr>
          <w:p w14:paraId="52384BFC" w14:textId="77777777" w:rsidR="00B4288B" w:rsidRDefault="0010783A">
            <w:pPr>
              <w:pStyle w:val="KS2"/>
              <w:jc w:val="center"/>
              <w:rPr>
                <w:ins w:id="3915" w:author="임픽스 검토" w:date="2026-10-12T04:00:00Z"/>
              </w:rPr>
            </w:pPr>
            <w:ins w:id="3916" w:author="임픽스 검토" w:date="2026-10-12T04:00:00Z">
              <w:r>
                <w:rPr>
                  <w:b/>
                </w:rPr>
                <w:t>struct[1..N]</w:t>
              </w:r>
            </w:ins>
          </w:p>
        </w:tc>
        <w:tc>
          <w:tcPr>
            <w:tcW w:w="1000" w:type="dxa"/>
            <w:shd w:val="clear" w:color="auto" w:fill="F2F2F2"/>
          </w:tcPr>
          <w:p w14:paraId="54C7D68A" w14:textId="77777777" w:rsidR="00B4288B" w:rsidRDefault="0010783A">
            <w:pPr>
              <w:pStyle w:val="KS2"/>
              <w:jc w:val="center"/>
              <w:rPr>
                <w:ins w:id="3917" w:author="임픽스 검토" w:date="2026-10-12T04:00:00Z"/>
              </w:rPr>
            </w:pPr>
            <w:ins w:id="3918" w:author="임픽스 검토" w:date="2026-10-12T04:00:00Z">
              <w:r>
                <w:rPr>
                  <w:b/>
                </w:rPr>
                <w:t>비대상</w:t>
              </w:r>
            </w:ins>
          </w:p>
        </w:tc>
        <w:tc>
          <w:tcPr>
            <w:tcW w:w="6970" w:type="dxa"/>
            <w:shd w:val="clear" w:color="auto" w:fill="F2F2F2"/>
          </w:tcPr>
          <w:p w14:paraId="117E5DBA" w14:textId="77777777" w:rsidR="00B4288B" w:rsidRDefault="0010783A">
            <w:pPr>
              <w:pStyle w:val="KS2"/>
              <w:rPr>
                <w:ins w:id="3919" w:author="임픽스 검토" w:date="2026-10-12T04:00:00Z"/>
                <w:lang w:eastAsia="ko-KR"/>
              </w:rPr>
            </w:pPr>
            <w:ins w:id="3920" w:author="임픽스 검토" w:date="2026-10-12T04:00:00Z">
              <w:r>
                <w:rPr>
                  <w:b/>
                  <w:lang w:eastAsia="ko-KR"/>
                </w:rPr>
                <w:t xml:space="preserve">— </w:t>
              </w:r>
              <w:r>
                <w:rPr>
                  <w:b/>
                  <w:lang w:eastAsia="ko-KR"/>
                </w:rPr>
                <w:t>납품되는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품목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행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정보</w:t>
              </w:r>
            </w:ins>
          </w:p>
          <w:p w14:paraId="37DE6A22" w14:textId="77777777" w:rsidR="00B4288B" w:rsidRDefault="0010783A">
            <w:pPr>
              <w:pStyle w:val="KS2"/>
              <w:rPr>
                <w:ins w:id="3921" w:author="임픽스 검토" w:date="2026-10-12T04:00:00Z"/>
                <w:lang w:eastAsia="ko-KR"/>
              </w:rPr>
            </w:pPr>
            <w:ins w:id="3922" w:author="임픽스 검토" w:date="2026-10-12T04:00:00Z">
              <w:r>
                <w:rPr>
                  <w:b/>
                  <w:lang w:eastAsia="ko-KR"/>
                </w:rPr>
                <w:t xml:space="preserve">— </w:t>
              </w:r>
              <w:r>
                <w:rPr>
                  <w:b/>
                  <w:lang w:eastAsia="ko-KR"/>
                </w:rPr>
                <w:t>배송헤더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아래에</w:t>
              </w:r>
              <w:r>
                <w:rPr>
                  <w:b/>
                  <w:lang w:eastAsia="ko-KR"/>
                </w:rPr>
                <w:t xml:space="preserve"> 1</w:t>
              </w:r>
              <w:r>
                <w:rPr>
                  <w:b/>
                  <w:lang w:eastAsia="ko-KR"/>
                </w:rPr>
                <w:t>회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이상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반복하여</w:t>
              </w:r>
              <w:r>
                <w:rPr>
                  <w:b/>
                  <w:lang w:eastAsia="ko-KR"/>
                </w:rPr>
                <w:t xml:space="preserve"> </w:t>
              </w:r>
              <w:r>
                <w:rPr>
                  <w:b/>
                  <w:lang w:eastAsia="ko-KR"/>
                </w:rPr>
                <w:t>나타남</w:t>
              </w:r>
              <w:r>
                <w:rPr>
                  <w:b/>
                  <w:lang w:eastAsia="ko-KR"/>
                </w:rPr>
                <w:t>(1..N)</w:t>
              </w:r>
            </w:ins>
          </w:p>
        </w:tc>
      </w:tr>
      <w:tr w:rsidR="00B4288B" w14:paraId="0A3DDA2B" w14:textId="77777777">
        <w:trPr>
          <w:cantSplit/>
          <w:jc w:val="center"/>
          <w:ins w:id="3923" w:author="임픽스 검토" w:date="2026-10-12T04:00:00Z"/>
        </w:trPr>
        <w:tc>
          <w:tcPr>
            <w:tcW w:w="2100" w:type="dxa"/>
          </w:tcPr>
          <w:p w14:paraId="420971BE" w14:textId="77777777" w:rsidR="00B4288B" w:rsidRDefault="0010783A">
            <w:pPr>
              <w:pStyle w:val="KS2"/>
              <w:rPr>
                <w:ins w:id="3924" w:author="임픽스 검토" w:date="2026-10-12T04:00:00Z"/>
              </w:rPr>
            </w:pPr>
            <w:ins w:id="3925" w:author="임픽스 검토" w:date="2026-10-12T04:00:00Z">
              <w:r>
                <w:t>배송라인순번</w:t>
              </w:r>
            </w:ins>
          </w:p>
        </w:tc>
        <w:tc>
          <w:tcPr>
            <w:tcW w:w="3000" w:type="dxa"/>
          </w:tcPr>
          <w:p w14:paraId="7F5D4DF3" w14:textId="77777777" w:rsidR="00B4288B" w:rsidRDefault="0010783A">
            <w:pPr>
              <w:pStyle w:val="KS2"/>
              <w:rPr>
                <w:ins w:id="3926" w:author="임픽스 검토" w:date="2026-10-12T04:00:00Z"/>
              </w:rPr>
            </w:pPr>
            <w:ins w:id="3927" w:author="임픽스 검토" w:date="2026-10-12T04:00:00Z">
              <w:r>
                <w:t>DeliveryLineSequence</w:t>
              </w:r>
            </w:ins>
          </w:p>
        </w:tc>
        <w:tc>
          <w:tcPr>
            <w:tcW w:w="1150" w:type="dxa"/>
          </w:tcPr>
          <w:p w14:paraId="398471DE" w14:textId="77777777" w:rsidR="00B4288B" w:rsidRDefault="0010783A">
            <w:pPr>
              <w:pStyle w:val="KS2"/>
              <w:jc w:val="center"/>
              <w:rPr>
                <w:ins w:id="3928" w:author="임픽스 검토" w:date="2026-10-12T04:00:00Z"/>
              </w:rPr>
            </w:pPr>
            <w:ins w:id="3929" w:author="임픽스 검토" w:date="2026-10-12T04:00:00Z">
              <w:r>
                <w:t>int</w:t>
              </w:r>
            </w:ins>
          </w:p>
        </w:tc>
        <w:tc>
          <w:tcPr>
            <w:tcW w:w="1000" w:type="dxa"/>
          </w:tcPr>
          <w:p w14:paraId="29111E9A" w14:textId="77777777" w:rsidR="00B4288B" w:rsidRDefault="0010783A">
            <w:pPr>
              <w:pStyle w:val="KS2"/>
              <w:jc w:val="center"/>
              <w:rPr>
                <w:ins w:id="3930" w:author="임픽스 검토" w:date="2026-10-12T04:00:00Z"/>
              </w:rPr>
            </w:pPr>
            <w:ins w:id="3931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10CFC254" w14:textId="77777777" w:rsidR="00B4288B" w:rsidRDefault="0010783A">
            <w:pPr>
              <w:pStyle w:val="KS2"/>
              <w:rPr>
                <w:ins w:id="3932" w:author="임픽스 검토" w:date="2026-10-12T04:00:00Z"/>
                <w:lang w:eastAsia="ko-KR"/>
              </w:rPr>
            </w:pPr>
            <w:ins w:id="3933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배송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품목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행의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순서</w:t>
              </w:r>
            </w:ins>
          </w:p>
          <w:p w14:paraId="0D5ED5D4" w14:textId="77777777" w:rsidR="00B4288B" w:rsidRDefault="0010783A">
            <w:pPr>
              <w:pStyle w:val="KS2"/>
              <w:rPr>
                <w:ins w:id="3934" w:author="임픽스 검토" w:date="2026-10-12T04:00:00Z"/>
                <w:lang w:eastAsia="ko-KR"/>
              </w:rPr>
            </w:pPr>
            <w:ins w:id="393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배송라인은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배송식별자와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배송라인순번의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조합으로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구분함</w:t>
              </w:r>
            </w:ins>
          </w:p>
        </w:tc>
      </w:tr>
      <w:tr w:rsidR="00B4288B" w14:paraId="3B673721" w14:textId="77777777">
        <w:trPr>
          <w:cantSplit/>
          <w:jc w:val="center"/>
          <w:ins w:id="3936" w:author="임픽스 검토" w:date="2026-10-12T04:00:00Z"/>
        </w:trPr>
        <w:tc>
          <w:tcPr>
            <w:tcW w:w="2100" w:type="dxa"/>
          </w:tcPr>
          <w:p w14:paraId="01E76749" w14:textId="77777777" w:rsidR="00B4288B" w:rsidRDefault="0010783A">
            <w:pPr>
              <w:pStyle w:val="KS2"/>
              <w:rPr>
                <w:ins w:id="3937" w:author="임픽스 검토" w:date="2026-10-12T04:00:00Z"/>
              </w:rPr>
            </w:pPr>
            <w:ins w:id="3938" w:author="임픽스 검토" w:date="2026-10-12T04:00:00Z">
              <w:r>
                <w:t>출고식별자</w:t>
              </w:r>
            </w:ins>
          </w:p>
        </w:tc>
        <w:tc>
          <w:tcPr>
            <w:tcW w:w="3000" w:type="dxa"/>
          </w:tcPr>
          <w:p w14:paraId="25720FD2" w14:textId="77777777" w:rsidR="00B4288B" w:rsidRDefault="0010783A">
            <w:pPr>
              <w:pStyle w:val="KS2"/>
              <w:rPr>
                <w:ins w:id="3939" w:author="임픽스 검토" w:date="2026-10-12T04:00:00Z"/>
              </w:rPr>
            </w:pPr>
            <w:ins w:id="3940" w:author="임픽스 검토" w:date="2026-10-12T04:00:00Z">
              <w:r>
                <w:t>ProductReleaseID</w:t>
              </w:r>
            </w:ins>
          </w:p>
        </w:tc>
        <w:tc>
          <w:tcPr>
            <w:tcW w:w="1150" w:type="dxa"/>
          </w:tcPr>
          <w:p w14:paraId="23D5BCE4" w14:textId="77777777" w:rsidR="00B4288B" w:rsidRDefault="0010783A">
            <w:pPr>
              <w:pStyle w:val="KS2"/>
              <w:jc w:val="center"/>
              <w:rPr>
                <w:ins w:id="3941" w:author="임픽스 검토" w:date="2026-10-12T04:00:00Z"/>
              </w:rPr>
            </w:pPr>
            <w:ins w:id="3942" w:author="임픽스 검토" w:date="2026-10-12T04:00:00Z">
              <w:r>
                <w:t>IDREF</w:t>
              </w:r>
            </w:ins>
          </w:p>
        </w:tc>
        <w:tc>
          <w:tcPr>
            <w:tcW w:w="1000" w:type="dxa"/>
          </w:tcPr>
          <w:p w14:paraId="59BC39E3" w14:textId="77777777" w:rsidR="00B4288B" w:rsidRDefault="0010783A">
            <w:pPr>
              <w:pStyle w:val="KS2"/>
              <w:jc w:val="center"/>
              <w:rPr>
                <w:ins w:id="3943" w:author="임픽스 검토" w:date="2026-10-12T04:00:00Z"/>
              </w:rPr>
            </w:pPr>
            <w:ins w:id="3944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2505A91C" w14:textId="77777777" w:rsidR="00B4288B" w:rsidRDefault="0010783A">
            <w:pPr>
              <w:pStyle w:val="KS2"/>
              <w:rPr>
                <w:ins w:id="3945" w:author="임픽스 검토" w:date="2026-10-12T04:00:00Z"/>
                <w:lang w:eastAsia="ko-KR"/>
              </w:rPr>
            </w:pPr>
            <w:ins w:id="394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배송하는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제품출고의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고유값</w:t>
              </w:r>
            </w:ins>
          </w:p>
          <w:p w14:paraId="6535635F" w14:textId="77777777" w:rsidR="00B4288B" w:rsidRDefault="0010783A">
            <w:pPr>
              <w:pStyle w:val="KS2"/>
              <w:rPr>
                <w:ins w:id="3947" w:author="임픽스 검토" w:date="2026-10-12T04:00:00Z"/>
                <w:lang w:eastAsia="ko-KR"/>
              </w:rPr>
            </w:pPr>
            <w:ins w:id="394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출고순번</w:t>
              </w:r>
              <w:r>
                <w:rPr>
                  <w:lang w:eastAsia="ko-KR"/>
                </w:rPr>
                <w:t>(ProductReleaseSequence)</w:t>
              </w:r>
              <w:r>
                <w:rPr>
                  <w:lang w:eastAsia="ko-KR"/>
                </w:rPr>
                <w:t>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함께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사용한다</w:t>
              </w:r>
            </w:ins>
          </w:p>
          <w:p w14:paraId="4C32294C" w14:textId="77777777" w:rsidR="00B4288B" w:rsidRDefault="0010783A">
            <w:pPr>
              <w:pStyle w:val="KS2"/>
              <w:rPr>
                <w:ins w:id="3949" w:author="임픽스 검토" w:date="2026-10-12T04:00:00Z"/>
                <w:lang w:eastAsia="ko-KR"/>
              </w:rPr>
            </w:pPr>
            <w:ins w:id="395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제품출고</w:t>
              </w:r>
              <w:r>
                <w:rPr>
                  <w:lang w:eastAsia="ko-KR"/>
                </w:rPr>
                <w:t>(ProductRelease)</w:t>
              </w:r>
            </w:ins>
          </w:p>
        </w:tc>
      </w:tr>
      <w:tr w:rsidR="00B4288B" w14:paraId="163E6B12" w14:textId="77777777">
        <w:trPr>
          <w:cantSplit/>
          <w:jc w:val="center"/>
          <w:ins w:id="3951" w:author="임픽스 검토" w:date="2026-10-12T04:00:00Z"/>
        </w:trPr>
        <w:tc>
          <w:tcPr>
            <w:tcW w:w="2100" w:type="dxa"/>
          </w:tcPr>
          <w:p w14:paraId="01BAC3C2" w14:textId="77777777" w:rsidR="00B4288B" w:rsidRDefault="0010783A">
            <w:pPr>
              <w:pStyle w:val="KS2"/>
              <w:rPr>
                <w:ins w:id="3952" w:author="임픽스 검토" w:date="2026-10-12T04:00:00Z"/>
              </w:rPr>
            </w:pPr>
            <w:ins w:id="3953" w:author="임픽스 검토" w:date="2026-10-12T04:00:00Z">
              <w:r>
                <w:t>출고순번</w:t>
              </w:r>
            </w:ins>
          </w:p>
        </w:tc>
        <w:tc>
          <w:tcPr>
            <w:tcW w:w="3000" w:type="dxa"/>
          </w:tcPr>
          <w:p w14:paraId="74F4A9FD" w14:textId="77777777" w:rsidR="00B4288B" w:rsidRDefault="0010783A">
            <w:pPr>
              <w:pStyle w:val="KS2"/>
              <w:rPr>
                <w:ins w:id="3954" w:author="임픽스 검토" w:date="2026-10-12T04:00:00Z"/>
              </w:rPr>
            </w:pPr>
            <w:ins w:id="3955" w:author="임픽스 검토" w:date="2026-10-12T04:00:00Z">
              <w:r>
                <w:t>ProductReleaseSequence</w:t>
              </w:r>
            </w:ins>
          </w:p>
        </w:tc>
        <w:tc>
          <w:tcPr>
            <w:tcW w:w="1150" w:type="dxa"/>
          </w:tcPr>
          <w:p w14:paraId="692A37CF" w14:textId="77777777" w:rsidR="00B4288B" w:rsidRDefault="0010783A">
            <w:pPr>
              <w:pStyle w:val="KS2"/>
              <w:jc w:val="center"/>
              <w:rPr>
                <w:ins w:id="3956" w:author="임픽스 검토" w:date="2026-10-12T04:00:00Z"/>
              </w:rPr>
            </w:pPr>
            <w:ins w:id="3957" w:author="임픽스 검토" w:date="2026-10-12T04:00:00Z">
              <w:r>
                <w:t>int</w:t>
              </w:r>
            </w:ins>
          </w:p>
        </w:tc>
        <w:tc>
          <w:tcPr>
            <w:tcW w:w="1000" w:type="dxa"/>
          </w:tcPr>
          <w:p w14:paraId="13ABFC82" w14:textId="77777777" w:rsidR="00B4288B" w:rsidRDefault="0010783A">
            <w:pPr>
              <w:pStyle w:val="KS2"/>
              <w:jc w:val="center"/>
              <w:rPr>
                <w:ins w:id="3958" w:author="임픽스 검토" w:date="2026-10-12T04:00:00Z"/>
              </w:rPr>
            </w:pPr>
            <w:ins w:id="3959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4802C7D1" w14:textId="77777777" w:rsidR="00B4288B" w:rsidRDefault="0010783A">
            <w:pPr>
              <w:pStyle w:val="KS2"/>
              <w:rPr>
                <w:ins w:id="3960" w:author="임픽스 검토" w:date="2026-10-12T04:00:00Z"/>
                <w:lang w:eastAsia="ko-KR"/>
              </w:rPr>
            </w:pPr>
            <w:ins w:id="396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배송하는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제품출고의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행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순번</w:t>
              </w:r>
            </w:ins>
          </w:p>
          <w:p w14:paraId="2DB8666F" w14:textId="77777777" w:rsidR="00B4288B" w:rsidRDefault="0010783A">
            <w:pPr>
              <w:pStyle w:val="KS2"/>
              <w:rPr>
                <w:ins w:id="3962" w:author="임픽스 검토" w:date="2026-10-12T04:00:00Z"/>
                <w:lang w:eastAsia="ko-KR"/>
              </w:rPr>
            </w:pPr>
            <w:ins w:id="3963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출고식별자</w:t>
              </w:r>
              <w:r>
                <w:rPr>
                  <w:lang w:eastAsia="ko-KR"/>
                </w:rPr>
                <w:t>(ProductReleaseID)</w:t>
              </w:r>
              <w:r>
                <w:rPr>
                  <w:lang w:eastAsia="ko-KR"/>
                </w:rPr>
                <w:t>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함께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제품출고</w:t>
              </w:r>
              <w:r>
                <w:rPr>
                  <w:lang w:eastAsia="ko-KR"/>
                </w:rPr>
                <w:t>(ProductRelease)</w:t>
              </w:r>
              <w:r>
                <w:rPr>
                  <w:lang w:eastAsia="ko-KR"/>
                </w:rPr>
                <w:t>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참조한다</w:t>
              </w:r>
            </w:ins>
          </w:p>
        </w:tc>
      </w:tr>
      <w:tr w:rsidR="00B4288B" w14:paraId="4F0A6250" w14:textId="77777777">
        <w:trPr>
          <w:cantSplit/>
          <w:jc w:val="center"/>
          <w:ins w:id="3964" w:author="임픽스 검토" w:date="2026-10-12T04:00:00Z"/>
        </w:trPr>
        <w:tc>
          <w:tcPr>
            <w:tcW w:w="2100" w:type="dxa"/>
          </w:tcPr>
          <w:p w14:paraId="739E5499" w14:textId="77777777" w:rsidR="00B4288B" w:rsidRDefault="0010783A">
            <w:pPr>
              <w:pStyle w:val="KS2"/>
              <w:rPr>
                <w:ins w:id="3965" w:author="임픽스 검토" w:date="2026-10-12T04:00:00Z"/>
              </w:rPr>
            </w:pPr>
            <w:ins w:id="3966" w:author="임픽스 검토" w:date="2026-10-12T04:00:00Z">
              <w:r>
                <w:t>수주문서번호</w:t>
              </w:r>
            </w:ins>
          </w:p>
        </w:tc>
        <w:tc>
          <w:tcPr>
            <w:tcW w:w="3000" w:type="dxa"/>
          </w:tcPr>
          <w:p w14:paraId="1C20613A" w14:textId="77777777" w:rsidR="00B4288B" w:rsidRDefault="0010783A">
            <w:pPr>
              <w:pStyle w:val="KS2"/>
              <w:rPr>
                <w:ins w:id="3967" w:author="임픽스 검토" w:date="2026-10-12T04:00:00Z"/>
              </w:rPr>
            </w:pPr>
            <w:ins w:id="3968" w:author="임픽스 검토" w:date="2026-10-12T04:00:00Z">
              <w:r>
                <w:t>SalesDocumentNumber</w:t>
              </w:r>
            </w:ins>
          </w:p>
        </w:tc>
        <w:tc>
          <w:tcPr>
            <w:tcW w:w="1150" w:type="dxa"/>
          </w:tcPr>
          <w:p w14:paraId="213EBA6D" w14:textId="77777777" w:rsidR="00B4288B" w:rsidRDefault="0010783A">
            <w:pPr>
              <w:pStyle w:val="KS2"/>
              <w:jc w:val="center"/>
              <w:rPr>
                <w:ins w:id="3969" w:author="임픽스 검토" w:date="2026-10-12T04:00:00Z"/>
              </w:rPr>
            </w:pPr>
            <w:ins w:id="3970" w:author="임픽스 검토" w:date="2026-10-12T04:00:00Z">
              <w:r>
                <w:t>IDREF</w:t>
              </w:r>
            </w:ins>
          </w:p>
        </w:tc>
        <w:tc>
          <w:tcPr>
            <w:tcW w:w="1000" w:type="dxa"/>
          </w:tcPr>
          <w:p w14:paraId="7E829E97" w14:textId="77777777" w:rsidR="00B4288B" w:rsidRDefault="0010783A">
            <w:pPr>
              <w:pStyle w:val="KS2"/>
              <w:jc w:val="center"/>
              <w:rPr>
                <w:ins w:id="3971" w:author="임픽스 검토" w:date="2026-10-12T04:00:00Z"/>
              </w:rPr>
            </w:pPr>
            <w:ins w:id="3972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740B137E" w14:textId="77777777" w:rsidR="00B4288B" w:rsidRDefault="0010783A">
            <w:pPr>
              <w:pStyle w:val="KS2"/>
              <w:rPr>
                <w:ins w:id="3973" w:author="임픽스 검토" w:date="2026-10-12T04:00:00Z"/>
                <w:lang w:eastAsia="ko-KR"/>
              </w:rPr>
            </w:pPr>
            <w:ins w:id="397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수주문서번호</w:t>
              </w:r>
            </w:ins>
          </w:p>
          <w:p w14:paraId="67F7C6BA" w14:textId="77777777" w:rsidR="00B4288B" w:rsidRDefault="0010783A">
            <w:pPr>
              <w:pStyle w:val="KS2"/>
              <w:rPr>
                <w:ins w:id="3975" w:author="임픽스 검토" w:date="2026-10-12T04:00:00Z"/>
                <w:lang w:eastAsia="ko-KR"/>
              </w:rPr>
            </w:pPr>
            <w:ins w:id="397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수주문서순번</w:t>
              </w:r>
              <w:r>
                <w:rPr>
                  <w:lang w:eastAsia="ko-KR"/>
                </w:rPr>
                <w:t>(SalesDocumentSequence)</w:t>
              </w:r>
              <w:r>
                <w:rPr>
                  <w:lang w:eastAsia="ko-KR"/>
                </w:rPr>
                <w:t>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함께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사용한다</w:t>
              </w:r>
            </w:ins>
          </w:p>
          <w:p w14:paraId="278FB473" w14:textId="77777777" w:rsidR="00B4288B" w:rsidRDefault="0010783A">
            <w:pPr>
              <w:pStyle w:val="KS2"/>
              <w:rPr>
                <w:ins w:id="3977" w:author="임픽스 검토" w:date="2026-10-12T04:00:00Z"/>
                <w:lang w:eastAsia="ko-KR"/>
              </w:rPr>
            </w:pPr>
            <w:ins w:id="397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수주오더</w:t>
              </w:r>
              <w:r>
                <w:rPr>
                  <w:lang w:eastAsia="ko-KR"/>
                </w:rPr>
                <w:t>(SalesOrder)</w:t>
              </w:r>
            </w:ins>
          </w:p>
        </w:tc>
      </w:tr>
      <w:tr w:rsidR="00B4288B" w14:paraId="0195267D" w14:textId="77777777">
        <w:trPr>
          <w:cantSplit/>
          <w:jc w:val="center"/>
          <w:ins w:id="3979" w:author="임픽스 검토" w:date="2026-10-12T04:00:00Z"/>
        </w:trPr>
        <w:tc>
          <w:tcPr>
            <w:tcW w:w="2100" w:type="dxa"/>
          </w:tcPr>
          <w:p w14:paraId="5C6A7C4A" w14:textId="77777777" w:rsidR="00B4288B" w:rsidRDefault="0010783A">
            <w:pPr>
              <w:pStyle w:val="KS2"/>
              <w:rPr>
                <w:ins w:id="3980" w:author="임픽스 검토" w:date="2026-10-12T04:00:00Z"/>
              </w:rPr>
            </w:pPr>
            <w:ins w:id="3981" w:author="임픽스 검토" w:date="2026-10-12T04:00:00Z">
              <w:r>
                <w:t>수주문서순번</w:t>
              </w:r>
            </w:ins>
          </w:p>
        </w:tc>
        <w:tc>
          <w:tcPr>
            <w:tcW w:w="3000" w:type="dxa"/>
          </w:tcPr>
          <w:p w14:paraId="7C2F0BEE" w14:textId="77777777" w:rsidR="00B4288B" w:rsidRDefault="0010783A">
            <w:pPr>
              <w:pStyle w:val="KS2"/>
              <w:rPr>
                <w:ins w:id="3982" w:author="임픽스 검토" w:date="2026-10-12T04:00:00Z"/>
              </w:rPr>
            </w:pPr>
            <w:ins w:id="3983" w:author="임픽스 검토" w:date="2026-10-12T04:00:00Z">
              <w:r>
                <w:t>SalesDocumentSequence</w:t>
              </w:r>
            </w:ins>
          </w:p>
        </w:tc>
        <w:tc>
          <w:tcPr>
            <w:tcW w:w="1150" w:type="dxa"/>
          </w:tcPr>
          <w:p w14:paraId="33E99CA0" w14:textId="77777777" w:rsidR="00B4288B" w:rsidRDefault="0010783A">
            <w:pPr>
              <w:pStyle w:val="KS2"/>
              <w:jc w:val="center"/>
              <w:rPr>
                <w:ins w:id="3984" w:author="임픽스 검토" w:date="2026-10-12T04:00:00Z"/>
              </w:rPr>
            </w:pPr>
            <w:ins w:id="3985" w:author="임픽스 검토" w:date="2026-10-12T04:00:00Z">
              <w:r>
                <w:t>int</w:t>
              </w:r>
            </w:ins>
          </w:p>
        </w:tc>
        <w:tc>
          <w:tcPr>
            <w:tcW w:w="1000" w:type="dxa"/>
          </w:tcPr>
          <w:p w14:paraId="242A8702" w14:textId="77777777" w:rsidR="00B4288B" w:rsidRDefault="0010783A">
            <w:pPr>
              <w:pStyle w:val="KS2"/>
              <w:jc w:val="center"/>
              <w:rPr>
                <w:ins w:id="3986" w:author="임픽스 검토" w:date="2026-10-12T04:00:00Z"/>
              </w:rPr>
            </w:pPr>
            <w:ins w:id="3987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0E8A2C40" w14:textId="77777777" w:rsidR="00B4288B" w:rsidRDefault="0010783A">
            <w:pPr>
              <w:pStyle w:val="KS2"/>
              <w:rPr>
                <w:ins w:id="3988" w:author="임픽스 검토" w:date="2026-10-12T04:00:00Z"/>
                <w:lang w:eastAsia="ko-KR"/>
              </w:rPr>
            </w:pPr>
            <w:ins w:id="398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수주문서순번</w:t>
              </w:r>
            </w:ins>
          </w:p>
          <w:p w14:paraId="65D04287" w14:textId="77777777" w:rsidR="00B4288B" w:rsidRDefault="0010783A">
            <w:pPr>
              <w:pStyle w:val="KS2"/>
              <w:rPr>
                <w:ins w:id="3990" w:author="임픽스 검토" w:date="2026-10-12T04:00:00Z"/>
                <w:lang w:eastAsia="ko-KR"/>
              </w:rPr>
            </w:pPr>
            <w:ins w:id="399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수주문서번호</w:t>
              </w:r>
              <w:r>
                <w:rPr>
                  <w:lang w:eastAsia="ko-KR"/>
                </w:rPr>
                <w:t>(SalesDocumentNumber)</w:t>
              </w:r>
              <w:r>
                <w:rPr>
                  <w:lang w:eastAsia="ko-KR"/>
                </w:rPr>
                <w:t>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함께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수주오더</w:t>
              </w:r>
              <w:r>
                <w:rPr>
                  <w:lang w:eastAsia="ko-KR"/>
                </w:rPr>
                <w:t>(SalesOrder)</w:t>
              </w:r>
              <w:r>
                <w:rPr>
                  <w:lang w:eastAsia="ko-KR"/>
                </w:rPr>
                <w:t>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참조한다</w:t>
              </w:r>
            </w:ins>
          </w:p>
        </w:tc>
      </w:tr>
      <w:tr w:rsidR="00B4288B" w14:paraId="7B568F8E" w14:textId="77777777">
        <w:trPr>
          <w:cantSplit/>
          <w:jc w:val="center"/>
          <w:ins w:id="3992" w:author="임픽스 검토" w:date="2026-10-12T04:00:00Z"/>
        </w:trPr>
        <w:tc>
          <w:tcPr>
            <w:tcW w:w="2100" w:type="dxa"/>
          </w:tcPr>
          <w:p w14:paraId="51F23D09" w14:textId="77777777" w:rsidR="00B4288B" w:rsidRDefault="0010783A">
            <w:pPr>
              <w:pStyle w:val="KS2"/>
              <w:rPr>
                <w:ins w:id="3993" w:author="임픽스 검토" w:date="2026-10-12T04:00:00Z"/>
              </w:rPr>
            </w:pPr>
            <w:ins w:id="3994" w:author="임픽스 검토" w:date="2026-10-12T04:00:00Z">
              <w:r>
                <w:t>품목식별자</w:t>
              </w:r>
            </w:ins>
          </w:p>
        </w:tc>
        <w:tc>
          <w:tcPr>
            <w:tcW w:w="3000" w:type="dxa"/>
          </w:tcPr>
          <w:p w14:paraId="551C61E1" w14:textId="77777777" w:rsidR="00B4288B" w:rsidRDefault="0010783A">
            <w:pPr>
              <w:pStyle w:val="KS2"/>
              <w:rPr>
                <w:ins w:id="3995" w:author="임픽스 검토" w:date="2026-10-12T04:00:00Z"/>
              </w:rPr>
            </w:pPr>
            <w:ins w:id="3996" w:author="임픽스 검토" w:date="2026-10-12T04:00:00Z">
              <w:r>
                <w:t>ItemID</w:t>
              </w:r>
            </w:ins>
          </w:p>
        </w:tc>
        <w:tc>
          <w:tcPr>
            <w:tcW w:w="1150" w:type="dxa"/>
          </w:tcPr>
          <w:p w14:paraId="3CE3D15A" w14:textId="77777777" w:rsidR="00B4288B" w:rsidRDefault="0010783A">
            <w:pPr>
              <w:pStyle w:val="KS2"/>
              <w:jc w:val="center"/>
              <w:rPr>
                <w:ins w:id="3997" w:author="임픽스 검토" w:date="2026-10-12T04:00:00Z"/>
              </w:rPr>
            </w:pPr>
            <w:ins w:id="3998" w:author="임픽스 검토" w:date="2026-10-12T04:00:00Z">
              <w:r>
                <w:t>IDREF</w:t>
              </w:r>
            </w:ins>
          </w:p>
        </w:tc>
        <w:tc>
          <w:tcPr>
            <w:tcW w:w="1000" w:type="dxa"/>
          </w:tcPr>
          <w:p w14:paraId="0AE330A8" w14:textId="77777777" w:rsidR="00B4288B" w:rsidRDefault="0010783A">
            <w:pPr>
              <w:pStyle w:val="KS2"/>
              <w:jc w:val="center"/>
              <w:rPr>
                <w:ins w:id="3999" w:author="임픽스 검토" w:date="2026-10-12T04:00:00Z"/>
              </w:rPr>
            </w:pPr>
            <w:ins w:id="4000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48CE5108" w14:textId="77777777" w:rsidR="00B4288B" w:rsidRDefault="0010783A">
            <w:pPr>
              <w:pStyle w:val="KS2"/>
              <w:rPr>
                <w:ins w:id="4001" w:author="임픽스 검토" w:date="2026-10-12T04:00:00Z"/>
                <w:lang w:eastAsia="ko-KR"/>
              </w:rPr>
            </w:pPr>
            <w:ins w:id="400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품목을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식별하기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위한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고유값</w:t>
              </w:r>
            </w:ins>
          </w:p>
          <w:p w14:paraId="2E077BFF" w14:textId="77777777" w:rsidR="00B4288B" w:rsidRDefault="0010783A">
            <w:pPr>
              <w:pStyle w:val="KS2"/>
              <w:rPr>
                <w:ins w:id="4003" w:author="임픽스 검토" w:date="2026-10-12T04:00:00Z"/>
                <w:lang w:eastAsia="ko-KR"/>
              </w:rPr>
            </w:pPr>
            <w:ins w:id="400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고객에게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납품되는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제품을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의미</w:t>
              </w:r>
            </w:ins>
          </w:p>
          <w:p w14:paraId="702CA22D" w14:textId="77777777" w:rsidR="00B4288B" w:rsidRDefault="0010783A">
            <w:pPr>
              <w:pStyle w:val="KS2"/>
              <w:rPr>
                <w:ins w:id="4005" w:author="임픽스 검토" w:date="2026-10-12T04:00:00Z"/>
                <w:lang w:eastAsia="ko-KR"/>
              </w:rPr>
            </w:pPr>
            <w:ins w:id="400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품목마스터</w:t>
              </w:r>
              <w:r>
                <w:rPr>
                  <w:lang w:eastAsia="ko-KR"/>
                </w:rPr>
                <w:t>(ItemMaster)</w:t>
              </w:r>
            </w:ins>
          </w:p>
        </w:tc>
      </w:tr>
      <w:tr w:rsidR="00B4288B" w14:paraId="2758C8AB" w14:textId="77777777">
        <w:trPr>
          <w:cantSplit/>
          <w:jc w:val="center"/>
          <w:ins w:id="4007" w:author="임픽스 검토" w:date="2026-10-12T04:00:00Z"/>
        </w:trPr>
        <w:tc>
          <w:tcPr>
            <w:tcW w:w="2100" w:type="dxa"/>
          </w:tcPr>
          <w:p w14:paraId="42CE3A7D" w14:textId="77777777" w:rsidR="00B4288B" w:rsidRDefault="0010783A">
            <w:pPr>
              <w:pStyle w:val="KS2"/>
              <w:rPr>
                <w:ins w:id="4008" w:author="임픽스 검토" w:date="2026-10-12T04:00:00Z"/>
              </w:rPr>
            </w:pPr>
            <w:ins w:id="4009" w:author="임픽스 검토" w:date="2026-10-12T04:00:00Z">
              <w:r>
                <w:t>품목명</w:t>
              </w:r>
            </w:ins>
          </w:p>
        </w:tc>
        <w:tc>
          <w:tcPr>
            <w:tcW w:w="3000" w:type="dxa"/>
          </w:tcPr>
          <w:p w14:paraId="7CA6A9A5" w14:textId="77777777" w:rsidR="00B4288B" w:rsidRDefault="0010783A">
            <w:pPr>
              <w:pStyle w:val="KS2"/>
              <w:rPr>
                <w:ins w:id="4010" w:author="임픽스 검토" w:date="2026-10-12T04:00:00Z"/>
              </w:rPr>
            </w:pPr>
            <w:ins w:id="4011" w:author="임픽스 검토" w:date="2026-10-12T04:00:00Z">
              <w:r>
                <w:t>ItemName</w:t>
              </w:r>
            </w:ins>
          </w:p>
        </w:tc>
        <w:tc>
          <w:tcPr>
            <w:tcW w:w="1150" w:type="dxa"/>
          </w:tcPr>
          <w:p w14:paraId="20C70FC9" w14:textId="77777777" w:rsidR="00B4288B" w:rsidRDefault="0010783A">
            <w:pPr>
              <w:pStyle w:val="KS2"/>
              <w:jc w:val="center"/>
              <w:rPr>
                <w:ins w:id="4012" w:author="임픽스 검토" w:date="2026-10-12T04:00:00Z"/>
              </w:rPr>
            </w:pPr>
            <w:ins w:id="4013" w:author="임픽스 검토" w:date="2026-10-12T04:00:00Z">
              <w:r>
                <w:t>string</w:t>
              </w:r>
            </w:ins>
          </w:p>
        </w:tc>
        <w:tc>
          <w:tcPr>
            <w:tcW w:w="1000" w:type="dxa"/>
          </w:tcPr>
          <w:p w14:paraId="0FB55AC7" w14:textId="77777777" w:rsidR="00B4288B" w:rsidRDefault="0010783A">
            <w:pPr>
              <w:pStyle w:val="KS2"/>
              <w:jc w:val="center"/>
              <w:rPr>
                <w:ins w:id="4014" w:author="임픽스 검토" w:date="2026-10-12T04:00:00Z"/>
              </w:rPr>
            </w:pPr>
            <w:ins w:id="4015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3B684615" w14:textId="77777777" w:rsidR="00B4288B" w:rsidRDefault="0010783A">
            <w:pPr>
              <w:pStyle w:val="KS2"/>
              <w:rPr>
                <w:ins w:id="4016" w:author="임픽스 검토" w:date="2026-10-12T04:00:00Z"/>
                <w:lang w:eastAsia="ko-KR"/>
              </w:rPr>
            </w:pPr>
            <w:ins w:id="401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품목의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명칭</w:t>
              </w:r>
            </w:ins>
          </w:p>
          <w:p w14:paraId="2A55598A" w14:textId="77777777" w:rsidR="00B4288B" w:rsidRDefault="0010783A">
            <w:pPr>
              <w:pStyle w:val="KS2"/>
              <w:rPr>
                <w:ins w:id="4018" w:author="임픽스 검토" w:date="2026-10-12T04:00:00Z"/>
                <w:lang w:eastAsia="ko-KR"/>
              </w:rPr>
            </w:pPr>
            <w:ins w:id="401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품목마스터</w:t>
              </w:r>
              <w:r>
                <w:rPr>
                  <w:lang w:eastAsia="ko-KR"/>
                </w:rPr>
                <w:t>(ItemMaster.ItemName)</w:t>
              </w:r>
            </w:ins>
          </w:p>
        </w:tc>
      </w:tr>
      <w:tr w:rsidR="00B4288B" w14:paraId="257082C8" w14:textId="77777777">
        <w:trPr>
          <w:cantSplit/>
          <w:jc w:val="center"/>
          <w:ins w:id="4020" w:author="임픽스 검토" w:date="2026-10-12T04:00:00Z"/>
        </w:trPr>
        <w:tc>
          <w:tcPr>
            <w:tcW w:w="2100" w:type="dxa"/>
          </w:tcPr>
          <w:p w14:paraId="1417112E" w14:textId="77777777" w:rsidR="00B4288B" w:rsidRDefault="0010783A">
            <w:pPr>
              <w:pStyle w:val="KS2"/>
              <w:rPr>
                <w:ins w:id="4021" w:author="임픽스 검토" w:date="2026-10-12T04:00:00Z"/>
              </w:rPr>
            </w:pPr>
            <w:ins w:id="4022" w:author="임픽스 검토" w:date="2026-10-12T04:00:00Z">
              <w:r>
                <w:t>거래명세서번호</w:t>
              </w:r>
            </w:ins>
          </w:p>
        </w:tc>
        <w:tc>
          <w:tcPr>
            <w:tcW w:w="3000" w:type="dxa"/>
          </w:tcPr>
          <w:p w14:paraId="53FAC902" w14:textId="77777777" w:rsidR="00B4288B" w:rsidRDefault="0010783A">
            <w:pPr>
              <w:pStyle w:val="KS2"/>
              <w:rPr>
                <w:ins w:id="4023" w:author="임픽스 검토" w:date="2026-10-12T04:00:00Z"/>
              </w:rPr>
            </w:pPr>
            <w:ins w:id="4024" w:author="임픽스 검토" w:date="2026-10-12T04:00:00Z">
              <w:r>
                <w:t>InvoiceNumber</w:t>
              </w:r>
            </w:ins>
          </w:p>
        </w:tc>
        <w:tc>
          <w:tcPr>
            <w:tcW w:w="1150" w:type="dxa"/>
          </w:tcPr>
          <w:p w14:paraId="56FE2D83" w14:textId="77777777" w:rsidR="00B4288B" w:rsidRDefault="0010783A">
            <w:pPr>
              <w:pStyle w:val="KS2"/>
              <w:jc w:val="center"/>
              <w:rPr>
                <w:ins w:id="4025" w:author="임픽스 검토" w:date="2026-10-12T04:00:00Z"/>
              </w:rPr>
            </w:pPr>
            <w:ins w:id="4026" w:author="임픽스 검토" w:date="2026-10-12T04:00:00Z">
              <w:r>
                <w:t>string</w:t>
              </w:r>
            </w:ins>
          </w:p>
        </w:tc>
        <w:tc>
          <w:tcPr>
            <w:tcW w:w="1000" w:type="dxa"/>
          </w:tcPr>
          <w:p w14:paraId="7024E7FC" w14:textId="77777777" w:rsidR="00B4288B" w:rsidRDefault="0010783A">
            <w:pPr>
              <w:pStyle w:val="KS2"/>
              <w:jc w:val="center"/>
              <w:rPr>
                <w:ins w:id="4027" w:author="임픽스 검토" w:date="2026-10-12T04:00:00Z"/>
              </w:rPr>
            </w:pPr>
            <w:ins w:id="4028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52E48FE1" w14:textId="77777777" w:rsidR="00B4288B" w:rsidRDefault="0010783A">
            <w:pPr>
              <w:pStyle w:val="KS2"/>
              <w:rPr>
                <w:ins w:id="4029" w:author="임픽스 검토" w:date="2026-10-12T04:00:00Z"/>
                <w:lang w:eastAsia="ko-KR"/>
              </w:rPr>
            </w:pPr>
            <w:ins w:id="403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거래명세서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문서에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부여되는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고유한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식별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번호</w:t>
              </w:r>
            </w:ins>
          </w:p>
        </w:tc>
      </w:tr>
      <w:tr w:rsidR="00B4288B" w14:paraId="199C8365" w14:textId="77777777">
        <w:trPr>
          <w:cantSplit/>
          <w:jc w:val="center"/>
          <w:ins w:id="4031" w:author="임픽스 검토" w:date="2026-10-12T04:00:00Z"/>
        </w:trPr>
        <w:tc>
          <w:tcPr>
            <w:tcW w:w="2100" w:type="dxa"/>
          </w:tcPr>
          <w:p w14:paraId="6855F68A" w14:textId="77777777" w:rsidR="00B4288B" w:rsidRDefault="0010783A">
            <w:pPr>
              <w:pStyle w:val="KS2"/>
              <w:rPr>
                <w:ins w:id="4032" w:author="임픽스 검토" w:date="2026-10-12T04:00:00Z"/>
              </w:rPr>
            </w:pPr>
            <w:ins w:id="4033" w:author="임픽스 검토" w:date="2026-10-12T04:00:00Z">
              <w:r>
                <w:t>로트식별자</w:t>
              </w:r>
            </w:ins>
          </w:p>
        </w:tc>
        <w:tc>
          <w:tcPr>
            <w:tcW w:w="3000" w:type="dxa"/>
          </w:tcPr>
          <w:p w14:paraId="44DFFBB3" w14:textId="77777777" w:rsidR="00B4288B" w:rsidRDefault="0010783A">
            <w:pPr>
              <w:pStyle w:val="KS2"/>
              <w:rPr>
                <w:ins w:id="4034" w:author="임픽스 검토" w:date="2026-10-12T04:00:00Z"/>
              </w:rPr>
            </w:pPr>
            <w:ins w:id="4035" w:author="임픽스 검토" w:date="2026-10-12T04:00:00Z">
              <w:r>
                <w:t>LotID</w:t>
              </w:r>
            </w:ins>
          </w:p>
        </w:tc>
        <w:tc>
          <w:tcPr>
            <w:tcW w:w="1150" w:type="dxa"/>
          </w:tcPr>
          <w:p w14:paraId="5FC7ED9F" w14:textId="77777777" w:rsidR="00B4288B" w:rsidRDefault="0010783A">
            <w:pPr>
              <w:pStyle w:val="KS2"/>
              <w:jc w:val="center"/>
              <w:rPr>
                <w:ins w:id="4036" w:author="임픽스 검토" w:date="2026-10-12T04:00:00Z"/>
              </w:rPr>
            </w:pPr>
            <w:ins w:id="4037" w:author="임픽스 검토" w:date="2026-10-12T04:00:00Z">
              <w:r>
                <w:t>IDREF</w:t>
              </w:r>
            </w:ins>
          </w:p>
        </w:tc>
        <w:tc>
          <w:tcPr>
            <w:tcW w:w="1000" w:type="dxa"/>
          </w:tcPr>
          <w:p w14:paraId="13F3E6AC" w14:textId="77777777" w:rsidR="00B4288B" w:rsidRDefault="0010783A">
            <w:pPr>
              <w:pStyle w:val="KS2"/>
              <w:jc w:val="center"/>
              <w:rPr>
                <w:ins w:id="4038" w:author="임픽스 검토" w:date="2026-10-12T04:00:00Z"/>
              </w:rPr>
            </w:pPr>
            <w:ins w:id="4039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0EE51C45" w14:textId="77777777" w:rsidR="00B4288B" w:rsidRDefault="0010783A">
            <w:pPr>
              <w:pStyle w:val="KS2"/>
              <w:rPr>
                <w:ins w:id="4040" w:author="임픽스 검토" w:date="2026-10-12T04:00:00Z"/>
                <w:lang w:eastAsia="ko-KR"/>
              </w:rPr>
            </w:pPr>
            <w:ins w:id="404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배송에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포함된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로트의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고유식별값</w:t>
              </w:r>
            </w:ins>
          </w:p>
          <w:p w14:paraId="067A36FF" w14:textId="77777777" w:rsidR="00B4288B" w:rsidRDefault="0010783A">
            <w:pPr>
              <w:pStyle w:val="KS2"/>
              <w:rPr>
                <w:ins w:id="4042" w:author="임픽스 검토" w:date="2026-10-12T04:00:00Z"/>
                <w:lang w:eastAsia="ko-KR"/>
              </w:rPr>
            </w:pPr>
            <w:ins w:id="4043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로트</w:t>
              </w:r>
              <w:r>
                <w:rPr>
                  <w:lang w:eastAsia="ko-KR"/>
                </w:rPr>
                <w:t>(Lot)</w:t>
              </w:r>
            </w:ins>
          </w:p>
        </w:tc>
      </w:tr>
      <w:tr w:rsidR="00B4288B" w14:paraId="7FB90CD4" w14:textId="77777777">
        <w:trPr>
          <w:cantSplit/>
          <w:jc w:val="center"/>
          <w:ins w:id="4044" w:author="임픽스 검토" w:date="2026-10-12T04:00:00Z"/>
        </w:trPr>
        <w:tc>
          <w:tcPr>
            <w:tcW w:w="2100" w:type="dxa"/>
          </w:tcPr>
          <w:p w14:paraId="24697A5B" w14:textId="77777777" w:rsidR="00B4288B" w:rsidRDefault="0010783A">
            <w:pPr>
              <w:pStyle w:val="KS2"/>
              <w:rPr>
                <w:ins w:id="4045" w:author="임픽스 검토" w:date="2026-10-12T04:00:00Z"/>
              </w:rPr>
            </w:pPr>
            <w:ins w:id="4046" w:author="임픽스 검토" w:date="2026-10-12T04:00:00Z">
              <w:r>
                <w:t>기준단위코드</w:t>
              </w:r>
            </w:ins>
          </w:p>
        </w:tc>
        <w:tc>
          <w:tcPr>
            <w:tcW w:w="3000" w:type="dxa"/>
          </w:tcPr>
          <w:p w14:paraId="7D87C587" w14:textId="77777777" w:rsidR="00B4288B" w:rsidRDefault="0010783A">
            <w:pPr>
              <w:pStyle w:val="KS2"/>
              <w:rPr>
                <w:ins w:id="4047" w:author="임픽스 검토" w:date="2026-10-12T04:00:00Z"/>
              </w:rPr>
            </w:pPr>
            <w:ins w:id="4048" w:author="임픽스 검토" w:date="2026-10-12T04:00:00Z">
              <w:r>
                <w:t>ItemUOMCode</w:t>
              </w:r>
            </w:ins>
          </w:p>
        </w:tc>
        <w:tc>
          <w:tcPr>
            <w:tcW w:w="1150" w:type="dxa"/>
          </w:tcPr>
          <w:p w14:paraId="5CB1CF64" w14:textId="77777777" w:rsidR="00B4288B" w:rsidRDefault="0010783A">
            <w:pPr>
              <w:pStyle w:val="KS2"/>
              <w:jc w:val="center"/>
              <w:rPr>
                <w:ins w:id="4049" w:author="임픽스 검토" w:date="2026-10-12T04:00:00Z"/>
              </w:rPr>
            </w:pPr>
            <w:ins w:id="4050" w:author="임픽스 검토" w:date="2026-10-12T04:00:00Z">
              <w:r>
                <w:t>enum</w:t>
              </w:r>
            </w:ins>
          </w:p>
        </w:tc>
        <w:tc>
          <w:tcPr>
            <w:tcW w:w="1000" w:type="dxa"/>
          </w:tcPr>
          <w:p w14:paraId="2C6E1934" w14:textId="77777777" w:rsidR="00B4288B" w:rsidRDefault="0010783A">
            <w:pPr>
              <w:pStyle w:val="KS2"/>
              <w:jc w:val="center"/>
              <w:rPr>
                <w:ins w:id="4051" w:author="임픽스 검토" w:date="2026-10-12T04:00:00Z"/>
              </w:rPr>
            </w:pPr>
            <w:ins w:id="4052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16C9AC9F" w14:textId="77777777" w:rsidR="00B4288B" w:rsidRDefault="0010783A">
            <w:pPr>
              <w:pStyle w:val="KS2"/>
              <w:rPr>
                <w:ins w:id="4053" w:author="임픽스 검토" w:date="2026-10-12T04:00:00Z"/>
                <w:lang w:eastAsia="ko-KR"/>
              </w:rPr>
            </w:pPr>
            <w:ins w:id="405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기준단위코드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EA, DZ, HD </w:t>
              </w:r>
              <w:r>
                <w:rPr>
                  <w:lang w:eastAsia="ko-KR"/>
                </w:rPr>
                <w:t>등</w:t>
              </w:r>
              <w:r>
                <w:rPr>
                  <w:lang w:eastAsia="ko-KR"/>
                </w:rPr>
                <w:t>)</w:t>
              </w:r>
            </w:ins>
          </w:p>
          <w:p w14:paraId="51F0033D" w14:textId="77777777" w:rsidR="00B4288B" w:rsidRDefault="0010783A">
            <w:pPr>
              <w:pStyle w:val="KS2"/>
              <w:rPr>
                <w:ins w:id="4055" w:author="임픽스 검토" w:date="2026-10-12T04:00:00Z"/>
                <w:lang w:eastAsia="ko-KR"/>
              </w:rPr>
            </w:pPr>
            <w:ins w:id="405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단위그룹</w:t>
              </w:r>
              <w:r>
                <w:rPr>
                  <w:lang w:eastAsia="ko-KR"/>
                </w:rPr>
                <w:t>(UOMGroup)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단위코드</w:t>
              </w:r>
            </w:ins>
          </w:p>
        </w:tc>
      </w:tr>
      <w:tr w:rsidR="00B4288B" w14:paraId="7F53D5DE" w14:textId="77777777">
        <w:trPr>
          <w:cantSplit/>
          <w:jc w:val="center"/>
          <w:ins w:id="4057" w:author="임픽스 검토" w:date="2026-10-12T04:00:00Z"/>
        </w:trPr>
        <w:tc>
          <w:tcPr>
            <w:tcW w:w="2100" w:type="dxa"/>
          </w:tcPr>
          <w:p w14:paraId="792E20C4" w14:textId="77777777" w:rsidR="00B4288B" w:rsidRDefault="0010783A">
            <w:pPr>
              <w:pStyle w:val="KS2"/>
              <w:rPr>
                <w:ins w:id="4058" w:author="임픽스 검토" w:date="2026-10-12T04:00:00Z"/>
              </w:rPr>
            </w:pPr>
            <w:ins w:id="4059" w:author="임픽스 검토" w:date="2026-10-12T04:00:00Z">
              <w:r>
                <w:t>기준단위수량</w:t>
              </w:r>
            </w:ins>
          </w:p>
        </w:tc>
        <w:tc>
          <w:tcPr>
            <w:tcW w:w="3000" w:type="dxa"/>
          </w:tcPr>
          <w:p w14:paraId="79ABF3DD" w14:textId="77777777" w:rsidR="00B4288B" w:rsidRDefault="0010783A">
            <w:pPr>
              <w:pStyle w:val="KS2"/>
              <w:rPr>
                <w:ins w:id="4060" w:author="임픽스 검토" w:date="2026-10-12T04:00:00Z"/>
              </w:rPr>
            </w:pPr>
            <w:ins w:id="4061" w:author="임픽스 검토" w:date="2026-10-12T04:00:00Z">
              <w:r>
                <w:t>ItemUnitQuantity</w:t>
              </w:r>
            </w:ins>
          </w:p>
        </w:tc>
        <w:tc>
          <w:tcPr>
            <w:tcW w:w="1150" w:type="dxa"/>
          </w:tcPr>
          <w:p w14:paraId="54B75E71" w14:textId="77777777" w:rsidR="00B4288B" w:rsidRDefault="0010783A">
            <w:pPr>
              <w:pStyle w:val="KS2"/>
              <w:jc w:val="center"/>
              <w:rPr>
                <w:ins w:id="4062" w:author="임픽스 검토" w:date="2026-10-12T04:00:00Z"/>
              </w:rPr>
            </w:pPr>
            <w:ins w:id="4063" w:author="임픽스 검토" w:date="2026-10-12T04:00:00Z">
              <w:r>
                <w:t>float</w:t>
              </w:r>
            </w:ins>
          </w:p>
        </w:tc>
        <w:tc>
          <w:tcPr>
            <w:tcW w:w="1000" w:type="dxa"/>
          </w:tcPr>
          <w:p w14:paraId="19AF0A51" w14:textId="77777777" w:rsidR="00B4288B" w:rsidRDefault="0010783A">
            <w:pPr>
              <w:pStyle w:val="KS2"/>
              <w:jc w:val="center"/>
              <w:rPr>
                <w:ins w:id="4064" w:author="임픽스 검토" w:date="2026-10-12T04:00:00Z"/>
              </w:rPr>
            </w:pPr>
            <w:ins w:id="4065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6B2B832A" w14:textId="77777777" w:rsidR="00B4288B" w:rsidRDefault="0010783A">
            <w:pPr>
              <w:pStyle w:val="KS2"/>
              <w:rPr>
                <w:ins w:id="4066" w:author="임픽스 검토" w:date="2026-10-12T04:00:00Z"/>
                <w:lang w:eastAsia="ko-KR"/>
              </w:rPr>
            </w:pPr>
            <w:ins w:id="406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기준단위수량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수량의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기준단위코드로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함</w:t>
              </w:r>
              <w:r>
                <w:rPr>
                  <w:lang w:eastAsia="ko-KR"/>
                </w:rPr>
                <w:t>)</w:t>
              </w:r>
            </w:ins>
          </w:p>
        </w:tc>
      </w:tr>
      <w:tr w:rsidR="00B4288B" w14:paraId="50E5B310" w14:textId="77777777">
        <w:trPr>
          <w:cantSplit/>
          <w:jc w:val="center"/>
          <w:ins w:id="4068" w:author="임픽스 검토" w:date="2026-10-12T04:00:00Z"/>
        </w:trPr>
        <w:tc>
          <w:tcPr>
            <w:tcW w:w="2100" w:type="dxa"/>
          </w:tcPr>
          <w:p w14:paraId="4E40B057" w14:textId="77777777" w:rsidR="00B4288B" w:rsidRDefault="0010783A">
            <w:pPr>
              <w:pStyle w:val="KS2"/>
              <w:rPr>
                <w:ins w:id="4069" w:author="임픽스 검토" w:date="2026-10-12T04:00:00Z"/>
              </w:rPr>
            </w:pPr>
            <w:ins w:id="4070" w:author="임픽스 검토" w:date="2026-10-12T04:00:00Z">
              <w:r>
                <w:t>오더단위코드</w:t>
              </w:r>
            </w:ins>
          </w:p>
        </w:tc>
        <w:tc>
          <w:tcPr>
            <w:tcW w:w="3000" w:type="dxa"/>
          </w:tcPr>
          <w:p w14:paraId="22B9DBD7" w14:textId="77777777" w:rsidR="00B4288B" w:rsidRDefault="0010783A">
            <w:pPr>
              <w:pStyle w:val="KS2"/>
              <w:rPr>
                <w:ins w:id="4071" w:author="임픽스 검토" w:date="2026-10-12T04:00:00Z"/>
              </w:rPr>
            </w:pPr>
            <w:ins w:id="4072" w:author="임픽스 검토" w:date="2026-10-12T04:00:00Z">
              <w:r>
                <w:t>OrderUOMCode</w:t>
              </w:r>
            </w:ins>
          </w:p>
        </w:tc>
        <w:tc>
          <w:tcPr>
            <w:tcW w:w="1150" w:type="dxa"/>
          </w:tcPr>
          <w:p w14:paraId="4F337F9A" w14:textId="77777777" w:rsidR="00B4288B" w:rsidRDefault="0010783A">
            <w:pPr>
              <w:pStyle w:val="KS2"/>
              <w:jc w:val="center"/>
              <w:rPr>
                <w:ins w:id="4073" w:author="임픽스 검토" w:date="2026-10-12T04:00:00Z"/>
              </w:rPr>
            </w:pPr>
            <w:ins w:id="4074" w:author="임픽스 검토" w:date="2026-10-12T04:00:00Z">
              <w:r>
                <w:t>enum</w:t>
              </w:r>
            </w:ins>
          </w:p>
        </w:tc>
        <w:tc>
          <w:tcPr>
            <w:tcW w:w="1000" w:type="dxa"/>
          </w:tcPr>
          <w:p w14:paraId="05B30F24" w14:textId="77777777" w:rsidR="00B4288B" w:rsidRDefault="0010783A">
            <w:pPr>
              <w:pStyle w:val="KS2"/>
              <w:jc w:val="center"/>
              <w:rPr>
                <w:ins w:id="4075" w:author="임픽스 검토" w:date="2026-10-12T04:00:00Z"/>
              </w:rPr>
            </w:pPr>
            <w:ins w:id="4076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41588389" w14:textId="77777777" w:rsidR="00B4288B" w:rsidRDefault="0010783A">
            <w:pPr>
              <w:pStyle w:val="KS2"/>
              <w:rPr>
                <w:ins w:id="4077" w:author="임픽스 검토" w:date="2026-10-12T04:00:00Z"/>
                <w:lang w:eastAsia="ko-KR"/>
              </w:rPr>
            </w:pPr>
            <w:ins w:id="407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오더단위코드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EA, DZ, HD </w:t>
              </w:r>
              <w:r>
                <w:rPr>
                  <w:lang w:eastAsia="ko-KR"/>
                </w:rPr>
                <w:t>등</w:t>
              </w:r>
              <w:r>
                <w:rPr>
                  <w:lang w:eastAsia="ko-KR"/>
                </w:rPr>
                <w:t>)</w:t>
              </w:r>
            </w:ins>
          </w:p>
          <w:p w14:paraId="7BBB0618" w14:textId="77777777" w:rsidR="00B4288B" w:rsidRDefault="0010783A">
            <w:pPr>
              <w:pStyle w:val="KS2"/>
              <w:rPr>
                <w:ins w:id="4079" w:author="임픽스 검토" w:date="2026-10-12T04:00:00Z"/>
                <w:lang w:eastAsia="ko-KR"/>
              </w:rPr>
            </w:pPr>
            <w:ins w:id="408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단위그룹</w:t>
              </w:r>
              <w:r>
                <w:rPr>
                  <w:lang w:eastAsia="ko-KR"/>
                </w:rPr>
                <w:t>(UOMGroup)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단위코드</w:t>
              </w:r>
            </w:ins>
          </w:p>
        </w:tc>
      </w:tr>
      <w:tr w:rsidR="00B4288B" w14:paraId="54D0D22C" w14:textId="77777777">
        <w:trPr>
          <w:cantSplit/>
          <w:jc w:val="center"/>
          <w:ins w:id="4081" w:author="임픽스 검토" w:date="2026-10-12T04:00:00Z"/>
        </w:trPr>
        <w:tc>
          <w:tcPr>
            <w:tcW w:w="2100" w:type="dxa"/>
          </w:tcPr>
          <w:p w14:paraId="17135FD5" w14:textId="77777777" w:rsidR="00B4288B" w:rsidRDefault="0010783A">
            <w:pPr>
              <w:pStyle w:val="KS2"/>
              <w:rPr>
                <w:ins w:id="4082" w:author="임픽스 검토" w:date="2026-10-12T04:00:00Z"/>
              </w:rPr>
            </w:pPr>
            <w:ins w:id="4083" w:author="임픽스 검토" w:date="2026-10-12T04:00:00Z">
              <w:r>
                <w:t>오더수량</w:t>
              </w:r>
            </w:ins>
          </w:p>
        </w:tc>
        <w:tc>
          <w:tcPr>
            <w:tcW w:w="3000" w:type="dxa"/>
          </w:tcPr>
          <w:p w14:paraId="5D501AE3" w14:textId="77777777" w:rsidR="00B4288B" w:rsidRDefault="0010783A">
            <w:pPr>
              <w:pStyle w:val="KS2"/>
              <w:rPr>
                <w:ins w:id="4084" w:author="임픽스 검토" w:date="2026-10-12T04:00:00Z"/>
              </w:rPr>
            </w:pPr>
            <w:ins w:id="4085" w:author="임픽스 검토" w:date="2026-10-12T04:00:00Z">
              <w:r>
                <w:t>OrderQuantity</w:t>
              </w:r>
            </w:ins>
          </w:p>
        </w:tc>
        <w:tc>
          <w:tcPr>
            <w:tcW w:w="1150" w:type="dxa"/>
          </w:tcPr>
          <w:p w14:paraId="65244C41" w14:textId="77777777" w:rsidR="00B4288B" w:rsidRDefault="0010783A">
            <w:pPr>
              <w:pStyle w:val="KS2"/>
              <w:jc w:val="center"/>
              <w:rPr>
                <w:ins w:id="4086" w:author="임픽스 검토" w:date="2026-10-12T04:00:00Z"/>
              </w:rPr>
            </w:pPr>
            <w:ins w:id="4087" w:author="임픽스 검토" w:date="2026-10-12T04:00:00Z">
              <w:r>
                <w:t>float</w:t>
              </w:r>
            </w:ins>
          </w:p>
        </w:tc>
        <w:tc>
          <w:tcPr>
            <w:tcW w:w="1000" w:type="dxa"/>
          </w:tcPr>
          <w:p w14:paraId="3C8E58FE" w14:textId="77777777" w:rsidR="00B4288B" w:rsidRDefault="0010783A">
            <w:pPr>
              <w:pStyle w:val="KS2"/>
              <w:jc w:val="center"/>
              <w:rPr>
                <w:ins w:id="4088" w:author="임픽스 검토" w:date="2026-10-12T04:00:00Z"/>
              </w:rPr>
            </w:pPr>
            <w:ins w:id="4089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3BF8DA05" w14:textId="77777777" w:rsidR="00B4288B" w:rsidRDefault="0010783A">
            <w:pPr>
              <w:pStyle w:val="KS2"/>
              <w:rPr>
                <w:ins w:id="4090" w:author="임픽스 검토" w:date="2026-10-12T04:00:00Z"/>
                <w:lang w:eastAsia="ko-KR"/>
              </w:rPr>
            </w:pPr>
            <w:ins w:id="409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오더수량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수량의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오더단위코드로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함</w:t>
              </w:r>
              <w:r>
                <w:rPr>
                  <w:lang w:eastAsia="ko-KR"/>
                </w:rPr>
                <w:t>)</w:t>
              </w:r>
            </w:ins>
          </w:p>
        </w:tc>
      </w:tr>
      <w:tr w:rsidR="00B4288B" w14:paraId="58CA5247" w14:textId="77777777">
        <w:trPr>
          <w:cantSplit/>
          <w:jc w:val="center"/>
          <w:ins w:id="4092" w:author="임픽스 검토" w:date="2026-10-12T04:00:00Z"/>
        </w:trPr>
        <w:tc>
          <w:tcPr>
            <w:tcW w:w="2100" w:type="dxa"/>
          </w:tcPr>
          <w:p w14:paraId="6A1BD273" w14:textId="77777777" w:rsidR="00B4288B" w:rsidRDefault="0010783A">
            <w:pPr>
              <w:pStyle w:val="KS2"/>
              <w:rPr>
                <w:ins w:id="4093" w:author="임픽스 검토" w:date="2026-10-12T04:00:00Z"/>
              </w:rPr>
            </w:pPr>
            <w:ins w:id="4094" w:author="임픽스 검토" w:date="2026-10-12T04:00:00Z">
              <w:r>
                <w:t>납품단위코드</w:t>
              </w:r>
            </w:ins>
          </w:p>
        </w:tc>
        <w:tc>
          <w:tcPr>
            <w:tcW w:w="3000" w:type="dxa"/>
          </w:tcPr>
          <w:p w14:paraId="48657845" w14:textId="77777777" w:rsidR="00B4288B" w:rsidRDefault="0010783A">
            <w:pPr>
              <w:pStyle w:val="KS2"/>
              <w:rPr>
                <w:ins w:id="4095" w:author="임픽스 검토" w:date="2026-10-12T04:00:00Z"/>
              </w:rPr>
            </w:pPr>
            <w:ins w:id="4096" w:author="임픽스 검토" w:date="2026-10-12T04:00:00Z">
              <w:r>
                <w:t>ProductDeliveryUOMCode</w:t>
              </w:r>
            </w:ins>
          </w:p>
        </w:tc>
        <w:tc>
          <w:tcPr>
            <w:tcW w:w="1150" w:type="dxa"/>
          </w:tcPr>
          <w:p w14:paraId="77C3B785" w14:textId="77777777" w:rsidR="00B4288B" w:rsidRDefault="0010783A">
            <w:pPr>
              <w:pStyle w:val="KS2"/>
              <w:jc w:val="center"/>
              <w:rPr>
                <w:ins w:id="4097" w:author="임픽스 검토" w:date="2026-10-12T04:00:00Z"/>
              </w:rPr>
            </w:pPr>
            <w:ins w:id="4098" w:author="임픽스 검토" w:date="2026-10-12T04:00:00Z">
              <w:r>
                <w:t>enum</w:t>
              </w:r>
            </w:ins>
          </w:p>
        </w:tc>
        <w:tc>
          <w:tcPr>
            <w:tcW w:w="1000" w:type="dxa"/>
          </w:tcPr>
          <w:p w14:paraId="2A645BF5" w14:textId="77777777" w:rsidR="00B4288B" w:rsidRDefault="0010783A">
            <w:pPr>
              <w:pStyle w:val="KS2"/>
              <w:jc w:val="center"/>
              <w:rPr>
                <w:ins w:id="4099" w:author="임픽스 검토" w:date="2026-10-12T04:00:00Z"/>
              </w:rPr>
            </w:pPr>
            <w:ins w:id="4100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67289C8B" w14:textId="77777777" w:rsidR="00B4288B" w:rsidRDefault="0010783A">
            <w:pPr>
              <w:pStyle w:val="KS2"/>
              <w:rPr>
                <w:ins w:id="4101" w:author="임픽스 검토" w:date="2026-10-12T04:00:00Z"/>
                <w:lang w:eastAsia="ko-KR"/>
              </w:rPr>
            </w:pPr>
            <w:ins w:id="410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납품단위코드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EA, DZ, HD </w:t>
              </w:r>
              <w:r>
                <w:rPr>
                  <w:lang w:eastAsia="ko-KR"/>
                </w:rPr>
                <w:t>등</w:t>
              </w:r>
              <w:r>
                <w:rPr>
                  <w:lang w:eastAsia="ko-KR"/>
                </w:rPr>
                <w:t>)</w:t>
              </w:r>
            </w:ins>
          </w:p>
          <w:p w14:paraId="1C0A78D5" w14:textId="77777777" w:rsidR="00B4288B" w:rsidRDefault="0010783A">
            <w:pPr>
              <w:pStyle w:val="KS2"/>
              <w:rPr>
                <w:ins w:id="4103" w:author="임픽스 검토" w:date="2026-10-12T04:00:00Z"/>
                <w:lang w:eastAsia="ko-KR"/>
              </w:rPr>
            </w:pPr>
            <w:ins w:id="410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단위그룹</w:t>
              </w:r>
              <w:r>
                <w:rPr>
                  <w:lang w:eastAsia="ko-KR"/>
                </w:rPr>
                <w:t>(UOMGroup)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단위코드</w:t>
              </w:r>
            </w:ins>
          </w:p>
        </w:tc>
      </w:tr>
      <w:tr w:rsidR="00B4288B" w14:paraId="1F960C2A" w14:textId="77777777">
        <w:trPr>
          <w:cantSplit/>
          <w:jc w:val="center"/>
          <w:ins w:id="4105" w:author="임픽스 검토" w:date="2026-10-12T04:00:00Z"/>
        </w:trPr>
        <w:tc>
          <w:tcPr>
            <w:tcW w:w="2100" w:type="dxa"/>
          </w:tcPr>
          <w:p w14:paraId="64C351E5" w14:textId="77777777" w:rsidR="00B4288B" w:rsidRDefault="0010783A">
            <w:pPr>
              <w:pStyle w:val="KS2"/>
              <w:rPr>
                <w:ins w:id="4106" w:author="임픽스 검토" w:date="2026-10-12T04:00:00Z"/>
              </w:rPr>
            </w:pPr>
            <w:ins w:id="4107" w:author="임픽스 검토" w:date="2026-10-12T04:00:00Z">
              <w:r>
                <w:t>납품수량</w:t>
              </w:r>
            </w:ins>
          </w:p>
        </w:tc>
        <w:tc>
          <w:tcPr>
            <w:tcW w:w="3000" w:type="dxa"/>
          </w:tcPr>
          <w:p w14:paraId="3429B1CF" w14:textId="77777777" w:rsidR="00B4288B" w:rsidRDefault="0010783A">
            <w:pPr>
              <w:pStyle w:val="KS2"/>
              <w:rPr>
                <w:ins w:id="4108" w:author="임픽스 검토" w:date="2026-10-12T04:00:00Z"/>
              </w:rPr>
            </w:pPr>
            <w:ins w:id="4109" w:author="임픽스 검토" w:date="2026-10-12T04:00:00Z">
              <w:r>
                <w:t>ProductDeliveryQuantity</w:t>
              </w:r>
            </w:ins>
          </w:p>
        </w:tc>
        <w:tc>
          <w:tcPr>
            <w:tcW w:w="1150" w:type="dxa"/>
          </w:tcPr>
          <w:p w14:paraId="3E971017" w14:textId="77777777" w:rsidR="00B4288B" w:rsidRDefault="0010783A">
            <w:pPr>
              <w:pStyle w:val="KS2"/>
              <w:jc w:val="center"/>
              <w:rPr>
                <w:ins w:id="4110" w:author="임픽스 검토" w:date="2026-10-12T04:00:00Z"/>
              </w:rPr>
            </w:pPr>
            <w:ins w:id="4111" w:author="임픽스 검토" w:date="2026-10-12T04:00:00Z">
              <w:r>
                <w:t>float</w:t>
              </w:r>
            </w:ins>
          </w:p>
        </w:tc>
        <w:tc>
          <w:tcPr>
            <w:tcW w:w="1000" w:type="dxa"/>
          </w:tcPr>
          <w:p w14:paraId="44511D8B" w14:textId="77777777" w:rsidR="00B4288B" w:rsidRDefault="0010783A">
            <w:pPr>
              <w:pStyle w:val="KS2"/>
              <w:jc w:val="center"/>
              <w:rPr>
                <w:ins w:id="4112" w:author="임픽스 검토" w:date="2026-10-12T04:00:00Z"/>
              </w:rPr>
            </w:pPr>
            <w:ins w:id="4113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76E73981" w14:textId="77777777" w:rsidR="00B4288B" w:rsidRDefault="0010783A">
            <w:pPr>
              <w:pStyle w:val="KS2"/>
              <w:rPr>
                <w:ins w:id="4114" w:author="임픽스 검토" w:date="2026-10-12T04:00:00Z"/>
                <w:lang w:eastAsia="ko-KR"/>
              </w:rPr>
            </w:pPr>
            <w:ins w:id="411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납품수량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수량의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납품단위코드로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함</w:t>
              </w:r>
              <w:r>
                <w:rPr>
                  <w:lang w:eastAsia="ko-KR"/>
                </w:rPr>
                <w:t>)</w:t>
              </w:r>
            </w:ins>
          </w:p>
        </w:tc>
      </w:tr>
      <w:tr w:rsidR="00B4288B" w14:paraId="30A5E9CE" w14:textId="77777777">
        <w:trPr>
          <w:cantSplit/>
          <w:jc w:val="center"/>
          <w:ins w:id="4116" w:author="임픽스 검토" w:date="2026-10-12T04:00:00Z"/>
        </w:trPr>
        <w:tc>
          <w:tcPr>
            <w:tcW w:w="2100" w:type="dxa"/>
          </w:tcPr>
          <w:p w14:paraId="5A5D7C4D" w14:textId="77777777" w:rsidR="00B4288B" w:rsidRDefault="0010783A">
            <w:pPr>
              <w:pStyle w:val="KS2"/>
              <w:rPr>
                <w:ins w:id="4117" w:author="임픽스 검토" w:date="2026-10-12T04:00:00Z"/>
              </w:rPr>
            </w:pPr>
            <w:ins w:id="4118" w:author="임픽스 검토" w:date="2026-10-12T04:00:00Z">
              <w:r>
                <w:t>요청납품일</w:t>
              </w:r>
            </w:ins>
          </w:p>
        </w:tc>
        <w:tc>
          <w:tcPr>
            <w:tcW w:w="3000" w:type="dxa"/>
          </w:tcPr>
          <w:p w14:paraId="4F767608" w14:textId="77777777" w:rsidR="00B4288B" w:rsidRDefault="0010783A">
            <w:pPr>
              <w:pStyle w:val="KS2"/>
              <w:rPr>
                <w:ins w:id="4119" w:author="임픽스 검토" w:date="2026-10-12T04:00:00Z"/>
              </w:rPr>
            </w:pPr>
            <w:ins w:id="4120" w:author="임픽스 검토" w:date="2026-10-12T04:00:00Z">
              <w:r>
                <w:t>RequestedDeliveryDate</w:t>
              </w:r>
            </w:ins>
          </w:p>
        </w:tc>
        <w:tc>
          <w:tcPr>
            <w:tcW w:w="1150" w:type="dxa"/>
          </w:tcPr>
          <w:p w14:paraId="0E9AE581" w14:textId="77777777" w:rsidR="00B4288B" w:rsidRDefault="0010783A">
            <w:pPr>
              <w:pStyle w:val="KS2"/>
              <w:jc w:val="center"/>
              <w:rPr>
                <w:ins w:id="4121" w:author="임픽스 검토" w:date="2026-10-12T04:00:00Z"/>
              </w:rPr>
            </w:pPr>
            <w:ins w:id="4122" w:author="임픽스 검토" w:date="2026-10-12T04:00:00Z">
              <w:r>
                <w:t>date</w:t>
              </w:r>
            </w:ins>
          </w:p>
        </w:tc>
        <w:tc>
          <w:tcPr>
            <w:tcW w:w="1000" w:type="dxa"/>
          </w:tcPr>
          <w:p w14:paraId="67633C1C" w14:textId="77777777" w:rsidR="00B4288B" w:rsidRDefault="0010783A">
            <w:pPr>
              <w:pStyle w:val="KS2"/>
              <w:jc w:val="center"/>
              <w:rPr>
                <w:ins w:id="4123" w:author="임픽스 검토" w:date="2026-10-12T04:00:00Z"/>
              </w:rPr>
            </w:pPr>
            <w:ins w:id="4124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6505EB7E" w14:textId="77777777" w:rsidR="00B4288B" w:rsidRDefault="0010783A">
            <w:pPr>
              <w:pStyle w:val="KS2"/>
              <w:rPr>
                <w:ins w:id="4125" w:author="임픽스 검토" w:date="2026-10-12T04:00:00Z"/>
                <w:lang w:eastAsia="ko-KR"/>
              </w:rPr>
            </w:pPr>
            <w:ins w:id="412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요청납품일</w:t>
              </w:r>
              <w:r>
                <w:rPr>
                  <w:lang w:eastAsia="ko-KR"/>
                </w:rPr>
                <w:t>(KS X ISO 8601</w:t>
              </w:r>
              <w:r>
                <w:rPr>
                  <w:lang w:eastAsia="ko-KR"/>
                </w:rPr>
                <w:t>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따른다</w:t>
              </w:r>
              <w:r>
                <w:rPr>
                  <w:lang w:eastAsia="ko-KR"/>
                </w:rPr>
                <w:t>)</w:t>
              </w:r>
            </w:ins>
          </w:p>
          <w:p w14:paraId="2F281B23" w14:textId="77777777" w:rsidR="00B4288B" w:rsidRDefault="0010783A">
            <w:pPr>
              <w:pStyle w:val="KS2"/>
              <w:rPr>
                <w:ins w:id="4127" w:author="임픽스 검토" w:date="2026-10-12T04:00:00Z"/>
                <w:lang w:eastAsia="ko-KR"/>
              </w:rPr>
            </w:pPr>
            <w:ins w:id="412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수주오더</w:t>
              </w:r>
              <w:r>
                <w:rPr>
                  <w:lang w:eastAsia="ko-KR"/>
                </w:rPr>
                <w:t>(SalesOrder.RequestedDeliveryDate)</w:t>
              </w:r>
            </w:ins>
          </w:p>
        </w:tc>
      </w:tr>
    </w:tbl>
    <w:p w14:paraId="54A6E817" w14:textId="77777777" w:rsidR="00B4288B" w:rsidRDefault="00B4288B">
      <w:pPr>
        <w:spacing w:after="0" w:line="144" w:lineRule="auto"/>
      </w:pPr>
    </w:p>
    <w:p w14:paraId="22229D30" w14:textId="77777777" w:rsidR="00B4288B" w:rsidRDefault="0010783A">
      <w:pPr>
        <w:pStyle w:val="37"/>
      </w:pPr>
      <w:bookmarkStart w:id="4129" w:name="_Toc241499105"/>
      <w:r>
        <w:t xml:space="preserve">7.4.9  </w:t>
      </w:r>
      <w:r>
        <w:t>서비스관리</w:t>
      </w:r>
      <w:bookmarkEnd w:id="4129"/>
    </w:p>
    <w:p w14:paraId="24F50452" w14:textId="77777777" w:rsidR="00B4288B" w:rsidRDefault="0010783A">
      <w:pPr>
        <w:pStyle w:val="46"/>
      </w:pPr>
      <w:r>
        <w:t xml:space="preserve">7.4.9.1  </w:t>
      </w:r>
      <w:r>
        <w:t>반품</w:t>
      </w:r>
      <w:r>
        <w:t>(Return)</w:t>
      </w:r>
    </w:p>
    <w:p w14:paraId="66B37502" w14:textId="49EB1297" w:rsidR="00B4288B" w:rsidRDefault="0010783A">
      <w:pPr>
        <w:rPr>
          <w:lang w:eastAsia="ko-KR"/>
        </w:rPr>
      </w:pPr>
      <w:r>
        <w:rPr>
          <w:lang w:eastAsia="ko-KR"/>
        </w:rPr>
        <w:t>반품</w:t>
      </w:r>
      <w:r>
        <w:rPr>
          <w:lang w:eastAsia="ko-KR"/>
        </w:rPr>
        <w:t>(</w:t>
      </w:r>
      <w:r>
        <w:rPr>
          <w:lang w:eastAsia="ko-KR"/>
        </w:rPr>
        <w:t>구매반품</w:t>
      </w:r>
      <w:r>
        <w:rPr>
          <w:lang w:eastAsia="ko-KR"/>
        </w:rPr>
        <w:t xml:space="preserve">, </w:t>
      </w:r>
      <w:r>
        <w:rPr>
          <w:lang w:eastAsia="ko-KR"/>
        </w:rPr>
        <w:t>제품반품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반품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4130" w:author="임픽스 검토" w:date="2026-10-12T04:00:00Z">
        <w:r>
          <w:rPr>
            <w:lang w:eastAsia="ko-KR"/>
          </w:rPr>
          <w:delText>72</w:delText>
        </w:r>
        <w:r>
          <w:rPr>
            <w:lang w:eastAsia="ko-KR"/>
          </w:rPr>
          <w:delText>와</w:delText>
        </w:r>
      </w:del>
      <w:ins w:id="4131" w:author="임픽스 검토" w:date="2026-10-12T04:00:00Z">
        <w:r>
          <w:rPr>
            <w:lang w:eastAsia="ko-KR"/>
          </w:rPr>
          <w:t>76</w:t>
        </w:r>
        <w:r>
          <w:rPr>
            <w:lang w:eastAsia="ko-KR"/>
          </w:rPr>
          <w:t>과</w:t>
        </w:r>
      </w:ins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D9CC8E9" w14:textId="03DA4F5E" w:rsidR="00B4288B" w:rsidRDefault="0010783A">
      <w:pPr>
        <w:pStyle w:val="KS"/>
      </w:pPr>
      <w:r>
        <w:t>표</w:t>
      </w:r>
      <w:r>
        <w:t xml:space="preserve"> </w:t>
      </w:r>
      <w:del w:id="4132" w:author="임픽스 검토" w:date="2026-10-12T04:00:00Z">
        <w:r>
          <w:delText>72</w:delText>
        </w:r>
      </w:del>
      <w:ins w:id="4133" w:author="임픽스 검토" w:date="2026-10-12T04:00:00Z">
        <w:r>
          <w:t>76</w:t>
        </w:r>
      </w:ins>
      <w:r>
        <w:t xml:space="preserve"> — </w:t>
      </w:r>
      <w:r>
        <w:t>반품</w:t>
      </w:r>
      <w:r>
        <w:t xml:space="preserve"> </w:t>
      </w:r>
      <w:r>
        <w:t>명사</w:t>
      </w:r>
      <w:r>
        <w:t xml:space="preserve"> </w:t>
      </w:r>
      <w:r>
        <w:t>정보</w:t>
      </w:r>
      <w:r>
        <w:t xml:space="preserve"> </w:t>
      </w:r>
      <w:r>
        <w:t>속성</w:t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55AC3A23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52D45DCC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381F3C11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215033AA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1CDAD248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11C1DF9D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3208B32A" w14:textId="77777777">
        <w:trPr>
          <w:cantSplit/>
          <w:jc w:val="center"/>
        </w:trPr>
        <w:tc>
          <w:tcPr>
            <w:tcW w:w="2100" w:type="dxa"/>
          </w:tcPr>
          <w:p w14:paraId="4B3F4215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54D6F2A6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5527AE09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6E4C600A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030D587F" w14:textId="77777777" w:rsidR="00B4288B" w:rsidRDefault="00B4288B">
            <w:pPr>
              <w:pStyle w:val="KS2"/>
            </w:pPr>
          </w:p>
        </w:tc>
      </w:tr>
      <w:tr w:rsidR="00B4288B" w14:paraId="1D92E7EF" w14:textId="77777777">
        <w:trPr>
          <w:cantSplit/>
          <w:jc w:val="center"/>
        </w:trPr>
        <w:tc>
          <w:tcPr>
            <w:tcW w:w="2100" w:type="dxa"/>
          </w:tcPr>
          <w:p w14:paraId="12CE207D" w14:textId="77777777" w:rsidR="00B4288B" w:rsidRDefault="0010783A">
            <w:pPr>
              <w:pStyle w:val="KS2"/>
            </w:pPr>
            <w:r>
              <w:t>반품식별자</w:t>
            </w:r>
          </w:p>
        </w:tc>
        <w:tc>
          <w:tcPr>
            <w:tcW w:w="3000" w:type="dxa"/>
          </w:tcPr>
          <w:p w14:paraId="08C117CE" w14:textId="77777777" w:rsidR="00B4288B" w:rsidRDefault="0010783A">
            <w:pPr>
              <w:pStyle w:val="KS2"/>
            </w:pPr>
            <w:r>
              <w:t>ReturnID</w:t>
            </w:r>
          </w:p>
        </w:tc>
        <w:tc>
          <w:tcPr>
            <w:tcW w:w="1150" w:type="dxa"/>
          </w:tcPr>
          <w:p w14:paraId="72BAFCBE" w14:textId="77777777" w:rsidR="00B4288B" w:rsidRDefault="0010783A">
            <w:pPr>
              <w:pStyle w:val="KS2"/>
              <w:jc w:val="center"/>
            </w:pPr>
            <w:r>
              <w:t>ID</w:t>
            </w:r>
          </w:p>
        </w:tc>
        <w:tc>
          <w:tcPr>
            <w:tcW w:w="1000" w:type="dxa"/>
          </w:tcPr>
          <w:p w14:paraId="0A7F0D19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4726262A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반품처리를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27C1A36E" w14:textId="77777777" w:rsidR="00B4288B" w:rsidRDefault="0010783A">
            <w:pPr>
              <w:pStyle w:val="KS2"/>
              <w:rPr>
                <w:ins w:id="4134" w:author="임픽스 검토" w:date="2026-10-12T04:00:00Z"/>
                <w:lang w:eastAsia="ko-KR"/>
              </w:rPr>
            </w:pPr>
            <w:ins w:id="413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반품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문서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부여하며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반품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문서에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속한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모든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품목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행에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같은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값을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사용함</w:t>
              </w:r>
            </w:ins>
          </w:p>
        </w:tc>
      </w:tr>
      <w:tr w:rsidR="00B4288B" w14:paraId="6131FF45" w14:textId="77777777">
        <w:trPr>
          <w:cantSplit/>
          <w:jc w:val="center"/>
        </w:trPr>
        <w:tc>
          <w:tcPr>
            <w:tcW w:w="2100" w:type="dxa"/>
          </w:tcPr>
          <w:p w14:paraId="27D88B06" w14:textId="77777777" w:rsidR="00B4288B" w:rsidRDefault="0010783A">
            <w:pPr>
              <w:pStyle w:val="KS2"/>
            </w:pPr>
            <w:r>
              <w:t>품목식별자</w:t>
            </w:r>
          </w:p>
        </w:tc>
        <w:tc>
          <w:tcPr>
            <w:tcW w:w="3000" w:type="dxa"/>
          </w:tcPr>
          <w:p w14:paraId="395A3ECB" w14:textId="77777777" w:rsidR="00B4288B" w:rsidRDefault="0010783A">
            <w:pPr>
              <w:pStyle w:val="KS2"/>
            </w:pPr>
            <w:r>
              <w:t>ItemID</w:t>
            </w:r>
          </w:p>
        </w:tc>
        <w:tc>
          <w:tcPr>
            <w:tcW w:w="1150" w:type="dxa"/>
          </w:tcPr>
          <w:p w14:paraId="5627D4E0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511E7B20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19666E18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099A3EAD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반제품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원자재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부자재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저장품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소모품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등회사내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</w:p>
          <w:p w14:paraId="7D632FE9" w14:textId="77777777" w:rsidR="00B4288B" w:rsidRDefault="0010783A">
            <w:pPr>
              <w:pStyle w:val="KS2"/>
              <w:rPr>
                <w:ins w:id="4136" w:author="임픽스 검토" w:date="2026-10-12T04:00:00Z"/>
                <w:lang w:eastAsia="ko-KR"/>
              </w:rPr>
            </w:pPr>
            <w:ins w:id="413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품목마스터</w:t>
              </w:r>
              <w:r>
                <w:rPr>
                  <w:lang w:eastAsia="ko-KR"/>
                </w:rPr>
                <w:t>(ItemMaster)</w:t>
              </w:r>
            </w:ins>
          </w:p>
        </w:tc>
      </w:tr>
      <w:tr w:rsidR="00B4288B" w14:paraId="76334D0D" w14:textId="77777777">
        <w:trPr>
          <w:cantSplit/>
          <w:jc w:val="center"/>
        </w:trPr>
        <w:tc>
          <w:tcPr>
            <w:tcW w:w="2100" w:type="dxa"/>
          </w:tcPr>
          <w:p w14:paraId="561ADD32" w14:textId="77777777" w:rsidR="00B4288B" w:rsidRDefault="0010783A">
            <w:pPr>
              <w:pStyle w:val="KS2"/>
            </w:pPr>
            <w:r>
              <w:t>로트식별자</w:t>
            </w:r>
          </w:p>
        </w:tc>
        <w:tc>
          <w:tcPr>
            <w:tcW w:w="3000" w:type="dxa"/>
          </w:tcPr>
          <w:p w14:paraId="5FA4ACEA" w14:textId="77777777" w:rsidR="00B4288B" w:rsidRDefault="0010783A">
            <w:pPr>
              <w:pStyle w:val="KS2"/>
            </w:pPr>
            <w:r>
              <w:t>LotID</w:t>
            </w:r>
          </w:p>
        </w:tc>
        <w:tc>
          <w:tcPr>
            <w:tcW w:w="1150" w:type="dxa"/>
          </w:tcPr>
          <w:p w14:paraId="4B8A8079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1B6F7847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1E65F8DD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반품에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로트의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고유식별값</w:t>
            </w:r>
          </w:p>
          <w:p w14:paraId="4908EB2F" w14:textId="77777777" w:rsidR="00B4288B" w:rsidRDefault="0010783A">
            <w:pPr>
              <w:pStyle w:val="KS2"/>
              <w:rPr>
                <w:ins w:id="4138" w:author="임픽스 검토" w:date="2026-10-12T04:00:00Z"/>
              </w:rPr>
            </w:pPr>
            <w:ins w:id="4139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로트</w:t>
              </w:r>
              <w:r>
                <w:t>(Lot)</w:t>
              </w:r>
            </w:ins>
          </w:p>
        </w:tc>
      </w:tr>
      <w:tr w:rsidR="00B4288B" w14:paraId="12925E39" w14:textId="77777777">
        <w:trPr>
          <w:cantSplit/>
          <w:jc w:val="center"/>
        </w:trPr>
        <w:tc>
          <w:tcPr>
            <w:tcW w:w="2100" w:type="dxa"/>
          </w:tcPr>
          <w:p w14:paraId="291FE9E7" w14:textId="77777777" w:rsidR="00B4288B" w:rsidRDefault="0010783A">
            <w:pPr>
              <w:pStyle w:val="KS2"/>
            </w:pPr>
            <w:r>
              <w:t>배치식별자</w:t>
            </w:r>
          </w:p>
        </w:tc>
        <w:tc>
          <w:tcPr>
            <w:tcW w:w="3000" w:type="dxa"/>
          </w:tcPr>
          <w:p w14:paraId="485D1843" w14:textId="77777777" w:rsidR="00B4288B" w:rsidRDefault="0010783A">
            <w:pPr>
              <w:pStyle w:val="KS2"/>
            </w:pPr>
            <w:r>
              <w:t>BatchID</w:t>
            </w:r>
          </w:p>
        </w:tc>
        <w:tc>
          <w:tcPr>
            <w:tcW w:w="1150" w:type="dxa"/>
          </w:tcPr>
          <w:p w14:paraId="367897E9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4B6889C1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04798F3A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반품에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배치의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고유식별값</w:t>
            </w:r>
          </w:p>
          <w:p w14:paraId="46785CF1" w14:textId="7AF34589" w:rsidR="00B4288B" w:rsidRDefault="0010783A">
            <w:pPr>
              <w:pStyle w:val="KS2"/>
              <w:rPr>
                <w:ins w:id="4140" w:author="임픽스 검토" w:date="2026-10-12T04:00:00Z"/>
                <w:lang w:eastAsia="ko-KR"/>
              </w:rPr>
            </w:pPr>
            <w:ins w:id="414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배치</w:t>
              </w:r>
              <w:r>
                <w:rPr>
                  <w:lang w:eastAsia="ko-KR"/>
                </w:rPr>
                <w:t>(Batch</w:t>
              </w:r>
              <w:r>
                <w:rPr>
                  <w:rFonts w:hint="eastAsia"/>
                  <w:lang w:eastAsia="ko-KR"/>
                </w:rPr>
                <w:t>)</w:t>
              </w:r>
            </w:ins>
          </w:p>
        </w:tc>
      </w:tr>
      <w:tr w:rsidR="00B4288B" w14:paraId="076494EB" w14:textId="77777777">
        <w:trPr>
          <w:cantSplit/>
          <w:jc w:val="center"/>
        </w:trPr>
        <w:tc>
          <w:tcPr>
            <w:tcW w:w="2100" w:type="dxa"/>
          </w:tcPr>
          <w:p w14:paraId="14356DED" w14:textId="77777777" w:rsidR="00B4288B" w:rsidRDefault="0010783A">
            <w:pPr>
              <w:pStyle w:val="KS2"/>
            </w:pPr>
            <w:r>
              <w:t>창고식별자</w:t>
            </w:r>
          </w:p>
        </w:tc>
        <w:tc>
          <w:tcPr>
            <w:tcW w:w="3000" w:type="dxa"/>
          </w:tcPr>
          <w:p w14:paraId="60C6DFEF" w14:textId="77777777" w:rsidR="00B4288B" w:rsidRDefault="0010783A">
            <w:pPr>
              <w:pStyle w:val="KS2"/>
            </w:pPr>
            <w:r>
              <w:t>WarehouseID</w:t>
            </w:r>
          </w:p>
        </w:tc>
        <w:tc>
          <w:tcPr>
            <w:tcW w:w="1150" w:type="dxa"/>
          </w:tcPr>
          <w:p w14:paraId="4889AE90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64FAA2E0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7E476009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창고를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133C325B" w14:textId="77777777" w:rsidR="00B4288B" w:rsidRDefault="0010783A">
            <w:pPr>
              <w:pStyle w:val="KS2"/>
              <w:rPr>
                <w:ins w:id="4142" w:author="임픽스 검토" w:date="2026-10-12T04:00:00Z"/>
              </w:rPr>
            </w:pPr>
            <w:ins w:id="4143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창고</w:t>
              </w:r>
              <w:r>
                <w:t>(WarehouseLocation)</w:t>
              </w:r>
            </w:ins>
          </w:p>
        </w:tc>
      </w:tr>
      <w:tr w:rsidR="00B4288B" w14:paraId="464C0FA3" w14:textId="77777777">
        <w:trPr>
          <w:cantSplit/>
          <w:jc w:val="center"/>
        </w:trPr>
        <w:tc>
          <w:tcPr>
            <w:tcW w:w="2100" w:type="dxa"/>
          </w:tcPr>
          <w:p w14:paraId="38B1B644" w14:textId="77777777" w:rsidR="00B4288B" w:rsidRDefault="0010783A">
            <w:pPr>
              <w:pStyle w:val="KS2"/>
            </w:pPr>
            <w:r>
              <w:t>반품순서</w:t>
            </w:r>
          </w:p>
        </w:tc>
        <w:tc>
          <w:tcPr>
            <w:tcW w:w="3000" w:type="dxa"/>
          </w:tcPr>
          <w:p w14:paraId="14AA1FB4" w14:textId="77777777" w:rsidR="00B4288B" w:rsidRDefault="0010783A">
            <w:pPr>
              <w:pStyle w:val="KS2"/>
            </w:pPr>
            <w:r>
              <w:t>ReturnSequence</w:t>
            </w:r>
          </w:p>
        </w:tc>
        <w:tc>
          <w:tcPr>
            <w:tcW w:w="1150" w:type="dxa"/>
          </w:tcPr>
          <w:p w14:paraId="5D8EFD6D" w14:textId="77777777" w:rsidR="00B4288B" w:rsidRDefault="0010783A">
            <w:pPr>
              <w:pStyle w:val="KS2"/>
              <w:jc w:val="center"/>
            </w:pPr>
            <w:r>
              <w:t>int</w:t>
            </w:r>
          </w:p>
        </w:tc>
        <w:tc>
          <w:tcPr>
            <w:tcW w:w="1000" w:type="dxa"/>
          </w:tcPr>
          <w:p w14:paraId="519D31E9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1690A664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반품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순서</w:t>
            </w:r>
          </w:p>
          <w:p w14:paraId="4AA771C0" w14:textId="77777777" w:rsidR="00B4288B" w:rsidRDefault="0010783A">
            <w:pPr>
              <w:pStyle w:val="KS2"/>
              <w:rPr>
                <w:ins w:id="4144" w:author="임픽스 검토" w:date="2026-10-12T04:00:00Z"/>
                <w:lang w:eastAsia="ko-KR"/>
              </w:rPr>
            </w:pPr>
            <w:ins w:id="414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반품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행은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반품식별자와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반품순서의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조합으로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구분함</w:t>
              </w:r>
            </w:ins>
          </w:p>
        </w:tc>
      </w:tr>
      <w:tr w:rsidR="00B4288B" w14:paraId="3C18E611" w14:textId="77777777">
        <w:trPr>
          <w:cantSplit/>
          <w:jc w:val="center"/>
        </w:trPr>
        <w:tc>
          <w:tcPr>
            <w:tcW w:w="2100" w:type="dxa"/>
          </w:tcPr>
          <w:p w14:paraId="6F00BABA" w14:textId="77777777" w:rsidR="00B4288B" w:rsidRDefault="0010783A">
            <w:pPr>
              <w:pStyle w:val="KS2"/>
            </w:pPr>
            <w:r>
              <w:t>반품번호</w:t>
            </w:r>
          </w:p>
        </w:tc>
        <w:tc>
          <w:tcPr>
            <w:tcW w:w="3000" w:type="dxa"/>
          </w:tcPr>
          <w:p w14:paraId="0A085B99" w14:textId="77777777" w:rsidR="00B4288B" w:rsidRDefault="0010783A">
            <w:pPr>
              <w:pStyle w:val="KS2"/>
            </w:pPr>
            <w:r>
              <w:t>ReturnNumber</w:t>
            </w:r>
          </w:p>
        </w:tc>
        <w:tc>
          <w:tcPr>
            <w:tcW w:w="1150" w:type="dxa"/>
          </w:tcPr>
          <w:p w14:paraId="7DAEB0F4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31C77F92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4D75D27D" w14:textId="77777777" w:rsidR="00B4288B" w:rsidRDefault="0010783A">
            <w:pPr>
              <w:pStyle w:val="KS2"/>
            </w:pPr>
            <w:r>
              <w:t xml:space="preserve">— </w:t>
            </w:r>
            <w:r>
              <w:t>반품</w:t>
            </w:r>
            <w:r>
              <w:t xml:space="preserve"> </w:t>
            </w:r>
            <w:r>
              <w:t>번호</w:t>
            </w:r>
          </w:p>
        </w:tc>
      </w:tr>
      <w:tr w:rsidR="00B4288B" w14:paraId="7C45238C" w14:textId="77777777">
        <w:trPr>
          <w:cantSplit/>
          <w:jc w:val="center"/>
        </w:trPr>
        <w:tc>
          <w:tcPr>
            <w:tcW w:w="2100" w:type="dxa"/>
          </w:tcPr>
          <w:p w14:paraId="223F0028" w14:textId="77777777" w:rsidR="00B4288B" w:rsidRDefault="0010783A">
            <w:pPr>
              <w:pStyle w:val="KS2"/>
            </w:pPr>
            <w:r>
              <w:t>반품문서번호</w:t>
            </w:r>
          </w:p>
        </w:tc>
        <w:tc>
          <w:tcPr>
            <w:tcW w:w="3000" w:type="dxa"/>
          </w:tcPr>
          <w:p w14:paraId="65F5BA2C" w14:textId="77777777" w:rsidR="00B4288B" w:rsidRDefault="0010783A">
            <w:pPr>
              <w:pStyle w:val="KS2"/>
            </w:pPr>
            <w:r>
              <w:t>ProductReturnDocumentNumber</w:t>
            </w:r>
          </w:p>
        </w:tc>
        <w:tc>
          <w:tcPr>
            <w:tcW w:w="1150" w:type="dxa"/>
          </w:tcPr>
          <w:p w14:paraId="1EF41A4E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15A1E088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E2F6BBD" w14:textId="77777777" w:rsidR="00B4288B" w:rsidRDefault="0010783A">
            <w:pPr>
              <w:pStyle w:val="KS2"/>
            </w:pPr>
            <w:r>
              <w:t xml:space="preserve">— </w:t>
            </w:r>
            <w:r>
              <w:t>제품반품</w:t>
            </w:r>
            <w:r>
              <w:t xml:space="preserve"> </w:t>
            </w:r>
            <w:r>
              <w:t>문서번호</w:t>
            </w:r>
          </w:p>
        </w:tc>
      </w:tr>
      <w:tr w:rsidR="00B4288B" w14:paraId="3D0EF0B2" w14:textId="77777777">
        <w:trPr>
          <w:cantSplit/>
          <w:jc w:val="center"/>
        </w:trPr>
        <w:tc>
          <w:tcPr>
            <w:tcW w:w="2100" w:type="dxa"/>
          </w:tcPr>
          <w:p w14:paraId="0371B5AA" w14:textId="77777777" w:rsidR="00B4288B" w:rsidRDefault="0010783A">
            <w:pPr>
              <w:pStyle w:val="KS2"/>
            </w:pPr>
            <w:r>
              <w:t>반품일시</w:t>
            </w:r>
          </w:p>
        </w:tc>
        <w:tc>
          <w:tcPr>
            <w:tcW w:w="3000" w:type="dxa"/>
          </w:tcPr>
          <w:p w14:paraId="3C52DB5A" w14:textId="77777777" w:rsidR="00B4288B" w:rsidRDefault="0010783A">
            <w:pPr>
              <w:pStyle w:val="KS2"/>
            </w:pPr>
            <w:r>
              <w:t>ReturnDateTime</w:t>
            </w:r>
          </w:p>
        </w:tc>
        <w:tc>
          <w:tcPr>
            <w:tcW w:w="1150" w:type="dxa"/>
          </w:tcPr>
          <w:p w14:paraId="51B5E60F" w14:textId="77777777" w:rsidR="00B4288B" w:rsidRDefault="0010783A">
            <w:pPr>
              <w:pStyle w:val="KS2"/>
              <w:jc w:val="center"/>
            </w:pPr>
            <w:r>
              <w:t>dateTime</w:t>
            </w:r>
          </w:p>
        </w:tc>
        <w:tc>
          <w:tcPr>
            <w:tcW w:w="1000" w:type="dxa"/>
          </w:tcPr>
          <w:p w14:paraId="4A47A989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68074060" w14:textId="77777777" w:rsidR="003168E1" w:rsidRDefault="00000000">
            <w:pPr>
              <w:pStyle w:val="KS2"/>
              <w:rPr>
                <w:del w:id="4146" w:author="임픽스 검토" w:date="2026-10-12T04:00:00Z"/>
                <w:lang w:eastAsia="ko-KR"/>
              </w:rPr>
            </w:pPr>
            <w:del w:id="4147" w:author="임픽스 검토" w:date="2026-10-12T04:00:00Z">
              <w:r>
                <w:rPr>
                  <w:lang w:eastAsia="ko-KR"/>
                </w:rPr>
                <w:delText xml:space="preserve">— </w:delText>
              </w:r>
              <w:r>
                <w:rPr>
                  <w:lang w:eastAsia="ko-KR"/>
                </w:rPr>
                <w:delText>반품일시</w:delText>
              </w:r>
            </w:del>
          </w:p>
          <w:p w14:paraId="3A3FCFAD" w14:textId="3C07BCFA" w:rsidR="00B4288B" w:rsidRDefault="0010783A">
            <w:pPr>
              <w:pStyle w:val="KS2"/>
              <w:rPr>
                <w:ins w:id="4148" w:author="임픽스 검토" w:date="2026-10-12T04:00:00Z"/>
                <w:lang w:eastAsia="ko-KR"/>
              </w:rPr>
            </w:pPr>
            <w:ins w:id="414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반품일시</w:t>
              </w:r>
              <w:r w:rsidR="001020F3">
                <w:rPr>
                  <w:lang w:eastAsia="ko-KR"/>
                </w:rPr>
                <w:t>(KS X ISO 8601</w:t>
              </w:r>
              <w:r w:rsidR="001020F3">
                <w:rPr>
                  <w:lang w:eastAsia="ko-KR"/>
                </w:rPr>
                <w:t>을</w:t>
              </w:r>
              <w:r w:rsidR="001020F3">
                <w:rPr>
                  <w:lang w:eastAsia="ko-KR"/>
                </w:rPr>
                <w:t xml:space="preserve"> </w:t>
              </w:r>
              <w:r w:rsidR="001020F3">
                <w:rPr>
                  <w:lang w:eastAsia="ko-KR"/>
                </w:rPr>
                <w:t>따른다</w:t>
              </w:r>
              <w:r w:rsidR="001020F3">
                <w:rPr>
                  <w:lang w:eastAsia="ko-KR"/>
                </w:rPr>
                <w:t>)</w:t>
              </w:r>
            </w:ins>
          </w:p>
        </w:tc>
      </w:tr>
      <w:tr w:rsidR="00B4288B" w14:paraId="4C7DB8F7" w14:textId="77777777">
        <w:trPr>
          <w:cantSplit/>
          <w:jc w:val="center"/>
        </w:trPr>
        <w:tc>
          <w:tcPr>
            <w:tcW w:w="2100" w:type="dxa"/>
          </w:tcPr>
          <w:p w14:paraId="0134B622" w14:textId="77777777" w:rsidR="00B4288B" w:rsidRDefault="0010783A">
            <w:pPr>
              <w:pStyle w:val="KS2"/>
            </w:pPr>
            <w:r>
              <w:t>고객사식별자</w:t>
            </w:r>
          </w:p>
        </w:tc>
        <w:tc>
          <w:tcPr>
            <w:tcW w:w="3000" w:type="dxa"/>
          </w:tcPr>
          <w:p w14:paraId="5E3BE52E" w14:textId="77777777" w:rsidR="00B4288B" w:rsidRDefault="0010783A">
            <w:pPr>
              <w:pStyle w:val="KS2"/>
            </w:pPr>
            <w:r>
              <w:t>CustomerID</w:t>
            </w:r>
          </w:p>
        </w:tc>
        <w:tc>
          <w:tcPr>
            <w:tcW w:w="1150" w:type="dxa"/>
          </w:tcPr>
          <w:p w14:paraId="3AD403B5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729F0E91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5AFECC62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구매해가는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거래처를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7BF3A13E" w14:textId="77777777" w:rsidR="00B4288B" w:rsidRDefault="0010783A">
            <w:pPr>
              <w:pStyle w:val="KS2"/>
              <w:rPr>
                <w:ins w:id="4150" w:author="임픽스 검토" w:date="2026-10-12T04:00:00Z"/>
              </w:rPr>
            </w:pPr>
            <w:ins w:id="4151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고객사</w:t>
              </w:r>
              <w:r>
                <w:t>(CustomerPartyMaster)</w:t>
              </w:r>
            </w:ins>
          </w:p>
        </w:tc>
      </w:tr>
      <w:tr w:rsidR="00B4288B" w14:paraId="4AFD641F" w14:textId="77777777">
        <w:trPr>
          <w:cantSplit/>
          <w:jc w:val="center"/>
        </w:trPr>
        <w:tc>
          <w:tcPr>
            <w:tcW w:w="2100" w:type="dxa"/>
          </w:tcPr>
          <w:p w14:paraId="0E2DB5DF" w14:textId="77777777" w:rsidR="00B4288B" w:rsidRDefault="0010783A">
            <w:pPr>
              <w:pStyle w:val="KS2"/>
            </w:pPr>
            <w:r>
              <w:t>공급사식별자</w:t>
            </w:r>
          </w:p>
        </w:tc>
        <w:tc>
          <w:tcPr>
            <w:tcW w:w="3000" w:type="dxa"/>
          </w:tcPr>
          <w:p w14:paraId="0AA6F332" w14:textId="77777777" w:rsidR="00B4288B" w:rsidRDefault="0010783A">
            <w:pPr>
              <w:pStyle w:val="KS2"/>
            </w:pPr>
            <w:r>
              <w:t>VendorID</w:t>
            </w:r>
          </w:p>
        </w:tc>
        <w:tc>
          <w:tcPr>
            <w:tcW w:w="1150" w:type="dxa"/>
          </w:tcPr>
          <w:p w14:paraId="41CC8E12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5F731843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5D76A65E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품목을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구입해오는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거래처를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2BD950CC" w14:textId="77777777" w:rsidR="00B4288B" w:rsidRDefault="0010783A">
            <w:pPr>
              <w:pStyle w:val="KS2"/>
              <w:rPr>
                <w:ins w:id="4152" w:author="임픽스 검토" w:date="2026-10-12T04:00:00Z"/>
              </w:rPr>
            </w:pPr>
            <w:ins w:id="4153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공급사</w:t>
              </w:r>
              <w:r>
                <w:t>(VendorPartyMaster)</w:t>
              </w:r>
            </w:ins>
          </w:p>
        </w:tc>
      </w:tr>
      <w:tr w:rsidR="00B4288B" w14:paraId="1C0E3210" w14:textId="77777777">
        <w:trPr>
          <w:cantSplit/>
          <w:jc w:val="center"/>
        </w:trPr>
        <w:tc>
          <w:tcPr>
            <w:tcW w:w="2100" w:type="dxa"/>
          </w:tcPr>
          <w:p w14:paraId="75F6D412" w14:textId="77777777" w:rsidR="00B4288B" w:rsidRDefault="0010783A">
            <w:pPr>
              <w:pStyle w:val="KS2"/>
            </w:pPr>
            <w:r>
              <w:t>반품수량</w:t>
            </w:r>
          </w:p>
        </w:tc>
        <w:tc>
          <w:tcPr>
            <w:tcW w:w="3000" w:type="dxa"/>
          </w:tcPr>
          <w:p w14:paraId="1932BC70" w14:textId="77777777" w:rsidR="00B4288B" w:rsidRDefault="0010783A">
            <w:pPr>
              <w:pStyle w:val="KS2"/>
            </w:pPr>
            <w:r>
              <w:t>ReturnQuantity</w:t>
            </w:r>
          </w:p>
        </w:tc>
        <w:tc>
          <w:tcPr>
            <w:tcW w:w="1150" w:type="dxa"/>
          </w:tcPr>
          <w:p w14:paraId="4A73DEF1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5A3C9D9D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6277769C" w14:textId="77777777" w:rsidR="00B4288B" w:rsidRDefault="0010783A">
            <w:pPr>
              <w:pStyle w:val="KS2"/>
            </w:pPr>
            <w:r>
              <w:t xml:space="preserve">— </w:t>
            </w:r>
            <w:r>
              <w:t>반품</w:t>
            </w:r>
            <w:r>
              <w:t xml:space="preserve"> </w:t>
            </w:r>
            <w:r>
              <w:t>수량</w:t>
            </w:r>
          </w:p>
        </w:tc>
      </w:tr>
      <w:tr w:rsidR="00B4288B" w14:paraId="718A0DDB" w14:textId="77777777">
        <w:trPr>
          <w:cantSplit/>
          <w:jc w:val="center"/>
        </w:trPr>
        <w:tc>
          <w:tcPr>
            <w:tcW w:w="2100" w:type="dxa"/>
          </w:tcPr>
          <w:p w14:paraId="67A35F29" w14:textId="77777777" w:rsidR="00B4288B" w:rsidRDefault="0010783A">
            <w:pPr>
              <w:pStyle w:val="KS2"/>
            </w:pPr>
            <w:r>
              <w:t>반품유형</w:t>
            </w:r>
          </w:p>
        </w:tc>
        <w:tc>
          <w:tcPr>
            <w:tcW w:w="3000" w:type="dxa"/>
          </w:tcPr>
          <w:p w14:paraId="01868F73" w14:textId="77777777" w:rsidR="00B4288B" w:rsidRDefault="0010783A">
            <w:pPr>
              <w:pStyle w:val="KS2"/>
            </w:pPr>
            <w:r>
              <w:t>ReturnType</w:t>
            </w:r>
          </w:p>
        </w:tc>
        <w:tc>
          <w:tcPr>
            <w:tcW w:w="1150" w:type="dxa"/>
          </w:tcPr>
          <w:p w14:paraId="2239E34E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21D1E77A" w14:textId="27861B75" w:rsidR="00B4288B" w:rsidRDefault="0010783A">
            <w:pPr>
              <w:pStyle w:val="KS2"/>
              <w:jc w:val="center"/>
            </w:pPr>
            <w:del w:id="4154" w:author="임픽스 검토" w:date="2026-10-12T04:00:00Z">
              <w:r>
                <w:delText>비대상</w:delText>
              </w:r>
            </w:del>
            <w:ins w:id="4155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691FFFE9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반품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유형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구매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  <w:p w14:paraId="63B12629" w14:textId="77777777" w:rsidR="00EB49A8" w:rsidRDefault="00EB49A8">
            <w:pPr>
              <w:pStyle w:val="KS2"/>
              <w:rPr>
                <w:ins w:id="4156" w:author="임픽스 검토" w:date="2026-10-12T04:00:00Z"/>
                <w:lang w:eastAsia="ko-KR"/>
              </w:rPr>
            </w:pPr>
            <w:ins w:id="4157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반품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유형의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세부적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분류는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불량</w:t>
              </w:r>
              <w:r>
                <w:rPr>
                  <w:rFonts w:hint="eastAsia"/>
                  <w:lang w:eastAsia="ko-KR"/>
                </w:rPr>
                <w:t xml:space="preserve">, </w:t>
              </w:r>
              <w:r>
                <w:rPr>
                  <w:rFonts w:hint="eastAsia"/>
                  <w:lang w:eastAsia="ko-KR"/>
                </w:rPr>
                <w:t>수량오류</w:t>
              </w:r>
              <w:r>
                <w:rPr>
                  <w:rFonts w:hint="eastAsia"/>
                  <w:lang w:eastAsia="ko-KR"/>
                </w:rPr>
                <w:t xml:space="preserve">, </w:t>
              </w:r>
              <w:r>
                <w:rPr>
                  <w:rFonts w:hint="eastAsia"/>
                  <w:lang w:eastAsia="ko-KR"/>
                </w:rPr>
                <w:t>오배송</w:t>
              </w:r>
              <w:r>
                <w:rPr>
                  <w:rFonts w:hint="eastAsia"/>
                  <w:lang w:eastAsia="ko-KR"/>
                </w:rPr>
                <w:t xml:space="preserve">, </w:t>
              </w:r>
              <w:r>
                <w:rPr>
                  <w:rFonts w:hint="eastAsia"/>
                  <w:lang w:eastAsia="ko-KR"/>
                </w:rPr>
                <w:t>계약위반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등을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포함</w:t>
              </w:r>
            </w:ins>
          </w:p>
          <w:p w14:paraId="0CAA04E2" w14:textId="5E0996A0" w:rsidR="00EB49A8" w:rsidRDefault="00EB49A8">
            <w:pPr>
              <w:pStyle w:val="KS2"/>
              <w:rPr>
                <w:ins w:id="4158" w:author="임픽스 검토" w:date="2026-10-12T04:00:00Z"/>
                <w:lang w:eastAsia="ko-KR"/>
              </w:rPr>
            </w:pPr>
            <w:ins w:id="415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</w:tbl>
    <w:p w14:paraId="58427225" w14:textId="77777777" w:rsidR="00B4288B" w:rsidRDefault="00B4288B">
      <w:pPr>
        <w:spacing w:after="0" w:line="144" w:lineRule="auto"/>
        <w:rPr>
          <w:lang w:eastAsia="ko-KR"/>
        </w:rPr>
      </w:pPr>
    </w:p>
    <w:p w14:paraId="0821E71D" w14:textId="77777777" w:rsidR="00B4288B" w:rsidRDefault="0010783A">
      <w:pPr>
        <w:pStyle w:val="46"/>
        <w:rPr>
          <w:lang w:eastAsia="ko-KR"/>
        </w:rPr>
      </w:pPr>
      <w:r>
        <w:rPr>
          <w:lang w:eastAsia="ko-KR"/>
        </w:rPr>
        <w:t xml:space="preserve">7.4.9.2  </w:t>
      </w:r>
      <w:r>
        <w:rPr>
          <w:lang w:eastAsia="ko-KR"/>
        </w:rPr>
        <w:t>고객제품데이터</w:t>
      </w:r>
      <w:r>
        <w:rPr>
          <w:lang w:eastAsia="ko-KR"/>
        </w:rPr>
        <w:t>(ProductTraceParameterOnCustomer)</w:t>
      </w:r>
    </w:p>
    <w:p w14:paraId="17ABE5B5" w14:textId="6344E9C3" w:rsidR="00B4288B" w:rsidRDefault="0010783A">
      <w:pPr>
        <w:rPr>
          <w:lang w:eastAsia="ko-KR"/>
        </w:rPr>
      </w:pPr>
      <w:r>
        <w:rPr>
          <w:lang w:eastAsia="ko-KR"/>
        </w:rPr>
        <w:t>고객에게</w:t>
      </w:r>
      <w:r>
        <w:rPr>
          <w:lang w:eastAsia="ko-KR"/>
        </w:rPr>
        <w:t xml:space="preserve"> </w:t>
      </w:r>
      <w:r>
        <w:rPr>
          <w:lang w:eastAsia="ko-KR"/>
        </w:rPr>
        <w:t>판매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부가적인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가치창출을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제품에서</w:t>
      </w:r>
      <w:r>
        <w:rPr>
          <w:lang w:eastAsia="ko-KR"/>
        </w:rPr>
        <w:t xml:space="preserve"> </w:t>
      </w:r>
      <w:r>
        <w:rPr>
          <w:lang w:eastAsia="ko-KR"/>
        </w:rPr>
        <w:t>수집되는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고객제품데이터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4160" w:author="임픽스 검토" w:date="2026-10-12T04:00:00Z">
        <w:r>
          <w:rPr>
            <w:lang w:eastAsia="ko-KR"/>
          </w:rPr>
          <w:delText>73</w:delText>
        </w:r>
      </w:del>
      <w:ins w:id="4161" w:author="임픽스 검토" w:date="2026-10-12T04:00:00Z">
        <w:r>
          <w:rPr>
            <w:lang w:eastAsia="ko-KR"/>
          </w:rPr>
          <w:t>77</w:t>
        </w:r>
      </w:ins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3897FDA3" w14:textId="6CA0EA31" w:rsidR="00B4288B" w:rsidRDefault="0010783A">
      <w:pPr>
        <w:pStyle w:val="KS"/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4162" w:author="임픽스 검토" w:date="2026-10-12T04:00:00Z">
        <w:r>
          <w:rPr>
            <w:lang w:eastAsia="ko-KR"/>
          </w:rPr>
          <w:delText>73</w:delText>
        </w:r>
      </w:del>
      <w:ins w:id="4163" w:author="임픽스 검토" w:date="2026-10-12T04:00:00Z">
        <w:r>
          <w:rPr>
            <w:lang w:eastAsia="ko-KR"/>
          </w:rPr>
          <w:t>77</w:t>
        </w:r>
      </w:ins>
      <w:r>
        <w:rPr>
          <w:lang w:eastAsia="ko-KR"/>
        </w:rPr>
        <w:t xml:space="preserve"> — </w:t>
      </w:r>
      <w:r>
        <w:rPr>
          <w:lang w:eastAsia="ko-KR"/>
        </w:rPr>
        <w:t>고객제품데이터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1DA0546B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39EA287D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672007D1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52D8D6E9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63B97764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5D2633DC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77359A54" w14:textId="77777777">
        <w:trPr>
          <w:cantSplit/>
          <w:jc w:val="center"/>
        </w:trPr>
        <w:tc>
          <w:tcPr>
            <w:tcW w:w="2100" w:type="dxa"/>
          </w:tcPr>
          <w:p w14:paraId="2AD34A04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06CB3753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3D1623A6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15626F80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7C5C2CF4" w14:textId="77777777" w:rsidR="00B4288B" w:rsidRDefault="00B4288B">
            <w:pPr>
              <w:pStyle w:val="KS2"/>
            </w:pPr>
          </w:p>
        </w:tc>
      </w:tr>
      <w:tr w:rsidR="00B4288B" w14:paraId="1C43D168" w14:textId="77777777">
        <w:trPr>
          <w:cantSplit/>
          <w:jc w:val="center"/>
          <w:ins w:id="4164" w:author="임픽스 검토" w:date="2026-10-12T04:00:00Z"/>
        </w:trPr>
        <w:tc>
          <w:tcPr>
            <w:tcW w:w="2100" w:type="dxa"/>
          </w:tcPr>
          <w:p w14:paraId="793D9A15" w14:textId="77777777" w:rsidR="00B4288B" w:rsidRDefault="0010783A">
            <w:pPr>
              <w:pStyle w:val="KS2"/>
              <w:rPr>
                <w:ins w:id="4165" w:author="임픽스 검토" w:date="2026-10-12T04:00:00Z"/>
              </w:rPr>
            </w:pPr>
            <w:ins w:id="4166" w:author="임픽스 검토" w:date="2026-10-12T04:00:00Z">
              <w:r>
                <w:t>고객제품데이터식별자</w:t>
              </w:r>
            </w:ins>
          </w:p>
        </w:tc>
        <w:tc>
          <w:tcPr>
            <w:tcW w:w="3000" w:type="dxa"/>
          </w:tcPr>
          <w:p w14:paraId="4B4D1775" w14:textId="77777777" w:rsidR="00B4288B" w:rsidRDefault="0010783A">
            <w:pPr>
              <w:pStyle w:val="KS2"/>
              <w:rPr>
                <w:ins w:id="4167" w:author="임픽스 검토" w:date="2026-10-12T04:00:00Z"/>
              </w:rPr>
            </w:pPr>
            <w:ins w:id="4168" w:author="임픽스 검토" w:date="2026-10-12T04:00:00Z">
              <w:r>
                <w:t>ProductTraceParameterOnCustomerID</w:t>
              </w:r>
            </w:ins>
          </w:p>
        </w:tc>
        <w:tc>
          <w:tcPr>
            <w:tcW w:w="1150" w:type="dxa"/>
          </w:tcPr>
          <w:p w14:paraId="6789B8D8" w14:textId="77777777" w:rsidR="00B4288B" w:rsidRDefault="0010783A">
            <w:pPr>
              <w:pStyle w:val="KS2"/>
              <w:jc w:val="center"/>
              <w:rPr>
                <w:ins w:id="4169" w:author="임픽스 검토" w:date="2026-10-12T04:00:00Z"/>
              </w:rPr>
            </w:pPr>
            <w:ins w:id="4170" w:author="임픽스 검토" w:date="2026-10-12T04:00:00Z">
              <w:r>
                <w:t>ID</w:t>
              </w:r>
            </w:ins>
          </w:p>
        </w:tc>
        <w:tc>
          <w:tcPr>
            <w:tcW w:w="1000" w:type="dxa"/>
          </w:tcPr>
          <w:p w14:paraId="29853267" w14:textId="77777777" w:rsidR="00B4288B" w:rsidRDefault="0010783A">
            <w:pPr>
              <w:pStyle w:val="KS2"/>
              <w:jc w:val="center"/>
              <w:rPr>
                <w:ins w:id="4171" w:author="임픽스 검토" w:date="2026-10-12T04:00:00Z"/>
              </w:rPr>
            </w:pPr>
            <w:ins w:id="4172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75EB5D86" w14:textId="77777777" w:rsidR="00B4288B" w:rsidRDefault="0010783A">
            <w:pPr>
              <w:pStyle w:val="KS2"/>
              <w:rPr>
                <w:ins w:id="4173" w:author="임픽스 검토" w:date="2026-10-12T04:00:00Z"/>
                <w:lang w:eastAsia="ko-KR"/>
              </w:rPr>
            </w:pPr>
            <w:ins w:id="417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고객제품데이터를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식별하기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위한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고유값</w:t>
              </w:r>
            </w:ins>
          </w:p>
          <w:p w14:paraId="616FE227" w14:textId="77777777" w:rsidR="00B4288B" w:rsidRDefault="0010783A">
            <w:pPr>
              <w:pStyle w:val="KS2"/>
              <w:rPr>
                <w:ins w:id="4175" w:author="임픽스 검토" w:date="2026-10-12T04:00:00Z"/>
                <w:lang w:eastAsia="ko-KR"/>
              </w:rPr>
            </w:pPr>
            <w:ins w:id="417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이벤트를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최초로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발생시킨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시스템이</w:t>
              </w:r>
              <w:r>
                <w:rPr>
                  <w:lang w:eastAsia="ko-KR"/>
                </w:rPr>
                <w:t xml:space="preserve"> GUID </w:t>
              </w:r>
              <w:r>
                <w:rPr>
                  <w:lang w:eastAsia="ko-KR"/>
                </w:rPr>
                <w:t>형식으로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부여하며</w:t>
              </w:r>
              <w:r>
                <w:rPr>
                  <w:lang w:eastAsia="ko-KR"/>
                </w:rPr>
                <w:t>, BOD</w:t>
              </w:r>
              <w:r>
                <w:rPr>
                  <w:lang w:eastAsia="ko-KR"/>
                </w:rPr>
                <w:t>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최초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송신한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경우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해당</w:t>
              </w:r>
              <w:r>
                <w:rPr>
                  <w:lang w:eastAsia="ko-KR"/>
                </w:rPr>
                <w:t xml:space="preserve"> BOD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BODID</w:t>
              </w:r>
              <w:r>
                <w:rPr>
                  <w:lang w:eastAsia="ko-KR"/>
                </w:rPr>
                <w:t>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식별자로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사용할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있음</w:t>
              </w:r>
              <w:r>
                <w:rPr>
                  <w:lang w:eastAsia="ko-KR"/>
                </w:rPr>
                <w:t>(7.1)</w:t>
              </w:r>
            </w:ins>
          </w:p>
        </w:tc>
      </w:tr>
      <w:tr w:rsidR="00B4288B" w14:paraId="2492663D" w14:textId="77777777">
        <w:trPr>
          <w:cantSplit/>
          <w:jc w:val="center"/>
        </w:trPr>
        <w:tc>
          <w:tcPr>
            <w:tcW w:w="2100" w:type="dxa"/>
          </w:tcPr>
          <w:p w14:paraId="5E6E74EF" w14:textId="77777777" w:rsidR="00B4288B" w:rsidRDefault="0010783A">
            <w:pPr>
              <w:pStyle w:val="KS2"/>
            </w:pPr>
            <w:r>
              <w:t>품목식별자</w:t>
            </w:r>
          </w:p>
        </w:tc>
        <w:tc>
          <w:tcPr>
            <w:tcW w:w="3000" w:type="dxa"/>
          </w:tcPr>
          <w:p w14:paraId="4E88EEBB" w14:textId="77777777" w:rsidR="00B4288B" w:rsidRDefault="0010783A">
            <w:pPr>
              <w:pStyle w:val="KS2"/>
            </w:pPr>
            <w:r>
              <w:t>ItemID</w:t>
            </w:r>
          </w:p>
        </w:tc>
        <w:tc>
          <w:tcPr>
            <w:tcW w:w="1150" w:type="dxa"/>
          </w:tcPr>
          <w:p w14:paraId="763B6A13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60615B8D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12022BC8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데이터를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발생시키는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장치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노드</w:t>
            </w:r>
            <w:r>
              <w:rPr>
                <w:lang w:eastAsia="ko-KR"/>
              </w:rPr>
              <w:t xml:space="preserve">, IoT </w:t>
            </w:r>
            <w:r>
              <w:rPr>
                <w:lang w:eastAsia="ko-KR"/>
              </w:rPr>
              <w:t>장비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를식별하는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78565F49" w14:textId="77777777" w:rsidR="00B4288B" w:rsidRDefault="0010783A">
            <w:pPr>
              <w:pStyle w:val="KS2"/>
              <w:rPr>
                <w:ins w:id="4177" w:author="임픽스 검토" w:date="2026-10-12T04:00:00Z"/>
                <w:lang w:eastAsia="ko-KR"/>
              </w:rPr>
            </w:pPr>
            <w:ins w:id="417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품목마스터</w:t>
              </w:r>
              <w:r>
                <w:rPr>
                  <w:lang w:eastAsia="ko-KR"/>
                </w:rPr>
                <w:t>(ItemMaster)</w:t>
              </w:r>
            </w:ins>
          </w:p>
        </w:tc>
      </w:tr>
      <w:tr w:rsidR="00B4288B" w14:paraId="3D3BCC73" w14:textId="77777777">
        <w:trPr>
          <w:cantSplit/>
          <w:jc w:val="center"/>
        </w:trPr>
        <w:tc>
          <w:tcPr>
            <w:tcW w:w="2100" w:type="dxa"/>
          </w:tcPr>
          <w:p w14:paraId="1F68E93C" w14:textId="77777777" w:rsidR="00B4288B" w:rsidRDefault="0010783A">
            <w:pPr>
              <w:pStyle w:val="KS2"/>
            </w:pPr>
            <w:r>
              <w:t>제조번호</w:t>
            </w:r>
          </w:p>
        </w:tc>
        <w:tc>
          <w:tcPr>
            <w:tcW w:w="3000" w:type="dxa"/>
          </w:tcPr>
          <w:p w14:paraId="16C869AF" w14:textId="77777777" w:rsidR="00B4288B" w:rsidRDefault="0010783A">
            <w:pPr>
              <w:pStyle w:val="KS2"/>
            </w:pPr>
            <w:r>
              <w:t>SerialNumber</w:t>
            </w:r>
          </w:p>
        </w:tc>
        <w:tc>
          <w:tcPr>
            <w:tcW w:w="1150" w:type="dxa"/>
          </w:tcPr>
          <w:p w14:paraId="218B0B9C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6E491984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0564BF7D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제품의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제조번호</w:t>
            </w:r>
          </w:p>
          <w:p w14:paraId="6AA4E4FF" w14:textId="77777777" w:rsidR="00EB49A8" w:rsidRDefault="0010783A">
            <w:pPr>
              <w:pStyle w:val="KS2"/>
              <w:rPr>
                <w:ins w:id="4179" w:author="임픽스 검토" w:date="2026-10-12T04:00:00Z"/>
                <w:lang w:eastAsia="ko-KR"/>
              </w:rPr>
            </w:pPr>
            <w:ins w:id="418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고객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설치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제품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제조번호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</w:t>
              </w:r>
              <w:r>
                <w:rPr>
                  <w:lang w:eastAsia="ko-KR"/>
                </w:rPr>
                <w:t xml:space="preserve">) </w:t>
              </w:r>
            </w:ins>
          </w:p>
          <w:p w14:paraId="0512CC7F" w14:textId="434C8C08" w:rsidR="00B4288B" w:rsidRDefault="0010783A">
            <w:pPr>
              <w:pStyle w:val="KS2"/>
              <w:rPr>
                <w:ins w:id="4181" w:author="임픽스 검토" w:date="2026-10-12T04:00:00Z"/>
                <w:lang w:eastAsia="ko-KR"/>
              </w:rPr>
            </w:pPr>
            <w:ins w:id="418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표준에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정의되지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않은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명사로</w:t>
              </w:r>
              <w:r>
                <w:rPr>
                  <w:lang w:eastAsia="ko-KR"/>
                </w:rPr>
                <w:t>, 7.1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확장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명사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규정을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따른다</w:t>
              </w:r>
            </w:ins>
          </w:p>
        </w:tc>
      </w:tr>
      <w:tr w:rsidR="00B4288B" w14:paraId="435D8F4E" w14:textId="77777777">
        <w:trPr>
          <w:cantSplit/>
          <w:jc w:val="center"/>
        </w:trPr>
        <w:tc>
          <w:tcPr>
            <w:tcW w:w="2100" w:type="dxa"/>
          </w:tcPr>
          <w:p w14:paraId="3A1F26FA" w14:textId="77777777" w:rsidR="00B4288B" w:rsidRDefault="0010783A">
            <w:pPr>
              <w:pStyle w:val="KS2"/>
            </w:pPr>
            <w:r>
              <w:t>위치</w:t>
            </w:r>
          </w:p>
        </w:tc>
        <w:tc>
          <w:tcPr>
            <w:tcW w:w="3000" w:type="dxa"/>
          </w:tcPr>
          <w:p w14:paraId="58271E6F" w14:textId="77777777" w:rsidR="00B4288B" w:rsidRDefault="0010783A">
            <w:pPr>
              <w:pStyle w:val="KS2"/>
            </w:pPr>
            <w:r>
              <w:t>Location</w:t>
            </w:r>
          </w:p>
        </w:tc>
        <w:tc>
          <w:tcPr>
            <w:tcW w:w="1150" w:type="dxa"/>
          </w:tcPr>
          <w:p w14:paraId="6FC76B74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507226E5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464AEC71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장치가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설치된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위치</w:t>
            </w:r>
          </w:p>
        </w:tc>
      </w:tr>
      <w:tr w:rsidR="00B4288B" w14:paraId="4AA697FB" w14:textId="77777777">
        <w:trPr>
          <w:cantSplit/>
          <w:jc w:val="center"/>
        </w:trPr>
        <w:tc>
          <w:tcPr>
            <w:tcW w:w="2100" w:type="dxa"/>
          </w:tcPr>
          <w:p w14:paraId="774F7E85" w14:textId="77777777" w:rsidR="00B4288B" w:rsidRDefault="0010783A">
            <w:pPr>
              <w:pStyle w:val="KS2"/>
            </w:pPr>
            <w:r>
              <w:t>품목유형</w:t>
            </w:r>
          </w:p>
        </w:tc>
        <w:tc>
          <w:tcPr>
            <w:tcW w:w="3000" w:type="dxa"/>
          </w:tcPr>
          <w:p w14:paraId="3FB5B6B1" w14:textId="77777777" w:rsidR="00B4288B" w:rsidRDefault="0010783A">
            <w:pPr>
              <w:pStyle w:val="KS2"/>
            </w:pPr>
            <w:r>
              <w:t>ItemType</w:t>
            </w:r>
          </w:p>
        </w:tc>
        <w:tc>
          <w:tcPr>
            <w:tcW w:w="1150" w:type="dxa"/>
          </w:tcPr>
          <w:p w14:paraId="392E803D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47FA7921" w14:textId="008CF498" w:rsidR="00B4288B" w:rsidRDefault="0010783A">
            <w:pPr>
              <w:pStyle w:val="KS2"/>
              <w:jc w:val="center"/>
            </w:pPr>
            <w:del w:id="4183" w:author="임픽스 검토" w:date="2026-10-12T04:00:00Z">
              <w:r>
                <w:delText>비대상</w:delText>
              </w:r>
            </w:del>
            <w:ins w:id="4184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6F05C013" w14:textId="79E31744" w:rsidR="00B4288B" w:rsidRPr="00344392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</w:t>
            </w:r>
            <w:r>
              <w:rPr>
                <w:lang w:eastAsia="ko-KR"/>
              </w:rPr>
              <w:t xml:space="preserve"> </w:t>
            </w:r>
            <w:del w:id="4185" w:author="임픽스 검토" w:date="2026-10-12T04:00:00Z">
              <w:r>
                <w:rPr>
                  <w:lang w:eastAsia="ko-KR"/>
                </w:rPr>
                <w:delText>장치의</w:delText>
              </w:r>
            </w:del>
            <w:ins w:id="4186" w:author="임픽스 검토" w:date="2026-10-12T04:00:00Z">
              <w:r>
                <w:rPr>
                  <w:lang w:eastAsia="ko-KR"/>
                </w:rPr>
                <w:t>장치</w:t>
              </w:r>
              <w:r>
                <w:rPr>
                  <w:rFonts w:hint="eastAsia"/>
                  <w:lang w:eastAsia="ko-KR"/>
                </w:rPr>
                <w:t>가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내재된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품목</w:t>
              </w:r>
              <w:r>
                <w:rPr>
                  <w:lang w:eastAsia="ko-KR"/>
                </w:rPr>
                <w:t>유형</w:t>
              </w:r>
              <w:r>
                <w:rPr>
                  <w:rFonts w:hint="eastAsia"/>
                  <w:lang w:eastAsia="ko-KR"/>
                </w:rPr>
                <w:t>으로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회사내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자체적으로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정의한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제품</w:t>
              </w:r>
            </w:ins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유형</w:t>
            </w:r>
          </w:p>
          <w:p w14:paraId="2A51830B" w14:textId="77777777" w:rsidR="00D74F2B" w:rsidRDefault="00000000">
            <w:pPr>
              <w:pStyle w:val="KS2"/>
              <w:rPr>
                <w:ins w:id="4187" w:author="임픽스 검토" w:date="2026-10-12T04:00:00Z"/>
                <w:lang w:eastAsia="ko-KR"/>
              </w:rPr>
            </w:pPr>
            <w:ins w:id="418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31E64A0C" w14:textId="77777777">
        <w:trPr>
          <w:cantSplit/>
          <w:jc w:val="center"/>
        </w:trPr>
        <w:tc>
          <w:tcPr>
            <w:tcW w:w="2100" w:type="dxa"/>
          </w:tcPr>
          <w:p w14:paraId="7421546B" w14:textId="77777777" w:rsidR="00B4288B" w:rsidRDefault="0010783A">
            <w:pPr>
              <w:pStyle w:val="KS2"/>
            </w:pPr>
            <w:r>
              <w:t>파라미터명</w:t>
            </w:r>
          </w:p>
        </w:tc>
        <w:tc>
          <w:tcPr>
            <w:tcW w:w="3000" w:type="dxa"/>
          </w:tcPr>
          <w:p w14:paraId="3DB07DB7" w14:textId="77777777" w:rsidR="00B4288B" w:rsidRDefault="0010783A">
            <w:pPr>
              <w:pStyle w:val="KS2"/>
            </w:pPr>
            <w:r>
              <w:t>ParameterName</w:t>
            </w:r>
          </w:p>
        </w:tc>
        <w:tc>
          <w:tcPr>
            <w:tcW w:w="1150" w:type="dxa"/>
          </w:tcPr>
          <w:p w14:paraId="36D39E3D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6F6A4BF2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BF06F2F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수집하고자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파라미터의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이름</w:t>
            </w:r>
          </w:p>
        </w:tc>
      </w:tr>
      <w:tr w:rsidR="00B4288B" w14:paraId="7A5EBBC5" w14:textId="77777777">
        <w:trPr>
          <w:cantSplit/>
          <w:jc w:val="center"/>
        </w:trPr>
        <w:tc>
          <w:tcPr>
            <w:tcW w:w="2100" w:type="dxa"/>
          </w:tcPr>
          <w:p w14:paraId="6AB37E61" w14:textId="77777777" w:rsidR="00B4288B" w:rsidRDefault="0010783A">
            <w:pPr>
              <w:pStyle w:val="KS2"/>
            </w:pPr>
            <w:r>
              <w:t>파라미터값</w:t>
            </w:r>
          </w:p>
        </w:tc>
        <w:tc>
          <w:tcPr>
            <w:tcW w:w="3000" w:type="dxa"/>
          </w:tcPr>
          <w:p w14:paraId="03044F25" w14:textId="77777777" w:rsidR="00B4288B" w:rsidRDefault="0010783A">
            <w:pPr>
              <w:pStyle w:val="KS2"/>
            </w:pPr>
            <w:r>
              <w:t>ParameterValue</w:t>
            </w:r>
          </w:p>
        </w:tc>
        <w:tc>
          <w:tcPr>
            <w:tcW w:w="1150" w:type="dxa"/>
          </w:tcPr>
          <w:p w14:paraId="575CF43D" w14:textId="77777777" w:rsidR="00B4288B" w:rsidRDefault="0010783A">
            <w:pPr>
              <w:pStyle w:val="KS2"/>
              <w:jc w:val="center"/>
            </w:pPr>
            <w:r>
              <w:t>float</w:t>
            </w:r>
          </w:p>
        </w:tc>
        <w:tc>
          <w:tcPr>
            <w:tcW w:w="1000" w:type="dxa"/>
          </w:tcPr>
          <w:p w14:paraId="2412B20A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C44E6FF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수집된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파라미터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값</w:t>
            </w:r>
          </w:p>
        </w:tc>
      </w:tr>
      <w:tr w:rsidR="00B4288B" w14:paraId="21547BBD" w14:textId="77777777">
        <w:trPr>
          <w:cantSplit/>
          <w:jc w:val="center"/>
        </w:trPr>
        <w:tc>
          <w:tcPr>
            <w:tcW w:w="2100" w:type="dxa"/>
          </w:tcPr>
          <w:p w14:paraId="1F566D94" w14:textId="77777777" w:rsidR="00B4288B" w:rsidRDefault="0010783A">
            <w:pPr>
              <w:pStyle w:val="KS2"/>
            </w:pPr>
            <w:r>
              <w:t>수집일시</w:t>
            </w:r>
          </w:p>
        </w:tc>
        <w:tc>
          <w:tcPr>
            <w:tcW w:w="3000" w:type="dxa"/>
          </w:tcPr>
          <w:p w14:paraId="51B687BA" w14:textId="77777777" w:rsidR="00B4288B" w:rsidRDefault="0010783A">
            <w:pPr>
              <w:pStyle w:val="KS2"/>
            </w:pPr>
            <w:r>
              <w:t>CollectionDateTime</w:t>
            </w:r>
          </w:p>
        </w:tc>
        <w:tc>
          <w:tcPr>
            <w:tcW w:w="1150" w:type="dxa"/>
          </w:tcPr>
          <w:p w14:paraId="6281D6EA" w14:textId="77777777" w:rsidR="00B4288B" w:rsidRDefault="0010783A">
            <w:pPr>
              <w:pStyle w:val="KS2"/>
              <w:jc w:val="center"/>
            </w:pPr>
            <w:r>
              <w:t>dateTime</w:t>
            </w:r>
          </w:p>
        </w:tc>
        <w:tc>
          <w:tcPr>
            <w:tcW w:w="1000" w:type="dxa"/>
          </w:tcPr>
          <w:p w14:paraId="2A1EC1E0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7900734E" w14:textId="0FE9947F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데이터를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수집한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일시</w:t>
            </w:r>
            <w:ins w:id="4189" w:author="임픽스 검토" w:date="2026-10-12T04:00:00Z">
              <w:r>
                <w:rPr>
                  <w:lang w:eastAsia="ko-KR"/>
                </w:rPr>
                <w:t>(KS X ISO 8601</w:t>
              </w:r>
              <w:r>
                <w:rPr>
                  <w:lang w:eastAsia="ko-KR"/>
                </w:rPr>
                <w:t>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따른다</w:t>
              </w:r>
              <w:r>
                <w:rPr>
                  <w:lang w:eastAsia="ko-KR"/>
                </w:rPr>
                <w:t>)</w:t>
              </w:r>
            </w:ins>
          </w:p>
        </w:tc>
      </w:tr>
    </w:tbl>
    <w:p w14:paraId="411BB3A3" w14:textId="77777777" w:rsidR="00B4288B" w:rsidRDefault="00B4288B">
      <w:pPr>
        <w:spacing w:after="0" w:line="144" w:lineRule="auto"/>
        <w:rPr>
          <w:lang w:eastAsia="ko-KR"/>
        </w:rPr>
      </w:pPr>
    </w:p>
    <w:p w14:paraId="5EC753F9" w14:textId="77777777" w:rsidR="00B4288B" w:rsidRDefault="0010783A">
      <w:pPr>
        <w:pStyle w:val="46"/>
      </w:pPr>
      <w:r>
        <w:t xml:space="preserve">7.4.9.3  </w:t>
      </w:r>
      <w:r>
        <w:t>사후서비스신청</w:t>
      </w:r>
      <w:r>
        <w:t>(AfterSalesServiceRequest)</w:t>
      </w:r>
    </w:p>
    <w:p w14:paraId="1FED568B" w14:textId="5B7E9605" w:rsidR="00B4288B" w:rsidRDefault="0010783A">
      <w:pPr>
        <w:rPr>
          <w:lang w:eastAsia="ko-KR"/>
        </w:rPr>
      </w:pPr>
      <w:r>
        <w:rPr>
          <w:lang w:eastAsia="ko-KR"/>
        </w:rPr>
        <w:t>고객에게</w:t>
      </w:r>
      <w:r>
        <w:rPr>
          <w:lang w:eastAsia="ko-KR"/>
        </w:rPr>
        <w:t xml:space="preserve"> </w:t>
      </w:r>
      <w:r>
        <w:rPr>
          <w:lang w:eastAsia="ko-KR"/>
        </w:rPr>
        <w:t>판매된</w:t>
      </w:r>
      <w:r>
        <w:rPr>
          <w:lang w:eastAsia="ko-KR"/>
        </w:rPr>
        <w:t xml:space="preserve"> </w:t>
      </w:r>
      <w:r>
        <w:rPr>
          <w:lang w:eastAsia="ko-KR"/>
        </w:rPr>
        <w:t>제품의</w:t>
      </w:r>
      <w:r>
        <w:rPr>
          <w:lang w:eastAsia="ko-KR"/>
        </w:rPr>
        <w:t xml:space="preserve"> </w:t>
      </w:r>
      <w:r>
        <w:rPr>
          <w:lang w:eastAsia="ko-KR"/>
        </w:rPr>
        <w:t>고장으로</w:t>
      </w:r>
      <w:r>
        <w:rPr>
          <w:lang w:eastAsia="ko-KR"/>
        </w:rPr>
        <w:t xml:space="preserve"> </w:t>
      </w:r>
      <w:r>
        <w:rPr>
          <w:lang w:eastAsia="ko-KR"/>
        </w:rPr>
        <w:t>제조자</w:t>
      </w:r>
      <w:r>
        <w:rPr>
          <w:lang w:eastAsia="ko-KR"/>
        </w:rPr>
        <w:t xml:space="preserve">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대리점</w:t>
      </w:r>
      <w:r>
        <w:rPr>
          <w:lang w:eastAsia="ko-KR"/>
        </w:rPr>
        <w:t xml:space="preserve"> </w:t>
      </w:r>
      <w:r>
        <w:rPr>
          <w:lang w:eastAsia="ko-KR"/>
        </w:rPr>
        <w:t>등에</w:t>
      </w:r>
      <w:r>
        <w:rPr>
          <w:lang w:eastAsia="ko-KR"/>
        </w:rPr>
        <w:t xml:space="preserve"> </w:t>
      </w:r>
      <w:r>
        <w:rPr>
          <w:lang w:eastAsia="ko-KR"/>
        </w:rPr>
        <w:t>고장</w:t>
      </w:r>
      <w:r>
        <w:rPr>
          <w:lang w:eastAsia="ko-KR"/>
        </w:rPr>
        <w:t xml:space="preserve"> </w:t>
      </w:r>
      <w:r>
        <w:rPr>
          <w:lang w:eastAsia="ko-KR"/>
        </w:rPr>
        <w:t>접수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사후서비스신청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4190" w:author="임픽스 검토" w:date="2026-10-12T04:00:00Z">
        <w:r>
          <w:rPr>
            <w:lang w:eastAsia="ko-KR"/>
          </w:rPr>
          <w:delText>74</w:delText>
        </w:r>
        <w:r>
          <w:rPr>
            <w:lang w:eastAsia="ko-KR"/>
          </w:rPr>
          <w:delText>와</w:delText>
        </w:r>
      </w:del>
      <w:ins w:id="4191" w:author="임픽스 검토" w:date="2026-10-12T04:00:00Z">
        <w:r>
          <w:rPr>
            <w:lang w:eastAsia="ko-KR"/>
          </w:rPr>
          <w:t>78</w:t>
        </w:r>
        <w:r>
          <w:rPr>
            <w:lang w:eastAsia="ko-KR"/>
          </w:rPr>
          <w:t>과</w:t>
        </w:r>
      </w:ins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6F1DD93A" w14:textId="50D621ED" w:rsidR="00B4288B" w:rsidRDefault="0010783A">
      <w:pPr>
        <w:pStyle w:val="KS"/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4192" w:author="임픽스 검토" w:date="2026-10-12T04:00:00Z">
        <w:r>
          <w:rPr>
            <w:lang w:eastAsia="ko-KR"/>
          </w:rPr>
          <w:delText>74</w:delText>
        </w:r>
      </w:del>
      <w:ins w:id="4193" w:author="임픽스 검토" w:date="2026-10-12T04:00:00Z">
        <w:r>
          <w:rPr>
            <w:lang w:eastAsia="ko-KR"/>
          </w:rPr>
          <w:t>78</w:t>
        </w:r>
      </w:ins>
      <w:r>
        <w:rPr>
          <w:lang w:eastAsia="ko-KR"/>
        </w:rPr>
        <w:t xml:space="preserve"> — </w:t>
      </w:r>
      <w:r>
        <w:rPr>
          <w:lang w:eastAsia="ko-KR"/>
        </w:rPr>
        <w:t>사후서비스신청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136B4C93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672371E4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55D5205A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6C470571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7BA8BDB4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138293C3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54C96D41" w14:textId="77777777">
        <w:trPr>
          <w:cantSplit/>
          <w:jc w:val="center"/>
        </w:trPr>
        <w:tc>
          <w:tcPr>
            <w:tcW w:w="2100" w:type="dxa"/>
          </w:tcPr>
          <w:p w14:paraId="166567BD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4B498A50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5F4BF1EE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7F8D339D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67020D69" w14:textId="77777777" w:rsidR="00B4288B" w:rsidRDefault="00B4288B">
            <w:pPr>
              <w:pStyle w:val="KS2"/>
            </w:pPr>
          </w:p>
        </w:tc>
      </w:tr>
      <w:tr w:rsidR="00B4288B" w14:paraId="3C905103" w14:textId="77777777">
        <w:trPr>
          <w:cantSplit/>
          <w:jc w:val="center"/>
        </w:trPr>
        <w:tc>
          <w:tcPr>
            <w:tcW w:w="2100" w:type="dxa"/>
          </w:tcPr>
          <w:p w14:paraId="4E7136F8" w14:textId="77777777" w:rsidR="00B4288B" w:rsidRDefault="0010783A">
            <w:pPr>
              <w:pStyle w:val="KS2"/>
            </w:pPr>
            <w:r>
              <w:t>품목식별자</w:t>
            </w:r>
          </w:p>
        </w:tc>
        <w:tc>
          <w:tcPr>
            <w:tcW w:w="3000" w:type="dxa"/>
          </w:tcPr>
          <w:p w14:paraId="6856B88F" w14:textId="77777777" w:rsidR="00B4288B" w:rsidRDefault="0010783A">
            <w:pPr>
              <w:pStyle w:val="KS2"/>
            </w:pPr>
            <w:r>
              <w:t>ItemID</w:t>
            </w:r>
          </w:p>
        </w:tc>
        <w:tc>
          <w:tcPr>
            <w:tcW w:w="1150" w:type="dxa"/>
          </w:tcPr>
          <w:p w14:paraId="61F33870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4AC90F82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1E64BA82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사후서비스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제품을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1953BD42" w14:textId="77777777" w:rsidR="00B4288B" w:rsidRDefault="0010783A">
            <w:pPr>
              <w:pStyle w:val="KS2"/>
              <w:rPr>
                <w:ins w:id="4194" w:author="임픽스 검토" w:date="2026-10-12T04:00:00Z"/>
                <w:lang w:eastAsia="ko-KR"/>
              </w:rPr>
            </w:pPr>
            <w:ins w:id="4195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품목마스터</w:t>
              </w:r>
              <w:r>
                <w:rPr>
                  <w:lang w:eastAsia="ko-KR"/>
                </w:rPr>
                <w:t>(ItemMaster)</w:t>
              </w:r>
            </w:ins>
          </w:p>
        </w:tc>
      </w:tr>
      <w:tr w:rsidR="00B4288B" w14:paraId="65BBDF99" w14:textId="77777777">
        <w:trPr>
          <w:cantSplit/>
          <w:jc w:val="center"/>
        </w:trPr>
        <w:tc>
          <w:tcPr>
            <w:tcW w:w="2100" w:type="dxa"/>
          </w:tcPr>
          <w:p w14:paraId="0780B73C" w14:textId="77777777" w:rsidR="00B4288B" w:rsidRDefault="0010783A">
            <w:pPr>
              <w:pStyle w:val="KS2"/>
            </w:pPr>
            <w:r>
              <w:t>품목명</w:t>
            </w:r>
          </w:p>
        </w:tc>
        <w:tc>
          <w:tcPr>
            <w:tcW w:w="3000" w:type="dxa"/>
          </w:tcPr>
          <w:p w14:paraId="700235C9" w14:textId="77777777" w:rsidR="00B4288B" w:rsidRDefault="0010783A">
            <w:pPr>
              <w:pStyle w:val="KS2"/>
            </w:pPr>
            <w:r>
              <w:t>ItemName</w:t>
            </w:r>
          </w:p>
        </w:tc>
        <w:tc>
          <w:tcPr>
            <w:tcW w:w="1150" w:type="dxa"/>
          </w:tcPr>
          <w:p w14:paraId="1FD65AAE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7D618605" w14:textId="77777777" w:rsidR="00B4288B" w:rsidRDefault="0010783A">
            <w:pPr>
              <w:pStyle w:val="KS2"/>
              <w:jc w:val="center"/>
            </w:pPr>
            <w:del w:id="4196" w:author="임픽스 검토" w:date="2026-10-12T04:00:00Z">
              <w:r>
                <w:delText>비대상</w:delText>
              </w:r>
            </w:del>
            <w:ins w:id="4197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215F7297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사후서비스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제품의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명칭</w:t>
            </w:r>
          </w:p>
          <w:p w14:paraId="70C53116" w14:textId="77777777" w:rsidR="00B4288B" w:rsidRDefault="0010783A">
            <w:pPr>
              <w:pStyle w:val="KS2"/>
              <w:rPr>
                <w:ins w:id="4198" w:author="임픽스 검토" w:date="2026-10-12T04:00:00Z"/>
                <w:lang w:eastAsia="ko-KR"/>
              </w:rPr>
            </w:pPr>
            <w:ins w:id="419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품목마스터</w:t>
              </w:r>
              <w:r>
                <w:rPr>
                  <w:lang w:eastAsia="ko-KR"/>
                </w:rPr>
                <w:t>(ItemMaster.ItemName)</w:t>
              </w:r>
            </w:ins>
          </w:p>
        </w:tc>
      </w:tr>
      <w:tr w:rsidR="00B4288B" w14:paraId="3F404354" w14:textId="77777777">
        <w:trPr>
          <w:cantSplit/>
          <w:jc w:val="center"/>
        </w:trPr>
        <w:tc>
          <w:tcPr>
            <w:tcW w:w="2100" w:type="dxa"/>
          </w:tcPr>
          <w:p w14:paraId="737DDB21" w14:textId="77777777" w:rsidR="00B4288B" w:rsidRDefault="0010783A">
            <w:pPr>
              <w:pStyle w:val="KS2"/>
            </w:pPr>
            <w:r>
              <w:t>신청번호</w:t>
            </w:r>
          </w:p>
        </w:tc>
        <w:tc>
          <w:tcPr>
            <w:tcW w:w="3000" w:type="dxa"/>
          </w:tcPr>
          <w:p w14:paraId="3E4C6611" w14:textId="77777777" w:rsidR="00B4288B" w:rsidRDefault="0010783A">
            <w:pPr>
              <w:pStyle w:val="KS2"/>
            </w:pPr>
            <w:r>
              <w:t>RequestNumber</w:t>
            </w:r>
          </w:p>
        </w:tc>
        <w:tc>
          <w:tcPr>
            <w:tcW w:w="1150" w:type="dxa"/>
          </w:tcPr>
          <w:p w14:paraId="57F8FC92" w14:textId="77777777" w:rsidR="003168E1" w:rsidRDefault="00000000">
            <w:pPr>
              <w:pStyle w:val="KS2"/>
              <w:jc w:val="center"/>
              <w:rPr>
                <w:del w:id="4200" w:author="임픽스 검토" w:date="2026-10-12T04:00:00Z"/>
              </w:rPr>
            </w:pPr>
            <w:del w:id="4201" w:author="임픽스 검토" w:date="2026-10-12T04:00:00Z">
              <w:r>
                <w:delText>string</w:delText>
              </w:r>
            </w:del>
          </w:p>
          <w:p w14:paraId="13F4755E" w14:textId="5529A8BD" w:rsidR="00B4288B" w:rsidRDefault="0010783A">
            <w:pPr>
              <w:pStyle w:val="KS2"/>
              <w:jc w:val="center"/>
              <w:rPr>
                <w:ins w:id="4202" w:author="임픽스 검토" w:date="2026-10-12T04:00:00Z"/>
              </w:rPr>
            </w:pPr>
            <w:ins w:id="4203" w:author="임픽스 검토" w:date="2026-10-12T04:00:00Z">
              <w:r>
                <w:t>ID</w:t>
              </w:r>
            </w:ins>
          </w:p>
        </w:tc>
        <w:tc>
          <w:tcPr>
            <w:tcW w:w="1000" w:type="dxa"/>
          </w:tcPr>
          <w:p w14:paraId="24474CCD" w14:textId="2ACC47E1" w:rsidR="00B4288B" w:rsidRDefault="0010783A">
            <w:pPr>
              <w:pStyle w:val="KS2"/>
              <w:jc w:val="center"/>
            </w:pPr>
            <w:del w:id="4204" w:author="임픽스 검토" w:date="2026-10-12T04:00:00Z">
              <w:r>
                <w:delText>대상</w:delText>
              </w:r>
            </w:del>
            <w:ins w:id="4205" w:author="임픽스 검토" w:date="2026-10-12T04:00:00Z">
              <w:r>
                <w:t>비대상</w:t>
              </w:r>
            </w:ins>
          </w:p>
        </w:tc>
        <w:tc>
          <w:tcPr>
            <w:tcW w:w="6970" w:type="dxa"/>
          </w:tcPr>
          <w:p w14:paraId="5E5A0A0B" w14:textId="77777777" w:rsidR="00B4288B" w:rsidRDefault="0010783A">
            <w:pPr>
              <w:pStyle w:val="KS2"/>
            </w:pPr>
            <w:r>
              <w:t xml:space="preserve">— </w:t>
            </w:r>
            <w:r>
              <w:t>사후서비스접수</w:t>
            </w:r>
            <w:r>
              <w:t xml:space="preserve"> </w:t>
            </w:r>
            <w:r>
              <w:t>번호</w:t>
            </w:r>
          </w:p>
        </w:tc>
      </w:tr>
      <w:tr w:rsidR="00B4288B" w14:paraId="79FDBB2F" w14:textId="77777777">
        <w:trPr>
          <w:cantSplit/>
          <w:jc w:val="center"/>
        </w:trPr>
        <w:tc>
          <w:tcPr>
            <w:tcW w:w="2100" w:type="dxa"/>
          </w:tcPr>
          <w:p w14:paraId="1F63C69C" w14:textId="77777777" w:rsidR="00B4288B" w:rsidRDefault="0010783A">
            <w:pPr>
              <w:pStyle w:val="KS2"/>
            </w:pPr>
            <w:r>
              <w:t>이관순번</w:t>
            </w:r>
          </w:p>
        </w:tc>
        <w:tc>
          <w:tcPr>
            <w:tcW w:w="3000" w:type="dxa"/>
          </w:tcPr>
          <w:p w14:paraId="51C70106" w14:textId="77777777" w:rsidR="00B4288B" w:rsidRDefault="0010783A">
            <w:pPr>
              <w:pStyle w:val="KS2"/>
            </w:pPr>
            <w:r>
              <w:t>TransferSequence</w:t>
            </w:r>
          </w:p>
        </w:tc>
        <w:tc>
          <w:tcPr>
            <w:tcW w:w="1150" w:type="dxa"/>
          </w:tcPr>
          <w:p w14:paraId="5A7F1F6A" w14:textId="77777777" w:rsidR="00B4288B" w:rsidRDefault="0010783A">
            <w:pPr>
              <w:pStyle w:val="KS2"/>
              <w:jc w:val="center"/>
            </w:pPr>
            <w:r>
              <w:t>int</w:t>
            </w:r>
          </w:p>
        </w:tc>
        <w:tc>
          <w:tcPr>
            <w:tcW w:w="1000" w:type="dxa"/>
          </w:tcPr>
          <w:p w14:paraId="59E51659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4497434D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대리점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혹은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이관한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순번</w:t>
            </w:r>
          </w:p>
        </w:tc>
      </w:tr>
      <w:tr w:rsidR="00B4288B" w14:paraId="797BDEB2" w14:textId="77777777">
        <w:trPr>
          <w:cantSplit/>
          <w:jc w:val="center"/>
        </w:trPr>
        <w:tc>
          <w:tcPr>
            <w:tcW w:w="2100" w:type="dxa"/>
          </w:tcPr>
          <w:p w14:paraId="1602EE97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>접수내용단순처리코드</w:t>
            </w:r>
          </w:p>
        </w:tc>
        <w:tc>
          <w:tcPr>
            <w:tcW w:w="3000" w:type="dxa"/>
          </w:tcPr>
          <w:p w14:paraId="0987DBB8" w14:textId="77777777" w:rsidR="00B4288B" w:rsidRDefault="0010783A">
            <w:pPr>
              <w:pStyle w:val="KS2"/>
            </w:pPr>
            <w:r>
              <w:t>BasicAcceptProcessCode</w:t>
            </w:r>
          </w:p>
        </w:tc>
        <w:tc>
          <w:tcPr>
            <w:tcW w:w="1150" w:type="dxa"/>
          </w:tcPr>
          <w:p w14:paraId="3C04D28C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200E2140" w14:textId="6B581A6D" w:rsidR="00B4288B" w:rsidRDefault="0010783A">
            <w:pPr>
              <w:pStyle w:val="KS2"/>
              <w:jc w:val="center"/>
            </w:pPr>
            <w:del w:id="4206" w:author="임픽스 검토" w:date="2026-10-12T04:00:00Z">
              <w:r>
                <w:delText>비대상</w:delText>
              </w:r>
            </w:del>
            <w:ins w:id="4207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591E464D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이관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단순처리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사유에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해당하는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코드</w:t>
            </w:r>
          </w:p>
          <w:p w14:paraId="09DC2509" w14:textId="77777777" w:rsidR="004F47B7" w:rsidRDefault="00000000">
            <w:pPr>
              <w:pStyle w:val="KS2"/>
              <w:rPr>
                <w:ins w:id="4208" w:author="임픽스 검토" w:date="2026-10-12T04:00:00Z"/>
                <w:lang w:eastAsia="ko-KR"/>
              </w:rPr>
            </w:pPr>
            <w:ins w:id="4209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사용법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안내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설정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변경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안내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원격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조치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이상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없음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확인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중복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접수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고객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취소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</w:ins>
          </w:p>
          <w:p w14:paraId="37D18625" w14:textId="77777777" w:rsidR="00D74F2B" w:rsidRDefault="00000000">
            <w:pPr>
              <w:pStyle w:val="KS2"/>
              <w:rPr>
                <w:ins w:id="4210" w:author="임픽스 검토" w:date="2026-10-12T04:00:00Z"/>
                <w:lang w:eastAsia="ko-KR"/>
              </w:rPr>
            </w:pPr>
            <w:ins w:id="4211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23A64EDD" w14:textId="77777777">
        <w:trPr>
          <w:cantSplit/>
          <w:jc w:val="center"/>
        </w:trPr>
        <w:tc>
          <w:tcPr>
            <w:tcW w:w="2100" w:type="dxa"/>
          </w:tcPr>
          <w:p w14:paraId="201B53FE" w14:textId="77777777" w:rsidR="00B4288B" w:rsidRDefault="0010783A">
            <w:pPr>
              <w:pStyle w:val="KS2"/>
            </w:pPr>
            <w:r>
              <w:t>약속방문일시</w:t>
            </w:r>
          </w:p>
        </w:tc>
        <w:tc>
          <w:tcPr>
            <w:tcW w:w="3000" w:type="dxa"/>
          </w:tcPr>
          <w:p w14:paraId="5371FE88" w14:textId="77777777" w:rsidR="00B4288B" w:rsidRDefault="0010783A">
            <w:pPr>
              <w:pStyle w:val="KS2"/>
            </w:pPr>
            <w:r>
              <w:t>PromisedVisitDateTime</w:t>
            </w:r>
          </w:p>
        </w:tc>
        <w:tc>
          <w:tcPr>
            <w:tcW w:w="1150" w:type="dxa"/>
          </w:tcPr>
          <w:p w14:paraId="573E7747" w14:textId="77777777" w:rsidR="00B4288B" w:rsidRDefault="0010783A">
            <w:pPr>
              <w:pStyle w:val="KS2"/>
              <w:jc w:val="center"/>
            </w:pPr>
            <w:r>
              <w:t>dateTime</w:t>
            </w:r>
          </w:p>
        </w:tc>
        <w:tc>
          <w:tcPr>
            <w:tcW w:w="1000" w:type="dxa"/>
          </w:tcPr>
          <w:p w14:paraId="1272D0C3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9BF86E1" w14:textId="0EF27F2B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설치형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보일러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에어컨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같이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사후서비스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방문이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약속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일자</w:t>
            </w:r>
            <w:ins w:id="4212" w:author="임픽스 검토" w:date="2026-10-12T04:00:00Z">
              <w:r>
                <w:rPr>
                  <w:lang w:eastAsia="ko-KR"/>
                </w:rPr>
                <w:t>(KS X ISO 8601</w:t>
              </w:r>
              <w:r>
                <w:rPr>
                  <w:lang w:eastAsia="ko-KR"/>
                </w:rPr>
                <w:t>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따른다</w:t>
              </w:r>
              <w:r>
                <w:rPr>
                  <w:lang w:eastAsia="ko-KR"/>
                </w:rPr>
                <w:t>)</w:t>
              </w:r>
            </w:ins>
          </w:p>
        </w:tc>
      </w:tr>
      <w:tr w:rsidR="00B4288B" w14:paraId="47249D36" w14:textId="77777777">
        <w:trPr>
          <w:cantSplit/>
          <w:jc w:val="center"/>
        </w:trPr>
        <w:tc>
          <w:tcPr>
            <w:tcW w:w="2100" w:type="dxa"/>
          </w:tcPr>
          <w:p w14:paraId="3E2C480E" w14:textId="77777777" w:rsidR="00B4288B" w:rsidRDefault="0010783A">
            <w:pPr>
              <w:pStyle w:val="KS2"/>
            </w:pPr>
            <w:r>
              <w:t>이관등록코드</w:t>
            </w:r>
          </w:p>
        </w:tc>
        <w:tc>
          <w:tcPr>
            <w:tcW w:w="3000" w:type="dxa"/>
          </w:tcPr>
          <w:p w14:paraId="43D51DC6" w14:textId="77777777" w:rsidR="00B4288B" w:rsidRDefault="0010783A">
            <w:pPr>
              <w:pStyle w:val="KS2"/>
            </w:pPr>
            <w:r>
              <w:t>TransferRegistrationCode</w:t>
            </w:r>
          </w:p>
        </w:tc>
        <w:tc>
          <w:tcPr>
            <w:tcW w:w="1150" w:type="dxa"/>
          </w:tcPr>
          <w:p w14:paraId="61E402DA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034E61CE" w14:textId="4E011AB4" w:rsidR="00B4288B" w:rsidRDefault="0010783A">
            <w:pPr>
              <w:pStyle w:val="KS2"/>
              <w:jc w:val="center"/>
            </w:pPr>
            <w:del w:id="4213" w:author="임픽스 검토" w:date="2026-10-12T04:00:00Z">
              <w:r>
                <w:delText>비대상</w:delText>
              </w:r>
            </w:del>
            <w:ins w:id="4214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710AD1EE" w14:textId="0807DF9C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사후서비스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사후서비스를</w:t>
            </w:r>
            <w:r>
              <w:rPr>
                <w:lang w:eastAsia="ko-KR"/>
              </w:rPr>
              <w:t xml:space="preserve"> </w:t>
            </w:r>
            <w:del w:id="4215" w:author="임픽스 검토" w:date="2026-10-12T04:00:00Z">
              <w:r>
                <w:rPr>
                  <w:lang w:eastAsia="ko-KR"/>
                </w:rPr>
                <w:delText>이관받아</w:delText>
              </w:r>
            </w:del>
            <w:ins w:id="4216" w:author="임픽스 검토" w:date="2026-10-12T04:00:00Z">
              <w:r>
                <w:rPr>
                  <w:lang w:eastAsia="ko-KR"/>
                </w:rPr>
                <w:t>이관</w:t>
              </w:r>
            </w:ins>
            <w:r>
              <w:rPr>
                <w:rFonts w:hint="eastAsia"/>
                <w:lang w:eastAsia="ko-KR"/>
              </w:rPr>
              <w:t xml:space="preserve"> </w:t>
            </w:r>
            <w:del w:id="4217" w:author="임픽스 검토" w:date="2026-10-12T04:00:00Z">
              <w:r>
                <w:rPr>
                  <w:lang w:eastAsia="ko-KR"/>
                </w:rPr>
                <w:delText>수행할주체를</w:delText>
              </w:r>
            </w:del>
            <w:ins w:id="4218" w:author="임픽스 검토" w:date="2026-10-12T04:00:00Z">
              <w:r>
                <w:rPr>
                  <w:lang w:eastAsia="ko-KR"/>
                </w:rPr>
                <w:t>받아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수행할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주체를</w:t>
              </w:r>
            </w:ins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기사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본사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대리점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  <w:p w14:paraId="7C13FFF2" w14:textId="77777777" w:rsidR="00D74F2B" w:rsidRDefault="00000000">
            <w:pPr>
              <w:pStyle w:val="KS2"/>
              <w:rPr>
                <w:ins w:id="4219" w:author="임픽스 검토" w:date="2026-10-12T04:00:00Z"/>
                <w:lang w:eastAsia="ko-KR"/>
              </w:rPr>
            </w:pPr>
            <w:ins w:id="422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56288014" w14:textId="77777777">
        <w:trPr>
          <w:cantSplit/>
          <w:jc w:val="center"/>
        </w:trPr>
        <w:tc>
          <w:tcPr>
            <w:tcW w:w="2100" w:type="dxa"/>
          </w:tcPr>
          <w:p w14:paraId="62AFF3DC" w14:textId="77777777" w:rsidR="00B4288B" w:rsidRDefault="0010783A">
            <w:pPr>
              <w:pStyle w:val="KS2"/>
            </w:pPr>
            <w:r>
              <w:t>제조번호</w:t>
            </w:r>
          </w:p>
        </w:tc>
        <w:tc>
          <w:tcPr>
            <w:tcW w:w="3000" w:type="dxa"/>
          </w:tcPr>
          <w:p w14:paraId="132B378F" w14:textId="77777777" w:rsidR="00B4288B" w:rsidRDefault="0010783A">
            <w:pPr>
              <w:pStyle w:val="KS2"/>
            </w:pPr>
            <w:r>
              <w:t>SerialNumber</w:t>
            </w:r>
          </w:p>
        </w:tc>
        <w:tc>
          <w:tcPr>
            <w:tcW w:w="1150" w:type="dxa"/>
          </w:tcPr>
          <w:p w14:paraId="7BFF2D5B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077BF60C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399AD2BF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제품의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제조번호</w:t>
            </w:r>
          </w:p>
          <w:p w14:paraId="37BC5A76" w14:textId="77777777" w:rsidR="00F94E8E" w:rsidRDefault="0010783A">
            <w:pPr>
              <w:pStyle w:val="KS2"/>
              <w:rPr>
                <w:ins w:id="4221" w:author="임픽스 검토" w:date="2026-10-12T04:00:00Z"/>
                <w:lang w:eastAsia="ko-KR"/>
              </w:rPr>
            </w:pPr>
            <w:ins w:id="422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고객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설치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제품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제조번호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</w:t>
              </w:r>
              <w:r>
                <w:rPr>
                  <w:lang w:eastAsia="ko-KR"/>
                </w:rPr>
                <w:t xml:space="preserve">) </w:t>
              </w:r>
            </w:ins>
          </w:p>
          <w:p w14:paraId="0393BF8F" w14:textId="57C83C40" w:rsidR="00B4288B" w:rsidRDefault="0010783A">
            <w:pPr>
              <w:pStyle w:val="KS2"/>
              <w:rPr>
                <w:ins w:id="4223" w:author="임픽스 검토" w:date="2026-10-12T04:00:00Z"/>
                <w:lang w:eastAsia="ko-KR"/>
              </w:rPr>
            </w:pPr>
            <w:ins w:id="422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표준에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정의되지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않은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명사로</w:t>
              </w:r>
              <w:r>
                <w:rPr>
                  <w:lang w:eastAsia="ko-KR"/>
                </w:rPr>
                <w:t>, 7.1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확장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명사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규정을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따른다</w:t>
              </w:r>
            </w:ins>
          </w:p>
        </w:tc>
      </w:tr>
    </w:tbl>
    <w:p w14:paraId="6AC662C5" w14:textId="77777777" w:rsidR="00B4288B" w:rsidRDefault="00B4288B">
      <w:pPr>
        <w:spacing w:after="0" w:line="144" w:lineRule="auto"/>
        <w:rPr>
          <w:lang w:eastAsia="ko-KR"/>
        </w:rPr>
      </w:pPr>
    </w:p>
    <w:p w14:paraId="57C801CC" w14:textId="77777777" w:rsidR="00B4288B" w:rsidRDefault="0010783A">
      <w:pPr>
        <w:pStyle w:val="46"/>
        <w:rPr>
          <w:lang w:eastAsia="ko-KR"/>
        </w:rPr>
      </w:pPr>
      <w:r>
        <w:rPr>
          <w:lang w:eastAsia="ko-KR"/>
        </w:rPr>
        <w:t xml:space="preserve">7.4.9.4  </w:t>
      </w:r>
      <w:r>
        <w:rPr>
          <w:lang w:eastAsia="ko-KR"/>
        </w:rPr>
        <w:t>사후서비스결과</w:t>
      </w:r>
      <w:r>
        <w:rPr>
          <w:lang w:eastAsia="ko-KR"/>
        </w:rPr>
        <w:t>(AfterSalesServiceRequestResult)</w:t>
      </w:r>
    </w:p>
    <w:p w14:paraId="2EF9CE0B" w14:textId="66F4E0A2" w:rsidR="00B4288B" w:rsidRDefault="0010783A">
      <w:pPr>
        <w:rPr>
          <w:lang w:eastAsia="ko-KR"/>
        </w:rPr>
      </w:pPr>
      <w:r>
        <w:rPr>
          <w:lang w:eastAsia="ko-KR"/>
        </w:rPr>
        <w:t>고객의</w:t>
      </w:r>
      <w:r>
        <w:rPr>
          <w:lang w:eastAsia="ko-KR"/>
        </w:rPr>
        <w:t xml:space="preserve"> </w:t>
      </w:r>
      <w:r>
        <w:rPr>
          <w:lang w:eastAsia="ko-KR"/>
        </w:rPr>
        <w:t>사후서비스</w:t>
      </w:r>
      <w:r>
        <w:rPr>
          <w:lang w:eastAsia="ko-KR"/>
        </w:rPr>
        <w:t xml:space="preserve"> </w:t>
      </w:r>
      <w:r>
        <w:rPr>
          <w:lang w:eastAsia="ko-KR"/>
        </w:rPr>
        <w:t>접수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대리점의</w:t>
      </w:r>
      <w:r>
        <w:rPr>
          <w:lang w:eastAsia="ko-KR"/>
        </w:rPr>
        <w:t xml:space="preserve"> </w:t>
      </w:r>
      <w:r>
        <w:rPr>
          <w:lang w:eastAsia="ko-KR"/>
        </w:rPr>
        <w:t>처리결과를</w:t>
      </w:r>
      <w:r>
        <w:rPr>
          <w:lang w:eastAsia="ko-KR"/>
        </w:rPr>
        <w:t xml:space="preserve"> </w:t>
      </w:r>
      <w:r>
        <w:rPr>
          <w:lang w:eastAsia="ko-KR"/>
        </w:rPr>
        <w:t>교환하기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사후서비스결과</w:t>
      </w:r>
      <w:r>
        <w:rPr>
          <w:lang w:eastAsia="ko-KR"/>
        </w:rPr>
        <w:t xml:space="preserve"> </w:t>
      </w:r>
      <w:r>
        <w:rPr>
          <w:lang w:eastAsia="ko-KR"/>
        </w:rPr>
        <w:t>명사는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4225" w:author="임픽스 검토" w:date="2026-10-12T04:00:00Z">
        <w:r>
          <w:rPr>
            <w:lang w:eastAsia="ko-KR"/>
          </w:rPr>
          <w:delText>75</w:delText>
        </w:r>
      </w:del>
      <w:ins w:id="4226" w:author="임픽스 검토" w:date="2026-10-12T04:00:00Z">
        <w:r>
          <w:rPr>
            <w:lang w:eastAsia="ko-KR"/>
          </w:rPr>
          <w:t>79</w:t>
        </w:r>
      </w:ins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속성을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40625B28" w14:textId="481C91A1" w:rsidR="00B4288B" w:rsidRDefault="0010783A">
      <w:pPr>
        <w:pStyle w:val="KS"/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</w:t>
      </w:r>
      <w:del w:id="4227" w:author="임픽스 검토" w:date="2026-10-12T04:00:00Z">
        <w:r>
          <w:rPr>
            <w:lang w:eastAsia="ko-KR"/>
          </w:rPr>
          <w:delText>75</w:delText>
        </w:r>
      </w:del>
      <w:ins w:id="4228" w:author="임픽스 검토" w:date="2026-10-12T04:00:00Z">
        <w:r>
          <w:rPr>
            <w:lang w:eastAsia="ko-KR"/>
          </w:rPr>
          <w:t>79</w:t>
        </w:r>
      </w:ins>
      <w:r>
        <w:rPr>
          <w:lang w:eastAsia="ko-KR"/>
        </w:rPr>
        <w:t xml:space="preserve"> — </w:t>
      </w:r>
      <w:r>
        <w:rPr>
          <w:lang w:eastAsia="ko-KR"/>
        </w:rPr>
        <w:t>사후서비스결과</w:t>
      </w:r>
      <w:r>
        <w:rPr>
          <w:lang w:eastAsia="ko-KR"/>
        </w:rPr>
        <w:t xml:space="preserve"> </w:t>
      </w:r>
      <w:r>
        <w:rPr>
          <w:lang w:eastAsia="ko-KR"/>
        </w:rPr>
        <w:t>명사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속성</w:t>
      </w:r>
    </w:p>
    <w:tbl>
      <w:tblPr>
        <w:tblW w:w="14220" w:type="dxa"/>
        <w:jc w:val="center"/>
        <w:tblBorders>
          <w:top w:val="single" w:sz="8" w:space="0" w:color="000000"/>
          <w:left w:val="single" w:sz="4" w:space="0" w:color="000000"/>
          <w:bottom w:val="single" w:sz="8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1150"/>
        <w:gridCol w:w="1000"/>
        <w:gridCol w:w="6970"/>
      </w:tblGrid>
      <w:tr w:rsidR="00B4288B" w14:paraId="1E1A951D" w14:textId="77777777">
        <w:trPr>
          <w:tblHeader/>
          <w:jc w:val="center"/>
        </w:trPr>
        <w:tc>
          <w:tcPr>
            <w:tcW w:w="2100" w:type="dxa"/>
            <w:shd w:val="clear" w:color="auto" w:fill="D9D9D9"/>
          </w:tcPr>
          <w:p w14:paraId="184FDB3C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국문</w:t>
            </w:r>
            <w:r>
              <w:t>)</w:t>
            </w:r>
          </w:p>
        </w:tc>
        <w:tc>
          <w:tcPr>
            <w:tcW w:w="3000" w:type="dxa"/>
            <w:shd w:val="clear" w:color="auto" w:fill="D9D9D9"/>
          </w:tcPr>
          <w:p w14:paraId="4A9A4E22" w14:textId="77777777" w:rsidR="00B4288B" w:rsidRDefault="0010783A">
            <w:pPr>
              <w:pStyle w:val="KS3"/>
            </w:pPr>
            <w:r>
              <w:t>속성명</w:t>
            </w:r>
            <w:r>
              <w:t>(</w:t>
            </w:r>
            <w:r>
              <w:t>영문</w:t>
            </w:r>
            <w:r>
              <w:t>)</w:t>
            </w:r>
          </w:p>
        </w:tc>
        <w:tc>
          <w:tcPr>
            <w:tcW w:w="1150" w:type="dxa"/>
            <w:shd w:val="clear" w:color="auto" w:fill="D9D9D9"/>
          </w:tcPr>
          <w:p w14:paraId="1CB4572E" w14:textId="77777777" w:rsidR="00B4288B" w:rsidRDefault="0010783A">
            <w:pPr>
              <w:pStyle w:val="KS3"/>
            </w:pPr>
            <w:r>
              <w:t>데이터타입</w:t>
            </w:r>
          </w:p>
        </w:tc>
        <w:tc>
          <w:tcPr>
            <w:tcW w:w="1000" w:type="dxa"/>
            <w:shd w:val="clear" w:color="auto" w:fill="D9D9D9"/>
          </w:tcPr>
          <w:p w14:paraId="4D81379B" w14:textId="77777777" w:rsidR="00B4288B" w:rsidRDefault="0010783A">
            <w:pPr>
              <w:pStyle w:val="KS3"/>
            </w:pPr>
            <w:r>
              <w:t>참조속성대상여부</w:t>
            </w:r>
          </w:p>
        </w:tc>
        <w:tc>
          <w:tcPr>
            <w:tcW w:w="6970" w:type="dxa"/>
            <w:shd w:val="clear" w:color="auto" w:fill="D9D9D9"/>
          </w:tcPr>
          <w:p w14:paraId="713F227A" w14:textId="77777777" w:rsidR="00B4288B" w:rsidRDefault="0010783A">
            <w:pPr>
              <w:pStyle w:val="KS3"/>
            </w:pPr>
            <w:r>
              <w:t>설명</w:t>
            </w:r>
          </w:p>
        </w:tc>
      </w:tr>
      <w:tr w:rsidR="00B4288B" w14:paraId="6F2E0C29" w14:textId="77777777">
        <w:trPr>
          <w:cantSplit/>
          <w:jc w:val="center"/>
        </w:trPr>
        <w:tc>
          <w:tcPr>
            <w:tcW w:w="2100" w:type="dxa"/>
          </w:tcPr>
          <w:p w14:paraId="7CD7377F" w14:textId="77777777" w:rsidR="00B4288B" w:rsidRDefault="0010783A">
            <w:pPr>
              <w:pStyle w:val="KS2"/>
            </w:pPr>
            <w:r>
              <w:t>기본속성</w:t>
            </w:r>
          </w:p>
        </w:tc>
        <w:tc>
          <w:tcPr>
            <w:tcW w:w="3000" w:type="dxa"/>
          </w:tcPr>
          <w:p w14:paraId="67790BA7" w14:textId="77777777" w:rsidR="00B4288B" w:rsidRDefault="0010783A">
            <w:pPr>
              <w:pStyle w:val="KS2"/>
            </w:pPr>
            <w:r>
              <w:t xml:space="preserve">— 7.3 </w:t>
            </w:r>
            <w:r>
              <w:t>참조</w:t>
            </w:r>
          </w:p>
        </w:tc>
        <w:tc>
          <w:tcPr>
            <w:tcW w:w="1150" w:type="dxa"/>
          </w:tcPr>
          <w:p w14:paraId="29C10413" w14:textId="77777777" w:rsidR="00B4288B" w:rsidRDefault="00B4288B">
            <w:pPr>
              <w:pStyle w:val="KS2"/>
              <w:jc w:val="center"/>
            </w:pPr>
          </w:p>
        </w:tc>
        <w:tc>
          <w:tcPr>
            <w:tcW w:w="1000" w:type="dxa"/>
          </w:tcPr>
          <w:p w14:paraId="6CC610C9" w14:textId="77777777" w:rsidR="00B4288B" w:rsidRDefault="00B4288B">
            <w:pPr>
              <w:pStyle w:val="KS2"/>
              <w:jc w:val="center"/>
            </w:pPr>
          </w:p>
        </w:tc>
        <w:tc>
          <w:tcPr>
            <w:tcW w:w="6970" w:type="dxa"/>
          </w:tcPr>
          <w:p w14:paraId="057EDE97" w14:textId="77777777" w:rsidR="00B4288B" w:rsidRDefault="00B4288B">
            <w:pPr>
              <w:pStyle w:val="KS2"/>
            </w:pPr>
          </w:p>
        </w:tc>
      </w:tr>
      <w:tr w:rsidR="00B4288B" w14:paraId="3908B514" w14:textId="77777777">
        <w:trPr>
          <w:cantSplit/>
          <w:jc w:val="center"/>
        </w:trPr>
        <w:tc>
          <w:tcPr>
            <w:tcW w:w="2100" w:type="dxa"/>
          </w:tcPr>
          <w:p w14:paraId="549581C5" w14:textId="77777777" w:rsidR="00B4288B" w:rsidRDefault="0010783A">
            <w:pPr>
              <w:pStyle w:val="KS2"/>
            </w:pPr>
            <w:r>
              <w:t>품목식별자</w:t>
            </w:r>
          </w:p>
        </w:tc>
        <w:tc>
          <w:tcPr>
            <w:tcW w:w="3000" w:type="dxa"/>
          </w:tcPr>
          <w:p w14:paraId="06A04C98" w14:textId="77777777" w:rsidR="00B4288B" w:rsidRDefault="0010783A">
            <w:pPr>
              <w:pStyle w:val="KS2"/>
            </w:pPr>
            <w:r>
              <w:t>ItemID</w:t>
            </w:r>
          </w:p>
        </w:tc>
        <w:tc>
          <w:tcPr>
            <w:tcW w:w="1150" w:type="dxa"/>
          </w:tcPr>
          <w:p w14:paraId="4EA71785" w14:textId="77777777" w:rsidR="00B4288B" w:rsidRDefault="0010783A">
            <w:pPr>
              <w:pStyle w:val="KS2"/>
              <w:jc w:val="center"/>
            </w:pPr>
            <w:r>
              <w:t>IDREF</w:t>
            </w:r>
          </w:p>
        </w:tc>
        <w:tc>
          <w:tcPr>
            <w:tcW w:w="1000" w:type="dxa"/>
          </w:tcPr>
          <w:p w14:paraId="7B3E1AE9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189B556F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사후서비스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제품을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고유값</w:t>
            </w:r>
          </w:p>
          <w:p w14:paraId="1A292F4F" w14:textId="77777777" w:rsidR="00B4288B" w:rsidRDefault="0010783A">
            <w:pPr>
              <w:pStyle w:val="KS2"/>
              <w:rPr>
                <w:ins w:id="4229" w:author="임픽스 검토" w:date="2026-10-12T04:00:00Z"/>
                <w:lang w:eastAsia="ko-KR"/>
              </w:rPr>
            </w:pPr>
            <w:ins w:id="423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품목마스터</w:t>
              </w:r>
              <w:r>
                <w:rPr>
                  <w:lang w:eastAsia="ko-KR"/>
                </w:rPr>
                <w:t>(ItemMaster)</w:t>
              </w:r>
            </w:ins>
          </w:p>
        </w:tc>
      </w:tr>
      <w:tr w:rsidR="00B4288B" w14:paraId="20A122A8" w14:textId="77777777">
        <w:trPr>
          <w:cantSplit/>
          <w:jc w:val="center"/>
        </w:trPr>
        <w:tc>
          <w:tcPr>
            <w:tcW w:w="2100" w:type="dxa"/>
          </w:tcPr>
          <w:p w14:paraId="1E178FC4" w14:textId="77777777" w:rsidR="00B4288B" w:rsidRDefault="0010783A">
            <w:pPr>
              <w:pStyle w:val="KS2"/>
            </w:pPr>
            <w:r>
              <w:t>품목명</w:t>
            </w:r>
          </w:p>
        </w:tc>
        <w:tc>
          <w:tcPr>
            <w:tcW w:w="3000" w:type="dxa"/>
          </w:tcPr>
          <w:p w14:paraId="08F32155" w14:textId="77777777" w:rsidR="00B4288B" w:rsidRDefault="0010783A">
            <w:pPr>
              <w:pStyle w:val="KS2"/>
            </w:pPr>
            <w:r>
              <w:t>ItemName</w:t>
            </w:r>
          </w:p>
        </w:tc>
        <w:tc>
          <w:tcPr>
            <w:tcW w:w="1150" w:type="dxa"/>
          </w:tcPr>
          <w:p w14:paraId="72526629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5E261A25" w14:textId="77777777" w:rsidR="00B4288B" w:rsidRDefault="0010783A">
            <w:pPr>
              <w:pStyle w:val="KS2"/>
              <w:jc w:val="center"/>
            </w:pPr>
            <w:del w:id="4231" w:author="임픽스 검토" w:date="2026-10-12T04:00:00Z">
              <w:r>
                <w:delText>비대상</w:delText>
              </w:r>
            </w:del>
            <w:ins w:id="4232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76C5E2F7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사후서비스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제품의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명칭</w:t>
            </w:r>
          </w:p>
          <w:p w14:paraId="05FE5651" w14:textId="77777777" w:rsidR="00B4288B" w:rsidRDefault="0010783A">
            <w:pPr>
              <w:pStyle w:val="KS2"/>
              <w:rPr>
                <w:ins w:id="4233" w:author="임픽스 검토" w:date="2026-10-12T04:00:00Z"/>
                <w:lang w:eastAsia="ko-KR"/>
              </w:rPr>
            </w:pPr>
            <w:ins w:id="423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품목마스터</w:t>
              </w:r>
              <w:r>
                <w:rPr>
                  <w:lang w:eastAsia="ko-KR"/>
                </w:rPr>
                <w:t>(ItemMaster.ItemName)</w:t>
              </w:r>
            </w:ins>
          </w:p>
        </w:tc>
      </w:tr>
      <w:tr w:rsidR="00B4288B" w14:paraId="6CE97179" w14:textId="77777777">
        <w:trPr>
          <w:cantSplit/>
          <w:jc w:val="center"/>
        </w:trPr>
        <w:tc>
          <w:tcPr>
            <w:tcW w:w="2100" w:type="dxa"/>
          </w:tcPr>
          <w:p w14:paraId="60BB437F" w14:textId="77777777" w:rsidR="00B4288B" w:rsidRDefault="0010783A">
            <w:pPr>
              <w:pStyle w:val="KS2"/>
            </w:pPr>
            <w:r>
              <w:t>신청번호</w:t>
            </w:r>
          </w:p>
        </w:tc>
        <w:tc>
          <w:tcPr>
            <w:tcW w:w="3000" w:type="dxa"/>
          </w:tcPr>
          <w:p w14:paraId="0B194F62" w14:textId="77777777" w:rsidR="00B4288B" w:rsidRDefault="0010783A">
            <w:pPr>
              <w:pStyle w:val="KS2"/>
            </w:pPr>
            <w:r>
              <w:t>RequestNumber</w:t>
            </w:r>
          </w:p>
        </w:tc>
        <w:tc>
          <w:tcPr>
            <w:tcW w:w="1150" w:type="dxa"/>
          </w:tcPr>
          <w:p w14:paraId="09421CC6" w14:textId="77777777" w:rsidR="003168E1" w:rsidRDefault="00000000">
            <w:pPr>
              <w:pStyle w:val="KS2"/>
              <w:jc w:val="center"/>
              <w:rPr>
                <w:del w:id="4235" w:author="임픽스 검토" w:date="2026-10-12T04:00:00Z"/>
              </w:rPr>
            </w:pPr>
            <w:del w:id="4236" w:author="임픽스 검토" w:date="2026-10-12T04:00:00Z">
              <w:r>
                <w:delText>string</w:delText>
              </w:r>
            </w:del>
          </w:p>
          <w:p w14:paraId="650719D2" w14:textId="77777777" w:rsidR="00B4288B" w:rsidRDefault="0010783A">
            <w:pPr>
              <w:pStyle w:val="KS2"/>
              <w:jc w:val="center"/>
              <w:rPr>
                <w:ins w:id="4237" w:author="임픽스 검토" w:date="2026-10-12T04:00:00Z"/>
              </w:rPr>
            </w:pPr>
            <w:ins w:id="4238" w:author="임픽스 검토" w:date="2026-10-12T04:00:00Z">
              <w:r>
                <w:t>IDREF</w:t>
              </w:r>
            </w:ins>
          </w:p>
        </w:tc>
        <w:tc>
          <w:tcPr>
            <w:tcW w:w="1000" w:type="dxa"/>
          </w:tcPr>
          <w:p w14:paraId="5C768878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4A5E551C" w14:textId="77777777" w:rsidR="00B4288B" w:rsidRDefault="0010783A">
            <w:pPr>
              <w:pStyle w:val="KS2"/>
            </w:pPr>
            <w:r>
              <w:t xml:space="preserve">— </w:t>
            </w:r>
            <w:r>
              <w:t>사후서비스접수</w:t>
            </w:r>
            <w:r>
              <w:t xml:space="preserve"> </w:t>
            </w:r>
            <w:r>
              <w:t>번호</w:t>
            </w:r>
          </w:p>
          <w:p w14:paraId="1FF3F422" w14:textId="77777777" w:rsidR="00B4288B" w:rsidRDefault="0010783A">
            <w:pPr>
              <w:pStyle w:val="KS2"/>
              <w:rPr>
                <w:ins w:id="4239" w:author="임픽스 검토" w:date="2026-10-12T04:00:00Z"/>
              </w:rPr>
            </w:pPr>
            <w:ins w:id="4240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사후서비스신청</w:t>
              </w:r>
              <w:r>
                <w:t>(AfterSalesServiceRequest)</w:t>
              </w:r>
            </w:ins>
          </w:p>
        </w:tc>
      </w:tr>
      <w:tr w:rsidR="00B4288B" w14:paraId="1667B759" w14:textId="77777777">
        <w:trPr>
          <w:cantSplit/>
          <w:jc w:val="center"/>
        </w:trPr>
        <w:tc>
          <w:tcPr>
            <w:tcW w:w="2100" w:type="dxa"/>
          </w:tcPr>
          <w:p w14:paraId="52B326D7" w14:textId="77777777" w:rsidR="00B4288B" w:rsidRDefault="0010783A">
            <w:pPr>
              <w:pStyle w:val="KS2"/>
            </w:pPr>
            <w:r>
              <w:t>이관순번</w:t>
            </w:r>
          </w:p>
        </w:tc>
        <w:tc>
          <w:tcPr>
            <w:tcW w:w="3000" w:type="dxa"/>
          </w:tcPr>
          <w:p w14:paraId="3DE5F7EC" w14:textId="77777777" w:rsidR="00B4288B" w:rsidRDefault="0010783A">
            <w:pPr>
              <w:pStyle w:val="KS2"/>
            </w:pPr>
            <w:r>
              <w:t>TransferSequence</w:t>
            </w:r>
          </w:p>
        </w:tc>
        <w:tc>
          <w:tcPr>
            <w:tcW w:w="1150" w:type="dxa"/>
          </w:tcPr>
          <w:p w14:paraId="3A64EF34" w14:textId="77777777" w:rsidR="00B4288B" w:rsidRDefault="0010783A">
            <w:pPr>
              <w:pStyle w:val="KS2"/>
              <w:jc w:val="center"/>
            </w:pPr>
            <w:r>
              <w:t>int</w:t>
            </w:r>
          </w:p>
        </w:tc>
        <w:tc>
          <w:tcPr>
            <w:tcW w:w="1000" w:type="dxa"/>
          </w:tcPr>
          <w:p w14:paraId="4D3968E5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2E79EC37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대리점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혹은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이관한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순번</w:t>
            </w:r>
          </w:p>
        </w:tc>
      </w:tr>
      <w:tr w:rsidR="00B4288B" w14:paraId="6960FD01" w14:textId="77777777">
        <w:trPr>
          <w:cantSplit/>
          <w:jc w:val="center"/>
        </w:trPr>
        <w:tc>
          <w:tcPr>
            <w:tcW w:w="2100" w:type="dxa"/>
          </w:tcPr>
          <w:p w14:paraId="23F1A21B" w14:textId="77777777" w:rsidR="00B4288B" w:rsidRDefault="0010783A">
            <w:pPr>
              <w:pStyle w:val="KS2"/>
            </w:pPr>
            <w:r>
              <w:t>등록순번</w:t>
            </w:r>
          </w:p>
        </w:tc>
        <w:tc>
          <w:tcPr>
            <w:tcW w:w="3000" w:type="dxa"/>
          </w:tcPr>
          <w:p w14:paraId="07E4B84F" w14:textId="77777777" w:rsidR="00B4288B" w:rsidRDefault="0010783A">
            <w:pPr>
              <w:pStyle w:val="KS2"/>
            </w:pPr>
            <w:r>
              <w:t>RegisterSequence</w:t>
            </w:r>
          </w:p>
        </w:tc>
        <w:tc>
          <w:tcPr>
            <w:tcW w:w="1150" w:type="dxa"/>
          </w:tcPr>
          <w:p w14:paraId="6C7F61A6" w14:textId="77777777" w:rsidR="00B4288B" w:rsidRDefault="0010783A">
            <w:pPr>
              <w:pStyle w:val="KS2"/>
              <w:jc w:val="center"/>
            </w:pPr>
            <w:r>
              <w:t>int</w:t>
            </w:r>
          </w:p>
        </w:tc>
        <w:tc>
          <w:tcPr>
            <w:tcW w:w="1000" w:type="dxa"/>
          </w:tcPr>
          <w:p w14:paraId="6DD20AEC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2DF9F60C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사후서비스가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순번</w:t>
            </w:r>
          </w:p>
        </w:tc>
      </w:tr>
      <w:tr w:rsidR="00B4288B" w14:paraId="746CD265" w14:textId="77777777">
        <w:trPr>
          <w:cantSplit/>
          <w:jc w:val="center"/>
        </w:trPr>
        <w:tc>
          <w:tcPr>
            <w:tcW w:w="2100" w:type="dxa"/>
          </w:tcPr>
          <w:p w14:paraId="48D6F69D" w14:textId="77777777" w:rsidR="00B4288B" w:rsidRDefault="0010783A">
            <w:pPr>
              <w:pStyle w:val="KS2"/>
            </w:pPr>
            <w:r>
              <w:t>수리순번</w:t>
            </w:r>
          </w:p>
        </w:tc>
        <w:tc>
          <w:tcPr>
            <w:tcW w:w="3000" w:type="dxa"/>
          </w:tcPr>
          <w:p w14:paraId="79BFCA69" w14:textId="77777777" w:rsidR="00B4288B" w:rsidRDefault="0010783A">
            <w:pPr>
              <w:pStyle w:val="KS2"/>
            </w:pPr>
            <w:r>
              <w:t>RepairSequence</w:t>
            </w:r>
          </w:p>
        </w:tc>
        <w:tc>
          <w:tcPr>
            <w:tcW w:w="1150" w:type="dxa"/>
          </w:tcPr>
          <w:p w14:paraId="4DC51521" w14:textId="77777777" w:rsidR="00B4288B" w:rsidRDefault="0010783A">
            <w:pPr>
              <w:pStyle w:val="KS2"/>
              <w:jc w:val="center"/>
            </w:pPr>
            <w:r>
              <w:t>int</w:t>
            </w:r>
          </w:p>
        </w:tc>
        <w:tc>
          <w:tcPr>
            <w:tcW w:w="1000" w:type="dxa"/>
          </w:tcPr>
          <w:p w14:paraId="1CC87DEA" w14:textId="77777777" w:rsidR="00B4288B" w:rsidRDefault="0010783A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2933533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사후서비스가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이루어진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순번</w:t>
            </w:r>
          </w:p>
          <w:p w14:paraId="48568603" w14:textId="77777777" w:rsidR="00B4288B" w:rsidRDefault="0010783A">
            <w:pPr>
              <w:pStyle w:val="KS2"/>
              <w:rPr>
                <w:ins w:id="4241" w:author="임픽스 검토" w:date="2026-10-12T04:00:00Z"/>
                <w:lang w:eastAsia="ko-KR"/>
              </w:rPr>
            </w:pPr>
            <w:ins w:id="424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사후서비스결과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행은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신청번호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이관순번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등록순번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수리순번의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조합으로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구분하며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조합에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포함되는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속성은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값을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생략할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없음</w:t>
              </w:r>
              <w:r>
                <w:rPr>
                  <w:lang w:eastAsia="ko-KR"/>
                </w:rPr>
                <w:t>(7.1)</w:t>
              </w:r>
            </w:ins>
          </w:p>
        </w:tc>
      </w:tr>
      <w:tr w:rsidR="00B4288B" w14:paraId="1AC0BE59" w14:textId="77777777">
        <w:trPr>
          <w:cantSplit/>
          <w:jc w:val="center"/>
        </w:trPr>
        <w:tc>
          <w:tcPr>
            <w:tcW w:w="2100" w:type="dxa"/>
          </w:tcPr>
          <w:p w14:paraId="0DD069FA" w14:textId="77777777" w:rsidR="00B4288B" w:rsidRDefault="0010783A">
            <w:pPr>
              <w:pStyle w:val="KS2"/>
            </w:pPr>
            <w:r>
              <w:t>제조번호</w:t>
            </w:r>
          </w:p>
        </w:tc>
        <w:tc>
          <w:tcPr>
            <w:tcW w:w="3000" w:type="dxa"/>
          </w:tcPr>
          <w:p w14:paraId="0F7E43E9" w14:textId="77777777" w:rsidR="00B4288B" w:rsidRDefault="0010783A">
            <w:pPr>
              <w:pStyle w:val="KS2"/>
            </w:pPr>
            <w:r>
              <w:t>SerialNumber</w:t>
            </w:r>
          </w:p>
        </w:tc>
        <w:tc>
          <w:tcPr>
            <w:tcW w:w="1150" w:type="dxa"/>
          </w:tcPr>
          <w:p w14:paraId="79FFFBEF" w14:textId="77777777" w:rsidR="00B4288B" w:rsidRDefault="0010783A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6C710C2A" w14:textId="77777777" w:rsidR="00B4288B" w:rsidRDefault="0010783A">
            <w:pPr>
              <w:pStyle w:val="KS2"/>
              <w:jc w:val="center"/>
            </w:pPr>
            <w:r>
              <w:t>대상</w:t>
            </w:r>
          </w:p>
        </w:tc>
        <w:tc>
          <w:tcPr>
            <w:tcW w:w="6970" w:type="dxa"/>
          </w:tcPr>
          <w:p w14:paraId="47EC8957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제품의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제조번호</w:t>
            </w:r>
          </w:p>
          <w:p w14:paraId="5C212E31" w14:textId="77777777" w:rsidR="00F94E8E" w:rsidRDefault="0010783A">
            <w:pPr>
              <w:pStyle w:val="KS2"/>
              <w:rPr>
                <w:ins w:id="4243" w:author="임픽스 검토" w:date="2026-10-12T04:00:00Z"/>
                <w:lang w:eastAsia="ko-KR"/>
              </w:rPr>
            </w:pPr>
            <w:ins w:id="4244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고객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설치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제품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제조번호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단위</w:t>
              </w:r>
              <w:r>
                <w:rPr>
                  <w:lang w:eastAsia="ko-KR"/>
                </w:rPr>
                <w:t xml:space="preserve">) </w:t>
              </w:r>
            </w:ins>
          </w:p>
          <w:p w14:paraId="585D9F9A" w14:textId="6C56E1CC" w:rsidR="00B4288B" w:rsidRDefault="0010783A">
            <w:pPr>
              <w:pStyle w:val="KS2"/>
              <w:rPr>
                <w:ins w:id="4245" w:author="임픽스 검토" w:date="2026-10-12T04:00:00Z"/>
                <w:lang w:eastAsia="ko-KR"/>
              </w:rPr>
            </w:pPr>
            <w:ins w:id="424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표준에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정의되지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않은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명사로</w:t>
              </w:r>
              <w:r>
                <w:rPr>
                  <w:lang w:eastAsia="ko-KR"/>
                </w:rPr>
                <w:t>, 7.1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확장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명사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규정을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따른다</w:t>
              </w:r>
            </w:ins>
          </w:p>
        </w:tc>
      </w:tr>
      <w:tr w:rsidR="00B4288B" w14:paraId="3723A6B7" w14:textId="77777777">
        <w:trPr>
          <w:cantSplit/>
          <w:jc w:val="center"/>
        </w:trPr>
        <w:tc>
          <w:tcPr>
            <w:tcW w:w="2100" w:type="dxa"/>
          </w:tcPr>
          <w:p w14:paraId="6F532948" w14:textId="77777777" w:rsidR="00B4288B" w:rsidRDefault="0010783A">
            <w:pPr>
              <w:pStyle w:val="KS2"/>
            </w:pPr>
            <w:r>
              <w:t>하자현상대분류</w:t>
            </w:r>
          </w:p>
        </w:tc>
        <w:tc>
          <w:tcPr>
            <w:tcW w:w="3000" w:type="dxa"/>
          </w:tcPr>
          <w:p w14:paraId="64639DE6" w14:textId="77777777" w:rsidR="00B4288B" w:rsidRDefault="0010783A">
            <w:pPr>
              <w:pStyle w:val="KS2"/>
            </w:pPr>
            <w:r>
              <w:t>FaultLargeClass</w:t>
            </w:r>
          </w:p>
        </w:tc>
        <w:tc>
          <w:tcPr>
            <w:tcW w:w="1150" w:type="dxa"/>
          </w:tcPr>
          <w:p w14:paraId="5CAD6C60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04238754" w14:textId="7F8CBE57" w:rsidR="00B4288B" w:rsidRDefault="0010783A">
            <w:pPr>
              <w:pStyle w:val="KS2"/>
              <w:jc w:val="center"/>
            </w:pPr>
            <w:del w:id="4247" w:author="임픽스 검토" w:date="2026-10-12T04:00:00Z">
              <w:r>
                <w:delText>비대상</w:delText>
              </w:r>
            </w:del>
            <w:ins w:id="4248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620B5CEF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제품고장이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속한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현상대분류</w:t>
            </w:r>
          </w:p>
          <w:p w14:paraId="769C801F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하자현상대분류는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공통코드에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관리하며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분류체계에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정해짐</w:t>
            </w:r>
          </w:p>
          <w:p w14:paraId="67FED0FA" w14:textId="77777777" w:rsidR="004F47B7" w:rsidRDefault="00000000">
            <w:pPr>
              <w:pStyle w:val="KS2"/>
              <w:rPr>
                <w:ins w:id="4249" w:author="임픽스 검토" w:date="2026-10-12T04:00:00Z"/>
                <w:lang w:eastAsia="ko-KR"/>
              </w:rPr>
            </w:pPr>
            <w:ins w:id="425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전원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동작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소음</w:t>
              </w:r>
              <w:r>
                <w:rPr>
                  <w:lang w:eastAsia="ko-KR"/>
                </w:rPr>
                <w:t>·</w:t>
              </w:r>
              <w:r>
                <w:rPr>
                  <w:lang w:eastAsia="ko-KR"/>
                </w:rPr>
                <w:t>진동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누수</w:t>
              </w:r>
              <w:r>
                <w:rPr>
                  <w:lang w:eastAsia="ko-KR"/>
                </w:rPr>
                <w:t>·</w:t>
              </w:r>
              <w:r>
                <w:rPr>
                  <w:lang w:eastAsia="ko-KR"/>
                </w:rPr>
                <w:t>누유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표시</w:t>
              </w:r>
              <w:r>
                <w:rPr>
                  <w:lang w:eastAsia="ko-KR"/>
                </w:rPr>
                <w:t>·</w:t>
              </w:r>
              <w:r>
                <w:rPr>
                  <w:lang w:eastAsia="ko-KR"/>
                </w:rPr>
                <w:t>제어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외관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</w:ins>
          </w:p>
          <w:p w14:paraId="68F9183C" w14:textId="1DF69ADF" w:rsidR="00F94E8E" w:rsidRDefault="00F94E8E">
            <w:pPr>
              <w:pStyle w:val="KS2"/>
              <w:rPr>
                <w:ins w:id="4251" w:author="임픽스 검토" w:date="2026-10-12T04:00:00Z"/>
                <w:lang w:eastAsia="ko-KR"/>
              </w:rPr>
            </w:pPr>
            <w:ins w:id="425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B4288B" w14:paraId="1B2E0656" w14:textId="77777777">
        <w:trPr>
          <w:cantSplit/>
          <w:jc w:val="center"/>
        </w:trPr>
        <w:tc>
          <w:tcPr>
            <w:tcW w:w="2100" w:type="dxa"/>
          </w:tcPr>
          <w:p w14:paraId="6DBF8A0D" w14:textId="77777777" w:rsidR="00B4288B" w:rsidRDefault="0010783A">
            <w:pPr>
              <w:pStyle w:val="KS2"/>
            </w:pPr>
            <w:r>
              <w:t>하자현상소분류</w:t>
            </w:r>
          </w:p>
        </w:tc>
        <w:tc>
          <w:tcPr>
            <w:tcW w:w="3000" w:type="dxa"/>
          </w:tcPr>
          <w:p w14:paraId="6820112D" w14:textId="77777777" w:rsidR="00B4288B" w:rsidRDefault="0010783A">
            <w:pPr>
              <w:pStyle w:val="KS2"/>
            </w:pPr>
            <w:r>
              <w:t>FaultSmallClass</w:t>
            </w:r>
          </w:p>
        </w:tc>
        <w:tc>
          <w:tcPr>
            <w:tcW w:w="1150" w:type="dxa"/>
          </w:tcPr>
          <w:p w14:paraId="313FE050" w14:textId="77777777" w:rsidR="00B4288B" w:rsidRDefault="0010783A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7A8D254A" w14:textId="63C964B1" w:rsidR="00B4288B" w:rsidRDefault="0010783A">
            <w:pPr>
              <w:pStyle w:val="KS2"/>
              <w:jc w:val="center"/>
            </w:pPr>
            <w:del w:id="4253" w:author="임픽스 검토" w:date="2026-10-12T04:00:00Z">
              <w:r>
                <w:delText>비대상</w:delText>
              </w:r>
            </w:del>
            <w:ins w:id="4254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13DC8BFC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제품고장이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속한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현상소분류</w:t>
            </w:r>
          </w:p>
          <w:p w14:paraId="451EC124" w14:textId="77777777" w:rsidR="00B4288B" w:rsidRDefault="0010783A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하자현상소분류는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공통코드에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관리하며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분류체계에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정해짐</w:t>
            </w:r>
          </w:p>
          <w:p w14:paraId="35A3FC02" w14:textId="77777777" w:rsidR="004F47B7" w:rsidRDefault="00000000">
            <w:pPr>
              <w:pStyle w:val="KS2"/>
              <w:rPr>
                <w:ins w:id="4255" w:author="임픽스 검토" w:date="2026-10-12T04:00:00Z"/>
                <w:lang w:eastAsia="ko-KR"/>
              </w:rPr>
            </w:pPr>
            <w:ins w:id="425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하자현상대분류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전원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하위의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전원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안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켜짐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전원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차단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반복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</w:ins>
          </w:p>
          <w:p w14:paraId="0EF2FF04" w14:textId="47E460B6" w:rsidR="00F94E8E" w:rsidRDefault="00F94E8E">
            <w:pPr>
              <w:pStyle w:val="KS2"/>
              <w:rPr>
                <w:ins w:id="4257" w:author="임픽스 검토" w:date="2026-10-12T04:00:00Z"/>
                <w:lang w:eastAsia="ko-KR"/>
              </w:rPr>
            </w:pPr>
            <w:ins w:id="425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80702C" w14:paraId="020E45F1" w14:textId="77777777">
        <w:trPr>
          <w:cantSplit/>
          <w:jc w:val="center"/>
        </w:trPr>
        <w:tc>
          <w:tcPr>
            <w:tcW w:w="2100" w:type="dxa"/>
          </w:tcPr>
          <w:p w14:paraId="4FB5C877" w14:textId="77777777" w:rsidR="0080702C" w:rsidRDefault="0080702C" w:rsidP="0080702C">
            <w:pPr>
              <w:pStyle w:val="KS2"/>
            </w:pPr>
            <w:r>
              <w:t>오류코드</w:t>
            </w:r>
          </w:p>
        </w:tc>
        <w:tc>
          <w:tcPr>
            <w:tcW w:w="3000" w:type="dxa"/>
          </w:tcPr>
          <w:p w14:paraId="0BD8520E" w14:textId="77777777" w:rsidR="0080702C" w:rsidRDefault="0080702C" w:rsidP="0080702C">
            <w:pPr>
              <w:pStyle w:val="KS2"/>
            </w:pPr>
            <w:r>
              <w:t>ErrorCode</w:t>
            </w:r>
          </w:p>
        </w:tc>
        <w:tc>
          <w:tcPr>
            <w:tcW w:w="1150" w:type="dxa"/>
          </w:tcPr>
          <w:p w14:paraId="04D087E1" w14:textId="77777777" w:rsidR="0080702C" w:rsidRDefault="0080702C" w:rsidP="0080702C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4EF97D55" w14:textId="4A507D01" w:rsidR="0080702C" w:rsidRDefault="0080702C" w:rsidP="0080702C">
            <w:pPr>
              <w:pStyle w:val="KS2"/>
              <w:jc w:val="center"/>
            </w:pPr>
            <w:del w:id="4259" w:author="임픽스 검토" w:date="2026-10-12T04:00:00Z">
              <w:r>
                <w:delText>비대상</w:delText>
              </w:r>
            </w:del>
            <w:ins w:id="4260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3A5FEFC4" w14:textId="77777777" w:rsidR="003168E1" w:rsidRDefault="00000000">
            <w:pPr>
              <w:pStyle w:val="KS2"/>
              <w:rPr>
                <w:del w:id="4261" w:author="임픽스 검토" w:date="2026-10-12T04:00:00Z"/>
                <w:lang w:eastAsia="ko-KR"/>
              </w:rPr>
            </w:pPr>
            <w:del w:id="4262" w:author="임픽스 검토" w:date="2026-10-12T04:00:00Z">
              <w:r>
                <w:rPr>
                  <w:lang w:eastAsia="ko-KR"/>
                </w:rPr>
                <w:delText xml:space="preserve">— </w:delText>
              </w:r>
              <w:r>
                <w:rPr>
                  <w:lang w:eastAsia="ko-KR"/>
                </w:rPr>
                <w:delText>제품이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자체적으로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가지고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있거나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조치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결과에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의해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분류된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고장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식별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코드</w:delText>
              </w:r>
            </w:del>
          </w:p>
          <w:p w14:paraId="0D7E0168" w14:textId="77777777" w:rsidR="003168E1" w:rsidRDefault="00000000">
            <w:pPr>
              <w:pStyle w:val="KS2"/>
              <w:rPr>
                <w:del w:id="4263" w:author="임픽스 검토" w:date="2026-10-12T04:00:00Z"/>
                <w:lang w:eastAsia="ko-KR"/>
              </w:rPr>
            </w:pPr>
            <w:del w:id="4264" w:author="임픽스 검토" w:date="2026-10-12T04:00:00Z">
              <w:r>
                <w:rPr>
                  <w:lang w:eastAsia="ko-KR"/>
                </w:rPr>
                <w:delText xml:space="preserve">— </w:delText>
              </w:r>
              <w:r>
                <w:rPr>
                  <w:lang w:eastAsia="ko-KR"/>
                </w:rPr>
                <w:delText>에러코드는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공통코드에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등록하여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관리하며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회사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기준분류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체계에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의해</w:delText>
              </w:r>
              <w:r>
                <w:rPr>
                  <w:lang w:eastAsia="ko-KR"/>
                </w:rPr>
                <w:delText xml:space="preserve"> </w:delText>
              </w:r>
              <w:r>
                <w:rPr>
                  <w:lang w:eastAsia="ko-KR"/>
                </w:rPr>
                <w:delText>정해짐</w:delText>
              </w:r>
            </w:del>
          </w:p>
          <w:p w14:paraId="7E4BE10A" w14:textId="77777777" w:rsidR="0080702C" w:rsidRDefault="0080702C" w:rsidP="0080702C">
            <w:pPr>
              <w:pStyle w:val="KS2"/>
              <w:rPr>
                <w:ins w:id="4265" w:author="임픽스 검토" w:date="2026-10-12T04:00:00Z"/>
                <w:lang w:eastAsia="ko-KR"/>
              </w:rPr>
            </w:pPr>
            <w:ins w:id="426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오류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발생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해당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오류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값</w:t>
              </w:r>
            </w:ins>
          </w:p>
          <w:p w14:paraId="6F07B5DC" w14:textId="77777777" w:rsidR="004F47B7" w:rsidRDefault="00000000">
            <w:pPr>
              <w:pStyle w:val="KS2"/>
              <w:rPr>
                <w:ins w:id="4267" w:author="임픽스 검토" w:date="2026-10-12T04:00:00Z"/>
                <w:lang w:eastAsia="ko-KR"/>
              </w:rPr>
            </w:pPr>
            <w:ins w:id="426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전원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불량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동작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불량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소음</w:t>
              </w:r>
              <w:r>
                <w:rPr>
                  <w:lang w:eastAsia="ko-KR"/>
                </w:rPr>
                <w:t>·</w:t>
              </w:r>
              <w:r>
                <w:rPr>
                  <w:lang w:eastAsia="ko-KR"/>
                </w:rPr>
                <w:t>진동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누수</w:t>
              </w:r>
              <w:r>
                <w:rPr>
                  <w:lang w:eastAsia="ko-KR"/>
                </w:rPr>
                <w:t>·</w:t>
              </w:r>
              <w:r>
                <w:rPr>
                  <w:lang w:eastAsia="ko-KR"/>
                </w:rPr>
                <w:t>누유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표시부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오류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</w:ins>
          </w:p>
          <w:p w14:paraId="114D180A" w14:textId="77777777" w:rsidR="009E5B16" w:rsidRDefault="00000000">
            <w:pPr>
              <w:pStyle w:val="KS2"/>
              <w:rPr>
                <w:ins w:id="4269" w:author="임픽스 검토" w:date="2026-10-12T04:00:00Z"/>
                <w:lang w:eastAsia="ko-KR"/>
              </w:rPr>
            </w:pPr>
            <w:ins w:id="427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공통코드그룹은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서비스오류코드</w:t>
              </w:r>
              <w:r>
                <w:rPr>
                  <w:lang w:eastAsia="ko-KR"/>
                </w:rPr>
                <w:t>(ServiceErrorCode)</w:t>
              </w:r>
              <w:r>
                <w:rPr>
                  <w:lang w:eastAsia="ko-KR"/>
                </w:rPr>
                <w:t>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하고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코드값은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접두어</w:t>
              </w:r>
              <w:r>
                <w:rPr>
                  <w:lang w:eastAsia="ko-KR"/>
                </w:rPr>
                <w:t xml:space="preserve"> ‘AS-’</w:t>
              </w:r>
              <w:r>
                <w:rPr>
                  <w:lang w:eastAsia="ko-KR"/>
                </w:rPr>
                <w:t>로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시작</w:t>
              </w:r>
              <w:r>
                <w:rPr>
                  <w:lang w:eastAsia="ko-KR"/>
                </w:rPr>
                <w:t>(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>: AS-001)</w:t>
              </w:r>
            </w:ins>
          </w:p>
          <w:p w14:paraId="362344AC" w14:textId="0FBF9C98" w:rsidR="0080702C" w:rsidRDefault="0080702C" w:rsidP="0080702C">
            <w:pPr>
              <w:pStyle w:val="KS2"/>
              <w:rPr>
                <w:ins w:id="4271" w:author="임픽스 검토" w:date="2026-10-12T04:00:00Z"/>
                <w:lang w:eastAsia="ko-KR"/>
              </w:rPr>
            </w:pPr>
            <w:ins w:id="4272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rFonts w:hint="eastAsia"/>
                  <w:lang w:eastAsia="ko-KR"/>
                </w:rPr>
                <w:t>참조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대상</w:t>
              </w:r>
              <w:r>
                <w:rPr>
                  <w:rFonts w:hint="eastAsia"/>
                  <w:lang w:eastAsia="ko-KR"/>
                </w:rPr>
                <w:t xml:space="preserve">: </w:t>
              </w:r>
              <w:r>
                <w:rPr>
                  <w:rFonts w:hint="eastAsia"/>
                  <w:lang w:eastAsia="ko-KR"/>
                </w:rPr>
                <w:t>공통코드정보</w:t>
              </w:r>
              <w:r>
                <w:rPr>
                  <w:rFonts w:hint="eastAsia"/>
                  <w:lang w:eastAsia="ko-KR"/>
                </w:rPr>
                <w:t>(CommonCodeMaster)</w:t>
              </w:r>
              <w:r>
                <w:rPr>
                  <w:rFonts w:hint="eastAsia"/>
                  <w:lang w:eastAsia="ko-KR"/>
                </w:rPr>
                <w:t>의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코드</w:t>
              </w:r>
            </w:ins>
          </w:p>
        </w:tc>
      </w:tr>
      <w:tr w:rsidR="0080702C" w14:paraId="1BD584B0" w14:textId="77777777">
        <w:trPr>
          <w:cantSplit/>
          <w:jc w:val="center"/>
        </w:trPr>
        <w:tc>
          <w:tcPr>
            <w:tcW w:w="2100" w:type="dxa"/>
          </w:tcPr>
          <w:p w14:paraId="789DDEA7" w14:textId="77777777" w:rsidR="0080702C" w:rsidRDefault="0080702C" w:rsidP="0080702C">
            <w:pPr>
              <w:pStyle w:val="KS2"/>
            </w:pPr>
            <w:r>
              <w:t>설치일</w:t>
            </w:r>
          </w:p>
        </w:tc>
        <w:tc>
          <w:tcPr>
            <w:tcW w:w="3000" w:type="dxa"/>
          </w:tcPr>
          <w:p w14:paraId="5B739E09" w14:textId="77777777" w:rsidR="0080702C" w:rsidRDefault="0080702C" w:rsidP="0080702C">
            <w:pPr>
              <w:pStyle w:val="KS2"/>
            </w:pPr>
            <w:r>
              <w:t>InstallationDate</w:t>
            </w:r>
          </w:p>
        </w:tc>
        <w:tc>
          <w:tcPr>
            <w:tcW w:w="1150" w:type="dxa"/>
          </w:tcPr>
          <w:p w14:paraId="7D82A94A" w14:textId="77777777" w:rsidR="0080702C" w:rsidRDefault="0080702C" w:rsidP="0080702C">
            <w:pPr>
              <w:pStyle w:val="KS2"/>
              <w:jc w:val="center"/>
            </w:pPr>
            <w:r>
              <w:t>date</w:t>
            </w:r>
          </w:p>
        </w:tc>
        <w:tc>
          <w:tcPr>
            <w:tcW w:w="1000" w:type="dxa"/>
          </w:tcPr>
          <w:p w14:paraId="18A57CE9" w14:textId="77777777" w:rsidR="0080702C" w:rsidRDefault="0080702C" w:rsidP="0080702C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1FB5C865" w14:textId="77777777" w:rsidR="0080702C" w:rsidRDefault="0080702C" w:rsidP="0080702C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설치형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제품의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고객에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제품이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설치된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일자</w:t>
            </w:r>
          </w:p>
        </w:tc>
      </w:tr>
      <w:tr w:rsidR="0080702C" w14:paraId="7E9397E1" w14:textId="77777777">
        <w:trPr>
          <w:cantSplit/>
          <w:jc w:val="center"/>
        </w:trPr>
        <w:tc>
          <w:tcPr>
            <w:tcW w:w="2100" w:type="dxa"/>
          </w:tcPr>
          <w:p w14:paraId="69501E0A" w14:textId="77777777" w:rsidR="0080702C" w:rsidRDefault="0080702C" w:rsidP="0080702C">
            <w:pPr>
              <w:pStyle w:val="KS2"/>
            </w:pPr>
            <w:r>
              <w:t>처리일</w:t>
            </w:r>
          </w:p>
        </w:tc>
        <w:tc>
          <w:tcPr>
            <w:tcW w:w="3000" w:type="dxa"/>
          </w:tcPr>
          <w:p w14:paraId="419D5820" w14:textId="77777777" w:rsidR="0080702C" w:rsidRDefault="0080702C" w:rsidP="0080702C">
            <w:pPr>
              <w:pStyle w:val="KS2"/>
            </w:pPr>
            <w:r>
              <w:t>ProcessingDate</w:t>
            </w:r>
          </w:p>
        </w:tc>
        <w:tc>
          <w:tcPr>
            <w:tcW w:w="1150" w:type="dxa"/>
          </w:tcPr>
          <w:p w14:paraId="4C4A8C15" w14:textId="77777777" w:rsidR="0080702C" w:rsidRDefault="0080702C" w:rsidP="0080702C">
            <w:pPr>
              <w:pStyle w:val="KS2"/>
              <w:jc w:val="center"/>
            </w:pPr>
            <w:r>
              <w:t>date</w:t>
            </w:r>
          </w:p>
        </w:tc>
        <w:tc>
          <w:tcPr>
            <w:tcW w:w="1000" w:type="dxa"/>
          </w:tcPr>
          <w:p w14:paraId="62ECCDE7" w14:textId="77777777" w:rsidR="0080702C" w:rsidRDefault="0080702C" w:rsidP="0080702C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31A413AD" w14:textId="77777777" w:rsidR="0080702C" w:rsidRDefault="0080702C" w:rsidP="0080702C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사후서비스가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일자</w:t>
            </w:r>
          </w:p>
        </w:tc>
      </w:tr>
      <w:tr w:rsidR="0080702C" w14:paraId="116B22F4" w14:textId="77777777">
        <w:trPr>
          <w:cantSplit/>
          <w:jc w:val="center"/>
        </w:trPr>
        <w:tc>
          <w:tcPr>
            <w:tcW w:w="2100" w:type="dxa"/>
          </w:tcPr>
          <w:p w14:paraId="7F36903D" w14:textId="77777777" w:rsidR="0080702C" w:rsidRDefault="0080702C" w:rsidP="0080702C">
            <w:pPr>
              <w:pStyle w:val="KS2"/>
            </w:pPr>
            <w:r>
              <w:t>종료여부</w:t>
            </w:r>
          </w:p>
        </w:tc>
        <w:tc>
          <w:tcPr>
            <w:tcW w:w="3000" w:type="dxa"/>
          </w:tcPr>
          <w:p w14:paraId="6B487DF3" w14:textId="77777777" w:rsidR="0080702C" w:rsidRDefault="0080702C" w:rsidP="0080702C">
            <w:pPr>
              <w:pStyle w:val="KS2"/>
            </w:pPr>
            <w:r>
              <w:t>EndIndicator</w:t>
            </w:r>
          </w:p>
        </w:tc>
        <w:tc>
          <w:tcPr>
            <w:tcW w:w="1150" w:type="dxa"/>
          </w:tcPr>
          <w:p w14:paraId="5714D4FA" w14:textId="77777777" w:rsidR="0080702C" w:rsidRDefault="0080702C" w:rsidP="0080702C">
            <w:pPr>
              <w:pStyle w:val="KS2"/>
              <w:jc w:val="center"/>
            </w:pPr>
            <w:r>
              <w:t>boolean</w:t>
            </w:r>
          </w:p>
        </w:tc>
        <w:tc>
          <w:tcPr>
            <w:tcW w:w="1000" w:type="dxa"/>
          </w:tcPr>
          <w:p w14:paraId="553B64D8" w14:textId="77777777" w:rsidR="0080702C" w:rsidRDefault="0080702C" w:rsidP="0080702C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62988D21" w14:textId="77777777" w:rsidR="0080702C" w:rsidRDefault="0080702C" w:rsidP="0080702C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사후서비스처리가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완전히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종료되었는지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</w:p>
        </w:tc>
      </w:tr>
      <w:tr w:rsidR="0080702C" w14:paraId="687952D2" w14:textId="77777777">
        <w:trPr>
          <w:cantSplit/>
          <w:jc w:val="center"/>
        </w:trPr>
        <w:tc>
          <w:tcPr>
            <w:tcW w:w="2100" w:type="dxa"/>
          </w:tcPr>
          <w:p w14:paraId="562896B3" w14:textId="77777777" w:rsidR="0080702C" w:rsidRDefault="0080702C" w:rsidP="0080702C">
            <w:pPr>
              <w:pStyle w:val="KS2"/>
            </w:pPr>
            <w:r>
              <w:t>작업유형</w:t>
            </w:r>
          </w:p>
        </w:tc>
        <w:tc>
          <w:tcPr>
            <w:tcW w:w="3000" w:type="dxa"/>
          </w:tcPr>
          <w:p w14:paraId="6E2A235F" w14:textId="77777777" w:rsidR="0080702C" w:rsidRDefault="0080702C" w:rsidP="0080702C">
            <w:pPr>
              <w:pStyle w:val="KS2"/>
            </w:pPr>
            <w:r>
              <w:t>WorkType</w:t>
            </w:r>
          </w:p>
        </w:tc>
        <w:tc>
          <w:tcPr>
            <w:tcW w:w="1150" w:type="dxa"/>
          </w:tcPr>
          <w:p w14:paraId="619BE540" w14:textId="77777777" w:rsidR="0080702C" w:rsidRDefault="0080702C" w:rsidP="0080702C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34B6BE43" w14:textId="6790C992" w:rsidR="0080702C" w:rsidRDefault="0080702C" w:rsidP="0080702C">
            <w:pPr>
              <w:pStyle w:val="KS2"/>
              <w:jc w:val="center"/>
            </w:pPr>
            <w:del w:id="4273" w:author="임픽스 검토" w:date="2026-10-12T04:00:00Z">
              <w:r>
                <w:delText>비대상</w:delText>
              </w:r>
            </w:del>
            <w:ins w:id="4274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61ADED66" w14:textId="77777777" w:rsidR="0080702C" w:rsidRDefault="0080702C" w:rsidP="0080702C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교환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수리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점검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사후서비스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내용</w:t>
            </w:r>
          </w:p>
          <w:p w14:paraId="631107B1" w14:textId="77777777" w:rsidR="00D74F2B" w:rsidRDefault="00000000">
            <w:pPr>
              <w:pStyle w:val="KS2"/>
              <w:rPr>
                <w:ins w:id="4275" w:author="임픽스 검토" w:date="2026-10-12T04:00:00Z"/>
                <w:lang w:eastAsia="ko-KR"/>
              </w:rPr>
            </w:pPr>
            <w:ins w:id="4276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  <w:tr w:rsidR="0080702C" w14:paraId="191AA0E0" w14:textId="77777777">
        <w:trPr>
          <w:cantSplit/>
          <w:jc w:val="center"/>
        </w:trPr>
        <w:tc>
          <w:tcPr>
            <w:tcW w:w="2100" w:type="dxa"/>
          </w:tcPr>
          <w:p w14:paraId="116B2A4B" w14:textId="584DA8F7" w:rsidR="0080702C" w:rsidRDefault="0080702C" w:rsidP="0080702C">
            <w:pPr>
              <w:pStyle w:val="KS2"/>
            </w:pPr>
            <w:del w:id="4277" w:author="임픽스 검토" w:date="2026-10-12T04:00:00Z">
              <w:r>
                <w:delText>자품목코드</w:delText>
              </w:r>
            </w:del>
            <w:ins w:id="4278" w:author="임픽스 검토" w:date="2026-10-12T04:00:00Z">
              <w:r>
                <w:t>자품목식별자</w:t>
              </w:r>
            </w:ins>
          </w:p>
        </w:tc>
        <w:tc>
          <w:tcPr>
            <w:tcW w:w="3000" w:type="dxa"/>
          </w:tcPr>
          <w:p w14:paraId="57423737" w14:textId="7AB71DE7" w:rsidR="0080702C" w:rsidRDefault="0080702C" w:rsidP="0080702C">
            <w:pPr>
              <w:pStyle w:val="KS2"/>
            </w:pPr>
            <w:del w:id="4279" w:author="임픽스 검토" w:date="2026-10-12T04:00:00Z">
              <w:r>
                <w:delText>ChildItemCode</w:delText>
              </w:r>
            </w:del>
            <w:ins w:id="4280" w:author="임픽스 검토" w:date="2026-10-12T04:00:00Z">
              <w:r>
                <w:t>ChildItemID</w:t>
              </w:r>
            </w:ins>
          </w:p>
        </w:tc>
        <w:tc>
          <w:tcPr>
            <w:tcW w:w="1150" w:type="dxa"/>
          </w:tcPr>
          <w:p w14:paraId="3608A608" w14:textId="77777777" w:rsidR="003168E1" w:rsidRDefault="00000000">
            <w:pPr>
              <w:pStyle w:val="KS2"/>
              <w:jc w:val="center"/>
              <w:rPr>
                <w:del w:id="4281" w:author="임픽스 검토" w:date="2026-10-12T04:00:00Z"/>
              </w:rPr>
            </w:pPr>
            <w:del w:id="4282" w:author="임픽스 검토" w:date="2026-10-12T04:00:00Z">
              <w:r>
                <w:delText>enum</w:delText>
              </w:r>
            </w:del>
          </w:p>
          <w:p w14:paraId="224D2D1F" w14:textId="23F11E2F" w:rsidR="0080702C" w:rsidRDefault="0080702C" w:rsidP="0080702C">
            <w:pPr>
              <w:pStyle w:val="KS2"/>
              <w:jc w:val="center"/>
              <w:rPr>
                <w:ins w:id="4283" w:author="임픽스 검토" w:date="2026-10-12T04:00:00Z"/>
              </w:rPr>
            </w:pPr>
            <w:ins w:id="4284" w:author="임픽스 검토" w:date="2026-10-12T04:00:00Z">
              <w:r>
                <w:t>IDREF</w:t>
              </w:r>
            </w:ins>
          </w:p>
        </w:tc>
        <w:tc>
          <w:tcPr>
            <w:tcW w:w="1000" w:type="dxa"/>
          </w:tcPr>
          <w:p w14:paraId="05C8C692" w14:textId="4AB161B0" w:rsidR="0080702C" w:rsidRDefault="0080702C" w:rsidP="0080702C">
            <w:pPr>
              <w:pStyle w:val="KS2"/>
              <w:jc w:val="center"/>
            </w:pPr>
            <w:del w:id="4285" w:author="임픽스 검토" w:date="2026-10-12T04:00:00Z">
              <w:r>
                <w:delText>비대상</w:delText>
              </w:r>
            </w:del>
            <w:ins w:id="4286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02768D62" w14:textId="77777777" w:rsidR="0080702C" w:rsidRDefault="0080702C" w:rsidP="0080702C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사후서비스가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이루어진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자품목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부품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코드</w:t>
            </w:r>
          </w:p>
          <w:p w14:paraId="72F1C26D" w14:textId="77777777" w:rsidR="00D74F2B" w:rsidRDefault="00000000">
            <w:pPr>
              <w:pStyle w:val="KS2"/>
              <w:rPr>
                <w:ins w:id="4287" w:author="임픽스 검토" w:date="2026-10-12T04:00:00Z"/>
                <w:lang w:eastAsia="ko-KR"/>
              </w:rPr>
            </w:pPr>
            <w:ins w:id="428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품목마스터</w:t>
              </w:r>
              <w:r>
                <w:rPr>
                  <w:lang w:eastAsia="ko-KR"/>
                </w:rPr>
                <w:t>(ItemMaster)</w:t>
              </w:r>
            </w:ins>
          </w:p>
        </w:tc>
      </w:tr>
      <w:tr w:rsidR="0080702C" w14:paraId="7CB2D65D" w14:textId="77777777">
        <w:trPr>
          <w:cantSplit/>
          <w:jc w:val="center"/>
        </w:trPr>
        <w:tc>
          <w:tcPr>
            <w:tcW w:w="2100" w:type="dxa"/>
          </w:tcPr>
          <w:p w14:paraId="2D9A74AA" w14:textId="77777777" w:rsidR="0080702C" w:rsidRDefault="0080702C" w:rsidP="0080702C">
            <w:pPr>
              <w:pStyle w:val="KS2"/>
            </w:pPr>
            <w:r>
              <w:t>자품목명</w:t>
            </w:r>
          </w:p>
        </w:tc>
        <w:tc>
          <w:tcPr>
            <w:tcW w:w="3000" w:type="dxa"/>
          </w:tcPr>
          <w:p w14:paraId="197A6C96" w14:textId="77777777" w:rsidR="0080702C" w:rsidRDefault="0080702C" w:rsidP="0080702C">
            <w:pPr>
              <w:pStyle w:val="KS2"/>
            </w:pPr>
            <w:r>
              <w:t>ChildItemName</w:t>
            </w:r>
          </w:p>
        </w:tc>
        <w:tc>
          <w:tcPr>
            <w:tcW w:w="1150" w:type="dxa"/>
          </w:tcPr>
          <w:p w14:paraId="08A46D45" w14:textId="77777777" w:rsidR="0080702C" w:rsidRDefault="0080702C" w:rsidP="0080702C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27009B14" w14:textId="77777777" w:rsidR="0080702C" w:rsidRDefault="0080702C" w:rsidP="0080702C">
            <w:pPr>
              <w:pStyle w:val="KS2"/>
              <w:jc w:val="center"/>
            </w:pPr>
            <w:r>
              <w:t>비대상</w:t>
            </w:r>
          </w:p>
        </w:tc>
        <w:tc>
          <w:tcPr>
            <w:tcW w:w="6970" w:type="dxa"/>
          </w:tcPr>
          <w:p w14:paraId="5D4A0BC8" w14:textId="77777777" w:rsidR="0080702C" w:rsidRDefault="0080702C" w:rsidP="0080702C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사후서비스가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이루어진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자품목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부품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명</w:t>
            </w:r>
          </w:p>
        </w:tc>
      </w:tr>
      <w:tr w:rsidR="0080702C" w14:paraId="78B35EFF" w14:textId="77777777">
        <w:trPr>
          <w:cantSplit/>
          <w:jc w:val="center"/>
        </w:trPr>
        <w:tc>
          <w:tcPr>
            <w:tcW w:w="2100" w:type="dxa"/>
          </w:tcPr>
          <w:p w14:paraId="73D69E66" w14:textId="4F22D36B" w:rsidR="0080702C" w:rsidRDefault="0080702C" w:rsidP="0080702C">
            <w:pPr>
              <w:pStyle w:val="KS2"/>
              <w:rPr>
                <w:lang w:eastAsia="ko-KR"/>
              </w:rPr>
            </w:pPr>
            <w:del w:id="4289" w:author="임픽스 검토" w:date="2026-10-12T04:00:00Z">
              <w:r>
                <w:delText>품목규격</w:delText>
              </w:r>
            </w:del>
            <w:ins w:id="4290" w:author="임픽스 검토" w:date="2026-10-12T04:00:00Z">
              <w:r>
                <w:t>품목</w:t>
              </w:r>
              <w:r>
                <w:rPr>
                  <w:rFonts w:hint="eastAsia"/>
                  <w:lang w:eastAsia="ko-KR"/>
                </w:rPr>
                <w:t>사양</w:t>
              </w:r>
            </w:ins>
          </w:p>
        </w:tc>
        <w:tc>
          <w:tcPr>
            <w:tcW w:w="3000" w:type="dxa"/>
          </w:tcPr>
          <w:p w14:paraId="0B87AF8F" w14:textId="77777777" w:rsidR="0080702C" w:rsidRDefault="0080702C" w:rsidP="0080702C">
            <w:pPr>
              <w:pStyle w:val="KS2"/>
            </w:pPr>
            <w:r>
              <w:t>ItemSpecification</w:t>
            </w:r>
          </w:p>
        </w:tc>
        <w:tc>
          <w:tcPr>
            <w:tcW w:w="1150" w:type="dxa"/>
          </w:tcPr>
          <w:p w14:paraId="6F66C834" w14:textId="77777777" w:rsidR="0080702C" w:rsidRDefault="0080702C" w:rsidP="0080702C">
            <w:pPr>
              <w:pStyle w:val="KS2"/>
              <w:jc w:val="center"/>
            </w:pPr>
            <w:r>
              <w:t>string</w:t>
            </w:r>
          </w:p>
        </w:tc>
        <w:tc>
          <w:tcPr>
            <w:tcW w:w="1000" w:type="dxa"/>
          </w:tcPr>
          <w:p w14:paraId="551B6920" w14:textId="77777777" w:rsidR="0080702C" w:rsidRDefault="0080702C" w:rsidP="0080702C">
            <w:pPr>
              <w:pStyle w:val="KS2"/>
              <w:jc w:val="center"/>
            </w:pPr>
            <w:del w:id="4291" w:author="임픽스 검토" w:date="2026-10-12T04:00:00Z">
              <w:r>
                <w:delText>비대상</w:delText>
              </w:r>
            </w:del>
            <w:ins w:id="4292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179CE2BE" w14:textId="77777777" w:rsidR="0080702C" w:rsidRDefault="0080702C" w:rsidP="0080702C">
            <w:pPr>
              <w:pStyle w:val="KS2"/>
            </w:pPr>
            <w:r>
              <w:t xml:space="preserve">— </w:t>
            </w:r>
            <w:r>
              <w:t>품목의</w:t>
            </w:r>
            <w:r>
              <w:t xml:space="preserve"> </w:t>
            </w:r>
            <w:r>
              <w:t>사양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규격</w:t>
            </w:r>
          </w:p>
          <w:p w14:paraId="04D6640A" w14:textId="77777777" w:rsidR="0080702C" w:rsidRDefault="0080702C" w:rsidP="0080702C">
            <w:pPr>
              <w:pStyle w:val="KS2"/>
              <w:rPr>
                <w:ins w:id="4293" w:author="임픽스 검토" w:date="2026-10-12T04:00:00Z"/>
              </w:rPr>
            </w:pPr>
            <w:ins w:id="4294" w:author="임픽스 검토" w:date="2026-10-12T04:00:00Z">
              <w:r>
                <w:t xml:space="preserve">— </w:t>
              </w:r>
              <w:r>
                <w:t>참조</w:t>
              </w:r>
              <w:r>
                <w:t xml:space="preserve"> </w:t>
              </w:r>
              <w:r>
                <w:t>대상</w:t>
              </w:r>
              <w:r>
                <w:t xml:space="preserve">: </w:t>
              </w:r>
              <w:r>
                <w:t>품목마스터</w:t>
              </w:r>
              <w:r>
                <w:t>(ItemMaster.ItemSpecification)</w:t>
              </w:r>
            </w:ins>
          </w:p>
        </w:tc>
      </w:tr>
      <w:tr w:rsidR="0080702C" w14:paraId="7CD29AAA" w14:textId="77777777">
        <w:trPr>
          <w:cantSplit/>
          <w:jc w:val="center"/>
        </w:trPr>
        <w:tc>
          <w:tcPr>
            <w:tcW w:w="2100" w:type="dxa"/>
          </w:tcPr>
          <w:p w14:paraId="145063E3" w14:textId="77777777" w:rsidR="0080702C" w:rsidRDefault="0080702C" w:rsidP="0080702C">
            <w:pPr>
              <w:pStyle w:val="KS2"/>
            </w:pPr>
            <w:r>
              <w:t>수리유형</w:t>
            </w:r>
          </w:p>
        </w:tc>
        <w:tc>
          <w:tcPr>
            <w:tcW w:w="3000" w:type="dxa"/>
          </w:tcPr>
          <w:p w14:paraId="6B14A9B1" w14:textId="77777777" w:rsidR="0080702C" w:rsidRDefault="0080702C" w:rsidP="0080702C">
            <w:pPr>
              <w:pStyle w:val="KS2"/>
            </w:pPr>
            <w:r>
              <w:t>RepairType</w:t>
            </w:r>
          </w:p>
        </w:tc>
        <w:tc>
          <w:tcPr>
            <w:tcW w:w="1150" w:type="dxa"/>
          </w:tcPr>
          <w:p w14:paraId="12BEEE47" w14:textId="77777777" w:rsidR="0080702C" w:rsidRDefault="0080702C" w:rsidP="0080702C">
            <w:pPr>
              <w:pStyle w:val="KS2"/>
              <w:jc w:val="center"/>
            </w:pPr>
            <w:r>
              <w:t>enum</w:t>
            </w:r>
          </w:p>
        </w:tc>
        <w:tc>
          <w:tcPr>
            <w:tcW w:w="1000" w:type="dxa"/>
          </w:tcPr>
          <w:p w14:paraId="41C7E0C0" w14:textId="3E997C3B" w:rsidR="0080702C" w:rsidRDefault="0080702C" w:rsidP="0080702C">
            <w:pPr>
              <w:pStyle w:val="KS2"/>
              <w:jc w:val="center"/>
            </w:pPr>
            <w:del w:id="4295" w:author="임픽스 검토" w:date="2026-10-12T04:00:00Z">
              <w:r>
                <w:delText>비대상</w:delText>
              </w:r>
            </w:del>
            <w:ins w:id="4296" w:author="임픽스 검토" w:date="2026-10-12T04:00:00Z">
              <w:r>
                <w:t>대상</w:t>
              </w:r>
            </w:ins>
          </w:p>
        </w:tc>
        <w:tc>
          <w:tcPr>
            <w:tcW w:w="6970" w:type="dxa"/>
          </w:tcPr>
          <w:p w14:paraId="2C06001D" w14:textId="77777777" w:rsidR="0080702C" w:rsidRDefault="0080702C" w:rsidP="0080702C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사후서비스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부품별로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어떤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교체하였는지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유형</w:t>
            </w:r>
          </w:p>
          <w:p w14:paraId="7D3F349E" w14:textId="77777777" w:rsidR="0080702C" w:rsidRDefault="0080702C" w:rsidP="0080702C">
            <w:pPr>
              <w:pStyle w:val="KS2"/>
              <w:rPr>
                <w:lang w:eastAsia="ko-KR"/>
              </w:rPr>
            </w:pPr>
            <w:r>
              <w:rPr>
                <w:lang w:eastAsia="ko-KR"/>
              </w:rPr>
              <w:t xml:space="preserve">— </w:t>
            </w:r>
            <w:r>
              <w:rPr>
                <w:lang w:eastAsia="ko-KR"/>
              </w:rPr>
              <w:t>수리유형은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공통코드에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관리하며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기준분류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정해짐</w:t>
            </w:r>
          </w:p>
          <w:p w14:paraId="15D8B0A9" w14:textId="77777777" w:rsidR="004F47B7" w:rsidRDefault="00000000">
            <w:pPr>
              <w:pStyle w:val="KS2"/>
              <w:rPr>
                <w:ins w:id="4297" w:author="임픽스 검토" w:date="2026-10-12T04:00:00Z"/>
                <w:lang w:eastAsia="ko-KR"/>
              </w:rPr>
            </w:pPr>
            <w:ins w:id="4298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예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마모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파손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소손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부식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오염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기능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불량</w:t>
              </w:r>
              <w:r>
                <w:rPr>
                  <w:lang w:eastAsia="ko-KR"/>
                </w:rPr>
                <w:t xml:space="preserve">, </w:t>
              </w:r>
              <w:r>
                <w:rPr>
                  <w:lang w:eastAsia="ko-KR"/>
                </w:rPr>
                <w:t>예방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교체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등</w:t>
              </w:r>
            </w:ins>
          </w:p>
          <w:p w14:paraId="2D07945C" w14:textId="77777777" w:rsidR="00EB53D9" w:rsidRDefault="00000000">
            <w:pPr>
              <w:pStyle w:val="KS2"/>
              <w:rPr>
                <w:ins w:id="4299" w:author="임픽스 검토" w:date="2026-10-12T04:00:00Z"/>
                <w:lang w:eastAsia="ko-KR"/>
              </w:rPr>
            </w:pPr>
            <w:ins w:id="4300" w:author="임픽스 검토" w:date="2026-10-12T04:00:00Z">
              <w:r>
                <w:rPr>
                  <w:lang w:eastAsia="ko-KR"/>
                </w:rPr>
                <w:t xml:space="preserve">— </w:t>
              </w:r>
              <w:r>
                <w:rPr>
                  <w:lang w:eastAsia="ko-KR"/>
                </w:rPr>
                <w:t>참조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대상</w:t>
              </w:r>
              <w:r>
                <w:rPr>
                  <w:lang w:eastAsia="ko-KR"/>
                </w:rPr>
                <w:t xml:space="preserve">: </w:t>
              </w:r>
              <w:r>
                <w:rPr>
                  <w:lang w:eastAsia="ko-KR"/>
                </w:rPr>
                <w:t>공통코드정보</w:t>
              </w:r>
              <w:r>
                <w:rPr>
                  <w:lang w:eastAsia="ko-KR"/>
                </w:rPr>
                <w:t>(CommonCodeMaster)</w:t>
              </w:r>
              <w:r>
                <w:rPr>
                  <w:lang w:eastAsia="ko-KR"/>
                </w:rPr>
                <w:t>의</w:t>
              </w:r>
              <w:r>
                <w:rPr>
                  <w:lang w:eastAsia="ko-KR"/>
                </w:rPr>
                <w:t xml:space="preserve"> </w:t>
              </w:r>
              <w:r>
                <w:rPr>
                  <w:lang w:eastAsia="ko-KR"/>
                </w:rPr>
                <w:t>코드</w:t>
              </w:r>
            </w:ins>
          </w:p>
        </w:tc>
      </w:tr>
    </w:tbl>
    <w:p w14:paraId="368462F8" w14:textId="77777777" w:rsidR="00B4288B" w:rsidRDefault="00B4288B">
      <w:pPr>
        <w:rPr>
          <w:lang w:eastAsia="ko-KR"/>
        </w:rPr>
        <w:sectPr w:rsidR="00B4288B">
          <w:headerReference w:type="even" r:id="rId26"/>
          <w:headerReference w:type="default" r:id="rId27"/>
          <w:footerReference w:type="even" r:id="rId28"/>
          <w:footerReference w:type="default" r:id="rId29"/>
          <w:pgSz w:w="16838" w:h="11906" w:orient="landscape"/>
          <w:pgMar w:top="1417" w:right="1247" w:bottom="1247" w:left="1247" w:header="680" w:footer="567" w:gutter="0"/>
          <w:cols w:space="720"/>
          <w:docGrid w:linePitch="360"/>
        </w:sectPr>
      </w:pPr>
    </w:p>
    <w:p w14:paraId="576B803E" w14:textId="77777777" w:rsidR="00155874" w:rsidRPr="0057689E" w:rsidRDefault="00155874" w:rsidP="00155874">
      <w:pPr>
        <w:pStyle w:val="KSDTA"/>
        <w:rPr>
          <w:color w:val="000000" w:themeColor="text1"/>
          <w:lang w:eastAsia="ko-KR"/>
        </w:rPr>
      </w:pPr>
      <w:bookmarkStart w:id="4301" w:name="_Toc241499106"/>
      <w:r>
        <w:rPr>
          <w:rFonts w:eastAsia="Yu Mincho"/>
          <w:color w:val="000000" w:themeColor="text1"/>
          <w:lang w:eastAsia="ko-KR"/>
        </w:rPr>
        <w:br/>
      </w:r>
      <w:bookmarkStart w:id="4302" w:name="_Toc156487326"/>
      <w:r>
        <w:rPr>
          <w:b w:val="0"/>
          <w:bCs/>
          <w:color w:val="000000" w:themeColor="text1"/>
          <w:lang w:eastAsia="ko-KR"/>
        </w:rPr>
        <w:t>(</w:t>
      </w:r>
      <w:r>
        <w:rPr>
          <w:rFonts w:hint="eastAsia"/>
          <w:b w:val="0"/>
          <w:bCs/>
          <w:color w:val="000000" w:themeColor="text1"/>
          <w:lang w:eastAsia="ko-KR"/>
        </w:rPr>
        <w:t>참고</w:t>
      </w:r>
      <w:r>
        <w:rPr>
          <w:b w:val="0"/>
          <w:bCs/>
          <w:color w:val="000000" w:themeColor="text1"/>
          <w:lang w:eastAsia="ko-KR"/>
        </w:rPr>
        <w:t>)</w:t>
      </w:r>
      <w:r>
        <w:rPr>
          <w:color w:val="000000" w:themeColor="text1"/>
          <w:lang w:eastAsia="ko-KR"/>
        </w:rPr>
        <w:br/>
      </w:r>
      <w:r>
        <w:rPr>
          <w:color w:val="000000" w:themeColor="text1"/>
          <w:lang w:eastAsia="ko-KR"/>
        </w:rPr>
        <w:br/>
      </w:r>
      <w:r>
        <w:rPr>
          <w:rFonts w:cs="Arial" w:hint="eastAsia"/>
          <w:color w:val="000000" w:themeColor="text1"/>
          <w:lang w:eastAsia="ko-KR"/>
        </w:rPr>
        <w:t>제조업무데이터</w:t>
      </w:r>
      <w:r>
        <w:rPr>
          <w:rFonts w:cs="Arial" w:hint="eastAsia"/>
          <w:color w:val="000000" w:themeColor="text1"/>
          <w:lang w:eastAsia="ko-KR"/>
        </w:rPr>
        <w:t xml:space="preserve"> </w:t>
      </w:r>
      <w:r>
        <w:rPr>
          <w:rFonts w:cs="Arial" w:hint="eastAsia"/>
          <w:color w:val="000000" w:themeColor="text1"/>
          <w:lang w:eastAsia="ko-KR"/>
        </w:rPr>
        <w:t>교환</w:t>
      </w:r>
      <w:r>
        <w:rPr>
          <w:rFonts w:cs="Arial" w:hint="eastAsia"/>
          <w:color w:val="000000" w:themeColor="text1"/>
          <w:lang w:eastAsia="ko-KR"/>
        </w:rPr>
        <w:t xml:space="preserve"> </w:t>
      </w:r>
      <w:r>
        <w:rPr>
          <w:rFonts w:cs="Arial" w:hint="eastAsia"/>
          <w:color w:val="000000" w:themeColor="text1"/>
          <w:lang w:eastAsia="ko-KR"/>
        </w:rPr>
        <w:t>시나리오</w:t>
      </w:r>
      <w:bookmarkEnd w:id="4302"/>
    </w:p>
    <w:p w14:paraId="52239F7E" w14:textId="77777777" w:rsidR="00155874" w:rsidRPr="0057689E" w:rsidRDefault="00155874" w:rsidP="00155874">
      <w:pPr>
        <w:rPr>
          <w:color w:val="000000" w:themeColor="text1"/>
          <w:lang w:val="de-DE" w:eastAsia="ko-KR"/>
        </w:rPr>
      </w:pPr>
    </w:p>
    <w:p w14:paraId="3BAA7DDD" w14:textId="77777777" w:rsidR="00155874" w:rsidRPr="0057689E" w:rsidRDefault="00155874" w:rsidP="00155874">
      <w:pPr>
        <w:rPr>
          <w:color w:val="000000" w:themeColor="text1"/>
          <w:lang w:val="de-DE" w:eastAsia="ko-KR"/>
        </w:rPr>
      </w:pPr>
    </w:p>
    <w:p w14:paraId="16AB6001" w14:textId="77777777" w:rsidR="00155874" w:rsidRPr="0057689E" w:rsidRDefault="00155874" w:rsidP="00155874">
      <w:pPr>
        <w:pStyle w:val="KSDTA1"/>
        <w:tabs>
          <w:tab w:val="num" w:pos="851"/>
        </w:tabs>
        <w:ind w:left="284" w:hanging="284"/>
        <w:rPr>
          <w:rFonts w:eastAsia="Yu Mincho"/>
          <w:color w:val="000000" w:themeColor="text1"/>
        </w:rPr>
      </w:pPr>
      <w:bookmarkStart w:id="4303" w:name="_Toc156487327"/>
      <w:r>
        <w:rPr>
          <w:rFonts w:hint="eastAsia"/>
          <w:color w:val="000000" w:themeColor="text1"/>
          <w:lang w:eastAsia="ko-KR"/>
        </w:rPr>
        <w:t>개요</w:t>
      </w:r>
      <w:bookmarkEnd w:id="4303"/>
    </w:p>
    <w:p w14:paraId="478EBC3D" w14:textId="77777777" w:rsidR="00155874" w:rsidRPr="0057689E" w:rsidRDefault="00155874" w:rsidP="00155874">
      <w:pPr>
        <w:rPr>
          <w:rFonts w:eastAsia="Yu Mincho"/>
          <w:color w:val="000000" w:themeColor="text1"/>
          <w:lang w:val="de-DE" w:eastAsia="ja-JP"/>
        </w:rPr>
      </w:pPr>
    </w:p>
    <w:p w14:paraId="49D83AA3" w14:textId="77777777" w:rsidR="00155874" w:rsidRPr="0057689E" w:rsidRDefault="00155874" w:rsidP="00155874">
      <w:pPr>
        <w:rPr>
          <w:snapToGrid w:val="0"/>
          <w:color w:val="000000" w:themeColor="text1"/>
          <w:lang w:val="de-DE" w:eastAsia="ko-KR"/>
        </w:rPr>
      </w:pPr>
      <w:r>
        <w:rPr>
          <w:rFonts w:hint="eastAsia"/>
          <w:snapToGrid w:val="0"/>
          <w:color w:val="000000" w:themeColor="text1"/>
          <w:lang w:val="de-DE" w:eastAsia="ko-KR"/>
        </w:rPr>
        <w:t>이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표준은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OAGIS 10.6</w:t>
      </w:r>
      <w:r>
        <w:rPr>
          <w:rFonts w:hint="eastAsia"/>
          <w:snapToGrid w:val="0"/>
          <w:color w:val="000000" w:themeColor="text1"/>
          <w:lang w:val="de-DE" w:eastAsia="ko-KR"/>
        </w:rPr>
        <w:t>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시나리오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라이브러리와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솔루션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공급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기업의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실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현장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프로젝트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사례를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바탕으로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국내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제조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환경에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맞춰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정의한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35</w:t>
      </w:r>
      <w:r>
        <w:rPr>
          <w:rFonts w:hint="eastAsia"/>
          <w:snapToGrid w:val="0"/>
          <w:color w:val="000000" w:themeColor="text1"/>
          <w:lang w:val="de-DE" w:eastAsia="ko-KR"/>
        </w:rPr>
        <w:t>개의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제조업무데이터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교환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시나리오를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제공한다</w:t>
      </w:r>
      <w:r>
        <w:rPr>
          <w:rFonts w:hint="eastAsia"/>
          <w:snapToGrid w:val="0"/>
          <w:color w:val="000000" w:themeColor="text1"/>
          <w:lang w:val="de-DE" w:eastAsia="ko-KR"/>
        </w:rPr>
        <w:t>.</w:t>
      </w:r>
    </w:p>
    <w:p w14:paraId="074E6E30" w14:textId="77777777" w:rsidR="00155874" w:rsidRPr="0057689E" w:rsidRDefault="00155874" w:rsidP="00155874">
      <w:pPr>
        <w:rPr>
          <w:snapToGrid w:val="0"/>
          <w:color w:val="000000" w:themeColor="text1"/>
          <w:lang w:val="de-DE" w:eastAsia="ko-KR"/>
        </w:rPr>
      </w:pPr>
    </w:p>
    <w:p w14:paraId="66E5DB49" w14:textId="77777777" w:rsidR="00155874" w:rsidRPr="0057689E" w:rsidRDefault="00155874" w:rsidP="00155874">
      <w:pPr>
        <w:rPr>
          <w:snapToGrid w:val="0"/>
          <w:color w:val="000000" w:themeColor="text1"/>
          <w:lang w:val="de-DE" w:eastAsia="ko-KR"/>
        </w:rPr>
      </w:pPr>
      <w:r>
        <w:rPr>
          <w:rFonts w:hint="eastAsia"/>
          <w:snapToGrid w:val="0"/>
          <w:color w:val="000000" w:themeColor="text1"/>
          <w:lang w:val="de-DE" w:eastAsia="ko-KR"/>
        </w:rPr>
        <w:t>제시하는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제조업무데이터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교환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시나리오는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제조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기업업무시스템의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상호연동을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위한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BOD </w:t>
      </w:r>
      <w:r>
        <w:rPr>
          <w:rFonts w:hint="eastAsia"/>
          <w:snapToGrid w:val="0"/>
          <w:color w:val="000000" w:themeColor="text1"/>
          <w:lang w:val="de-DE" w:eastAsia="ko-KR"/>
        </w:rPr>
        <w:t>정의에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참고하여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활용할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있다</w:t>
      </w:r>
      <w:r>
        <w:rPr>
          <w:rFonts w:hint="eastAsia"/>
          <w:snapToGrid w:val="0"/>
          <w:color w:val="000000" w:themeColor="text1"/>
          <w:lang w:val="de-DE" w:eastAsia="ko-KR"/>
        </w:rPr>
        <w:t>.</w:t>
      </w:r>
    </w:p>
    <w:p w14:paraId="1B1A7409" w14:textId="77777777" w:rsidR="00155874" w:rsidRPr="0057689E" w:rsidRDefault="00155874" w:rsidP="00155874">
      <w:pPr>
        <w:spacing w:line="240" w:lineRule="auto"/>
        <w:rPr>
          <w:rFonts w:hAnsi="바탕"/>
          <w:bCs/>
          <w:snapToGrid w:val="0"/>
          <w:color w:val="000000" w:themeColor="text1"/>
          <w:lang w:val="de-DE" w:eastAsia="ko-KR"/>
        </w:rPr>
      </w:pPr>
    </w:p>
    <w:p w14:paraId="60E2420D" w14:textId="77777777" w:rsidR="00155874" w:rsidRPr="0057689E" w:rsidRDefault="00155874" w:rsidP="00155874">
      <w:pPr>
        <w:pStyle w:val="KSDTf7"/>
        <w:spacing w:afterLines="50" w:after="120"/>
        <w:rPr>
          <w:snapToGrid w:val="0"/>
          <w:color w:val="000000" w:themeColor="text1"/>
          <w:lang w:val="en-US"/>
        </w:rPr>
      </w:pPr>
      <w:r>
        <w:rPr>
          <w:rFonts w:hint="eastAsia"/>
          <w:snapToGrid w:val="0"/>
          <w:color w:val="000000" w:themeColor="text1"/>
          <w:lang w:val="en-US"/>
        </w:rPr>
        <w:t>표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snapToGrid w:val="0"/>
          <w:color w:val="000000" w:themeColor="text1"/>
          <w:lang w:val="en-US"/>
        </w:rPr>
        <w:t>A.1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>SEQ aaa</w:instrText>
      </w:r>
      <w:r>
        <w:rPr>
          <w:rFonts w:hint="eastAsia"/>
          <w:snapToGrid w:val="0"/>
          <w:color w:val="000000" w:themeColor="text1"/>
          <w:lang w:val="en-US"/>
        </w:rPr>
        <w:instrText>l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du</w:instrText>
      </w:r>
      <w:r>
        <w:rPr>
          <w:snapToGrid w:val="0"/>
          <w:color w:val="000000" w:themeColor="text1"/>
          <w:lang w:val="en-US"/>
        </w:rPr>
        <w:instrText xml:space="preserve">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 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rFonts w:hint="eastAsia"/>
          <w:snapToGrid w:val="0"/>
          <w:color w:val="000000" w:themeColor="text1"/>
          <w:lang w:val="en-US"/>
        </w:rPr>
        <w:instrText>SEQ 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>\c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instrText>."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t>—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>SEQ aaa</w:instrText>
      </w:r>
      <w:r>
        <w:rPr>
          <w:rFonts w:hint="eastAsia"/>
          <w:snapToGrid w:val="0"/>
          <w:color w:val="000000" w:themeColor="text1"/>
          <w:lang w:val="en-US"/>
        </w:rPr>
        <w:instrText>l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du</w:instrText>
      </w:r>
      <w:r>
        <w:rPr>
          <w:snapToGrid w:val="0"/>
          <w:color w:val="000000" w:themeColor="text1"/>
          <w:lang w:val="en-US"/>
        </w:rPr>
        <w:instrText xml:space="preserve">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 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rFonts w:hint="eastAsia"/>
          <w:snapToGrid w:val="0"/>
          <w:color w:val="000000" w:themeColor="text1"/>
          <w:lang w:val="en-US"/>
        </w:rPr>
        <w:instrText>SEQ 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>\c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instrText>."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t>제조업무데이터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hint="eastAsia"/>
          <w:snapToGrid w:val="0"/>
          <w:color w:val="000000" w:themeColor="text1"/>
          <w:lang w:val="en-US"/>
        </w:rPr>
        <w:t>교환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hint="eastAsia"/>
          <w:snapToGrid w:val="0"/>
          <w:color w:val="000000" w:themeColor="text1"/>
          <w:lang w:val="en-US"/>
        </w:rPr>
        <w:t>시나리오</w:t>
      </w:r>
    </w:p>
    <w:tbl>
      <w:tblPr>
        <w:tblOverlap w:val="never"/>
        <w:tblW w:w="9356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198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732"/>
        <w:gridCol w:w="2003"/>
        <w:gridCol w:w="6621"/>
      </w:tblGrid>
      <w:tr w:rsidR="00155874" w:rsidRPr="0057689E" w14:paraId="151D49E0" w14:textId="77777777" w:rsidTr="001861C8">
        <w:trPr>
          <w:jc w:val="center"/>
        </w:trPr>
        <w:tc>
          <w:tcPr>
            <w:tcW w:w="732" w:type="dxa"/>
            <w:tcBorders>
              <w:top w:val="single" w:sz="8" w:space="0" w:color="auto"/>
              <w:bottom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30CE32F" w14:textId="77777777" w:rsidR="00155874" w:rsidRPr="0057689E" w:rsidRDefault="00155874" w:rsidP="001861C8">
            <w:pPr>
              <w:spacing w:line="300" w:lineRule="exact"/>
              <w:jc w:val="center"/>
              <w:rPr>
                <w:rFonts w:ascii="돋움" w:eastAsia="돋움" w:hAnsi="돋움"/>
                <w:b/>
                <w:bCs/>
                <w:color w:val="000000" w:themeColor="text1"/>
                <w:lang w:val="de-DE"/>
              </w:rPr>
            </w:pPr>
            <w:r>
              <w:rPr>
                <w:rFonts w:ascii="돋움" w:eastAsia="돋움" w:hAnsi="돋움"/>
                <w:b/>
                <w:bCs/>
                <w:color w:val="000000" w:themeColor="text1"/>
                <w:lang w:val="de-DE"/>
              </w:rPr>
              <w:t>번호</w:t>
            </w:r>
          </w:p>
        </w:tc>
        <w:tc>
          <w:tcPr>
            <w:tcW w:w="2003" w:type="dxa"/>
            <w:tcBorders>
              <w:top w:val="single" w:sz="8" w:space="0" w:color="auto"/>
              <w:bottom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0746296" w14:textId="77777777" w:rsidR="00155874" w:rsidRPr="0057689E" w:rsidRDefault="00155874" w:rsidP="001861C8">
            <w:pPr>
              <w:spacing w:line="300" w:lineRule="exact"/>
              <w:jc w:val="center"/>
              <w:rPr>
                <w:rFonts w:ascii="돋움" w:eastAsia="돋움" w:hAnsi="돋움"/>
                <w:b/>
                <w:bCs/>
                <w:color w:val="000000" w:themeColor="text1"/>
                <w:w w:val="95"/>
                <w:lang w:val="de-DE"/>
              </w:rPr>
            </w:pPr>
            <w:r>
              <w:rPr>
                <w:rFonts w:ascii="돋움" w:eastAsia="돋움" w:hAnsi="돋움"/>
                <w:b/>
                <w:bCs/>
                <w:color w:val="000000" w:themeColor="text1"/>
                <w:w w:val="95"/>
                <w:lang w:val="de-DE"/>
              </w:rPr>
              <w:t>제조업무데이터</w:t>
            </w:r>
            <w:r>
              <w:rPr>
                <w:rFonts w:ascii="돋움" w:eastAsia="돋움" w:hAnsi="돋움" w:hint="eastAsia"/>
                <w:b/>
                <w:bCs/>
                <w:color w:val="000000" w:themeColor="text1"/>
                <w:w w:val="95"/>
                <w:lang w:val="de-DE"/>
              </w:rPr>
              <w:t xml:space="preserve"> </w:t>
            </w:r>
            <w:r>
              <w:rPr>
                <w:rFonts w:ascii="돋움" w:eastAsia="돋움" w:hAnsi="돋움"/>
                <w:b/>
                <w:bCs/>
                <w:color w:val="000000" w:themeColor="text1"/>
                <w:w w:val="95"/>
                <w:lang w:val="de-DE"/>
              </w:rPr>
              <w:t>교환</w:t>
            </w:r>
          </w:p>
        </w:tc>
        <w:tc>
          <w:tcPr>
            <w:tcW w:w="6621" w:type="dxa"/>
            <w:tcBorders>
              <w:top w:val="single" w:sz="8" w:space="0" w:color="auto"/>
              <w:bottom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BF6C62C" w14:textId="77777777" w:rsidR="00155874" w:rsidRPr="0057689E" w:rsidRDefault="00155874" w:rsidP="001861C8">
            <w:pPr>
              <w:spacing w:line="300" w:lineRule="exact"/>
              <w:jc w:val="center"/>
              <w:rPr>
                <w:rFonts w:ascii="돋움" w:eastAsia="돋움" w:hAnsi="돋움"/>
                <w:b/>
                <w:bCs/>
                <w:color w:val="000000" w:themeColor="text1"/>
                <w:lang w:val="de-DE"/>
              </w:rPr>
            </w:pPr>
            <w:r>
              <w:rPr>
                <w:rFonts w:ascii="돋움" w:eastAsia="돋움" w:hAnsi="돋움"/>
                <w:b/>
                <w:bCs/>
                <w:color w:val="000000" w:themeColor="text1"/>
                <w:lang w:val="de-DE"/>
              </w:rPr>
              <w:t>설명</w:t>
            </w:r>
          </w:p>
        </w:tc>
      </w:tr>
      <w:tr w:rsidR="00155874" w:rsidRPr="0057689E" w14:paraId="4CBD45DD" w14:textId="77777777" w:rsidTr="001861C8">
        <w:trPr>
          <w:jc w:val="center"/>
        </w:trPr>
        <w:tc>
          <w:tcPr>
            <w:tcW w:w="732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FA7C4B8" w14:textId="77777777" w:rsidR="00155874" w:rsidRPr="0057689E" w:rsidRDefault="00155874" w:rsidP="001861C8">
            <w:pPr>
              <w:spacing w:line="300" w:lineRule="exact"/>
              <w:ind w:leftChars="-71" w:left="-142" w:firstLineChars="78" w:firstLine="156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1</w:t>
            </w:r>
          </w:p>
        </w:tc>
        <w:tc>
          <w:tcPr>
            <w:tcW w:w="2003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2329ABB" w14:textId="77777777" w:rsidR="00155874" w:rsidRPr="0057689E" w:rsidRDefault="00155874" w:rsidP="001861C8">
            <w:pPr>
              <w:spacing w:line="300" w:lineRule="exact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공통정보</w:t>
            </w:r>
            <w:r>
              <w:rPr>
                <w:bCs/>
                <w:color w:val="000000" w:themeColor="text1"/>
              </w:rPr>
              <w:t xml:space="preserve"> </w:t>
            </w:r>
            <w:r>
              <w:rPr>
                <w:bCs/>
                <w:color w:val="000000" w:themeColor="text1"/>
              </w:rPr>
              <w:t>동기화</w:t>
            </w:r>
          </w:p>
        </w:tc>
        <w:tc>
          <w:tcPr>
            <w:tcW w:w="6621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A66A586" w14:textId="77777777" w:rsidR="00155874" w:rsidRPr="0057689E" w:rsidRDefault="00155874" w:rsidP="001861C8">
            <w:pPr>
              <w:pStyle w:val="new1"/>
              <w:spacing w:line="300" w:lineRule="exact"/>
              <w:ind w:left="284" w:hanging="284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공통정보</w:t>
            </w:r>
            <w:r>
              <w:rPr>
                <w:rFonts w:ascii="Arial" w:hAnsi="Arial"/>
                <w:color w:val="000000" w:themeColor="text1"/>
                <w:lang w:val="en-US"/>
              </w:rPr>
              <w:t>(</w:t>
            </w:r>
            <w:r>
              <w:rPr>
                <w:rFonts w:ascii="Arial" w:hAnsi="Arial"/>
                <w:color w:val="000000" w:themeColor="text1"/>
                <w:lang w:val="en-US"/>
              </w:rPr>
              <w:t>공통코드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, </w:t>
            </w:r>
            <w:r>
              <w:rPr>
                <w:rFonts w:ascii="Arial" w:hAnsi="Arial"/>
                <w:color w:val="000000" w:themeColor="text1"/>
                <w:lang w:val="en-US"/>
              </w:rPr>
              <w:t>캘린더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, </w:t>
            </w:r>
            <w:r>
              <w:rPr>
                <w:rFonts w:ascii="Arial" w:hAnsi="Arial"/>
                <w:color w:val="000000" w:themeColor="text1"/>
                <w:lang w:val="en-US"/>
              </w:rPr>
              <w:t>단위</w:t>
            </w:r>
            <w:r>
              <w:rPr>
                <w:rFonts w:ascii="Arial" w:hAnsi="Arial"/>
                <w:color w:val="000000" w:themeColor="text1"/>
                <w:lang w:val="en-US"/>
              </w:rPr>
              <w:t>)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를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동기화</w:t>
            </w:r>
          </w:p>
          <w:p w14:paraId="7EE906F8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300" w:lineRule="exact"/>
              <w:ind w:left="284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 w:hint="eastAsia"/>
                <w:color w:val="000000" w:themeColor="text1"/>
                <w:lang w:val="en-US"/>
              </w:rPr>
              <w:t>•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ab/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관련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기업업무시스템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: MDM, PLM, ERP, MES</w:t>
            </w:r>
          </w:p>
        </w:tc>
      </w:tr>
      <w:tr w:rsidR="00155874" w:rsidRPr="0057689E" w14:paraId="39830FC0" w14:textId="77777777" w:rsidTr="001861C8">
        <w:trPr>
          <w:jc w:val="center"/>
        </w:trPr>
        <w:tc>
          <w:tcPr>
            <w:tcW w:w="732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E0D2C" w14:textId="77777777" w:rsidR="00155874" w:rsidRPr="0057689E" w:rsidRDefault="00155874" w:rsidP="001861C8">
            <w:pPr>
              <w:spacing w:line="300" w:lineRule="exact"/>
              <w:ind w:leftChars="-71" w:left="-142" w:firstLineChars="78" w:firstLine="156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2</w:t>
            </w:r>
          </w:p>
        </w:tc>
        <w:tc>
          <w:tcPr>
            <w:tcW w:w="2003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5BC1B50" w14:textId="77777777" w:rsidR="00155874" w:rsidRPr="0057689E" w:rsidRDefault="00155874" w:rsidP="001861C8">
            <w:pPr>
              <w:spacing w:line="300" w:lineRule="exact"/>
              <w:rPr>
                <w:bCs/>
                <w:color w:val="000000" w:themeColor="text1"/>
                <w:w w:val="90"/>
              </w:rPr>
            </w:pPr>
            <w:r>
              <w:rPr>
                <w:rFonts w:hint="eastAsia"/>
                <w:bCs/>
                <w:color w:val="000000" w:themeColor="text1"/>
                <w:w w:val="90"/>
              </w:rPr>
              <w:t>생산</w:t>
            </w:r>
            <w:r>
              <w:rPr>
                <w:rFonts w:hint="eastAsia"/>
                <w:bCs/>
                <w:color w:val="000000" w:themeColor="text1"/>
                <w:w w:val="90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w w:val="90"/>
              </w:rPr>
              <w:t>기준정보</w:t>
            </w:r>
            <w:r>
              <w:rPr>
                <w:rFonts w:hint="eastAsia"/>
                <w:bCs/>
                <w:color w:val="000000" w:themeColor="text1"/>
                <w:w w:val="90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w w:val="90"/>
              </w:rPr>
              <w:t>동기화</w:t>
            </w:r>
          </w:p>
        </w:tc>
        <w:tc>
          <w:tcPr>
            <w:tcW w:w="6621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C70AD18" w14:textId="77777777" w:rsidR="00155874" w:rsidRPr="0057689E" w:rsidRDefault="00155874" w:rsidP="001861C8">
            <w:pPr>
              <w:pStyle w:val="new1"/>
              <w:ind w:left="284" w:hanging="284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hint="eastAsia"/>
                <w:color w:val="000000" w:themeColor="text1"/>
                <w:lang w:val="en-US"/>
              </w:rPr>
              <w:t>품목정보, 공정정보, 공정경로정보를 생성하고 동기화</w:t>
            </w:r>
          </w:p>
          <w:p w14:paraId="69AD542C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ind w:left="284"/>
              <w:rPr>
                <w:color w:val="000000" w:themeColor="text1"/>
                <w:lang w:val="en-US"/>
              </w:rPr>
            </w:pPr>
            <w:r>
              <w:rPr>
                <w:rFonts w:ascii="Arial" w:hAnsi="Arial" w:hint="eastAsia"/>
                <w:color w:val="000000" w:themeColor="text1"/>
                <w:lang w:val="en-US"/>
              </w:rPr>
              <w:t>•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ab/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관련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기업업무시스템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: PLM, ERP, WMS, MES</w:t>
            </w:r>
          </w:p>
        </w:tc>
      </w:tr>
      <w:tr w:rsidR="00155874" w:rsidRPr="0057689E" w14:paraId="694F7F7E" w14:textId="77777777" w:rsidTr="001861C8">
        <w:trPr>
          <w:jc w:val="center"/>
        </w:trPr>
        <w:tc>
          <w:tcPr>
            <w:tcW w:w="732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000493" w14:textId="77777777" w:rsidR="00155874" w:rsidRPr="0057689E" w:rsidRDefault="00155874" w:rsidP="001861C8">
            <w:pPr>
              <w:spacing w:line="300" w:lineRule="exact"/>
              <w:ind w:leftChars="-71" w:left="-142" w:firstLineChars="78" w:firstLine="156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3</w:t>
            </w:r>
          </w:p>
        </w:tc>
        <w:tc>
          <w:tcPr>
            <w:tcW w:w="2003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BC74B6" w14:textId="77777777" w:rsidR="00155874" w:rsidRPr="0057689E" w:rsidRDefault="00155874" w:rsidP="001861C8">
            <w:pPr>
              <w:spacing w:line="300" w:lineRule="exact"/>
              <w:rPr>
                <w:bCs/>
                <w:color w:val="000000" w:themeColor="text1"/>
                <w:w w:val="80"/>
                <w:lang w:eastAsia="ko-KR"/>
              </w:rPr>
            </w:pPr>
            <w:r>
              <w:rPr>
                <w:rFonts w:hint="eastAsia"/>
                <w:bCs/>
                <w:color w:val="000000" w:themeColor="text1"/>
                <w:w w:val="80"/>
                <w:lang w:eastAsia="ko-KR"/>
              </w:rPr>
              <w:t>자재명세서</w:t>
            </w:r>
            <w:r>
              <w:rPr>
                <w:rFonts w:hint="eastAsia"/>
                <w:bCs/>
                <w:color w:val="000000" w:themeColor="text1"/>
                <w:w w:val="80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w w:val="80"/>
                <w:lang w:eastAsia="ko-KR"/>
              </w:rPr>
              <w:t>정보</w:t>
            </w:r>
            <w:r>
              <w:rPr>
                <w:rFonts w:hint="eastAsia"/>
                <w:bCs/>
                <w:color w:val="000000" w:themeColor="text1"/>
                <w:w w:val="80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w w:val="80"/>
                <w:lang w:eastAsia="ko-KR"/>
              </w:rPr>
              <w:t>동기화</w:t>
            </w:r>
          </w:p>
        </w:tc>
        <w:tc>
          <w:tcPr>
            <w:tcW w:w="6621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BD646F4" w14:textId="77777777" w:rsidR="00155874" w:rsidRPr="0057689E" w:rsidRDefault="00155874" w:rsidP="001861C8">
            <w:pPr>
              <w:pStyle w:val="new1"/>
              <w:ind w:left="284" w:hanging="284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 w:hint="eastAsia"/>
                <w:color w:val="000000" w:themeColor="text1"/>
                <w:lang w:val="en-US"/>
              </w:rPr>
              <w:t>자재명세서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정보를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생성하고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동기화</w:t>
            </w:r>
            <w:r>
              <w:rPr>
                <w:rFonts w:ascii="Arial" w:hAnsi="Arial"/>
                <w:color w:val="000000" w:themeColor="text1"/>
                <w:lang w:val="en-US"/>
              </w:rPr>
              <w:br/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•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ab/>
              <w:t xml:space="preserve"> BOM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용도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(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제조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BOM,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설계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BOM,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원가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BOM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등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)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를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포함</w:t>
            </w:r>
          </w:p>
          <w:p w14:paraId="266CDA81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ind w:left="284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 w:hint="eastAsia"/>
                <w:color w:val="000000" w:themeColor="text1"/>
                <w:lang w:val="en-US"/>
              </w:rPr>
              <w:t>•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ab/>
              <w:t xml:space="preserve"> PLM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이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없는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경우에는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ERP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가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PLM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역할을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대체</w:t>
            </w:r>
          </w:p>
          <w:p w14:paraId="390754DD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ind w:left="284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 w:hint="eastAsia"/>
                <w:color w:val="000000" w:themeColor="text1"/>
                <w:lang w:val="en-US"/>
              </w:rPr>
              <w:t>•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ab/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관련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기업업무시스템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: PLM, ERP, MES</w:t>
            </w:r>
          </w:p>
        </w:tc>
      </w:tr>
      <w:tr w:rsidR="00155874" w:rsidRPr="0057689E" w14:paraId="28B5EE53" w14:textId="77777777" w:rsidTr="001861C8">
        <w:trPr>
          <w:jc w:val="center"/>
        </w:trPr>
        <w:tc>
          <w:tcPr>
            <w:tcW w:w="732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9DB037B" w14:textId="77777777" w:rsidR="00155874" w:rsidRPr="0057689E" w:rsidRDefault="00155874" w:rsidP="001861C8">
            <w:pPr>
              <w:spacing w:line="300" w:lineRule="exact"/>
              <w:ind w:leftChars="-71" w:left="-142" w:firstLineChars="78" w:firstLine="156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4</w:t>
            </w:r>
          </w:p>
        </w:tc>
        <w:tc>
          <w:tcPr>
            <w:tcW w:w="2003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2213F14" w14:textId="77777777" w:rsidR="00155874" w:rsidRPr="0057689E" w:rsidRDefault="00155874" w:rsidP="001861C8">
            <w:pPr>
              <w:spacing w:line="300" w:lineRule="exact"/>
              <w:rPr>
                <w:bCs/>
                <w:color w:val="000000" w:themeColor="text1"/>
                <w:w w:val="90"/>
              </w:rPr>
            </w:pPr>
            <w:r>
              <w:rPr>
                <w:rFonts w:hint="eastAsia"/>
                <w:bCs/>
                <w:color w:val="000000" w:themeColor="text1"/>
                <w:w w:val="90"/>
              </w:rPr>
              <w:t>프로젝트</w:t>
            </w:r>
            <w:r>
              <w:rPr>
                <w:rFonts w:hint="eastAsia"/>
                <w:bCs/>
                <w:color w:val="000000" w:themeColor="text1"/>
                <w:w w:val="90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w w:val="90"/>
              </w:rPr>
              <w:t>정보</w:t>
            </w:r>
            <w:r>
              <w:rPr>
                <w:rFonts w:hint="eastAsia"/>
                <w:bCs/>
                <w:color w:val="000000" w:themeColor="text1"/>
                <w:w w:val="90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w w:val="90"/>
              </w:rPr>
              <w:t>동기화</w:t>
            </w:r>
          </w:p>
        </w:tc>
        <w:tc>
          <w:tcPr>
            <w:tcW w:w="6621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C159" w14:textId="77777777" w:rsidR="00155874" w:rsidRPr="0057689E" w:rsidRDefault="00155874" w:rsidP="001861C8">
            <w:pPr>
              <w:pStyle w:val="new1"/>
              <w:spacing w:line="300" w:lineRule="exact"/>
              <w:ind w:left="284" w:hanging="284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프로젝트</w:t>
            </w:r>
            <w:r>
              <w:rPr>
                <w:rFonts w:ascii="Arial" w:hAnsi="Arial"/>
                <w:color w:val="000000" w:themeColor="text1"/>
                <w:lang w:val="en-US"/>
              </w:rPr>
              <w:t>(</w:t>
            </w:r>
            <w:r>
              <w:rPr>
                <w:rFonts w:ascii="Arial" w:hAnsi="Arial"/>
                <w:color w:val="000000" w:themeColor="text1"/>
                <w:lang w:val="en-US"/>
              </w:rPr>
              <w:t>과제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) </w:t>
            </w:r>
            <w:r>
              <w:rPr>
                <w:rFonts w:ascii="Arial" w:hAnsi="Arial"/>
                <w:color w:val="000000" w:themeColor="text1"/>
                <w:lang w:val="en-US"/>
              </w:rPr>
              <w:t>정보를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생성하고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동기화</w:t>
            </w:r>
          </w:p>
          <w:p w14:paraId="536F606D" w14:textId="77777777" w:rsidR="00155874" w:rsidRPr="0057689E" w:rsidRDefault="00155874" w:rsidP="00155874">
            <w:pPr>
              <w:pStyle w:val="20"/>
              <w:widowControl w:val="0"/>
              <w:numPr>
                <w:ilvl w:val="1"/>
                <w:numId w:val="0"/>
              </w:numPr>
              <w:tabs>
                <w:tab w:val="num" w:pos="510"/>
              </w:tabs>
              <w:wordWrap w:val="0"/>
              <w:autoSpaceDE w:val="0"/>
              <w:autoSpaceDN w:val="0"/>
              <w:spacing w:after="0" w:line="300" w:lineRule="exact"/>
              <w:ind w:left="511" w:hanging="227"/>
              <w:contextualSpacing w:val="0"/>
              <w:outlineLvl w:val="0"/>
              <w:rPr>
                <w:color w:val="000000" w:themeColor="text1"/>
                <w:lang w:eastAsia="ko-KR"/>
              </w:rPr>
            </w:pPr>
            <w:r>
              <w:rPr>
                <w:color w:val="000000" w:themeColor="text1"/>
                <w:lang w:eastAsia="ko-KR"/>
              </w:rPr>
              <w:t>PLM</w:t>
            </w:r>
            <w:r>
              <w:rPr>
                <w:color w:val="000000" w:themeColor="text1"/>
                <w:lang w:eastAsia="ko-KR"/>
              </w:rPr>
              <w:t>이</w:t>
            </w:r>
            <w:r>
              <w:rPr>
                <w:color w:val="000000" w:themeColor="text1"/>
                <w:lang w:eastAsia="ko-KR"/>
              </w:rPr>
              <w:t xml:space="preserve"> </w:t>
            </w:r>
            <w:r>
              <w:rPr>
                <w:color w:val="000000" w:themeColor="text1"/>
                <w:lang w:eastAsia="ko-KR"/>
              </w:rPr>
              <w:t>없는</w:t>
            </w:r>
            <w:r>
              <w:rPr>
                <w:color w:val="000000" w:themeColor="text1"/>
                <w:lang w:eastAsia="ko-KR"/>
              </w:rPr>
              <w:t xml:space="preserve"> </w:t>
            </w:r>
            <w:r>
              <w:rPr>
                <w:color w:val="000000" w:themeColor="text1"/>
                <w:lang w:eastAsia="ko-KR"/>
              </w:rPr>
              <w:t>경우에는</w:t>
            </w:r>
            <w:r>
              <w:rPr>
                <w:color w:val="000000" w:themeColor="text1"/>
                <w:lang w:eastAsia="ko-KR"/>
              </w:rPr>
              <w:t xml:space="preserve"> ERP</w:t>
            </w:r>
            <w:r>
              <w:rPr>
                <w:color w:val="000000" w:themeColor="text1"/>
                <w:lang w:eastAsia="ko-KR"/>
              </w:rPr>
              <w:t>가</w:t>
            </w:r>
            <w:r>
              <w:rPr>
                <w:color w:val="000000" w:themeColor="text1"/>
                <w:lang w:eastAsia="ko-KR"/>
              </w:rPr>
              <w:t xml:space="preserve"> PLM </w:t>
            </w:r>
            <w:r>
              <w:rPr>
                <w:color w:val="000000" w:themeColor="text1"/>
                <w:lang w:eastAsia="ko-KR"/>
              </w:rPr>
              <w:t>역할을</w:t>
            </w:r>
            <w:r>
              <w:rPr>
                <w:color w:val="000000" w:themeColor="text1"/>
                <w:lang w:eastAsia="ko-KR"/>
              </w:rPr>
              <w:t xml:space="preserve"> </w:t>
            </w:r>
            <w:r>
              <w:rPr>
                <w:color w:val="000000" w:themeColor="text1"/>
                <w:lang w:eastAsia="ko-KR"/>
              </w:rPr>
              <w:t>대체</w:t>
            </w:r>
          </w:p>
          <w:p w14:paraId="72D3216B" w14:textId="77777777" w:rsidR="00155874" w:rsidRPr="0057689E" w:rsidRDefault="00155874" w:rsidP="00155874">
            <w:pPr>
              <w:pStyle w:val="20"/>
              <w:widowControl w:val="0"/>
              <w:numPr>
                <w:ilvl w:val="1"/>
                <w:numId w:val="0"/>
              </w:numPr>
              <w:tabs>
                <w:tab w:val="num" w:pos="510"/>
              </w:tabs>
              <w:wordWrap w:val="0"/>
              <w:autoSpaceDE w:val="0"/>
              <w:autoSpaceDN w:val="0"/>
              <w:spacing w:after="0" w:line="300" w:lineRule="exact"/>
              <w:ind w:left="511" w:hanging="227"/>
              <w:contextualSpacing w:val="0"/>
              <w:outlineLvl w:val="0"/>
              <w:rPr>
                <w:color w:val="000000" w:themeColor="text1"/>
                <w:lang w:eastAsia="ko-KR"/>
              </w:rPr>
            </w:pPr>
            <w:r>
              <w:rPr>
                <w:color w:val="000000" w:themeColor="text1"/>
                <w:lang w:eastAsia="ko-KR"/>
              </w:rPr>
              <w:t>관련</w:t>
            </w:r>
            <w:r>
              <w:rPr>
                <w:color w:val="000000" w:themeColor="text1"/>
                <w:lang w:eastAsia="ko-KR"/>
              </w:rPr>
              <w:t xml:space="preserve"> </w:t>
            </w:r>
            <w:r>
              <w:rPr>
                <w:color w:val="000000" w:themeColor="text1"/>
                <w:lang w:eastAsia="ko-KR"/>
              </w:rPr>
              <w:t>기업업무시스템</w:t>
            </w:r>
            <w:r>
              <w:rPr>
                <w:color w:val="000000" w:themeColor="text1"/>
                <w:lang w:eastAsia="ko-KR"/>
              </w:rPr>
              <w:t xml:space="preserve">: PLM, </w:t>
            </w:r>
            <w:r>
              <w:rPr>
                <w:rFonts w:hint="eastAsia"/>
                <w:color w:val="000000" w:themeColor="text1"/>
                <w:lang w:eastAsia="ko-KR"/>
              </w:rPr>
              <w:t xml:space="preserve">SCM, </w:t>
            </w:r>
            <w:r>
              <w:rPr>
                <w:color w:val="000000" w:themeColor="text1"/>
                <w:lang w:eastAsia="ko-KR"/>
              </w:rPr>
              <w:t>ERP, MES</w:t>
            </w:r>
          </w:p>
        </w:tc>
      </w:tr>
      <w:tr w:rsidR="00155874" w:rsidRPr="0057689E" w14:paraId="14E05DFF" w14:textId="77777777" w:rsidTr="001861C8">
        <w:trPr>
          <w:jc w:val="center"/>
        </w:trPr>
        <w:tc>
          <w:tcPr>
            <w:tcW w:w="732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684A1B8" w14:textId="77777777" w:rsidR="00155874" w:rsidRPr="0057689E" w:rsidRDefault="00155874" w:rsidP="001861C8">
            <w:pPr>
              <w:spacing w:line="300" w:lineRule="exact"/>
              <w:ind w:leftChars="-71" w:left="-142" w:firstLineChars="78" w:firstLine="156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5</w:t>
            </w:r>
          </w:p>
        </w:tc>
        <w:tc>
          <w:tcPr>
            <w:tcW w:w="2003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3CF932" w14:textId="77777777" w:rsidR="00155874" w:rsidRPr="0057689E" w:rsidRDefault="00155874" w:rsidP="001861C8">
            <w:pPr>
              <w:spacing w:line="300" w:lineRule="exact"/>
              <w:rPr>
                <w:bCs/>
                <w:color w:val="000000" w:themeColor="text1"/>
              </w:rPr>
            </w:pPr>
            <w:r>
              <w:rPr>
                <w:rFonts w:hint="eastAsia"/>
                <w:bCs/>
                <w:color w:val="000000" w:themeColor="text1"/>
              </w:rPr>
              <w:t>조직</w:t>
            </w:r>
            <w:r>
              <w:rPr>
                <w:rFonts w:hint="eastAsia"/>
                <w:bCs/>
                <w:color w:val="000000" w:themeColor="text1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</w:rPr>
              <w:t>정보</w:t>
            </w:r>
            <w:r>
              <w:rPr>
                <w:rFonts w:hint="eastAsia"/>
                <w:bCs/>
                <w:color w:val="000000" w:themeColor="text1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</w:rPr>
              <w:t>동기화</w:t>
            </w:r>
          </w:p>
        </w:tc>
        <w:tc>
          <w:tcPr>
            <w:tcW w:w="6621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30B57B" w14:textId="77777777" w:rsidR="00155874" w:rsidRPr="0057689E" w:rsidRDefault="00155874" w:rsidP="001861C8">
            <w:pPr>
              <w:pStyle w:val="new1"/>
              <w:spacing w:line="300" w:lineRule="exact"/>
              <w:ind w:left="284" w:hanging="284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 w:hint="eastAsia"/>
                <w:color w:val="000000" w:themeColor="text1"/>
                <w:lang w:val="en-US"/>
              </w:rPr>
              <w:t>조직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정보를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생성하고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동기화</w:t>
            </w:r>
          </w:p>
          <w:p w14:paraId="7EAED9A4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300" w:lineRule="exact"/>
              <w:ind w:left="284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 w:hint="eastAsia"/>
                <w:color w:val="000000" w:themeColor="text1"/>
                <w:lang w:val="en-US"/>
              </w:rPr>
              <w:t>•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ab/>
              <w:t xml:space="preserve"> </w:t>
            </w:r>
            <w:r>
              <w:rPr>
                <w:color w:val="000000" w:themeColor="text1"/>
              </w:rPr>
              <w:t xml:space="preserve">관련 기업업무시스템: </w:t>
            </w:r>
            <w:r>
              <w:rPr>
                <w:rFonts w:ascii="Arial" w:hAnsi="Arial"/>
                <w:color w:val="000000" w:themeColor="text1"/>
              </w:rPr>
              <w:t>ERP, PLM, WMS, MES</w:t>
            </w:r>
          </w:p>
        </w:tc>
      </w:tr>
      <w:tr w:rsidR="00155874" w:rsidRPr="0057689E" w14:paraId="6CBD5B2A" w14:textId="77777777" w:rsidTr="001861C8">
        <w:trPr>
          <w:jc w:val="center"/>
        </w:trPr>
        <w:tc>
          <w:tcPr>
            <w:tcW w:w="732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E82BBF3" w14:textId="77777777" w:rsidR="00155874" w:rsidRPr="0057689E" w:rsidRDefault="00155874" w:rsidP="001861C8">
            <w:pPr>
              <w:spacing w:line="300" w:lineRule="exact"/>
              <w:ind w:leftChars="-71" w:left="-142" w:firstLineChars="78" w:firstLine="156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6</w:t>
            </w:r>
          </w:p>
        </w:tc>
        <w:tc>
          <w:tcPr>
            <w:tcW w:w="2003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87161F2" w14:textId="77777777" w:rsidR="00155874" w:rsidRPr="0057689E" w:rsidRDefault="00155874" w:rsidP="001861C8">
            <w:pPr>
              <w:spacing w:line="300" w:lineRule="exact"/>
              <w:rPr>
                <w:bCs/>
                <w:color w:val="000000" w:themeColor="text1"/>
                <w:lang w:eastAsia="ko-KR"/>
              </w:rPr>
            </w:pPr>
            <w:r>
              <w:rPr>
                <w:rFonts w:hint="eastAsia"/>
                <w:bCs/>
                <w:color w:val="000000" w:themeColor="text1"/>
                <w:lang w:eastAsia="ko-KR"/>
              </w:rPr>
              <w:t>공급망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>관리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>기준정보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>동기화</w:t>
            </w:r>
          </w:p>
        </w:tc>
        <w:tc>
          <w:tcPr>
            <w:tcW w:w="6621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0C766BE" w14:textId="77777777" w:rsidR="00155874" w:rsidRPr="0057689E" w:rsidRDefault="00155874" w:rsidP="001861C8">
            <w:pPr>
              <w:pStyle w:val="new1"/>
              <w:spacing w:line="300" w:lineRule="exact"/>
              <w:ind w:left="284" w:hanging="284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 w:hint="eastAsia"/>
                <w:color w:val="000000" w:themeColor="text1"/>
                <w:lang w:val="en-US"/>
              </w:rPr>
              <w:t>공급망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관리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기준정보를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동기화</w:t>
            </w:r>
            <w:r>
              <w:rPr>
                <w:rFonts w:ascii="Arial" w:hAnsi="Arial"/>
                <w:color w:val="000000" w:themeColor="text1"/>
                <w:lang w:val="en-US"/>
              </w:rPr>
              <w:br/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•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ab/>
              <w:t xml:space="preserve"> </w:t>
            </w:r>
            <w:r>
              <w:rPr>
                <w:rFonts w:ascii="Arial" w:hAnsi="Arial"/>
                <w:color w:val="000000" w:themeColor="text1"/>
              </w:rPr>
              <w:t>관련</w:t>
            </w:r>
            <w:r>
              <w:rPr>
                <w:rFonts w:ascii="Arial" w:hAnsi="Arial"/>
                <w:color w:val="000000" w:themeColor="text1"/>
              </w:rPr>
              <w:t xml:space="preserve"> </w:t>
            </w:r>
            <w:r>
              <w:rPr>
                <w:rFonts w:ascii="Arial" w:hAnsi="Arial"/>
                <w:color w:val="000000" w:themeColor="text1"/>
              </w:rPr>
              <w:t>기업업무시스템</w:t>
            </w:r>
            <w:r>
              <w:rPr>
                <w:rFonts w:ascii="Arial" w:hAnsi="Arial"/>
                <w:color w:val="000000" w:themeColor="text1"/>
              </w:rPr>
              <w:t>: ERP,</w:t>
            </w:r>
            <w:r>
              <w:rPr>
                <w:rFonts w:ascii="Arial" w:hAnsi="Arial" w:hint="eastAsia"/>
                <w:color w:val="000000" w:themeColor="text1"/>
              </w:rPr>
              <w:t xml:space="preserve"> SCM</w:t>
            </w:r>
            <w:r>
              <w:rPr>
                <w:rFonts w:ascii="Arial" w:hAnsi="Arial"/>
                <w:color w:val="000000" w:themeColor="text1"/>
              </w:rPr>
              <w:t>, WMS, MES</w:t>
            </w:r>
          </w:p>
        </w:tc>
      </w:tr>
      <w:tr w:rsidR="00155874" w:rsidRPr="0057689E" w14:paraId="3FD631DD" w14:textId="77777777" w:rsidTr="001861C8">
        <w:trPr>
          <w:jc w:val="center"/>
        </w:trPr>
        <w:tc>
          <w:tcPr>
            <w:tcW w:w="732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75F59C9" w14:textId="77777777" w:rsidR="00155874" w:rsidRPr="0057689E" w:rsidRDefault="00155874" w:rsidP="001861C8">
            <w:pPr>
              <w:spacing w:line="300" w:lineRule="exact"/>
              <w:ind w:leftChars="-71" w:left="-142" w:firstLineChars="78" w:firstLine="156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7</w:t>
            </w:r>
          </w:p>
        </w:tc>
        <w:tc>
          <w:tcPr>
            <w:tcW w:w="2003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0453DA" w14:textId="77777777" w:rsidR="00155874" w:rsidRPr="0057689E" w:rsidRDefault="00155874" w:rsidP="001861C8">
            <w:pPr>
              <w:spacing w:line="300" w:lineRule="exact"/>
              <w:rPr>
                <w:bCs/>
                <w:color w:val="000000" w:themeColor="text1"/>
                <w:w w:val="80"/>
                <w:lang w:eastAsia="ko-KR"/>
              </w:rPr>
            </w:pPr>
            <w:r>
              <w:rPr>
                <w:rFonts w:hint="eastAsia"/>
                <w:bCs/>
                <w:color w:val="000000" w:themeColor="text1"/>
                <w:w w:val="80"/>
                <w:lang w:eastAsia="ko-KR"/>
              </w:rPr>
              <w:t>주문</w:t>
            </w:r>
            <w:r>
              <w:rPr>
                <w:rFonts w:hint="eastAsia"/>
                <w:bCs/>
                <w:color w:val="000000" w:themeColor="text1"/>
                <w:w w:val="80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w w:val="80"/>
                <w:lang w:eastAsia="ko-KR"/>
              </w:rPr>
              <w:t>생산</w:t>
            </w:r>
            <w:r>
              <w:rPr>
                <w:rFonts w:hint="eastAsia"/>
                <w:bCs/>
                <w:color w:val="000000" w:themeColor="text1"/>
                <w:w w:val="80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w w:val="80"/>
                <w:lang w:eastAsia="ko-KR"/>
              </w:rPr>
              <w:t>방식의</w:t>
            </w:r>
            <w:r>
              <w:rPr>
                <w:rFonts w:hint="eastAsia"/>
                <w:bCs/>
                <w:color w:val="000000" w:themeColor="text1"/>
                <w:w w:val="80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w w:val="80"/>
                <w:lang w:eastAsia="ko-KR"/>
              </w:rPr>
              <w:t>판매</w:t>
            </w:r>
            <w:r>
              <w:rPr>
                <w:rFonts w:hint="eastAsia"/>
                <w:bCs/>
                <w:color w:val="000000" w:themeColor="text1"/>
                <w:w w:val="80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w w:val="80"/>
                <w:lang w:eastAsia="ko-KR"/>
              </w:rPr>
              <w:t>주문</w:t>
            </w:r>
            <w:r>
              <w:rPr>
                <w:rFonts w:hint="eastAsia"/>
                <w:bCs/>
                <w:color w:val="000000" w:themeColor="text1"/>
                <w:w w:val="80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w w:val="80"/>
                <w:lang w:eastAsia="ko-KR"/>
              </w:rPr>
              <w:t>정보</w:t>
            </w:r>
            <w:r>
              <w:rPr>
                <w:rFonts w:hint="eastAsia"/>
                <w:bCs/>
                <w:color w:val="000000" w:themeColor="text1"/>
                <w:w w:val="80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w w:val="80"/>
                <w:lang w:eastAsia="ko-KR"/>
              </w:rPr>
              <w:t>동기화</w:t>
            </w:r>
          </w:p>
        </w:tc>
        <w:tc>
          <w:tcPr>
            <w:tcW w:w="6621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11B840" w14:textId="77777777" w:rsidR="00155874" w:rsidRPr="0057689E" w:rsidRDefault="00155874" w:rsidP="001861C8">
            <w:pPr>
              <w:pStyle w:val="new1"/>
              <w:spacing w:line="300" w:lineRule="exact"/>
              <w:ind w:left="284" w:hanging="284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 w:hint="eastAsia"/>
                <w:color w:val="000000" w:themeColor="text1"/>
                <w:lang w:val="en-US"/>
              </w:rPr>
              <w:t>고객으로부터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받은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판매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주문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정보를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제조실행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계획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수립을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위해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유관부서와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판매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주문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정보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동기화</w:t>
            </w:r>
            <w:r>
              <w:rPr>
                <w:rFonts w:ascii="Arial" w:hAnsi="Arial"/>
                <w:color w:val="000000" w:themeColor="text1"/>
                <w:lang w:val="en-US"/>
              </w:rPr>
              <w:br/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•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ab/>
              <w:t xml:space="preserve"> </w:t>
            </w:r>
            <w:r>
              <w:rPr>
                <w:rFonts w:ascii="Arial" w:hAnsi="Arial"/>
                <w:color w:val="000000" w:themeColor="text1"/>
              </w:rPr>
              <w:t>관련</w:t>
            </w:r>
            <w:r>
              <w:rPr>
                <w:rFonts w:ascii="Arial" w:hAnsi="Arial"/>
                <w:color w:val="000000" w:themeColor="text1"/>
              </w:rPr>
              <w:t xml:space="preserve"> </w:t>
            </w:r>
            <w:r>
              <w:rPr>
                <w:rFonts w:ascii="Arial" w:hAnsi="Arial"/>
                <w:color w:val="000000" w:themeColor="text1"/>
              </w:rPr>
              <w:t>기업업무시스템</w:t>
            </w:r>
            <w:r>
              <w:rPr>
                <w:rFonts w:ascii="Arial" w:hAnsi="Arial"/>
                <w:color w:val="000000" w:themeColor="text1"/>
              </w:rPr>
              <w:t>:</w:t>
            </w:r>
            <w:r>
              <w:rPr>
                <w:rFonts w:ascii="Arial" w:hAnsi="Arial" w:hint="eastAsia"/>
                <w:color w:val="000000" w:themeColor="text1"/>
              </w:rPr>
              <w:t xml:space="preserve"> SFA, ERP(OM), S&amp;OP</w:t>
            </w:r>
          </w:p>
        </w:tc>
      </w:tr>
      <w:tr w:rsidR="00155874" w:rsidRPr="0057689E" w14:paraId="45496F16" w14:textId="77777777" w:rsidTr="001861C8">
        <w:trPr>
          <w:jc w:val="center"/>
        </w:trPr>
        <w:tc>
          <w:tcPr>
            <w:tcW w:w="732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743B11F" w14:textId="77777777" w:rsidR="00155874" w:rsidRPr="0057689E" w:rsidRDefault="00155874" w:rsidP="001861C8">
            <w:pPr>
              <w:spacing w:line="300" w:lineRule="exact"/>
              <w:ind w:leftChars="-71" w:left="-142" w:firstLineChars="78" w:firstLine="156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8</w:t>
            </w:r>
          </w:p>
        </w:tc>
        <w:tc>
          <w:tcPr>
            <w:tcW w:w="2003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EEB0D4" w14:textId="77777777" w:rsidR="00155874" w:rsidRPr="0057689E" w:rsidRDefault="00155874" w:rsidP="001861C8">
            <w:pPr>
              <w:spacing w:line="300" w:lineRule="exact"/>
              <w:rPr>
                <w:bCs/>
                <w:color w:val="000000" w:themeColor="text1"/>
                <w:w w:val="80"/>
                <w:lang w:eastAsia="ko-KR"/>
              </w:rPr>
            </w:pPr>
            <w:r>
              <w:rPr>
                <w:rFonts w:hint="eastAsia"/>
                <w:bCs/>
                <w:color w:val="000000" w:themeColor="text1"/>
                <w:w w:val="80"/>
                <w:lang w:eastAsia="ko-KR"/>
              </w:rPr>
              <w:t>계획</w:t>
            </w:r>
            <w:r>
              <w:rPr>
                <w:rFonts w:hint="eastAsia"/>
                <w:bCs/>
                <w:color w:val="000000" w:themeColor="text1"/>
                <w:w w:val="80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w w:val="80"/>
                <w:lang w:eastAsia="ko-KR"/>
              </w:rPr>
              <w:t>생산</w:t>
            </w:r>
            <w:r>
              <w:rPr>
                <w:rFonts w:hint="eastAsia"/>
                <w:bCs/>
                <w:color w:val="000000" w:themeColor="text1"/>
                <w:w w:val="80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w w:val="80"/>
                <w:lang w:eastAsia="ko-KR"/>
              </w:rPr>
              <w:t>방식의</w:t>
            </w:r>
            <w:r>
              <w:rPr>
                <w:rFonts w:hint="eastAsia"/>
                <w:bCs/>
                <w:color w:val="000000" w:themeColor="text1"/>
                <w:w w:val="80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w w:val="80"/>
                <w:lang w:eastAsia="ko-KR"/>
              </w:rPr>
              <w:t>판매계획</w:t>
            </w:r>
            <w:r>
              <w:rPr>
                <w:rFonts w:hint="eastAsia"/>
                <w:bCs/>
                <w:color w:val="000000" w:themeColor="text1"/>
                <w:w w:val="80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w w:val="80"/>
                <w:lang w:eastAsia="ko-KR"/>
              </w:rPr>
              <w:t>정보</w:t>
            </w:r>
            <w:r>
              <w:rPr>
                <w:rFonts w:hint="eastAsia"/>
                <w:bCs/>
                <w:color w:val="000000" w:themeColor="text1"/>
                <w:w w:val="80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w w:val="80"/>
                <w:lang w:eastAsia="ko-KR"/>
              </w:rPr>
              <w:t>동기화</w:t>
            </w:r>
          </w:p>
        </w:tc>
        <w:tc>
          <w:tcPr>
            <w:tcW w:w="6621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2028231" w14:textId="77777777" w:rsidR="00155874" w:rsidRPr="0057689E" w:rsidRDefault="00155874" w:rsidP="001861C8">
            <w:pPr>
              <w:pStyle w:val="new1"/>
              <w:spacing w:line="300" w:lineRule="exact"/>
              <w:ind w:left="284" w:hanging="284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 w:hint="eastAsia"/>
                <w:color w:val="000000" w:themeColor="text1"/>
                <w:lang w:val="en-US"/>
              </w:rPr>
              <w:t>판매계획과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연계하여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제조실행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계획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수립을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위해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유관부서와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판매계획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정보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동기화</w:t>
            </w:r>
            <w:r>
              <w:rPr>
                <w:rFonts w:ascii="Arial" w:hAnsi="Arial"/>
                <w:color w:val="000000" w:themeColor="text1"/>
                <w:lang w:val="en-US"/>
              </w:rPr>
              <w:br/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•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ab/>
              <w:t xml:space="preserve"> </w:t>
            </w:r>
            <w:r>
              <w:rPr>
                <w:rFonts w:ascii="Arial" w:hAnsi="Arial"/>
                <w:color w:val="000000" w:themeColor="text1"/>
              </w:rPr>
              <w:t>관련</w:t>
            </w:r>
            <w:r>
              <w:rPr>
                <w:rFonts w:ascii="Arial" w:hAnsi="Arial"/>
                <w:color w:val="000000" w:themeColor="text1"/>
              </w:rPr>
              <w:t xml:space="preserve"> </w:t>
            </w:r>
            <w:r>
              <w:rPr>
                <w:rFonts w:ascii="Arial" w:hAnsi="Arial"/>
                <w:color w:val="000000" w:themeColor="text1"/>
              </w:rPr>
              <w:t>기업업무시스템</w:t>
            </w:r>
            <w:r>
              <w:rPr>
                <w:rFonts w:ascii="Arial" w:hAnsi="Arial"/>
                <w:color w:val="000000" w:themeColor="text1"/>
              </w:rPr>
              <w:t>:</w:t>
            </w:r>
            <w:r>
              <w:rPr>
                <w:rFonts w:ascii="Arial" w:hAnsi="Arial" w:hint="eastAsia"/>
                <w:color w:val="000000" w:themeColor="text1"/>
              </w:rPr>
              <w:t xml:space="preserve"> SFA, ERP, S&amp;OP</w:t>
            </w:r>
          </w:p>
        </w:tc>
      </w:tr>
      <w:tr w:rsidR="00155874" w:rsidRPr="0057689E" w14:paraId="12FADE91" w14:textId="77777777" w:rsidTr="001861C8">
        <w:trPr>
          <w:jc w:val="center"/>
        </w:trPr>
        <w:tc>
          <w:tcPr>
            <w:tcW w:w="732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377E4D" w14:textId="77777777" w:rsidR="00155874" w:rsidRPr="0057689E" w:rsidRDefault="00155874" w:rsidP="001861C8">
            <w:pPr>
              <w:spacing w:line="300" w:lineRule="exact"/>
              <w:ind w:leftChars="-71" w:left="-142" w:firstLineChars="78" w:firstLine="156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9</w:t>
            </w:r>
          </w:p>
        </w:tc>
        <w:tc>
          <w:tcPr>
            <w:tcW w:w="2003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4F52B9C" w14:textId="77777777" w:rsidR="00155874" w:rsidRPr="0057689E" w:rsidRDefault="00155874" w:rsidP="001861C8">
            <w:pPr>
              <w:spacing w:line="300" w:lineRule="exact"/>
              <w:rPr>
                <w:bCs/>
                <w:color w:val="000000" w:themeColor="text1"/>
                <w:lang w:eastAsia="ko-KR"/>
              </w:rPr>
            </w:pPr>
            <w:r>
              <w:rPr>
                <w:rFonts w:hint="eastAsia"/>
                <w:bCs/>
                <w:color w:val="000000" w:themeColor="text1"/>
                <w:lang w:eastAsia="ko-KR"/>
              </w:rPr>
              <w:t>제품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>배송을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>위한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>판매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>주문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>정보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>동기화</w:t>
            </w:r>
          </w:p>
        </w:tc>
        <w:tc>
          <w:tcPr>
            <w:tcW w:w="6621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C96DF22" w14:textId="77777777" w:rsidR="00155874" w:rsidRPr="0057689E" w:rsidRDefault="00155874" w:rsidP="001861C8">
            <w:pPr>
              <w:pStyle w:val="new1"/>
              <w:spacing w:line="300" w:lineRule="exact"/>
              <w:ind w:left="284" w:hanging="284"/>
              <w:outlineLvl w:val="0"/>
              <w:rPr>
                <w:color w:val="000000" w:themeColor="text1"/>
                <w:lang w:val="en-US"/>
              </w:rPr>
            </w:pPr>
            <w:r>
              <w:rPr>
                <w:rFonts w:hint="eastAsia"/>
                <w:color w:val="000000" w:themeColor="text1"/>
                <w:lang w:val="en-US"/>
              </w:rPr>
              <w:t>고객이 주문한 제품을 배송하기 위해 판매 주문 정보 동기화</w:t>
            </w:r>
            <w:r>
              <w:rPr>
                <w:color w:val="000000" w:themeColor="text1"/>
                <w:lang w:val="en-US"/>
              </w:rPr>
              <w:br/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•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ab/>
              <w:t xml:space="preserve"> </w:t>
            </w:r>
            <w:r>
              <w:rPr>
                <w:rFonts w:ascii="Arial" w:hAnsi="Arial"/>
                <w:color w:val="000000" w:themeColor="text1"/>
              </w:rPr>
              <w:t>관련</w:t>
            </w:r>
            <w:r>
              <w:rPr>
                <w:rFonts w:ascii="Arial" w:hAnsi="Arial"/>
                <w:color w:val="000000" w:themeColor="text1"/>
              </w:rPr>
              <w:t xml:space="preserve"> </w:t>
            </w:r>
            <w:r>
              <w:rPr>
                <w:rFonts w:ascii="Arial" w:hAnsi="Arial"/>
                <w:color w:val="000000" w:themeColor="text1"/>
              </w:rPr>
              <w:t>기업업무시스템</w:t>
            </w:r>
            <w:r>
              <w:rPr>
                <w:rFonts w:ascii="Arial" w:hAnsi="Arial"/>
                <w:color w:val="000000" w:themeColor="text1"/>
              </w:rPr>
              <w:t>:</w:t>
            </w:r>
            <w:r>
              <w:rPr>
                <w:rFonts w:ascii="Arial" w:hAnsi="Arial" w:hint="eastAsia"/>
                <w:color w:val="000000" w:themeColor="text1"/>
              </w:rPr>
              <w:t xml:space="preserve"> ERP(OM), WMS</w:t>
            </w:r>
          </w:p>
        </w:tc>
      </w:tr>
      <w:tr w:rsidR="00155874" w:rsidRPr="0057689E" w14:paraId="1CBF2144" w14:textId="77777777" w:rsidTr="001861C8">
        <w:trPr>
          <w:jc w:val="center"/>
        </w:trPr>
        <w:tc>
          <w:tcPr>
            <w:tcW w:w="732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D391188" w14:textId="77777777" w:rsidR="00155874" w:rsidRPr="0057689E" w:rsidRDefault="00155874" w:rsidP="001861C8">
            <w:pPr>
              <w:spacing w:line="300" w:lineRule="exact"/>
              <w:ind w:leftChars="-71" w:left="-142" w:firstLineChars="78" w:firstLine="156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10</w:t>
            </w:r>
          </w:p>
        </w:tc>
        <w:tc>
          <w:tcPr>
            <w:tcW w:w="2003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62525E" w14:textId="77777777" w:rsidR="00155874" w:rsidRPr="0057689E" w:rsidRDefault="00155874" w:rsidP="001861C8">
            <w:pPr>
              <w:spacing w:line="300" w:lineRule="exact"/>
              <w:rPr>
                <w:bCs/>
                <w:color w:val="000000" w:themeColor="text1"/>
              </w:rPr>
            </w:pPr>
            <w:r>
              <w:rPr>
                <w:rFonts w:hint="eastAsia"/>
                <w:bCs/>
                <w:color w:val="000000" w:themeColor="text1"/>
              </w:rPr>
              <w:t>고객</w:t>
            </w:r>
            <w:r>
              <w:rPr>
                <w:rFonts w:hint="eastAsia"/>
                <w:bCs/>
                <w:color w:val="000000" w:themeColor="text1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</w:rPr>
              <w:t>주문처리</w:t>
            </w:r>
          </w:p>
        </w:tc>
        <w:tc>
          <w:tcPr>
            <w:tcW w:w="6621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3FEB052" w14:textId="77777777" w:rsidR="00155874" w:rsidRPr="0057689E" w:rsidRDefault="00155874" w:rsidP="001861C8">
            <w:pPr>
              <w:pStyle w:val="new1"/>
              <w:spacing w:line="300" w:lineRule="exact"/>
              <w:ind w:left="284" w:hanging="284"/>
              <w:outlineLvl w:val="0"/>
              <w:rPr>
                <w:color w:val="000000" w:themeColor="text1"/>
                <w:lang w:val="en-US"/>
              </w:rPr>
            </w:pPr>
            <w:r>
              <w:rPr>
                <w:rFonts w:hint="eastAsia"/>
                <w:color w:val="000000" w:themeColor="text1"/>
                <w:lang w:val="en-US"/>
              </w:rPr>
              <w:t>고객 주문 처리를 실시간으로 연계하기 위한 시나리오</w:t>
            </w:r>
            <w:r>
              <w:rPr>
                <w:color w:val="000000" w:themeColor="text1"/>
                <w:lang w:val="en-US"/>
              </w:rPr>
              <w:br/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•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ab/>
              <w:t xml:space="preserve"> </w:t>
            </w:r>
            <w:r>
              <w:rPr>
                <w:rFonts w:ascii="Arial" w:hAnsi="Arial"/>
                <w:color w:val="000000" w:themeColor="text1"/>
              </w:rPr>
              <w:t>관련</w:t>
            </w:r>
            <w:r>
              <w:rPr>
                <w:rFonts w:ascii="Arial" w:hAnsi="Arial"/>
                <w:color w:val="000000" w:themeColor="text1"/>
              </w:rPr>
              <w:t xml:space="preserve"> </w:t>
            </w:r>
            <w:r>
              <w:rPr>
                <w:rFonts w:ascii="Arial" w:hAnsi="Arial"/>
                <w:color w:val="000000" w:themeColor="text1"/>
              </w:rPr>
              <w:t>기업업무시스템</w:t>
            </w:r>
            <w:r>
              <w:rPr>
                <w:rFonts w:ascii="Arial" w:hAnsi="Arial"/>
                <w:color w:val="000000" w:themeColor="text1"/>
              </w:rPr>
              <w:t>:</w:t>
            </w:r>
            <w:r>
              <w:rPr>
                <w:rFonts w:ascii="Arial" w:hAnsi="Arial" w:hint="eastAsia"/>
                <w:color w:val="000000" w:themeColor="text1"/>
              </w:rPr>
              <w:t xml:space="preserve"> SFA, ERP(OM)</w:t>
            </w:r>
          </w:p>
        </w:tc>
      </w:tr>
      <w:tr w:rsidR="00155874" w:rsidRPr="0057689E" w14:paraId="0C35192C" w14:textId="77777777" w:rsidTr="001861C8">
        <w:trPr>
          <w:jc w:val="center"/>
        </w:trPr>
        <w:tc>
          <w:tcPr>
            <w:tcW w:w="732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B6C019F" w14:textId="77777777" w:rsidR="00155874" w:rsidRPr="0057689E" w:rsidRDefault="00155874" w:rsidP="001861C8">
            <w:pPr>
              <w:spacing w:line="300" w:lineRule="exact"/>
              <w:ind w:leftChars="-71" w:left="-142" w:firstLineChars="78" w:firstLine="156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11</w:t>
            </w:r>
          </w:p>
        </w:tc>
        <w:tc>
          <w:tcPr>
            <w:tcW w:w="2003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9871B63" w14:textId="77777777" w:rsidR="00155874" w:rsidRPr="0057689E" w:rsidRDefault="00155874" w:rsidP="001861C8">
            <w:pPr>
              <w:spacing w:line="300" w:lineRule="exact"/>
              <w:rPr>
                <w:bCs/>
                <w:color w:val="000000" w:themeColor="text1"/>
              </w:rPr>
            </w:pPr>
            <w:r>
              <w:rPr>
                <w:rFonts w:hint="eastAsia"/>
                <w:bCs/>
                <w:color w:val="000000" w:themeColor="text1"/>
              </w:rPr>
              <w:t>제품</w:t>
            </w:r>
            <w:r>
              <w:rPr>
                <w:rFonts w:hint="eastAsia"/>
                <w:bCs/>
                <w:color w:val="000000" w:themeColor="text1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</w:rPr>
              <w:t>출고처리</w:t>
            </w:r>
          </w:p>
        </w:tc>
        <w:tc>
          <w:tcPr>
            <w:tcW w:w="6621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326AB9" w14:textId="77777777" w:rsidR="00155874" w:rsidRPr="0057689E" w:rsidRDefault="00155874" w:rsidP="001861C8">
            <w:pPr>
              <w:pStyle w:val="new1"/>
              <w:spacing w:line="300" w:lineRule="exact"/>
              <w:ind w:left="284" w:hanging="284"/>
              <w:outlineLvl w:val="0"/>
              <w:rPr>
                <w:color w:val="000000" w:themeColor="text1"/>
                <w:lang w:val="en-US"/>
              </w:rPr>
            </w:pPr>
            <w:r>
              <w:rPr>
                <w:rFonts w:hint="eastAsia"/>
                <w:color w:val="000000" w:themeColor="text1"/>
                <w:lang w:val="en-US"/>
              </w:rPr>
              <w:t>영업에서 제품 출고를 위해 유관 부서와 연동하는 시나리오</w:t>
            </w:r>
            <w:r>
              <w:rPr>
                <w:color w:val="000000" w:themeColor="text1"/>
                <w:lang w:val="en-US"/>
              </w:rPr>
              <w:br/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•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ab/>
              <w:t xml:space="preserve"> </w:t>
            </w:r>
            <w:r>
              <w:rPr>
                <w:rFonts w:ascii="Arial" w:hAnsi="Arial"/>
                <w:color w:val="000000" w:themeColor="text1"/>
              </w:rPr>
              <w:t>관련</w:t>
            </w:r>
            <w:r>
              <w:rPr>
                <w:rFonts w:ascii="Arial" w:hAnsi="Arial"/>
                <w:color w:val="000000" w:themeColor="text1"/>
              </w:rPr>
              <w:t xml:space="preserve"> </w:t>
            </w:r>
            <w:r>
              <w:rPr>
                <w:rFonts w:ascii="Arial" w:hAnsi="Arial"/>
                <w:color w:val="000000" w:themeColor="text1"/>
              </w:rPr>
              <w:t>기업업무시스템</w:t>
            </w:r>
            <w:r>
              <w:rPr>
                <w:rFonts w:ascii="Arial" w:hAnsi="Arial"/>
                <w:color w:val="000000" w:themeColor="text1"/>
              </w:rPr>
              <w:t>:</w:t>
            </w:r>
            <w:r>
              <w:rPr>
                <w:rFonts w:ascii="Arial" w:hAnsi="Arial" w:hint="eastAsia"/>
                <w:color w:val="000000" w:themeColor="text1"/>
              </w:rPr>
              <w:t xml:space="preserve"> SFA, ERP, WMS</w:t>
            </w:r>
          </w:p>
        </w:tc>
      </w:tr>
      <w:tr w:rsidR="00155874" w:rsidRPr="0057689E" w14:paraId="0E15A0F9" w14:textId="77777777" w:rsidTr="001861C8">
        <w:trPr>
          <w:jc w:val="center"/>
        </w:trPr>
        <w:tc>
          <w:tcPr>
            <w:tcW w:w="732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C1357EA" w14:textId="77777777" w:rsidR="00155874" w:rsidRPr="0057689E" w:rsidRDefault="00155874" w:rsidP="001861C8">
            <w:pPr>
              <w:spacing w:line="300" w:lineRule="exact"/>
              <w:ind w:leftChars="-71" w:left="-142" w:firstLineChars="78" w:firstLine="156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12</w:t>
            </w:r>
          </w:p>
        </w:tc>
        <w:tc>
          <w:tcPr>
            <w:tcW w:w="2003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D20AF48" w14:textId="77777777" w:rsidR="00155874" w:rsidRPr="0057689E" w:rsidRDefault="00155874" w:rsidP="001861C8">
            <w:pPr>
              <w:spacing w:line="300" w:lineRule="exact"/>
              <w:rPr>
                <w:bCs/>
                <w:color w:val="000000" w:themeColor="text1"/>
              </w:rPr>
            </w:pPr>
            <w:r>
              <w:rPr>
                <w:rFonts w:hint="eastAsia"/>
                <w:bCs/>
                <w:color w:val="000000" w:themeColor="text1"/>
              </w:rPr>
              <w:t>반품</w:t>
            </w:r>
            <w:r>
              <w:rPr>
                <w:rFonts w:hint="eastAsia"/>
                <w:bCs/>
                <w:color w:val="000000" w:themeColor="text1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</w:rPr>
              <w:t>입고처리</w:t>
            </w:r>
          </w:p>
        </w:tc>
        <w:tc>
          <w:tcPr>
            <w:tcW w:w="6621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9F13FFD" w14:textId="77777777" w:rsidR="00155874" w:rsidRPr="0057689E" w:rsidRDefault="00155874" w:rsidP="001861C8">
            <w:pPr>
              <w:pStyle w:val="new1"/>
              <w:spacing w:line="300" w:lineRule="exact"/>
              <w:ind w:left="284" w:hanging="284"/>
              <w:outlineLvl w:val="0"/>
              <w:rPr>
                <w:color w:val="000000" w:themeColor="text1"/>
                <w:lang w:val="en-US"/>
              </w:rPr>
            </w:pPr>
            <w:r>
              <w:rPr>
                <w:rFonts w:hint="eastAsia"/>
                <w:color w:val="000000" w:themeColor="text1"/>
                <w:lang w:val="en-US"/>
              </w:rPr>
              <w:t>납품된 제품의 반품 입고 처리를 위한 시나리오</w:t>
            </w:r>
          </w:p>
          <w:p w14:paraId="273096CB" w14:textId="77777777" w:rsidR="00155874" w:rsidRPr="0057689E" w:rsidRDefault="00155874" w:rsidP="001861C8">
            <w:pPr>
              <w:pStyle w:val="new1"/>
              <w:spacing w:line="300" w:lineRule="exact"/>
              <w:ind w:left="284" w:hanging="284"/>
              <w:outlineLvl w:val="0"/>
              <w:rPr>
                <w:color w:val="000000" w:themeColor="text1"/>
                <w:lang w:val="en-US"/>
              </w:rPr>
            </w:pPr>
            <w:r>
              <w:rPr>
                <w:rFonts w:hint="eastAsia"/>
                <w:color w:val="000000" w:themeColor="text1"/>
                <w:w w:val="90"/>
                <w:lang w:val="en-US"/>
              </w:rPr>
              <w:t>반품 창고를 운영하여 재고 이동이 필요 시, 반품 창고로 재고 이동</w:t>
            </w:r>
            <w:r>
              <w:rPr>
                <w:color w:val="000000" w:themeColor="text1"/>
                <w:lang w:val="en-US"/>
              </w:rPr>
              <w:br/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•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ab/>
              <w:t xml:space="preserve"> </w:t>
            </w:r>
            <w:r>
              <w:rPr>
                <w:rFonts w:ascii="Arial" w:hAnsi="Arial"/>
                <w:color w:val="000000" w:themeColor="text1"/>
              </w:rPr>
              <w:t>관련</w:t>
            </w:r>
            <w:r>
              <w:rPr>
                <w:rFonts w:ascii="Arial" w:hAnsi="Arial"/>
                <w:color w:val="000000" w:themeColor="text1"/>
              </w:rPr>
              <w:t xml:space="preserve"> </w:t>
            </w:r>
            <w:r>
              <w:rPr>
                <w:rFonts w:ascii="Arial" w:hAnsi="Arial"/>
                <w:color w:val="000000" w:themeColor="text1"/>
              </w:rPr>
              <w:t>기업업무시스템</w:t>
            </w:r>
            <w:r>
              <w:rPr>
                <w:rFonts w:ascii="Arial" w:hAnsi="Arial"/>
                <w:color w:val="000000" w:themeColor="text1"/>
              </w:rPr>
              <w:t>:</w:t>
            </w:r>
            <w:r>
              <w:rPr>
                <w:rFonts w:ascii="Arial" w:hAnsi="Arial" w:hint="eastAsia"/>
                <w:color w:val="000000" w:themeColor="text1"/>
              </w:rPr>
              <w:t xml:space="preserve"> SFA, ERP, WMS</w:t>
            </w:r>
          </w:p>
        </w:tc>
      </w:tr>
      <w:tr w:rsidR="00155874" w:rsidRPr="0057689E" w14:paraId="3948898E" w14:textId="77777777" w:rsidTr="001861C8">
        <w:trPr>
          <w:jc w:val="center"/>
        </w:trPr>
        <w:tc>
          <w:tcPr>
            <w:tcW w:w="732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ECD1EE9" w14:textId="77777777" w:rsidR="00155874" w:rsidRPr="0057689E" w:rsidRDefault="00155874" w:rsidP="001861C8">
            <w:pPr>
              <w:spacing w:line="300" w:lineRule="exact"/>
              <w:ind w:leftChars="-71" w:left="-142" w:firstLineChars="78" w:firstLine="156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13</w:t>
            </w:r>
          </w:p>
        </w:tc>
        <w:tc>
          <w:tcPr>
            <w:tcW w:w="2003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27C229" w14:textId="77777777" w:rsidR="00155874" w:rsidRPr="0057689E" w:rsidRDefault="00155874" w:rsidP="001861C8">
            <w:pPr>
              <w:spacing w:line="300" w:lineRule="exact"/>
              <w:rPr>
                <w:bCs/>
                <w:color w:val="000000" w:themeColor="text1"/>
                <w:lang w:eastAsia="ko-KR"/>
              </w:rPr>
            </w:pPr>
            <w:r>
              <w:rPr>
                <w:rFonts w:hint="eastAsia"/>
                <w:bCs/>
                <w:color w:val="000000" w:themeColor="text1"/>
                <w:lang w:eastAsia="ko-KR"/>
              </w:rPr>
              <w:t>생판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>연계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>생산계획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>수립</w:t>
            </w:r>
          </w:p>
        </w:tc>
        <w:tc>
          <w:tcPr>
            <w:tcW w:w="6621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6507FED" w14:textId="77777777" w:rsidR="00155874" w:rsidRPr="0057689E" w:rsidRDefault="00155874" w:rsidP="001861C8">
            <w:pPr>
              <w:pStyle w:val="new1"/>
              <w:spacing w:line="300" w:lineRule="exact"/>
              <w:ind w:left="284" w:hanging="284"/>
              <w:outlineLvl w:val="0"/>
              <w:rPr>
                <w:color w:val="000000" w:themeColor="text1"/>
                <w:lang w:val="en-US"/>
              </w:rPr>
            </w:pPr>
            <w:r>
              <w:rPr>
                <w:rFonts w:hint="eastAsia"/>
                <w:color w:val="000000" w:themeColor="text1"/>
                <w:lang w:val="en-US"/>
              </w:rPr>
              <w:t>고객 주문과 수요예측을 기반으로 생판 연계를 통한 생산계획을 수립하는 시나리오</w:t>
            </w:r>
            <w:r>
              <w:rPr>
                <w:color w:val="000000" w:themeColor="text1"/>
                <w:lang w:val="en-US"/>
              </w:rPr>
              <w:br/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•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ab/>
              <w:t xml:space="preserve"> </w:t>
            </w:r>
            <w:r>
              <w:rPr>
                <w:rFonts w:ascii="Arial" w:hAnsi="Arial"/>
                <w:color w:val="000000" w:themeColor="text1"/>
              </w:rPr>
              <w:t>관련</w:t>
            </w:r>
            <w:r>
              <w:rPr>
                <w:rFonts w:ascii="Arial" w:hAnsi="Arial"/>
                <w:color w:val="000000" w:themeColor="text1"/>
              </w:rPr>
              <w:t xml:space="preserve"> </w:t>
            </w:r>
            <w:r>
              <w:rPr>
                <w:rFonts w:ascii="Arial" w:hAnsi="Arial"/>
                <w:color w:val="000000" w:themeColor="text1"/>
              </w:rPr>
              <w:t>기업업무시스템</w:t>
            </w:r>
            <w:r>
              <w:rPr>
                <w:rFonts w:ascii="Arial" w:hAnsi="Arial"/>
                <w:color w:val="000000" w:themeColor="text1"/>
              </w:rPr>
              <w:t>:</w:t>
            </w:r>
            <w:r>
              <w:rPr>
                <w:rFonts w:ascii="Arial" w:hAnsi="Arial" w:hint="eastAsia"/>
                <w:color w:val="000000" w:themeColor="text1"/>
              </w:rPr>
              <w:t xml:space="preserve"> SFA, ERP, S&amp;OP, MES</w:t>
            </w:r>
          </w:p>
        </w:tc>
      </w:tr>
      <w:tr w:rsidR="00155874" w:rsidRPr="0057689E" w14:paraId="20A6E212" w14:textId="77777777" w:rsidTr="001861C8">
        <w:trPr>
          <w:jc w:val="center"/>
        </w:trPr>
        <w:tc>
          <w:tcPr>
            <w:tcW w:w="732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ED1D9FD" w14:textId="77777777" w:rsidR="00155874" w:rsidRPr="0057689E" w:rsidRDefault="00155874" w:rsidP="001861C8">
            <w:pPr>
              <w:spacing w:line="300" w:lineRule="exact"/>
              <w:ind w:leftChars="-71" w:left="-142" w:firstLineChars="78" w:firstLine="156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14</w:t>
            </w:r>
          </w:p>
        </w:tc>
        <w:tc>
          <w:tcPr>
            <w:tcW w:w="2003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3A48ABD" w14:textId="77777777" w:rsidR="00155874" w:rsidRPr="0057689E" w:rsidRDefault="00155874" w:rsidP="001861C8">
            <w:pPr>
              <w:spacing w:line="300" w:lineRule="exact"/>
              <w:rPr>
                <w:bCs/>
                <w:color w:val="000000" w:themeColor="text1"/>
                <w:lang w:eastAsia="ko-KR"/>
              </w:rPr>
            </w:pPr>
            <w:r>
              <w:rPr>
                <w:rFonts w:hint="eastAsia"/>
                <w:bCs/>
                <w:color w:val="000000" w:themeColor="text1"/>
                <w:lang w:eastAsia="ko-KR"/>
              </w:rPr>
              <w:t>프로젝트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>연계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>생산계획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>수립</w:t>
            </w:r>
          </w:p>
        </w:tc>
        <w:tc>
          <w:tcPr>
            <w:tcW w:w="6621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B479C" w14:textId="77777777" w:rsidR="00155874" w:rsidRPr="0057689E" w:rsidRDefault="00155874" w:rsidP="001861C8">
            <w:pPr>
              <w:pStyle w:val="new1"/>
              <w:spacing w:line="300" w:lineRule="exact"/>
              <w:ind w:left="284" w:hanging="284"/>
              <w:outlineLvl w:val="0"/>
              <w:rPr>
                <w:color w:val="000000" w:themeColor="text1"/>
                <w:lang w:val="en-US"/>
              </w:rPr>
            </w:pPr>
            <w:r>
              <w:rPr>
                <w:rFonts w:hint="eastAsia"/>
                <w:color w:val="000000" w:themeColor="text1"/>
                <w:lang w:val="en-US"/>
              </w:rPr>
              <w:t>프로젝트 관리와 연계한 생산 계획을 수립하는 시나리오</w:t>
            </w:r>
            <w:r>
              <w:rPr>
                <w:color w:val="000000" w:themeColor="text1"/>
                <w:lang w:val="en-US"/>
              </w:rPr>
              <w:br/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•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ab/>
              <w:t xml:space="preserve"> </w:t>
            </w:r>
            <w:r>
              <w:rPr>
                <w:rFonts w:ascii="Arial" w:hAnsi="Arial"/>
                <w:color w:val="000000" w:themeColor="text1"/>
              </w:rPr>
              <w:t>관련</w:t>
            </w:r>
            <w:r>
              <w:rPr>
                <w:rFonts w:ascii="Arial" w:hAnsi="Arial"/>
                <w:color w:val="000000" w:themeColor="text1"/>
              </w:rPr>
              <w:t xml:space="preserve"> </w:t>
            </w:r>
            <w:r>
              <w:rPr>
                <w:rFonts w:ascii="Arial" w:hAnsi="Arial"/>
                <w:color w:val="000000" w:themeColor="text1"/>
              </w:rPr>
              <w:t>기업업무시스템</w:t>
            </w:r>
            <w:r>
              <w:rPr>
                <w:rFonts w:ascii="Arial" w:hAnsi="Arial"/>
                <w:color w:val="000000" w:themeColor="text1"/>
              </w:rPr>
              <w:t>:</w:t>
            </w:r>
            <w:r>
              <w:rPr>
                <w:rFonts w:ascii="Arial" w:hAnsi="Arial" w:hint="eastAsia"/>
                <w:color w:val="000000" w:themeColor="text1"/>
              </w:rPr>
              <w:t xml:space="preserve"> ERP(PM), SCM, MES</w:t>
            </w:r>
          </w:p>
        </w:tc>
      </w:tr>
      <w:tr w:rsidR="00155874" w:rsidRPr="0057689E" w14:paraId="7699961C" w14:textId="77777777" w:rsidTr="001861C8">
        <w:trPr>
          <w:jc w:val="center"/>
        </w:trPr>
        <w:tc>
          <w:tcPr>
            <w:tcW w:w="732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D3BA16F" w14:textId="77777777" w:rsidR="00155874" w:rsidRPr="0057689E" w:rsidRDefault="00155874" w:rsidP="001861C8">
            <w:pPr>
              <w:spacing w:line="300" w:lineRule="exact"/>
              <w:ind w:leftChars="-71" w:left="-142" w:firstLineChars="78" w:firstLine="156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15</w:t>
            </w:r>
          </w:p>
        </w:tc>
        <w:tc>
          <w:tcPr>
            <w:tcW w:w="2003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ACF172" w14:textId="77777777" w:rsidR="00155874" w:rsidRPr="0057689E" w:rsidRDefault="00155874" w:rsidP="001861C8">
            <w:pPr>
              <w:spacing w:line="300" w:lineRule="exact"/>
              <w:rPr>
                <w:bCs/>
                <w:color w:val="000000" w:themeColor="text1"/>
              </w:rPr>
            </w:pPr>
            <w:r>
              <w:rPr>
                <w:rFonts w:hint="eastAsia"/>
                <w:bCs/>
                <w:color w:val="000000" w:themeColor="text1"/>
              </w:rPr>
              <w:t>공급망</w:t>
            </w:r>
            <w:r>
              <w:rPr>
                <w:rFonts w:hint="eastAsia"/>
                <w:bCs/>
                <w:color w:val="000000" w:themeColor="text1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</w:rPr>
              <w:t>통합</w:t>
            </w:r>
          </w:p>
        </w:tc>
        <w:tc>
          <w:tcPr>
            <w:tcW w:w="6621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CB77F41" w14:textId="77777777" w:rsidR="00155874" w:rsidRPr="0057689E" w:rsidRDefault="00155874" w:rsidP="001861C8">
            <w:pPr>
              <w:pStyle w:val="new1"/>
              <w:spacing w:line="300" w:lineRule="exact"/>
              <w:ind w:left="284" w:hanging="284"/>
              <w:outlineLvl w:val="0"/>
              <w:rPr>
                <w:color w:val="000000" w:themeColor="text1"/>
                <w:lang w:val="en-US"/>
              </w:rPr>
            </w:pPr>
            <w:r>
              <w:rPr>
                <w:rFonts w:hint="eastAsia"/>
                <w:color w:val="000000" w:themeColor="text1"/>
                <w:lang w:val="en-US"/>
              </w:rPr>
              <w:t>수요·공급업체간 연계되는 통합 업무 시나리오</w:t>
            </w:r>
            <w:r>
              <w:rPr>
                <w:color w:val="000000" w:themeColor="text1"/>
                <w:lang w:val="en-US"/>
              </w:rPr>
              <w:br/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•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ab/>
              <w:t xml:space="preserve"> </w:t>
            </w:r>
            <w:r>
              <w:rPr>
                <w:rFonts w:ascii="Arial" w:hAnsi="Arial"/>
                <w:color w:val="000000" w:themeColor="text1"/>
              </w:rPr>
              <w:t>관련</w:t>
            </w:r>
            <w:r>
              <w:rPr>
                <w:rFonts w:ascii="Arial" w:hAnsi="Arial"/>
                <w:color w:val="000000" w:themeColor="text1"/>
              </w:rPr>
              <w:t xml:space="preserve"> </w:t>
            </w:r>
            <w:r>
              <w:rPr>
                <w:rFonts w:ascii="Arial" w:hAnsi="Arial"/>
                <w:color w:val="000000" w:themeColor="text1"/>
              </w:rPr>
              <w:t>기업업무시스템</w:t>
            </w:r>
            <w:r>
              <w:rPr>
                <w:rFonts w:ascii="Arial" w:hAnsi="Arial"/>
                <w:color w:val="000000" w:themeColor="text1"/>
              </w:rPr>
              <w:t>:</w:t>
            </w:r>
            <w:r>
              <w:rPr>
                <w:rFonts w:ascii="Arial" w:hAnsi="Arial" w:hint="eastAsia"/>
                <w:color w:val="000000" w:themeColor="text1"/>
              </w:rPr>
              <w:t xml:space="preserve"> ERP, SFA, MES, WMS</w:t>
            </w:r>
          </w:p>
        </w:tc>
      </w:tr>
      <w:tr w:rsidR="00155874" w:rsidRPr="0057689E" w14:paraId="15EB7734" w14:textId="77777777" w:rsidTr="001861C8">
        <w:trPr>
          <w:jc w:val="center"/>
        </w:trPr>
        <w:tc>
          <w:tcPr>
            <w:tcW w:w="732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20A488" w14:textId="77777777" w:rsidR="00155874" w:rsidRPr="0057689E" w:rsidRDefault="00155874" w:rsidP="001861C8">
            <w:pPr>
              <w:spacing w:line="300" w:lineRule="exact"/>
              <w:ind w:leftChars="-71" w:left="-142" w:firstLineChars="78" w:firstLine="156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16</w:t>
            </w:r>
          </w:p>
        </w:tc>
        <w:tc>
          <w:tcPr>
            <w:tcW w:w="2003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854F90E" w14:textId="77777777" w:rsidR="00155874" w:rsidRPr="0057689E" w:rsidRDefault="00155874" w:rsidP="001861C8">
            <w:pPr>
              <w:spacing w:line="300" w:lineRule="exact"/>
              <w:rPr>
                <w:bCs/>
                <w:color w:val="000000" w:themeColor="text1"/>
                <w:lang w:eastAsia="ko-KR"/>
              </w:rPr>
            </w:pPr>
            <w:r>
              <w:rPr>
                <w:rFonts w:hint="eastAsia"/>
                <w:bCs/>
                <w:color w:val="000000" w:themeColor="text1"/>
                <w:lang w:eastAsia="ko-KR"/>
              </w:rPr>
              <w:t>기술변경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>연계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>업무처리</w:t>
            </w:r>
          </w:p>
        </w:tc>
        <w:tc>
          <w:tcPr>
            <w:tcW w:w="6621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EE36D79" w14:textId="77777777" w:rsidR="00155874" w:rsidRPr="0057689E" w:rsidRDefault="00155874" w:rsidP="001861C8">
            <w:pPr>
              <w:pStyle w:val="new1"/>
              <w:spacing w:line="300" w:lineRule="exact"/>
              <w:ind w:left="284" w:hanging="284"/>
              <w:outlineLvl w:val="0"/>
              <w:rPr>
                <w:color w:val="000000" w:themeColor="text1"/>
                <w:lang w:val="en-US"/>
              </w:rPr>
            </w:pPr>
            <w:r>
              <w:rPr>
                <w:rFonts w:hint="eastAsia"/>
                <w:color w:val="000000" w:themeColor="text1"/>
                <w:w w:val="90"/>
                <w:lang w:val="en-US"/>
              </w:rPr>
              <w:t>이해 당사자의 기술변경 요청에 따라 프로젝트 관리 부서, 설계부서, 생산부서간 상호 연계 업무 시나리오</w:t>
            </w:r>
            <w:r>
              <w:rPr>
                <w:color w:val="000000" w:themeColor="text1"/>
                <w:lang w:val="en-US"/>
              </w:rPr>
              <w:br/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•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ab/>
              <w:t xml:space="preserve"> </w:t>
            </w:r>
            <w:r>
              <w:rPr>
                <w:rFonts w:ascii="Arial" w:hAnsi="Arial"/>
                <w:color w:val="000000" w:themeColor="text1"/>
              </w:rPr>
              <w:t>관련</w:t>
            </w:r>
            <w:r>
              <w:rPr>
                <w:rFonts w:ascii="Arial" w:hAnsi="Arial"/>
                <w:color w:val="000000" w:themeColor="text1"/>
              </w:rPr>
              <w:t xml:space="preserve"> </w:t>
            </w:r>
            <w:r>
              <w:rPr>
                <w:rFonts w:ascii="Arial" w:hAnsi="Arial"/>
                <w:color w:val="000000" w:themeColor="text1"/>
              </w:rPr>
              <w:t>기업업무시스템</w:t>
            </w:r>
            <w:r>
              <w:rPr>
                <w:rFonts w:ascii="Arial" w:hAnsi="Arial"/>
                <w:color w:val="000000" w:themeColor="text1"/>
              </w:rPr>
              <w:t>:</w:t>
            </w:r>
            <w:r>
              <w:rPr>
                <w:rFonts w:ascii="Arial" w:hAnsi="Arial" w:hint="eastAsia"/>
                <w:color w:val="000000" w:themeColor="text1"/>
              </w:rPr>
              <w:t xml:space="preserve"> ERP(PM), PLM, MES</w:t>
            </w:r>
          </w:p>
        </w:tc>
      </w:tr>
      <w:tr w:rsidR="00155874" w:rsidRPr="0057689E" w14:paraId="629949D1" w14:textId="77777777" w:rsidTr="001861C8">
        <w:trPr>
          <w:jc w:val="center"/>
        </w:trPr>
        <w:tc>
          <w:tcPr>
            <w:tcW w:w="732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548BADE" w14:textId="77777777" w:rsidR="00155874" w:rsidRPr="0057689E" w:rsidRDefault="00155874" w:rsidP="001861C8">
            <w:pPr>
              <w:spacing w:line="300" w:lineRule="exact"/>
              <w:ind w:leftChars="-71" w:left="-142" w:firstLineChars="78" w:firstLine="156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17</w:t>
            </w:r>
          </w:p>
        </w:tc>
        <w:tc>
          <w:tcPr>
            <w:tcW w:w="2003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2359A3C" w14:textId="77777777" w:rsidR="00155874" w:rsidRPr="0057689E" w:rsidRDefault="00155874" w:rsidP="001861C8">
            <w:pPr>
              <w:spacing w:line="300" w:lineRule="exact"/>
              <w:rPr>
                <w:bCs/>
                <w:color w:val="000000" w:themeColor="text1"/>
                <w:lang w:eastAsia="ko-KR"/>
              </w:rPr>
            </w:pPr>
            <w:r>
              <w:rPr>
                <w:rFonts w:hint="eastAsia"/>
                <w:bCs/>
                <w:color w:val="000000" w:themeColor="text1"/>
                <w:lang w:eastAsia="ko-KR"/>
              </w:rPr>
              <w:t>공급사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>대상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>구매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>발주처리</w:t>
            </w:r>
          </w:p>
        </w:tc>
        <w:tc>
          <w:tcPr>
            <w:tcW w:w="6621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D6AC37D" w14:textId="77777777" w:rsidR="00155874" w:rsidRPr="0057689E" w:rsidRDefault="00155874" w:rsidP="001861C8">
            <w:pPr>
              <w:pStyle w:val="new1"/>
              <w:spacing w:line="300" w:lineRule="exact"/>
              <w:ind w:left="284" w:hanging="284"/>
              <w:outlineLvl w:val="0"/>
              <w:rPr>
                <w:color w:val="000000" w:themeColor="text1"/>
                <w:lang w:val="en-US"/>
              </w:rPr>
            </w:pPr>
            <w:r>
              <w:rPr>
                <w:rFonts w:hint="eastAsia"/>
                <w:color w:val="000000" w:themeColor="text1"/>
                <w:lang w:val="en-US"/>
              </w:rPr>
              <w:t>자재 소요 계획에 따라 구매 발주를 생성하고 공급사에 구매하는 시나리오</w:t>
            </w:r>
          </w:p>
          <w:p w14:paraId="33DA8E7E" w14:textId="77777777" w:rsidR="00155874" w:rsidRPr="0057689E" w:rsidRDefault="00155874" w:rsidP="001861C8">
            <w:pPr>
              <w:pStyle w:val="new1"/>
              <w:spacing w:line="300" w:lineRule="exact"/>
              <w:ind w:left="284" w:hanging="284"/>
              <w:outlineLvl w:val="0"/>
              <w:rPr>
                <w:color w:val="000000" w:themeColor="text1"/>
                <w:lang w:val="en-US"/>
              </w:rPr>
            </w:pPr>
            <w:r>
              <w:rPr>
                <w:rFonts w:hint="eastAsia"/>
                <w:color w:val="000000" w:themeColor="text1"/>
                <w:w w:val="90"/>
                <w:lang w:val="en-US"/>
              </w:rPr>
              <w:t>필요에 따라 공급사와 연계하여 입고 처리를 위해 Shipment(선적), ReceiveDelivery(입고회신), Invoice(송장) BOD를 사용자가 별도로 개발(User Defined)하여 사용 가능</w:t>
            </w:r>
            <w:r>
              <w:rPr>
                <w:color w:val="000000" w:themeColor="text1"/>
                <w:lang w:val="en-US"/>
              </w:rPr>
              <w:br/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•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ab/>
              <w:t xml:space="preserve"> </w:t>
            </w:r>
            <w:r>
              <w:rPr>
                <w:rFonts w:ascii="Arial" w:hAnsi="Arial"/>
                <w:color w:val="000000" w:themeColor="text1"/>
              </w:rPr>
              <w:t>관련</w:t>
            </w:r>
            <w:r>
              <w:rPr>
                <w:rFonts w:ascii="Arial" w:hAnsi="Arial"/>
                <w:color w:val="000000" w:themeColor="text1"/>
              </w:rPr>
              <w:t xml:space="preserve"> </w:t>
            </w:r>
            <w:r>
              <w:rPr>
                <w:rFonts w:ascii="Arial" w:hAnsi="Arial"/>
                <w:color w:val="000000" w:themeColor="text1"/>
              </w:rPr>
              <w:t>기업업무시스템</w:t>
            </w:r>
            <w:r>
              <w:rPr>
                <w:rFonts w:ascii="Arial" w:hAnsi="Arial"/>
                <w:color w:val="000000" w:themeColor="text1"/>
              </w:rPr>
              <w:t>:</w:t>
            </w:r>
            <w:r>
              <w:rPr>
                <w:rFonts w:ascii="Arial" w:hAnsi="Arial" w:hint="eastAsia"/>
                <w:color w:val="000000" w:themeColor="text1"/>
              </w:rPr>
              <w:t xml:space="preserve"> MRP, ERP</w:t>
            </w:r>
          </w:p>
        </w:tc>
      </w:tr>
      <w:tr w:rsidR="00155874" w:rsidRPr="0057689E" w14:paraId="2966A116" w14:textId="77777777" w:rsidTr="001861C8">
        <w:trPr>
          <w:jc w:val="center"/>
        </w:trPr>
        <w:tc>
          <w:tcPr>
            <w:tcW w:w="732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B1D329" w14:textId="77777777" w:rsidR="00155874" w:rsidRPr="0057689E" w:rsidRDefault="00155874" w:rsidP="001861C8">
            <w:pPr>
              <w:spacing w:line="300" w:lineRule="exact"/>
              <w:ind w:leftChars="-71" w:left="-142" w:firstLineChars="78" w:firstLine="156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18</w:t>
            </w:r>
          </w:p>
        </w:tc>
        <w:tc>
          <w:tcPr>
            <w:tcW w:w="2003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9FE8584" w14:textId="77777777" w:rsidR="00155874" w:rsidRPr="0057689E" w:rsidRDefault="00155874" w:rsidP="001861C8">
            <w:pPr>
              <w:spacing w:line="300" w:lineRule="exact"/>
              <w:rPr>
                <w:bCs/>
                <w:color w:val="000000" w:themeColor="text1"/>
              </w:rPr>
            </w:pPr>
            <w:r>
              <w:rPr>
                <w:rFonts w:hint="eastAsia"/>
                <w:bCs/>
                <w:color w:val="000000" w:themeColor="text1"/>
              </w:rPr>
              <w:t>구매자재</w:t>
            </w:r>
            <w:r>
              <w:rPr>
                <w:rFonts w:hint="eastAsia"/>
                <w:bCs/>
                <w:color w:val="000000" w:themeColor="text1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</w:rPr>
              <w:t>반품처리</w:t>
            </w:r>
          </w:p>
        </w:tc>
        <w:tc>
          <w:tcPr>
            <w:tcW w:w="6621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454E694" w14:textId="77777777" w:rsidR="00155874" w:rsidRPr="0057689E" w:rsidRDefault="00155874" w:rsidP="001861C8">
            <w:pPr>
              <w:pStyle w:val="new1"/>
              <w:spacing w:line="300" w:lineRule="exact"/>
              <w:ind w:left="284" w:hanging="284"/>
              <w:outlineLvl w:val="0"/>
              <w:rPr>
                <w:color w:val="000000" w:themeColor="text1"/>
                <w:lang w:val="en-US"/>
              </w:rPr>
            </w:pPr>
            <w:r>
              <w:rPr>
                <w:rFonts w:hint="eastAsia"/>
                <w:color w:val="000000" w:themeColor="text1"/>
                <w:lang w:val="en-US"/>
              </w:rPr>
              <w:t>구매 자재에 대한 반품 처리하는 시나리오</w:t>
            </w:r>
          </w:p>
          <w:p w14:paraId="581E9C7F" w14:textId="77777777" w:rsidR="00155874" w:rsidRPr="0057689E" w:rsidRDefault="00155874" w:rsidP="001861C8">
            <w:pPr>
              <w:pStyle w:val="new1"/>
              <w:spacing w:line="300" w:lineRule="exact"/>
              <w:ind w:left="284" w:hanging="284"/>
              <w:outlineLvl w:val="0"/>
              <w:rPr>
                <w:color w:val="000000" w:themeColor="text1"/>
                <w:lang w:val="en-US"/>
              </w:rPr>
            </w:pPr>
            <w:r>
              <w:rPr>
                <w:rFonts w:hint="eastAsia"/>
                <w:color w:val="000000" w:themeColor="text1"/>
                <w:lang w:val="en-US"/>
              </w:rPr>
              <w:t>필요에 따라 부분 입고 처리를 위해 InspectDelivery(입고검사), ReceiveDelivery(입고회신) BOD를 사용자가 별도로 개발(User Defined)하여 사용 가능</w:t>
            </w:r>
            <w:r>
              <w:rPr>
                <w:color w:val="000000" w:themeColor="text1"/>
                <w:lang w:val="en-US"/>
              </w:rPr>
              <w:br/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•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ab/>
              <w:t xml:space="preserve"> </w:t>
            </w:r>
            <w:r>
              <w:rPr>
                <w:rFonts w:ascii="Arial" w:hAnsi="Arial"/>
                <w:color w:val="000000" w:themeColor="text1"/>
              </w:rPr>
              <w:t>관련</w:t>
            </w:r>
            <w:r>
              <w:rPr>
                <w:rFonts w:ascii="Arial" w:hAnsi="Arial"/>
                <w:color w:val="000000" w:themeColor="text1"/>
              </w:rPr>
              <w:t xml:space="preserve"> </w:t>
            </w:r>
            <w:r>
              <w:rPr>
                <w:rFonts w:ascii="Arial" w:hAnsi="Arial"/>
                <w:color w:val="000000" w:themeColor="text1"/>
              </w:rPr>
              <w:t>기업업무시스템</w:t>
            </w:r>
            <w:r>
              <w:rPr>
                <w:rFonts w:ascii="Arial" w:hAnsi="Arial"/>
                <w:color w:val="000000" w:themeColor="text1"/>
              </w:rPr>
              <w:t>:</w:t>
            </w:r>
            <w:r>
              <w:rPr>
                <w:rFonts w:ascii="Arial" w:hAnsi="Arial" w:hint="eastAsia"/>
                <w:color w:val="000000" w:themeColor="text1"/>
              </w:rPr>
              <w:t xml:space="preserve"> QMS, ERP, MRP</w:t>
            </w:r>
          </w:p>
        </w:tc>
      </w:tr>
      <w:tr w:rsidR="00155874" w:rsidRPr="0057689E" w14:paraId="76A454E4" w14:textId="77777777" w:rsidTr="001861C8">
        <w:trPr>
          <w:jc w:val="center"/>
        </w:trPr>
        <w:tc>
          <w:tcPr>
            <w:tcW w:w="732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13E8083" w14:textId="77777777" w:rsidR="00155874" w:rsidRPr="0057689E" w:rsidRDefault="00155874" w:rsidP="001861C8">
            <w:pPr>
              <w:spacing w:line="300" w:lineRule="exact"/>
              <w:ind w:leftChars="-71" w:left="-142" w:firstLineChars="78" w:firstLine="156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19</w:t>
            </w:r>
          </w:p>
        </w:tc>
        <w:tc>
          <w:tcPr>
            <w:tcW w:w="2003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5D51248" w14:textId="77777777" w:rsidR="00155874" w:rsidRPr="0057689E" w:rsidRDefault="00155874" w:rsidP="001861C8">
            <w:pPr>
              <w:spacing w:line="300" w:lineRule="exact"/>
              <w:rPr>
                <w:bCs/>
                <w:color w:val="000000" w:themeColor="text1"/>
                <w:w w:val="90"/>
              </w:rPr>
            </w:pPr>
            <w:r>
              <w:rPr>
                <w:rFonts w:hint="eastAsia"/>
                <w:bCs/>
                <w:color w:val="000000" w:themeColor="text1"/>
                <w:w w:val="90"/>
              </w:rPr>
              <w:t>공급사</w:t>
            </w:r>
            <w:r>
              <w:rPr>
                <w:rFonts w:hint="eastAsia"/>
                <w:bCs/>
                <w:color w:val="000000" w:themeColor="text1"/>
                <w:w w:val="90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w w:val="90"/>
              </w:rPr>
              <w:t>자재</w:t>
            </w:r>
            <w:r>
              <w:rPr>
                <w:rFonts w:hint="eastAsia"/>
                <w:bCs/>
                <w:color w:val="000000" w:themeColor="text1"/>
                <w:w w:val="90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w w:val="90"/>
              </w:rPr>
              <w:t>품질검사</w:t>
            </w:r>
          </w:p>
        </w:tc>
        <w:tc>
          <w:tcPr>
            <w:tcW w:w="6621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A2B3530" w14:textId="77777777" w:rsidR="00155874" w:rsidRPr="0057689E" w:rsidRDefault="00155874" w:rsidP="001861C8">
            <w:pPr>
              <w:pStyle w:val="new1"/>
              <w:spacing w:line="300" w:lineRule="exact"/>
              <w:ind w:left="284" w:hanging="284"/>
              <w:outlineLvl w:val="0"/>
              <w:rPr>
                <w:color w:val="000000" w:themeColor="text1"/>
                <w:lang w:val="en-US"/>
              </w:rPr>
            </w:pPr>
            <w:r>
              <w:rPr>
                <w:rFonts w:hint="eastAsia"/>
                <w:color w:val="000000" w:themeColor="text1"/>
                <w:w w:val="90"/>
                <w:lang w:val="en-US"/>
              </w:rPr>
              <w:t>수주산업에서 프로젝트성으로 추진하고 있는 공급사 발주품에 대해 공급사 간 품질검사 시나리오</w:t>
            </w:r>
            <w:r>
              <w:rPr>
                <w:color w:val="000000" w:themeColor="text1"/>
                <w:lang w:val="en-US"/>
              </w:rPr>
              <w:br/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•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ab/>
              <w:t xml:space="preserve"> </w:t>
            </w:r>
            <w:r>
              <w:rPr>
                <w:rFonts w:ascii="Arial" w:hAnsi="Arial"/>
                <w:color w:val="000000" w:themeColor="text1"/>
              </w:rPr>
              <w:t>관련</w:t>
            </w:r>
            <w:r>
              <w:rPr>
                <w:rFonts w:ascii="Arial" w:hAnsi="Arial"/>
                <w:color w:val="000000" w:themeColor="text1"/>
              </w:rPr>
              <w:t xml:space="preserve"> </w:t>
            </w:r>
            <w:r>
              <w:rPr>
                <w:rFonts w:ascii="Arial" w:hAnsi="Arial"/>
                <w:color w:val="000000" w:themeColor="text1"/>
              </w:rPr>
              <w:t>기업업무시스템</w:t>
            </w:r>
            <w:r>
              <w:rPr>
                <w:rFonts w:ascii="Arial" w:hAnsi="Arial"/>
                <w:color w:val="000000" w:themeColor="text1"/>
              </w:rPr>
              <w:t>:</w:t>
            </w:r>
            <w:r>
              <w:rPr>
                <w:rFonts w:ascii="Arial" w:hAnsi="Arial" w:hint="eastAsia"/>
                <w:color w:val="000000" w:themeColor="text1"/>
              </w:rPr>
              <w:t xml:space="preserve"> MRP, QMS</w:t>
            </w:r>
          </w:p>
        </w:tc>
      </w:tr>
      <w:tr w:rsidR="00155874" w:rsidRPr="0057689E" w14:paraId="540E4EFD" w14:textId="77777777" w:rsidTr="001861C8">
        <w:trPr>
          <w:jc w:val="center"/>
        </w:trPr>
        <w:tc>
          <w:tcPr>
            <w:tcW w:w="732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959A298" w14:textId="77777777" w:rsidR="00155874" w:rsidRPr="0057689E" w:rsidRDefault="00155874" w:rsidP="001861C8">
            <w:pPr>
              <w:spacing w:line="300" w:lineRule="exact"/>
              <w:ind w:leftChars="-71" w:left="-142" w:firstLineChars="78" w:firstLine="156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20</w:t>
            </w:r>
          </w:p>
        </w:tc>
        <w:tc>
          <w:tcPr>
            <w:tcW w:w="2003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EBF6D20" w14:textId="77777777" w:rsidR="00155874" w:rsidRPr="0057689E" w:rsidRDefault="00155874" w:rsidP="001861C8">
            <w:pPr>
              <w:spacing w:line="300" w:lineRule="exact"/>
              <w:rPr>
                <w:bCs/>
                <w:color w:val="000000" w:themeColor="text1"/>
                <w:w w:val="90"/>
                <w:lang w:eastAsia="ko-KR"/>
              </w:rPr>
            </w:pPr>
            <w:r>
              <w:rPr>
                <w:rFonts w:hint="eastAsia"/>
                <w:bCs/>
                <w:color w:val="000000" w:themeColor="text1"/>
                <w:w w:val="90"/>
                <w:lang w:eastAsia="ko-KR"/>
              </w:rPr>
              <w:t>공급사</w:t>
            </w:r>
            <w:r>
              <w:rPr>
                <w:rFonts w:hint="eastAsia"/>
                <w:bCs/>
                <w:color w:val="000000" w:themeColor="text1"/>
                <w:w w:val="90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w w:val="90"/>
                <w:lang w:eastAsia="ko-KR"/>
              </w:rPr>
              <w:t>납품자재</w:t>
            </w:r>
            <w:r>
              <w:rPr>
                <w:rFonts w:hint="eastAsia"/>
                <w:bCs/>
                <w:color w:val="000000" w:themeColor="text1"/>
                <w:w w:val="90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w w:val="90"/>
                <w:lang w:eastAsia="ko-KR"/>
              </w:rPr>
              <w:t>품질검사</w:t>
            </w:r>
            <w:r>
              <w:rPr>
                <w:rFonts w:hint="eastAsia"/>
                <w:bCs/>
                <w:color w:val="000000" w:themeColor="text1"/>
                <w:w w:val="90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w w:val="90"/>
                <w:lang w:eastAsia="ko-KR"/>
              </w:rPr>
              <w:t>결과</w:t>
            </w:r>
            <w:r>
              <w:rPr>
                <w:rFonts w:hint="eastAsia"/>
                <w:bCs/>
                <w:color w:val="000000" w:themeColor="text1"/>
                <w:w w:val="90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w w:val="90"/>
                <w:lang w:eastAsia="ko-KR"/>
              </w:rPr>
              <w:t>시정조치</w:t>
            </w:r>
          </w:p>
        </w:tc>
        <w:tc>
          <w:tcPr>
            <w:tcW w:w="6621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0CA182D" w14:textId="77777777" w:rsidR="00155874" w:rsidRPr="0057689E" w:rsidRDefault="00155874" w:rsidP="001861C8">
            <w:pPr>
              <w:pStyle w:val="new1"/>
              <w:spacing w:line="300" w:lineRule="exact"/>
              <w:ind w:left="284" w:hanging="284"/>
              <w:outlineLvl w:val="0"/>
              <w:rPr>
                <w:color w:val="000000" w:themeColor="text1"/>
                <w:lang w:val="en-US"/>
              </w:rPr>
            </w:pPr>
            <w:r>
              <w:rPr>
                <w:rFonts w:hint="eastAsia"/>
                <w:color w:val="000000" w:themeColor="text1"/>
                <w:lang w:val="en-US"/>
              </w:rPr>
              <w:t>협력업체 발주품의 검사결과에 대해 후속 협력업체 간 시정조치 시나리오</w:t>
            </w:r>
            <w:r>
              <w:rPr>
                <w:color w:val="000000" w:themeColor="text1"/>
                <w:lang w:val="en-US"/>
              </w:rPr>
              <w:br/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•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ab/>
              <w:t xml:space="preserve"> </w:t>
            </w:r>
            <w:r>
              <w:rPr>
                <w:rFonts w:ascii="Arial" w:hAnsi="Arial"/>
                <w:color w:val="000000" w:themeColor="text1"/>
              </w:rPr>
              <w:t>관련</w:t>
            </w:r>
            <w:r>
              <w:rPr>
                <w:rFonts w:ascii="Arial" w:hAnsi="Arial"/>
                <w:color w:val="000000" w:themeColor="text1"/>
              </w:rPr>
              <w:t xml:space="preserve"> </w:t>
            </w:r>
            <w:r>
              <w:rPr>
                <w:rFonts w:ascii="Arial" w:hAnsi="Arial"/>
                <w:color w:val="000000" w:themeColor="text1"/>
              </w:rPr>
              <w:t>기업업무시스템</w:t>
            </w:r>
            <w:r>
              <w:rPr>
                <w:rFonts w:ascii="Arial" w:hAnsi="Arial"/>
                <w:color w:val="000000" w:themeColor="text1"/>
              </w:rPr>
              <w:t>:</w:t>
            </w:r>
            <w:r>
              <w:rPr>
                <w:rFonts w:ascii="Arial" w:hAnsi="Arial" w:hint="eastAsia"/>
                <w:color w:val="000000" w:themeColor="text1"/>
              </w:rPr>
              <w:t xml:space="preserve"> QMS, ERP</w:t>
            </w:r>
          </w:p>
        </w:tc>
      </w:tr>
      <w:tr w:rsidR="00155874" w:rsidRPr="0057689E" w14:paraId="5BBB42F0" w14:textId="77777777" w:rsidTr="001861C8">
        <w:trPr>
          <w:jc w:val="center"/>
        </w:trPr>
        <w:tc>
          <w:tcPr>
            <w:tcW w:w="732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3F9152E" w14:textId="77777777" w:rsidR="00155874" w:rsidRPr="0057689E" w:rsidRDefault="00155874" w:rsidP="001861C8">
            <w:pPr>
              <w:spacing w:line="300" w:lineRule="exact"/>
              <w:ind w:leftChars="-71" w:left="-142" w:firstLineChars="78" w:firstLine="156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21</w:t>
            </w:r>
          </w:p>
        </w:tc>
        <w:tc>
          <w:tcPr>
            <w:tcW w:w="2003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5AE5450" w14:textId="77777777" w:rsidR="00155874" w:rsidRPr="0057689E" w:rsidRDefault="00155874" w:rsidP="001861C8">
            <w:pPr>
              <w:spacing w:line="300" w:lineRule="exact"/>
              <w:rPr>
                <w:bCs/>
                <w:color w:val="000000" w:themeColor="text1"/>
              </w:rPr>
            </w:pPr>
            <w:r>
              <w:rPr>
                <w:rFonts w:hint="eastAsia"/>
                <w:bCs/>
                <w:color w:val="000000" w:themeColor="text1"/>
              </w:rPr>
              <w:t>수입검사</w:t>
            </w:r>
          </w:p>
        </w:tc>
        <w:tc>
          <w:tcPr>
            <w:tcW w:w="6621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BE5494B" w14:textId="77777777" w:rsidR="00155874" w:rsidRPr="0057689E" w:rsidRDefault="00155874" w:rsidP="001861C8">
            <w:pPr>
              <w:pStyle w:val="new1"/>
              <w:spacing w:line="300" w:lineRule="exact"/>
              <w:ind w:left="284" w:hanging="284"/>
              <w:outlineLvl w:val="0"/>
              <w:rPr>
                <w:color w:val="000000" w:themeColor="text1"/>
                <w:lang w:val="en-US"/>
              </w:rPr>
            </w:pPr>
            <w:r>
              <w:rPr>
                <w:rFonts w:hint="eastAsia"/>
                <w:color w:val="000000" w:themeColor="text1"/>
                <w:lang w:val="en-US"/>
              </w:rPr>
              <w:t>공급사에서 공급한 자재에 대해 입고 전 수입 검사하는 시나리오</w:t>
            </w:r>
          </w:p>
          <w:p w14:paraId="36399FFB" w14:textId="77777777" w:rsidR="00155874" w:rsidRPr="0057689E" w:rsidRDefault="00155874" w:rsidP="001861C8">
            <w:pPr>
              <w:pStyle w:val="new1"/>
              <w:spacing w:line="300" w:lineRule="exact"/>
              <w:ind w:left="284" w:hanging="284"/>
              <w:outlineLvl w:val="0"/>
              <w:rPr>
                <w:color w:val="000000" w:themeColor="text1"/>
                <w:lang w:val="en-US"/>
              </w:rPr>
            </w:pPr>
            <w:r>
              <w:rPr>
                <w:rFonts w:hint="eastAsia"/>
                <w:color w:val="000000" w:themeColor="text1"/>
                <w:lang w:val="en-US"/>
              </w:rPr>
              <w:t>필요에 따라 공급사와 연계하여 수입검사 처리 프로세스를 위해 Shipment(선적), InspectionOrder(검사지시), InspectDelivery(검사회신), ReceiveDelivery(입고회신) BOD를 사용자가 별도로 개발(User Defined)하여 사용 가능</w:t>
            </w:r>
            <w:r>
              <w:rPr>
                <w:color w:val="000000" w:themeColor="text1"/>
                <w:lang w:val="en-US"/>
              </w:rPr>
              <w:br/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•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ab/>
              <w:t xml:space="preserve"> </w:t>
            </w:r>
            <w:r>
              <w:rPr>
                <w:rFonts w:ascii="Arial" w:hAnsi="Arial"/>
                <w:color w:val="000000" w:themeColor="text1"/>
              </w:rPr>
              <w:t>관련</w:t>
            </w:r>
            <w:r>
              <w:rPr>
                <w:rFonts w:ascii="Arial" w:hAnsi="Arial"/>
                <w:color w:val="000000" w:themeColor="text1"/>
              </w:rPr>
              <w:t xml:space="preserve"> </w:t>
            </w:r>
            <w:r>
              <w:rPr>
                <w:rFonts w:ascii="Arial" w:hAnsi="Arial"/>
                <w:color w:val="000000" w:themeColor="text1"/>
              </w:rPr>
              <w:t>기업업무시스템</w:t>
            </w:r>
            <w:r>
              <w:rPr>
                <w:rFonts w:ascii="Arial" w:hAnsi="Arial"/>
                <w:color w:val="000000" w:themeColor="text1"/>
              </w:rPr>
              <w:t>:</w:t>
            </w:r>
            <w:r>
              <w:rPr>
                <w:rFonts w:ascii="Arial" w:hAnsi="Arial" w:hint="eastAsia"/>
                <w:color w:val="000000" w:themeColor="text1"/>
              </w:rPr>
              <w:t xml:space="preserve"> QMS, ERP</w:t>
            </w:r>
          </w:p>
        </w:tc>
      </w:tr>
      <w:tr w:rsidR="00155874" w:rsidRPr="0057689E" w14:paraId="65EA2E6C" w14:textId="77777777" w:rsidTr="001861C8">
        <w:trPr>
          <w:jc w:val="center"/>
        </w:trPr>
        <w:tc>
          <w:tcPr>
            <w:tcW w:w="732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03DA76" w14:textId="77777777" w:rsidR="00155874" w:rsidRPr="0057689E" w:rsidRDefault="00155874" w:rsidP="001861C8">
            <w:pPr>
              <w:spacing w:line="300" w:lineRule="exact"/>
              <w:ind w:leftChars="-71" w:left="-142" w:firstLineChars="78" w:firstLine="156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22</w:t>
            </w:r>
          </w:p>
        </w:tc>
        <w:tc>
          <w:tcPr>
            <w:tcW w:w="2003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0E0C293" w14:textId="77777777" w:rsidR="00155874" w:rsidRPr="0057689E" w:rsidRDefault="00155874" w:rsidP="001861C8">
            <w:pPr>
              <w:spacing w:line="300" w:lineRule="exact"/>
              <w:rPr>
                <w:bCs/>
                <w:color w:val="000000" w:themeColor="text1"/>
              </w:rPr>
            </w:pPr>
            <w:r>
              <w:rPr>
                <w:rFonts w:hint="eastAsia"/>
                <w:bCs/>
                <w:color w:val="000000" w:themeColor="text1"/>
              </w:rPr>
              <w:t>자재</w:t>
            </w:r>
            <w:r>
              <w:rPr>
                <w:rFonts w:hint="eastAsia"/>
                <w:bCs/>
                <w:color w:val="000000" w:themeColor="text1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</w:rPr>
              <w:t>입고처리</w:t>
            </w:r>
          </w:p>
        </w:tc>
        <w:tc>
          <w:tcPr>
            <w:tcW w:w="6621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9555DA" w14:textId="77777777" w:rsidR="00155874" w:rsidRPr="0057689E" w:rsidRDefault="00155874" w:rsidP="001861C8">
            <w:pPr>
              <w:pStyle w:val="new1"/>
              <w:spacing w:line="300" w:lineRule="exact"/>
              <w:ind w:left="284" w:hanging="284"/>
              <w:outlineLvl w:val="0"/>
              <w:rPr>
                <w:color w:val="000000" w:themeColor="text1"/>
                <w:lang w:val="en-US"/>
              </w:rPr>
            </w:pPr>
            <w:r>
              <w:rPr>
                <w:rFonts w:hint="eastAsia"/>
                <w:color w:val="000000" w:themeColor="text1"/>
                <w:lang w:val="en-US"/>
              </w:rPr>
              <w:t>자재 수입 검사 후 자재를 입고 처리하는 시나리오</w:t>
            </w:r>
          </w:p>
          <w:p w14:paraId="410B3482" w14:textId="77777777" w:rsidR="00155874" w:rsidRPr="0057689E" w:rsidRDefault="00155874" w:rsidP="001861C8">
            <w:pPr>
              <w:pStyle w:val="new1"/>
              <w:spacing w:line="300" w:lineRule="exact"/>
              <w:ind w:left="284" w:hanging="284"/>
              <w:outlineLvl w:val="0"/>
              <w:rPr>
                <w:color w:val="000000" w:themeColor="text1"/>
                <w:lang w:val="en-US"/>
              </w:rPr>
            </w:pPr>
            <w:r>
              <w:rPr>
                <w:rFonts w:hint="eastAsia"/>
                <w:color w:val="000000" w:themeColor="text1"/>
                <w:lang w:val="en-US"/>
              </w:rPr>
              <w:t>필요에 따라 수입검사와 연계하여 InspectDelivery(검사회신) BOD를 사용자가 별도로 개발(User Defined)하여 사용 가능</w:t>
            </w:r>
            <w:r>
              <w:rPr>
                <w:color w:val="000000" w:themeColor="text1"/>
                <w:lang w:val="en-US"/>
              </w:rPr>
              <w:br/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•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ab/>
              <w:t xml:space="preserve"> </w:t>
            </w:r>
            <w:r>
              <w:rPr>
                <w:rFonts w:ascii="Arial" w:hAnsi="Arial"/>
                <w:color w:val="000000" w:themeColor="text1"/>
              </w:rPr>
              <w:t>관련</w:t>
            </w:r>
            <w:r>
              <w:rPr>
                <w:rFonts w:ascii="Arial" w:hAnsi="Arial"/>
                <w:color w:val="000000" w:themeColor="text1"/>
              </w:rPr>
              <w:t xml:space="preserve"> </w:t>
            </w:r>
            <w:r>
              <w:rPr>
                <w:rFonts w:ascii="Arial" w:hAnsi="Arial"/>
                <w:color w:val="000000" w:themeColor="text1"/>
              </w:rPr>
              <w:t>기업업무시스템</w:t>
            </w:r>
            <w:r>
              <w:rPr>
                <w:rFonts w:ascii="Arial" w:hAnsi="Arial"/>
                <w:color w:val="000000" w:themeColor="text1"/>
              </w:rPr>
              <w:t>:</w:t>
            </w:r>
            <w:r>
              <w:rPr>
                <w:rFonts w:ascii="Arial" w:hAnsi="Arial" w:hint="eastAsia"/>
                <w:color w:val="000000" w:themeColor="text1"/>
              </w:rPr>
              <w:t xml:space="preserve"> QMS, ERP, WMS, MRP</w:t>
            </w:r>
          </w:p>
        </w:tc>
      </w:tr>
      <w:tr w:rsidR="00155874" w:rsidRPr="0057689E" w14:paraId="26EB462E" w14:textId="77777777" w:rsidTr="001861C8">
        <w:trPr>
          <w:jc w:val="center"/>
        </w:trPr>
        <w:tc>
          <w:tcPr>
            <w:tcW w:w="732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403E536" w14:textId="77777777" w:rsidR="00155874" w:rsidRPr="0057689E" w:rsidRDefault="00155874" w:rsidP="001861C8">
            <w:pPr>
              <w:spacing w:line="300" w:lineRule="exact"/>
              <w:ind w:leftChars="-71" w:left="-142" w:firstLineChars="78" w:firstLine="156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23</w:t>
            </w:r>
          </w:p>
        </w:tc>
        <w:tc>
          <w:tcPr>
            <w:tcW w:w="2003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D2BC0" w14:textId="77777777" w:rsidR="00155874" w:rsidRPr="0057689E" w:rsidRDefault="00155874" w:rsidP="001861C8">
            <w:pPr>
              <w:spacing w:line="300" w:lineRule="exact"/>
              <w:rPr>
                <w:bCs/>
                <w:color w:val="000000" w:themeColor="text1"/>
                <w:lang w:eastAsia="ko-KR"/>
              </w:rPr>
            </w:pPr>
            <w:r>
              <w:rPr>
                <w:rFonts w:hint="eastAsia"/>
                <w:bCs/>
                <w:color w:val="000000" w:themeColor="text1"/>
                <w:lang w:eastAsia="ko-KR"/>
              </w:rPr>
              <w:t>생산지시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>연계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>자재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>불출</w:t>
            </w:r>
          </w:p>
        </w:tc>
        <w:tc>
          <w:tcPr>
            <w:tcW w:w="6621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042423" w14:textId="77777777" w:rsidR="00155874" w:rsidRPr="0057689E" w:rsidRDefault="00155874" w:rsidP="001861C8">
            <w:pPr>
              <w:pStyle w:val="new1"/>
              <w:spacing w:line="300" w:lineRule="exact"/>
              <w:ind w:left="284" w:hanging="284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 w:hint="eastAsia"/>
                <w:color w:val="000000" w:themeColor="text1"/>
                <w:lang w:val="en-US"/>
              </w:rPr>
              <w:t>생산지시와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자재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불출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시나리오</w:t>
            </w:r>
            <w:r>
              <w:rPr>
                <w:rFonts w:ascii="Arial" w:hAnsi="Arial"/>
                <w:color w:val="000000" w:themeColor="text1"/>
                <w:lang w:val="en-US"/>
              </w:rPr>
              <w:br/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•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ab/>
              <w:t xml:space="preserve"> </w:t>
            </w:r>
            <w:r>
              <w:rPr>
                <w:rFonts w:ascii="Arial" w:hAnsi="Arial"/>
                <w:color w:val="000000" w:themeColor="text1"/>
              </w:rPr>
              <w:t>관련</w:t>
            </w:r>
            <w:r>
              <w:rPr>
                <w:rFonts w:ascii="Arial" w:hAnsi="Arial"/>
                <w:color w:val="000000" w:themeColor="text1"/>
              </w:rPr>
              <w:t xml:space="preserve"> </w:t>
            </w:r>
            <w:r>
              <w:rPr>
                <w:rFonts w:ascii="Arial" w:hAnsi="Arial"/>
                <w:color w:val="000000" w:themeColor="text1"/>
              </w:rPr>
              <w:t>기업업무시스템</w:t>
            </w:r>
            <w:r>
              <w:rPr>
                <w:rFonts w:ascii="Arial" w:hAnsi="Arial"/>
                <w:color w:val="000000" w:themeColor="text1"/>
              </w:rPr>
              <w:t>:</w:t>
            </w:r>
            <w:r>
              <w:rPr>
                <w:rFonts w:ascii="Arial" w:hAnsi="Arial" w:hint="eastAsia"/>
                <w:color w:val="000000" w:themeColor="text1"/>
              </w:rPr>
              <w:t xml:space="preserve"> ERP, MES</w:t>
            </w:r>
          </w:p>
        </w:tc>
      </w:tr>
      <w:tr w:rsidR="00155874" w:rsidRPr="0057689E" w14:paraId="08E088D4" w14:textId="77777777" w:rsidTr="001861C8">
        <w:trPr>
          <w:jc w:val="center"/>
        </w:trPr>
        <w:tc>
          <w:tcPr>
            <w:tcW w:w="732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2908" w14:textId="77777777" w:rsidR="00155874" w:rsidRPr="0057689E" w:rsidRDefault="00155874" w:rsidP="001861C8">
            <w:pPr>
              <w:spacing w:line="300" w:lineRule="exact"/>
              <w:ind w:leftChars="-71" w:left="-142" w:firstLineChars="78" w:firstLine="156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24</w:t>
            </w:r>
          </w:p>
        </w:tc>
        <w:tc>
          <w:tcPr>
            <w:tcW w:w="2003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A62D4F9" w14:textId="77777777" w:rsidR="00155874" w:rsidRPr="0057689E" w:rsidRDefault="00155874" w:rsidP="001861C8">
            <w:pPr>
              <w:spacing w:line="300" w:lineRule="exact"/>
              <w:rPr>
                <w:bCs/>
                <w:color w:val="000000" w:themeColor="text1"/>
                <w:w w:val="90"/>
                <w:lang w:eastAsia="ko-KR"/>
              </w:rPr>
            </w:pPr>
            <w:r>
              <w:rPr>
                <w:rFonts w:hint="eastAsia"/>
                <w:bCs/>
                <w:color w:val="000000" w:themeColor="text1"/>
                <w:w w:val="90"/>
                <w:lang w:eastAsia="ko-KR"/>
              </w:rPr>
              <w:t>자재</w:t>
            </w:r>
            <w:r>
              <w:rPr>
                <w:rFonts w:hint="eastAsia"/>
                <w:bCs/>
                <w:color w:val="000000" w:themeColor="text1"/>
                <w:w w:val="90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w w:val="90"/>
                <w:lang w:eastAsia="ko-KR"/>
              </w:rPr>
              <w:t>불출</w:t>
            </w:r>
            <w:r>
              <w:rPr>
                <w:rFonts w:hint="eastAsia"/>
                <w:bCs/>
                <w:color w:val="000000" w:themeColor="text1"/>
                <w:w w:val="90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w w:val="90"/>
                <w:lang w:eastAsia="ko-KR"/>
              </w:rPr>
              <w:t>연계</w:t>
            </w:r>
            <w:r>
              <w:rPr>
                <w:rFonts w:hint="eastAsia"/>
                <w:bCs/>
                <w:color w:val="000000" w:themeColor="text1"/>
                <w:w w:val="90"/>
                <w:lang w:eastAsia="ko-KR"/>
              </w:rPr>
              <w:t xml:space="preserve"> </w:t>
            </w:r>
            <w:r>
              <w:rPr>
                <w:bCs/>
                <w:color w:val="000000" w:themeColor="text1"/>
                <w:w w:val="90"/>
                <w:lang w:eastAsia="ko-KR"/>
              </w:rPr>
              <w:br/>
            </w:r>
            <w:r>
              <w:rPr>
                <w:rFonts w:hint="eastAsia"/>
                <w:bCs/>
                <w:color w:val="000000" w:themeColor="text1"/>
                <w:w w:val="90"/>
                <w:lang w:eastAsia="ko-KR"/>
              </w:rPr>
              <w:t>투입</w:t>
            </w:r>
            <w:r>
              <w:rPr>
                <w:rFonts w:hint="eastAsia"/>
                <w:bCs/>
                <w:color w:val="000000" w:themeColor="text1"/>
                <w:w w:val="90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w w:val="90"/>
                <w:lang w:eastAsia="ko-KR"/>
              </w:rPr>
              <w:t>대기</w:t>
            </w:r>
            <w:r>
              <w:rPr>
                <w:rFonts w:hint="eastAsia"/>
                <w:bCs/>
                <w:color w:val="000000" w:themeColor="text1"/>
                <w:w w:val="90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w w:val="90"/>
                <w:lang w:eastAsia="ko-KR"/>
              </w:rPr>
              <w:t>창고</w:t>
            </w:r>
            <w:r>
              <w:rPr>
                <w:rFonts w:hint="eastAsia"/>
                <w:bCs/>
                <w:color w:val="000000" w:themeColor="text1"/>
                <w:w w:val="90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w w:val="90"/>
                <w:lang w:eastAsia="ko-KR"/>
              </w:rPr>
              <w:t>이동</w:t>
            </w:r>
          </w:p>
        </w:tc>
        <w:tc>
          <w:tcPr>
            <w:tcW w:w="6621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912FB9" w14:textId="77777777" w:rsidR="00155874" w:rsidRPr="0057689E" w:rsidRDefault="00155874" w:rsidP="001861C8">
            <w:pPr>
              <w:pStyle w:val="new1"/>
              <w:spacing w:line="300" w:lineRule="exact"/>
              <w:ind w:left="284" w:hanging="284"/>
              <w:outlineLvl w:val="0"/>
              <w:rPr>
                <w:color w:val="000000" w:themeColor="text1"/>
                <w:lang w:val="en-US"/>
              </w:rPr>
            </w:pPr>
            <w:r>
              <w:rPr>
                <w:rFonts w:hint="eastAsia"/>
                <w:color w:val="000000" w:themeColor="text1"/>
                <w:lang w:val="en-US"/>
              </w:rPr>
              <w:t>생산 투입을 위한 자재 불출 및 투입 대기 창고 이동 시나리오</w:t>
            </w:r>
            <w:r>
              <w:rPr>
                <w:color w:val="000000" w:themeColor="text1"/>
                <w:lang w:val="en-US"/>
              </w:rPr>
              <w:br/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•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ab/>
              <w:t xml:space="preserve"> </w:t>
            </w:r>
            <w:r>
              <w:rPr>
                <w:rFonts w:ascii="Arial" w:hAnsi="Arial"/>
                <w:color w:val="000000" w:themeColor="text1"/>
              </w:rPr>
              <w:t>관련</w:t>
            </w:r>
            <w:r>
              <w:rPr>
                <w:rFonts w:ascii="Arial" w:hAnsi="Arial"/>
                <w:color w:val="000000" w:themeColor="text1"/>
              </w:rPr>
              <w:t xml:space="preserve"> </w:t>
            </w:r>
            <w:r>
              <w:rPr>
                <w:rFonts w:ascii="Arial" w:hAnsi="Arial"/>
                <w:color w:val="000000" w:themeColor="text1"/>
              </w:rPr>
              <w:t>기업업무시스템</w:t>
            </w:r>
            <w:r>
              <w:rPr>
                <w:rFonts w:ascii="Arial" w:hAnsi="Arial"/>
                <w:color w:val="000000" w:themeColor="text1"/>
              </w:rPr>
              <w:t>:</w:t>
            </w:r>
            <w:r>
              <w:rPr>
                <w:rFonts w:ascii="Arial" w:hAnsi="Arial" w:hint="eastAsia"/>
                <w:color w:val="000000" w:themeColor="text1"/>
              </w:rPr>
              <w:t xml:space="preserve"> ERP, WMS</w:t>
            </w:r>
          </w:p>
        </w:tc>
      </w:tr>
      <w:tr w:rsidR="00155874" w:rsidRPr="0057689E" w14:paraId="11029897" w14:textId="77777777" w:rsidTr="001861C8">
        <w:trPr>
          <w:jc w:val="center"/>
        </w:trPr>
        <w:tc>
          <w:tcPr>
            <w:tcW w:w="732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8EDDE78" w14:textId="77777777" w:rsidR="00155874" w:rsidRPr="0057689E" w:rsidRDefault="00155874" w:rsidP="001861C8">
            <w:pPr>
              <w:spacing w:line="300" w:lineRule="exact"/>
              <w:ind w:leftChars="-71" w:left="-142" w:firstLineChars="78" w:firstLine="156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25</w:t>
            </w:r>
          </w:p>
        </w:tc>
        <w:tc>
          <w:tcPr>
            <w:tcW w:w="2003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87C76F0" w14:textId="77777777" w:rsidR="00155874" w:rsidRPr="0057689E" w:rsidRDefault="00155874" w:rsidP="001861C8">
            <w:pPr>
              <w:spacing w:line="300" w:lineRule="exact"/>
              <w:rPr>
                <w:bCs/>
                <w:color w:val="000000" w:themeColor="text1"/>
              </w:rPr>
            </w:pPr>
            <w:r>
              <w:rPr>
                <w:rFonts w:hint="eastAsia"/>
                <w:bCs/>
                <w:color w:val="000000" w:themeColor="text1"/>
              </w:rPr>
              <w:t>착공·완공처리</w:t>
            </w:r>
          </w:p>
        </w:tc>
        <w:tc>
          <w:tcPr>
            <w:tcW w:w="6621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9EBAAC1" w14:textId="77777777" w:rsidR="00155874" w:rsidRPr="0057689E" w:rsidRDefault="00155874" w:rsidP="001861C8">
            <w:pPr>
              <w:pStyle w:val="new1"/>
              <w:spacing w:line="300" w:lineRule="exact"/>
              <w:ind w:left="284" w:hanging="284"/>
              <w:outlineLvl w:val="0"/>
              <w:rPr>
                <w:color w:val="000000" w:themeColor="text1"/>
                <w:lang w:val="en-US"/>
              </w:rPr>
            </w:pPr>
            <w:r>
              <w:rPr>
                <w:rFonts w:hint="eastAsia"/>
                <w:color w:val="000000" w:themeColor="text1"/>
                <w:lang w:val="en-US"/>
              </w:rPr>
              <w:t>공정 착공·완공에 대한 장비 연계 시나리오</w:t>
            </w:r>
            <w:r>
              <w:rPr>
                <w:color w:val="000000" w:themeColor="text1"/>
                <w:lang w:val="en-US"/>
              </w:rPr>
              <w:br/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•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ab/>
              <w:t xml:space="preserve"> </w:t>
            </w:r>
            <w:r>
              <w:rPr>
                <w:rFonts w:ascii="Arial" w:hAnsi="Arial"/>
                <w:color w:val="000000" w:themeColor="text1"/>
              </w:rPr>
              <w:t>관련</w:t>
            </w:r>
            <w:r>
              <w:rPr>
                <w:rFonts w:ascii="Arial" w:hAnsi="Arial"/>
                <w:color w:val="000000" w:themeColor="text1"/>
              </w:rPr>
              <w:t xml:space="preserve"> </w:t>
            </w:r>
            <w:r>
              <w:rPr>
                <w:rFonts w:ascii="Arial" w:hAnsi="Arial"/>
                <w:color w:val="000000" w:themeColor="text1"/>
              </w:rPr>
              <w:t>기업업무시스템</w:t>
            </w:r>
            <w:r>
              <w:rPr>
                <w:rFonts w:ascii="Arial" w:hAnsi="Arial"/>
                <w:color w:val="000000" w:themeColor="text1"/>
              </w:rPr>
              <w:t>:</w:t>
            </w:r>
            <w:r>
              <w:rPr>
                <w:rFonts w:ascii="Arial" w:hAnsi="Arial" w:hint="eastAsia"/>
                <w:color w:val="000000" w:themeColor="text1"/>
              </w:rPr>
              <w:t xml:space="preserve"> MES, ECS</w:t>
            </w:r>
          </w:p>
        </w:tc>
      </w:tr>
      <w:tr w:rsidR="00155874" w:rsidRPr="0057689E" w14:paraId="20133CD2" w14:textId="77777777" w:rsidTr="001861C8">
        <w:trPr>
          <w:jc w:val="center"/>
        </w:trPr>
        <w:tc>
          <w:tcPr>
            <w:tcW w:w="732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BA4909B" w14:textId="77777777" w:rsidR="00155874" w:rsidRPr="0057689E" w:rsidRDefault="00155874" w:rsidP="001861C8">
            <w:pPr>
              <w:spacing w:line="300" w:lineRule="exact"/>
              <w:ind w:leftChars="-71" w:left="-142" w:firstLineChars="78" w:firstLine="156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26</w:t>
            </w:r>
          </w:p>
        </w:tc>
        <w:tc>
          <w:tcPr>
            <w:tcW w:w="2003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4C432D" w14:textId="77777777" w:rsidR="00155874" w:rsidRPr="0057689E" w:rsidRDefault="00155874" w:rsidP="001861C8">
            <w:pPr>
              <w:spacing w:line="300" w:lineRule="exact"/>
              <w:rPr>
                <w:bCs/>
                <w:color w:val="000000" w:themeColor="text1"/>
              </w:rPr>
            </w:pPr>
            <w:r>
              <w:rPr>
                <w:rFonts w:hint="eastAsia"/>
                <w:bCs/>
                <w:color w:val="000000" w:themeColor="text1"/>
              </w:rPr>
              <w:t>설비</w:t>
            </w:r>
            <w:r>
              <w:rPr>
                <w:rFonts w:hint="eastAsia"/>
                <w:bCs/>
                <w:color w:val="000000" w:themeColor="text1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</w:rPr>
              <w:t>파라메터</w:t>
            </w:r>
            <w:r>
              <w:rPr>
                <w:rFonts w:hint="eastAsia"/>
                <w:bCs/>
                <w:color w:val="000000" w:themeColor="text1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</w:rPr>
              <w:t>수집</w:t>
            </w:r>
          </w:p>
        </w:tc>
        <w:tc>
          <w:tcPr>
            <w:tcW w:w="6621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FBA1060" w14:textId="77777777" w:rsidR="00155874" w:rsidRPr="0057689E" w:rsidRDefault="00155874" w:rsidP="001861C8">
            <w:pPr>
              <w:pStyle w:val="new1"/>
              <w:spacing w:line="300" w:lineRule="exact"/>
              <w:ind w:left="284" w:hanging="284"/>
              <w:outlineLvl w:val="0"/>
              <w:rPr>
                <w:color w:val="000000" w:themeColor="text1"/>
                <w:lang w:val="en-US"/>
              </w:rPr>
            </w:pPr>
            <w:r>
              <w:rPr>
                <w:rFonts w:hint="eastAsia"/>
                <w:color w:val="000000" w:themeColor="text1"/>
                <w:lang w:val="en-US"/>
              </w:rPr>
              <w:t>제조 실행 시 공정별, 설비별 설비 파라메터를 수집하고, 비정상범위에 속하는 설비 파라메터 발생 시 상위시스템에 공지하는 시나리오</w:t>
            </w:r>
            <w:r>
              <w:rPr>
                <w:color w:val="000000" w:themeColor="text1"/>
                <w:lang w:val="en-US"/>
              </w:rPr>
              <w:br/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•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ab/>
              <w:t xml:space="preserve"> </w:t>
            </w:r>
            <w:r>
              <w:rPr>
                <w:rFonts w:ascii="Arial" w:hAnsi="Arial"/>
                <w:color w:val="000000" w:themeColor="text1"/>
              </w:rPr>
              <w:t>관련</w:t>
            </w:r>
            <w:r>
              <w:rPr>
                <w:rFonts w:ascii="Arial" w:hAnsi="Arial"/>
                <w:color w:val="000000" w:themeColor="text1"/>
              </w:rPr>
              <w:t xml:space="preserve"> </w:t>
            </w:r>
            <w:r>
              <w:rPr>
                <w:rFonts w:ascii="Arial" w:hAnsi="Arial"/>
                <w:color w:val="000000" w:themeColor="text1"/>
              </w:rPr>
              <w:t>기업업무시스템</w:t>
            </w:r>
            <w:r>
              <w:rPr>
                <w:rFonts w:ascii="Arial" w:hAnsi="Arial"/>
                <w:color w:val="000000" w:themeColor="text1"/>
              </w:rPr>
              <w:t>:</w:t>
            </w:r>
            <w:r>
              <w:rPr>
                <w:rFonts w:ascii="Arial" w:hAnsi="Arial" w:hint="eastAsia"/>
                <w:color w:val="000000" w:themeColor="text1"/>
              </w:rPr>
              <w:t xml:space="preserve"> MES, SPC, DAS, CCS</w:t>
            </w:r>
          </w:p>
        </w:tc>
      </w:tr>
      <w:tr w:rsidR="00155874" w:rsidRPr="0057689E" w14:paraId="3707BC33" w14:textId="77777777" w:rsidTr="001861C8">
        <w:trPr>
          <w:jc w:val="center"/>
        </w:trPr>
        <w:tc>
          <w:tcPr>
            <w:tcW w:w="732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D110734" w14:textId="77777777" w:rsidR="00155874" w:rsidRPr="0057689E" w:rsidRDefault="00155874" w:rsidP="001861C8">
            <w:pPr>
              <w:spacing w:line="300" w:lineRule="exact"/>
              <w:ind w:leftChars="-71" w:left="-142" w:firstLineChars="78" w:firstLine="156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27</w:t>
            </w:r>
          </w:p>
        </w:tc>
        <w:tc>
          <w:tcPr>
            <w:tcW w:w="2003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14E113C" w14:textId="77777777" w:rsidR="00155874" w:rsidRPr="0057689E" w:rsidRDefault="00155874" w:rsidP="001861C8">
            <w:pPr>
              <w:spacing w:line="300" w:lineRule="exact"/>
              <w:rPr>
                <w:bCs/>
                <w:color w:val="000000" w:themeColor="text1"/>
              </w:rPr>
            </w:pPr>
            <w:r>
              <w:rPr>
                <w:rFonts w:hint="eastAsia"/>
                <w:bCs/>
                <w:color w:val="000000" w:themeColor="text1"/>
              </w:rPr>
              <w:t>완제품</w:t>
            </w:r>
            <w:r>
              <w:rPr>
                <w:rFonts w:hint="eastAsia"/>
                <w:bCs/>
                <w:color w:val="000000" w:themeColor="text1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</w:rPr>
              <w:t>입고</w:t>
            </w:r>
          </w:p>
        </w:tc>
        <w:tc>
          <w:tcPr>
            <w:tcW w:w="6621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F7FF3E" w14:textId="77777777" w:rsidR="00155874" w:rsidRPr="0057689E" w:rsidRDefault="00155874" w:rsidP="001861C8">
            <w:pPr>
              <w:pStyle w:val="new1"/>
              <w:spacing w:line="300" w:lineRule="exact"/>
              <w:ind w:left="284" w:hanging="284"/>
              <w:outlineLvl w:val="0"/>
              <w:rPr>
                <w:color w:val="000000" w:themeColor="text1"/>
                <w:lang w:val="en-US"/>
              </w:rPr>
            </w:pPr>
            <w:r>
              <w:rPr>
                <w:rFonts w:hint="eastAsia"/>
                <w:color w:val="000000" w:themeColor="text1"/>
                <w:lang w:val="en-US"/>
              </w:rPr>
              <w:t>제품 생산 완료 후 제품 패킹에서 입고까지의 시나리오</w:t>
            </w:r>
            <w:r>
              <w:rPr>
                <w:color w:val="000000" w:themeColor="text1"/>
                <w:lang w:val="en-US"/>
              </w:rPr>
              <w:br/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•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ab/>
              <w:t xml:space="preserve"> </w:t>
            </w:r>
            <w:r>
              <w:rPr>
                <w:rFonts w:ascii="Arial" w:hAnsi="Arial"/>
                <w:color w:val="000000" w:themeColor="text1"/>
              </w:rPr>
              <w:t>관련</w:t>
            </w:r>
            <w:r>
              <w:rPr>
                <w:rFonts w:ascii="Arial" w:hAnsi="Arial"/>
                <w:color w:val="000000" w:themeColor="text1"/>
              </w:rPr>
              <w:t xml:space="preserve"> </w:t>
            </w:r>
            <w:r>
              <w:rPr>
                <w:rFonts w:ascii="Arial" w:hAnsi="Arial"/>
                <w:color w:val="000000" w:themeColor="text1"/>
              </w:rPr>
              <w:t>기업업무시스템</w:t>
            </w:r>
            <w:r>
              <w:rPr>
                <w:rFonts w:ascii="Arial" w:hAnsi="Arial"/>
                <w:color w:val="000000" w:themeColor="text1"/>
              </w:rPr>
              <w:t>:</w:t>
            </w:r>
            <w:r>
              <w:rPr>
                <w:rFonts w:ascii="Arial" w:hAnsi="Arial" w:hint="eastAsia"/>
                <w:color w:val="000000" w:themeColor="text1"/>
              </w:rPr>
              <w:t xml:space="preserve"> MES, WMS, ERP</w:t>
            </w:r>
          </w:p>
        </w:tc>
      </w:tr>
      <w:tr w:rsidR="00155874" w:rsidRPr="0057689E" w14:paraId="256722A5" w14:textId="77777777" w:rsidTr="001861C8">
        <w:trPr>
          <w:jc w:val="center"/>
        </w:trPr>
        <w:tc>
          <w:tcPr>
            <w:tcW w:w="732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ECBBFBA" w14:textId="77777777" w:rsidR="00155874" w:rsidRPr="0057689E" w:rsidRDefault="00155874" w:rsidP="001861C8">
            <w:pPr>
              <w:spacing w:line="300" w:lineRule="exact"/>
              <w:ind w:leftChars="-71" w:left="-142" w:firstLineChars="78" w:firstLine="156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28</w:t>
            </w:r>
          </w:p>
        </w:tc>
        <w:tc>
          <w:tcPr>
            <w:tcW w:w="2003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9871C30" w14:textId="77777777" w:rsidR="00155874" w:rsidRPr="0057689E" w:rsidRDefault="00155874" w:rsidP="001861C8">
            <w:pPr>
              <w:spacing w:line="300" w:lineRule="exact"/>
              <w:rPr>
                <w:bCs/>
                <w:color w:val="000000" w:themeColor="text1"/>
                <w:w w:val="90"/>
              </w:rPr>
            </w:pPr>
            <w:r>
              <w:rPr>
                <w:rFonts w:hint="eastAsia"/>
                <w:bCs/>
                <w:color w:val="000000" w:themeColor="text1"/>
                <w:w w:val="90"/>
              </w:rPr>
              <w:t>착공</w:t>
            </w:r>
            <w:r>
              <w:rPr>
                <w:rFonts w:hint="eastAsia"/>
                <w:bCs/>
                <w:color w:val="000000" w:themeColor="text1"/>
                <w:w w:val="90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w w:val="90"/>
              </w:rPr>
              <w:t>연계</w:t>
            </w:r>
            <w:r>
              <w:rPr>
                <w:rFonts w:hint="eastAsia"/>
                <w:bCs/>
                <w:color w:val="000000" w:themeColor="text1"/>
                <w:w w:val="90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w w:val="90"/>
              </w:rPr>
              <w:t>공정</w:t>
            </w:r>
            <w:r>
              <w:rPr>
                <w:rFonts w:hint="eastAsia"/>
                <w:bCs/>
                <w:color w:val="000000" w:themeColor="text1"/>
                <w:w w:val="90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w w:val="90"/>
              </w:rPr>
              <w:t>물류</w:t>
            </w:r>
          </w:p>
        </w:tc>
        <w:tc>
          <w:tcPr>
            <w:tcW w:w="6621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511A34" w14:textId="77777777" w:rsidR="00155874" w:rsidRPr="0057689E" w:rsidRDefault="00155874" w:rsidP="001861C8">
            <w:pPr>
              <w:pStyle w:val="new1"/>
              <w:spacing w:line="300" w:lineRule="exact"/>
              <w:ind w:left="284" w:hanging="284"/>
              <w:outlineLvl w:val="0"/>
              <w:rPr>
                <w:color w:val="000000" w:themeColor="text1"/>
                <w:lang w:val="en-US"/>
              </w:rPr>
            </w:pPr>
            <w:r>
              <w:rPr>
                <w:rFonts w:hint="eastAsia"/>
                <w:color w:val="000000" w:themeColor="text1"/>
                <w:lang w:val="en-US"/>
              </w:rPr>
              <w:t xml:space="preserve">로트의 공정 착공에 따라 해당 공정으로 물류 이동 시나리오 </w:t>
            </w:r>
            <w:r>
              <w:rPr>
                <w:color w:val="000000" w:themeColor="text1"/>
                <w:lang w:val="en-US"/>
              </w:rPr>
              <w:br/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•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ab/>
              <w:t xml:space="preserve"> </w:t>
            </w:r>
            <w:r>
              <w:rPr>
                <w:rFonts w:ascii="Arial" w:hAnsi="Arial"/>
                <w:color w:val="000000" w:themeColor="text1"/>
              </w:rPr>
              <w:t>관련</w:t>
            </w:r>
            <w:r>
              <w:rPr>
                <w:rFonts w:ascii="Arial" w:hAnsi="Arial"/>
                <w:color w:val="000000" w:themeColor="text1"/>
              </w:rPr>
              <w:t xml:space="preserve"> </w:t>
            </w:r>
            <w:r>
              <w:rPr>
                <w:rFonts w:ascii="Arial" w:hAnsi="Arial"/>
                <w:color w:val="000000" w:themeColor="text1"/>
              </w:rPr>
              <w:t>기업업무시스템</w:t>
            </w:r>
            <w:r>
              <w:rPr>
                <w:rFonts w:ascii="Arial" w:hAnsi="Arial"/>
                <w:color w:val="000000" w:themeColor="text1"/>
              </w:rPr>
              <w:t>:</w:t>
            </w:r>
            <w:r>
              <w:rPr>
                <w:rFonts w:ascii="Arial" w:hAnsi="Arial" w:hint="eastAsia"/>
                <w:color w:val="000000" w:themeColor="text1"/>
              </w:rPr>
              <w:t xml:space="preserve"> MES, ECS, RTD, MCS, CCS</w:t>
            </w:r>
          </w:p>
        </w:tc>
      </w:tr>
      <w:tr w:rsidR="00155874" w:rsidRPr="0057689E" w14:paraId="7E68E97F" w14:textId="77777777" w:rsidTr="001861C8">
        <w:trPr>
          <w:jc w:val="center"/>
        </w:trPr>
        <w:tc>
          <w:tcPr>
            <w:tcW w:w="732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A8E10C" w14:textId="77777777" w:rsidR="00155874" w:rsidRPr="0057689E" w:rsidRDefault="00155874" w:rsidP="001861C8">
            <w:pPr>
              <w:spacing w:line="300" w:lineRule="exact"/>
              <w:ind w:leftChars="-71" w:left="-142" w:firstLineChars="78" w:firstLine="156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29</w:t>
            </w:r>
          </w:p>
        </w:tc>
        <w:tc>
          <w:tcPr>
            <w:tcW w:w="2003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9CE3950" w14:textId="77777777" w:rsidR="00155874" w:rsidRPr="0057689E" w:rsidRDefault="00155874" w:rsidP="001861C8">
            <w:pPr>
              <w:spacing w:line="300" w:lineRule="exact"/>
              <w:rPr>
                <w:bCs/>
                <w:color w:val="000000" w:themeColor="text1"/>
                <w:w w:val="90"/>
              </w:rPr>
            </w:pPr>
            <w:r>
              <w:rPr>
                <w:rFonts w:hint="eastAsia"/>
                <w:bCs/>
                <w:color w:val="000000" w:themeColor="text1"/>
                <w:w w:val="90"/>
              </w:rPr>
              <w:t>완공</w:t>
            </w:r>
            <w:r>
              <w:rPr>
                <w:rFonts w:hint="eastAsia"/>
                <w:bCs/>
                <w:color w:val="000000" w:themeColor="text1"/>
                <w:w w:val="90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w w:val="90"/>
              </w:rPr>
              <w:t>연계</w:t>
            </w:r>
            <w:r>
              <w:rPr>
                <w:rFonts w:hint="eastAsia"/>
                <w:bCs/>
                <w:color w:val="000000" w:themeColor="text1"/>
                <w:w w:val="90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w w:val="90"/>
              </w:rPr>
              <w:t>공정</w:t>
            </w:r>
            <w:r>
              <w:rPr>
                <w:rFonts w:hint="eastAsia"/>
                <w:bCs/>
                <w:color w:val="000000" w:themeColor="text1"/>
                <w:w w:val="90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w w:val="90"/>
              </w:rPr>
              <w:t>물류</w:t>
            </w:r>
          </w:p>
        </w:tc>
        <w:tc>
          <w:tcPr>
            <w:tcW w:w="6621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779957F" w14:textId="77777777" w:rsidR="00155874" w:rsidRPr="0057689E" w:rsidRDefault="00155874" w:rsidP="001861C8">
            <w:pPr>
              <w:pStyle w:val="new1"/>
              <w:spacing w:line="300" w:lineRule="exact"/>
              <w:ind w:left="284" w:hanging="284"/>
              <w:outlineLvl w:val="0"/>
              <w:rPr>
                <w:color w:val="000000" w:themeColor="text1"/>
                <w:lang w:val="en-US"/>
              </w:rPr>
            </w:pPr>
            <w:r>
              <w:rPr>
                <w:rFonts w:hint="eastAsia"/>
                <w:color w:val="000000" w:themeColor="text1"/>
                <w:lang w:val="en-US"/>
              </w:rPr>
              <w:t>로트의 공정 완공에 따라 다음 경로로 물류 이동 시나리오</w:t>
            </w:r>
            <w:r>
              <w:rPr>
                <w:color w:val="000000" w:themeColor="text1"/>
                <w:lang w:val="en-US"/>
              </w:rPr>
              <w:br/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•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ab/>
              <w:t xml:space="preserve"> </w:t>
            </w:r>
            <w:r>
              <w:rPr>
                <w:rFonts w:ascii="Arial" w:hAnsi="Arial"/>
                <w:color w:val="000000" w:themeColor="text1"/>
              </w:rPr>
              <w:t>관련</w:t>
            </w:r>
            <w:r>
              <w:rPr>
                <w:rFonts w:ascii="Arial" w:hAnsi="Arial"/>
                <w:color w:val="000000" w:themeColor="text1"/>
              </w:rPr>
              <w:t xml:space="preserve"> </w:t>
            </w:r>
            <w:r>
              <w:rPr>
                <w:rFonts w:ascii="Arial" w:hAnsi="Arial"/>
                <w:color w:val="000000" w:themeColor="text1"/>
              </w:rPr>
              <w:t>기업업무시스템</w:t>
            </w:r>
            <w:r>
              <w:rPr>
                <w:rFonts w:ascii="Arial" w:hAnsi="Arial"/>
                <w:color w:val="000000" w:themeColor="text1"/>
              </w:rPr>
              <w:t>:</w:t>
            </w:r>
            <w:r>
              <w:rPr>
                <w:rFonts w:ascii="Arial" w:hAnsi="Arial" w:hint="eastAsia"/>
                <w:color w:val="000000" w:themeColor="text1"/>
              </w:rPr>
              <w:t xml:space="preserve"> MES, ECS, RTD, MCS, CCS</w:t>
            </w:r>
          </w:p>
        </w:tc>
      </w:tr>
      <w:tr w:rsidR="00155874" w:rsidRPr="0057689E" w14:paraId="6F711D1F" w14:textId="77777777" w:rsidTr="001861C8">
        <w:trPr>
          <w:jc w:val="center"/>
        </w:trPr>
        <w:tc>
          <w:tcPr>
            <w:tcW w:w="732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9D2AE77" w14:textId="77777777" w:rsidR="00155874" w:rsidRPr="0057689E" w:rsidRDefault="00155874" w:rsidP="001861C8">
            <w:pPr>
              <w:spacing w:line="300" w:lineRule="exact"/>
              <w:ind w:leftChars="-71" w:left="-142" w:firstLineChars="78" w:firstLine="156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30</w:t>
            </w:r>
          </w:p>
        </w:tc>
        <w:tc>
          <w:tcPr>
            <w:tcW w:w="2003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27BD27D" w14:textId="77777777" w:rsidR="00155874" w:rsidRPr="0057689E" w:rsidRDefault="00155874" w:rsidP="001861C8">
            <w:pPr>
              <w:spacing w:line="300" w:lineRule="exact"/>
              <w:rPr>
                <w:bCs/>
                <w:color w:val="000000" w:themeColor="text1"/>
                <w:lang w:eastAsia="ko-KR"/>
              </w:rPr>
            </w:pPr>
            <w:r>
              <w:rPr>
                <w:rFonts w:hint="eastAsia"/>
                <w:bCs/>
                <w:color w:val="000000" w:themeColor="text1"/>
                <w:lang w:eastAsia="ko-KR"/>
              </w:rPr>
              <w:t>위치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>정보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>이벤트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>기반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>공정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>물류</w:t>
            </w:r>
          </w:p>
        </w:tc>
        <w:tc>
          <w:tcPr>
            <w:tcW w:w="6621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46D549" w14:textId="77777777" w:rsidR="00155874" w:rsidRPr="0057689E" w:rsidRDefault="00155874" w:rsidP="001861C8">
            <w:pPr>
              <w:pStyle w:val="new1"/>
              <w:spacing w:line="300" w:lineRule="exact"/>
              <w:ind w:left="284" w:hanging="284"/>
              <w:outlineLvl w:val="0"/>
              <w:rPr>
                <w:color w:val="000000" w:themeColor="text1"/>
                <w:lang w:val="en-US"/>
              </w:rPr>
            </w:pPr>
            <w:r>
              <w:rPr>
                <w:rFonts w:hint="eastAsia"/>
                <w:color w:val="000000" w:themeColor="text1"/>
                <w:lang w:val="en-US"/>
              </w:rPr>
              <w:t>현재 위치 정보 이벤트에 따라 다음 경로로 물류 이동 시나리오</w:t>
            </w:r>
            <w:r>
              <w:rPr>
                <w:color w:val="000000" w:themeColor="text1"/>
                <w:lang w:val="en-US"/>
              </w:rPr>
              <w:br/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•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ab/>
              <w:t xml:space="preserve"> </w:t>
            </w:r>
            <w:r>
              <w:rPr>
                <w:rFonts w:ascii="Arial" w:hAnsi="Arial"/>
                <w:color w:val="000000" w:themeColor="text1"/>
              </w:rPr>
              <w:t>관련</w:t>
            </w:r>
            <w:r>
              <w:rPr>
                <w:rFonts w:ascii="Arial" w:hAnsi="Arial"/>
                <w:color w:val="000000" w:themeColor="text1"/>
              </w:rPr>
              <w:t xml:space="preserve"> </w:t>
            </w:r>
            <w:r>
              <w:rPr>
                <w:rFonts w:ascii="Arial" w:hAnsi="Arial"/>
                <w:color w:val="000000" w:themeColor="text1"/>
              </w:rPr>
              <w:t>기업업무시스템</w:t>
            </w:r>
            <w:r>
              <w:rPr>
                <w:rFonts w:ascii="Arial" w:hAnsi="Arial"/>
                <w:color w:val="000000" w:themeColor="text1"/>
              </w:rPr>
              <w:t>:</w:t>
            </w:r>
            <w:r>
              <w:rPr>
                <w:rFonts w:ascii="Arial" w:hAnsi="Arial" w:hint="eastAsia"/>
                <w:color w:val="000000" w:themeColor="text1"/>
              </w:rPr>
              <w:t xml:space="preserve"> ECS, RTD, MCS, CCS</w:t>
            </w:r>
          </w:p>
        </w:tc>
      </w:tr>
      <w:tr w:rsidR="00155874" w:rsidRPr="0057689E" w14:paraId="724AE0B2" w14:textId="77777777" w:rsidTr="001861C8">
        <w:trPr>
          <w:jc w:val="center"/>
        </w:trPr>
        <w:tc>
          <w:tcPr>
            <w:tcW w:w="732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17712AA" w14:textId="77777777" w:rsidR="00155874" w:rsidRPr="0057689E" w:rsidRDefault="00155874" w:rsidP="001861C8">
            <w:pPr>
              <w:spacing w:line="300" w:lineRule="exact"/>
              <w:ind w:leftChars="-71" w:left="-142" w:firstLineChars="78" w:firstLine="156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31</w:t>
            </w:r>
          </w:p>
        </w:tc>
        <w:tc>
          <w:tcPr>
            <w:tcW w:w="2003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013ECE2" w14:textId="77777777" w:rsidR="00155874" w:rsidRPr="0057689E" w:rsidRDefault="00155874" w:rsidP="001861C8">
            <w:pPr>
              <w:spacing w:line="300" w:lineRule="exact"/>
              <w:rPr>
                <w:bCs/>
                <w:color w:val="000000" w:themeColor="text1"/>
                <w:lang w:eastAsia="ko-KR"/>
              </w:rPr>
            </w:pPr>
            <w:r>
              <w:rPr>
                <w:rFonts w:hint="eastAsia"/>
                <w:bCs/>
                <w:color w:val="000000" w:themeColor="text1"/>
                <w:lang w:eastAsia="ko-KR"/>
              </w:rPr>
              <w:t>저장소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>재공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>정보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>동기화</w:t>
            </w:r>
          </w:p>
        </w:tc>
        <w:tc>
          <w:tcPr>
            <w:tcW w:w="6621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7736DE0" w14:textId="77777777" w:rsidR="00155874" w:rsidRPr="0057689E" w:rsidRDefault="00155874" w:rsidP="001861C8">
            <w:pPr>
              <w:pStyle w:val="new1"/>
              <w:spacing w:line="300" w:lineRule="exact"/>
              <w:ind w:left="284" w:hanging="284"/>
              <w:outlineLvl w:val="0"/>
              <w:rPr>
                <w:color w:val="000000" w:themeColor="text1"/>
                <w:lang w:val="en-US"/>
              </w:rPr>
            </w:pPr>
            <w:r>
              <w:rPr>
                <w:rFonts w:hint="eastAsia"/>
                <w:color w:val="000000" w:themeColor="text1"/>
                <w:lang w:val="en-US"/>
              </w:rPr>
              <w:t>공정 내 저장소 재공 정보 수집 또는 동기화 시나리오</w:t>
            </w:r>
            <w:r>
              <w:rPr>
                <w:color w:val="000000" w:themeColor="text1"/>
                <w:lang w:val="en-US"/>
              </w:rPr>
              <w:br/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•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ab/>
              <w:t xml:space="preserve"> </w:t>
            </w:r>
            <w:r>
              <w:rPr>
                <w:rFonts w:ascii="Arial" w:hAnsi="Arial"/>
                <w:color w:val="000000" w:themeColor="text1"/>
              </w:rPr>
              <w:t>관련</w:t>
            </w:r>
            <w:r>
              <w:rPr>
                <w:rFonts w:ascii="Arial" w:hAnsi="Arial"/>
                <w:color w:val="000000" w:themeColor="text1"/>
              </w:rPr>
              <w:t xml:space="preserve"> </w:t>
            </w:r>
            <w:r>
              <w:rPr>
                <w:rFonts w:ascii="Arial" w:hAnsi="Arial"/>
                <w:color w:val="000000" w:themeColor="text1"/>
              </w:rPr>
              <w:t>기업업무시스템</w:t>
            </w:r>
            <w:r>
              <w:rPr>
                <w:rFonts w:ascii="Arial" w:hAnsi="Arial"/>
                <w:color w:val="000000" w:themeColor="text1"/>
              </w:rPr>
              <w:t>:</w:t>
            </w:r>
            <w:r>
              <w:rPr>
                <w:rFonts w:ascii="Arial" w:hAnsi="Arial" w:hint="eastAsia"/>
                <w:color w:val="000000" w:themeColor="text1"/>
              </w:rPr>
              <w:t xml:space="preserve"> ECS, MCS, SCS, CCS</w:t>
            </w:r>
          </w:p>
        </w:tc>
      </w:tr>
      <w:tr w:rsidR="00155874" w:rsidRPr="0057689E" w14:paraId="22D61BD9" w14:textId="77777777" w:rsidTr="001861C8">
        <w:trPr>
          <w:jc w:val="center"/>
        </w:trPr>
        <w:tc>
          <w:tcPr>
            <w:tcW w:w="732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D9B00F4" w14:textId="77777777" w:rsidR="00155874" w:rsidRPr="0057689E" w:rsidRDefault="00155874" w:rsidP="001861C8">
            <w:pPr>
              <w:spacing w:line="300" w:lineRule="exact"/>
              <w:ind w:leftChars="-71" w:left="-142" w:firstLineChars="78" w:firstLine="156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32</w:t>
            </w:r>
          </w:p>
        </w:tc>
        <w:tc>
          <w:tcPr>
            <w:tcW w:w="2003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E8066E1" w14:textId="77777777" w:rsidR="00155874" w:rsidRPr="0057689E" w:rsidRDefault="00155874" w:rsidP="001861C8">
            <w:pPr>
              <w:spacing w:line="300" w:lineRule="exact"/>
              <w:rPr>
                <w:bCs/>
                <w:color w:val="000000" w:themeColor="text1"/>
              </w:rPr>
            </w:pPr>
            <w:r>
              <w:rPr>
                <w:rFonts w:hint="eastAsia"/>
                <w:bCs/>
                <w:color w:val="000000" w:themeColor="text1"/>
              </w:rPr>
              <w:t>저장소</w:t>
            </w:r>
            <w:r>
              <w:rPr>
                <w:rFonts w:hint="eastAsia"/>
                <w:bCs/>
                <w:color w:val="000000" w:themeColor="text1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</w:rPr>
              <w:t>알람</w:t>
            </w:r>
            <w:r>
              <w:rPr>
                <w:rFonts w:hint="eastAsia"/>
                <w:bCs/>
                <w:color w:val="000000" w:themeColor="text1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</w:rPr>
              <w:t>처리</w:t>
            </w:r>
          </w:p>
        </w:tc>
        <w:tc>
          <w:tcPr>
            <w:tcW w:w="6621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EF7C891" w14:textId="77777777" w:rsidR="00155874" w:rsidRPr="0057689E" w:rsidRDefault="00155874" w:rsidP="001861C8">
            <w:pPr>
              <w:pStyle w:val="new1"/>
              <w:spacing w:line="300" w:lineRule="exact"/>
              <w:ind w:left="284" w:hanging="284"/>
              <w:outlineLvl w:val="0"/>
              <w:rPr>
                <w:color w:val="000000" w:themeColor="text1"/>
                <w:lang w:val="en-US"/>
              </w:rPr>
            </w:pPr>
            <w:r>
              <w:rPr>
                <w:rFonts w:hint="eastAsia"/>
                <w:color w:val="000000" w:themeColor="text1"/>
                <w:lang w:val="en-US"/>
              </w:rPr>
              <w:t>저장소 알람 발생 시 운영 시나리오</w:t>
            </w:r>
            <w:r>
              <w:rPr>
                <w:color w:val="000000" w:themeColor="text1"/>
                <w:lang w:val="en-US"/>
              </w:rPr>
              <w:br/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•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ab/>
              <w:t xml:space="preserve"> </w:t>
            </w:r>
            <w:r>
              <w:rPr>
                <w:rFonts w:ascii="Arial" w:hAnsi="Arial"/>
                <w:color w:val="000000" w:themeColor="text1"/>
              </w:rPr>
              <w:t>관련</w:t>
            </w:r>
            <w:r>
              <w:rPr>
                <w:rFonts w:ascii="Arial" w:hAnsi="Arial"/>
                <w:color w:val="000000" w:themeColor="text1"/>
              </w:rPr>
              <w:t xml:space="preserve"> </w:t>
            </w:r>
            <w:r>
              <w:rPr>
                <w:rFonts w:ascii="Arial" w:hAnsi="Arial"/>
                <w:color w:val="000000" w:themeColor="text1"/>
              </w:rPr>
              <w:t>기업업무시스템</w:t>
            </w:r>
            <w:r>
              <w:rPr>
                <w:rFonts w:ascii="Arial" w:hAnsi="Arial"/>
                <w:color w:val="000000" w:themeColor="text1"/>
              </w:rPr>
              <w:t>:</w:t>
            </w:r>
            <w:r>
              <w:rPr>
                <w:rFonts w:ascii="Arial" w:hAnsi="Arial" w:hint="eastAsia"/>
                <w:color w:val="000000" w:themeColor="text1"/>
              </w:rPr>
              <w:t xml:space="preserve"> MES, CCS, MCS, SCS</w:t>
            </w:r>
          </w:p>
        </w:tc>
      </w:tr>
      <w:tr w:rsidR="00155874" w:rsidRPr="0057689E" w14:paraId="2C260595" w14:textId="77777777" w:rsidTr="001861C8">
        <w:trPr>
          <w:jc w:val="center"/>
        </w:trPr>
        <w:tc>
          <w:tcPr>
            <w:tcW w:w="732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AF71E04" w14:textId="77777777" w:rsidR="00155874" w:rsidRPr="0057689E" w:rsidRDefault="00155874" w:rsidP="001861C8">
            <w:pPr>
              <w:spacing w:line="300" w:lineRule="exact"/>
              <w:ind w:leftChars="-71" w:left="-142" w:firstLineChars="78" w:firstLine="156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33</w:t>
            </w:r>
          </w:p>
        </w:tc>
        <w:tc>
          <w:tcPr>
            <w:tcW w:w="2003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5472C2F" w14:textId="77777777" w:rsidR="00155874" w:rsidRPr="0057689E" w:rsidRDefault="00155874" w:rsidP="001861C8">
            <w:pPr>
              <w:spacing w:line="300" w:lineRule="exact"/>
              <w:rPr>
                <w:bCs/>
                <w:color w:val="000000" w:themeColor="text1"/>
              </w:rPr>
            </w:pPr>
            <w:r>
              <w:rPr>
                <w:rFonts w:hint="eastAsia"/>
                <w:bCs/>
                <w:color w:val="000000" w:themeColor="text1"/>
              </w:rPr>
              <w:t>설비</w:t>
            </w:r>
            <w:r>
              <w:rPr>
                <w:rFonts w:hint="eastAsia"/>
                <w:bCs/>
                <w:color w:val="000000" w:themeColor="text1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</w:rPr>
              <w:t>상태</w:t>
            </w:r>
            <w:r>
              <w:rPr>
                <w:rFonts w:hint="eastAsia"/>
                <w:bCs/>
                <w:color w:val="000000" w:themeColor="text1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</w:rPr>
              <w:t>변경</w:t>
            </w:r>
          </w:p>
        </w:tc>
        <w:tc>
          <w:tcPr>
            <w:tcW w:w="6621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76F1C5" w14:textId="77777777" w:rsidR="00155874" w:rsidRPr="0057689E" w:rsidRDefault="00155874" w:rsidP="001861C8">
            <w:pPr>
              <w:pStyle w:val="new1"/>
              <w:spacing w:line="300" w:lineRule="exact"/>
              <w:ind w:left="284" w:hanging="284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 w:hint="eastAsia"/>
                <w:color w:val="000000" w:themeColor="text1"/>
                <w:lang w:val="en-US"/>
              </w:rPr>
              <w:t>설비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상태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변경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시나리오</w:t>
            </w:r>
            <w:r>
              <w:rPr>
                <w:rFonts w:ascii="Arial" w:hAnsi="Arial"/>
                <w:color w:val="000000" w:themeColor="text1"/>
                <w:lang w:val="en-US"/>
              </w:rPr>
              <w:br/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•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ab/>
              <w:t xml:space="preserve"> </w:t>
            </w:r>
            <w:r>
              <w:rPr>
                <w:rFonts w:ascii="Arial" w:hAnsi="Arial"/>
                <w:color w:val="000000" w:themeColor="text1"/>
              </w:rPr>
              <w:t>관련</w:t>
            </w:r>
            <w:r>
              <w:rPr>
                <w:rFonts w:ascii="Arial" w:hAnsi="Arial"/>
                <w:color w:val="000000" w:themeColor="text1"/>
              </w:rPr>
              <w:t xml:space="preserve"> </w:t>
            </w:r>
            <w:r>
              <w:rPr>
                <w:rFonts w:ascii="Arial" w:hAnsi="Arial"/>
                <w:color w:val="000000" w:themeColor="text1"/>
              </w:rPr>
              <w:t>기업업무시스템</w:t>
            </w:r>
            <w:r>
              <w:rPr>
                <w:rFonts w:ascii="Arial" w:hAnsi="Arial"/>
                <w:color w:val="000000" w:themeColor="text1"/>
              </w:rPr>
              <w:t>:</w:t>
            </w:r>
            <w:r>
              <w:rPr>
                <w:rFonts w:ascii="Arial" w:hAnsi="Arial" w:hint="eastAsia"/>
                <w:color w:val="000000" w:themeColor="text1"/>
              </w:rPr>
              <w:t xml:space="preserve"> MES, CCS, MCS, SCS</w:t>
            </w:r>
          </w:p>
        </w:tc>
      </w:tr>
      <w:tr w:rsidR="00155874" w:rsidRPr="0057689E" w14:paraId="2182D397" w14:textId="77777777" w:rsidTr="001861C8">
        <w:trPr>
          <w:jc w:val="center"/>
        </w:trPr>
        <w:tc>
          <w:tcPr>
            <w:tcW w:w="732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B0F800" w14:textId="77777777" w:rsidR="00155874" w:rsidRPr="0057689E" w:rsidRDefault="00155874" w:rsidP="001861C8">
            <w:pPr>
              <w:spacing w:line="300" w:lineRule="exact"/>
              <w:ind w:leftChars="-71" w:left="-142" w:firstLineChars="78" w:firstLine="156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34</w:t>
            </w:r>
          </w:p>
        </w:tc>
        <w:tc>
          <w:tcPr>
            <w:tcW w:w="2003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526EDCB" w14:textId="77777777" w:rsidR="00155874" w:rsidRPr="0057689E" w:rsidRDefault="00155874" w:rsidP="001861C8">
            <w:pPr>
              <w:spacing w:line="300" w:lineRule="exact"/>
              <w:rPr>
                <w:bCs/>
                <w:color w:val="000000" w:themeColor="text1"/>
              </w:rPr>
            </w:pPr>
            <w:r>
              <w:rPr>
                <w:rFonts w:hint="eastAsia"/>
                <w:bCs/>
                <w:color w:val="000000" w:themeColor="text1"/>
              </w:rPr>
              <w:t>사후</w:t>
            </w:r>
            <w:r>
              <w:rPr>
                <w:rFonts w:hint="eastAsia"/>
                <w:bCs/>
                <w:color w:val="000000" w:themeColor="text1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</w:rPr>
              <w:t>서비스처리</w:t>
            </w:r>
          </w:p>
        </w:tc>
        <w:tc>
          <w:tcPr>
            <w:tcW w:w="6621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17D5DC2" w14:textId="77777777" w:rsidR="00155874" w:rsidRPr="0057689E" w:rsidRDefault="00155874" w:rsidP="001861C8">
            <w:pPr>
              <w:pStyle w:val="new1"/>
              <w:spacing w:line="300" w:lineRule="exact"/>
              <w:ind w:left="284" w:hanging="284"/>
              <w:outlineLvl w:val="0"/>
              <w:rPr>
                <w:color w:val="000000" w:themeColor="text1"/>
                <w:lang w:val="en-US"/>
              </w:rPr>
            </w:pPr>
            <w:r>
              <w:rPr>
                <w:rFonts w:hint="eastAsia"/>
                <w:color w:val="000000" w:themeColor="text1"/>
                <w:lang w:val="en-US"/>
              </w:rPr>
              <w:t xml:space="preserve">고객의 사후 서비스 요청에 따른 연계 시나리오 </w:t>
            </w:r>
          </w:p>
        </w:tc>
      </w:tr>
      <w:tr w:rsidR="00155874" w:rsidRPr="0057689E" w14:paraId="7371CDE6" w14:textId="77777777" w:rsidTr="001861C8">
        <w:trPr>
          <w:jc w:val="center"/>
        </w:trPr>
        <w:tc>
          <w:tcPr>
            <w:tcW w:w="732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2FC01DA" w14:textId="77777777" w:rsidR="00155874" w:rsidRPr="0057689E" w:rsidRDefault="00155874" w:rsidP="001861C8">
            <w:pPr>
              <w:spacing w:line="300" w:lineRule="exact"/>
              <w:ind w:leftChars="-71" w:left="-142" w:firstLineChars="78" w:firstLine="156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35</w:t>
            </w:r>
          </w:p>
        </w:tc>
        <w:tc>
          <w:tcPr>
            <w:tcW w:w="2003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8DFD24E" w14:textId="77777777" w:rsidR="00155874" w:rsidRPr="0057689E" w:rsidRDefault="00155874" w:rsidP="001861C8">
            <w:pPr>
              <w:spacing w:line="300" w:lineRule="exact"/>
              <w:rPr>
                <w:bCs/>
                <w:color w:val="000000" w:themeColor="text1"/>
                <w:lang w:eastAsia="ko-KR"/>
              </w:rPr>
            </w:pPr>
            <w:r>
              <w:rPr>
                <w:rFonts w:hint="eastAsia"/>
                <w:bCs/>
                <w:color w:val="000000" w:themeColor="text1"/>
                <w:lang w:eastAsia="ko-KR"/>
              </w:rPr>
              <w:t>고객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>제품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>운영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 xml:space="preserve"> </w:t>
            </w:r>
            <w:r>
              <w:rPr>
                <w:bCs/>
                <w:color w:val="000000" w:themeColor="text1"/>
                <w:lang w:eastAsia="ko-KR"/>
              </w:rPr>
              <w:br/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>데이터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>연계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>예방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>정비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 xml:space="preserve"> </w:t>
            </w:r>
            <w:r>
              <w:rPr>
                <w:rFonts w:hint="eastAsia"/>
                <w:bCs/>
                <w:color w:val="000000" w:themeColor="text1"/>
                <w:lang w:eastAsia="ko-KR"/>
              </w:rPr>
              <w:t>서비스처리</w:t>
            </w:r>
          </w:p>
        </w:tc>
        <w:tc>
          <w:tcPr>
            <w:tcW w:w="6621" w:type="dxa"/>
            <w:tcBorders>
              <w:top w:val="single" w:sz="8" w:space="0" w:color="auto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93A01A" w14:textId="77777777" w:rsidR="00155874" w:rsidRPr="0057689E" w:rsidRDefault="00155874" w:rsidP="001861C8">
            <w:pPr>
              <w:pStyle w:val="new1"/>
              <w:spacing w:line="300" w:lineRule="exact"/>
              <w:ind w:left="284" w:hanging="284"/>
              <w:outlineLvl w:val="0"/>
              <w:rPr>
                <w:color w:val="000000" w:themeColor="text1"/>
                <w:w w:val="90"/>
                <w:lang w:val="en-US"/>
              </w:rPr>
            </w:pPr>
            <w:r>
              <w:rPr>
                <w:rFonts w:hint="eastAsia"/>
                <w:color w:val="000000" w:themeColor="text1"/>
                <w:w w:val="90"/>
                <w:lang w:val="en-US"/>
              </w:rPr>
              <w:t xml:space="preserve">고객 제품 운영 데이터 분석(부품수명예측, 고장진단, 중복출동방지)에 </w:t>
            </w:r>
            <w:r>
              <w:rPr>
                <w:color w:val="000000" w:themeColor="text1"/>
                <w:w w:val="90"/>
                <w:lang w:val="en-US"/>
              </w:rPr>
              <w:br/>
            </w:r>
            <w:r>
              <w:rPr>
                <w:rFonts w:hint="eastAsia"/>
                <w:color w:val="000000" w:themeColor="text1"/>
                <w:w w:val="90"/>
                <w:lang w:val="en-US"/>
              </w:rPr>
              <w:t>따른 예측 정비를 위한 사후 서비스 안내 시나리오</w:t>
            </w:r>
          </w:p>
        </w:tc>
      </w:tr>
    </w:tbl>
    <w:p w14:paraId="6FF4E331" w14:textId="77777777" w:rsidR="00155874" w:rsidRPr="0057689E" w:rsidRDefault="00155874" w:rsidP="00155874">
      <w:pPr>
        <w:rPr>
          <w:rFonts w:hAnsi="바탕"/>
          <w:bCs/>
          <w:snapToGrid w:val="0"/>
          <w:color w:val="000000" w:themeColor="text1"/>
          <w:lang w:val="de-DE" w:eastAsia="ko-KR"/>
        </w:rPr>
      </w:pPr>
    </w:p>
    <w:p w14:paraId="20BCCBB5" w14:textId="77777777" w:rsidR="00155874" w:rsidRPr="0057689E" w:rsidRDefault="00155874" w:rsidP="00155874">
      <w:pPr>
        <w:rPr>
          <w:snapToGrid w:val="0"/>
          <w:color w:val="000000" w:themeColor="text1"/>
          <w:lang w:val="de-DE" w:eastAsia="ko-KR"/>
        </w:rPr>
      </w:pPr>
      <w:r>
        <w:rPr>
          <w:rFonts w:hint="eastAsia"/>
          <w:snapToGrid w:val="0"/>
          <w:color w:val="000000" w:themeColor="text1"/>
          <w:lang w:val="de-DE" w:eastAsia="ko-KR"/>
        </w:rPr>
        <w:t>OAGIS 10.6</w:t>
      </w:r>
      <w:r>
        <w:rPr>
          <w:rFonts w:hint="eastAsia"/>
          <w:snapToGrid w:val="0"/>
          <w:color w:val="000000" w:themeColor="text1"/>
          <w:lang w:val="de-DE" w:eastAsia="ko-KR"/>
        </w:rPr>
        <w:t>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경우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제조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외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타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업무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프로세스를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중심으로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업무데이터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교환을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위한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BOD </w:t>
      </w:r>
      <w:r>
        <w:rPr>
          <w:rFonts w:hint="eastAsia"/>
          <w:snapToGrid w:val="0"/>
          <w:color w:val="000000" w:themeColor="text1"/>
          <w:lang w:val="de-DE" w:eastAsia="ko-KR"/>
        </w:rPr>
        <w:t>스키마를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제공하는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반면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, </w:t>
      </w:r>
      <w:r>
        <w:rPr>
          <w:rFonts w:hint="eastAsia"/>
          <w:snapToGrid w:val="0"/>
          <w:color w:val="000000" w:themeColor="text1"/>
          <w:lang w:val="de-DE" w:eastAsia="ko-KR"/>
        </w:rPr>
        <w:t>이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표준은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제조업무를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중심으로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프로세스를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세분화하여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제조업무데이터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교환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시나리오를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제공하고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있다</w:t>
      </w:r>
      <w:r>
        <w:rPr>
          <w:rFonts w:hint="eastAsia"/>
          <w:snapToGrid w:val="0"/>
          <w:color w:val="000000" w:themeColor="text1"/>
          <w:lang w:val="de-DE" w:eastAsia="ko-KR"/>
        </w:rPr>
        <w:t>.</w:t>
      </w:r>
    </w:p>
    <w:p w14:paraId="05DFB0CE" w14:textId="77777777" w:rsidR="00155874" w:rsidRPr="0057689E" w:rsidRDefault="00155874" w:rsidP="00155874">
      <w:pPr>
        <w:rPr>
          <w:snapToGrid w:val="0"/>
          <w:color w:val="000000" w:themeColor="text1"/>
          <w:lang w:val="de-DE" w:eastAsia="ko-KR"/>
        </w:rPr>
      </w:pPr>
    </w:p>
    <w:p w14:paraId="718E7E56" w14:textId="77777777" w:rsidR="00155874" w:rsidRPr="0057689E" w:rsidRDefault="00155874" w:rsidP="00155874">
      <w:pPr>
        <w:rPr>
          <w:snapToGrid w:val="0"/>
          <w:color w:val="000000" w:themeColor="text1"/>
          <w:lang w:val="de-DE" w:eastAsia="ko-KR"/>
        </w:rPr>
      </w:pPr>
      <w:r>
        <w:rPr>
          <w:rFonts w:hint="eastAsia"/>
          <w:snapToGrid w:val="0"/>
          <w:color w:val="000000" w:themeColor="text1"/>
          <w:lang w:val="de-DE" w:eastAsia="ko-KR"/>
        </w:rPr>
        <w:t>OAGIS 10.6</w:t>
      </w:r>
      <w:r>
        <w:rPr>
          <w:rFonts w:hint="eastAsia"/>
          <w:snapToGrid w:val="0"/>
          <w:color w:val="000000" w:themeColor="text1"/>
          <w:lang w:val="de-DE" w:eastAsia="ko-KR"/>
        </w:rPr>
        <w:t>은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총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74</w:t>
      </w:r>
      <w:r>
        <w:rPr>
          <w:rFonts w:hint="eastAsia"/>
          <w:snapToGrid w:val="0"/>
          <w:color w:val="000000" w:themeColor="text1"/>
          <w:lang w:val="de-DE" w:eastAsia="ko-KR"/>
        </w:rPr>
        <w:t>개의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업무데이터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교환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시나리오를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제공하고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있으며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, </w:t>
      </w:r>
      <w:r>
        <w:rPr>
          <w:rFonts w:hint="eastAsia"/>
          <w:snapToGrid w:val="0"/>
          <w:color w:val="000000" w:themeColor="text1"/>
          <w:lang w:val="de-DE" w:eastAsia="ko-KR"/>
        </w:rPr>
        <w:t>이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중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제조와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관련된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시나리오는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9</w:t>
      </w:r>
      <w:r>
        <w:rPr>
          <w:rFonts w:hint="eastAsia"/>
          <w:snapToGrid w:val="0"/>
          <w:color w:val="000000" w:themeColor="text1"/>
          <w:lang w:val="de-DE" w:eastAsia="ko-KR"/>
        </w:rPr>
        <w:t>개로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이루어져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있다</w:t>
      </w:r>
      <w:r>
        <w:rPr>
          <w:rFonts w:hint="eastAsia"/>
          <w:snapToGrid w:val="0"/>
          <w:color w:val="000000" w:themeColor="text1"/>
          <w:lang w:val="de-DE" w:eastAsia="ko-KR"/>
        </w:rPr>
        <w:t>.</w:t>
      </w:r>
    </w:p>
    <w:p w14:paraId="0291AF98" w14:textId="77777777" w:rsidR="00155874" w:rsidRPr="0057689E" w:rsidRDefault="00155874" w:rsidP="00155874">
      <w:pPr>
        <w:rPr>
          <w:snapToGrid w:val="0"/>
          <w:color w:val="000000" w:themeColor="text1"/>
          <w:lang w:val="de-DE" w:eastAsia="ko-KR"/>
        </w:rPr>
      </w:pPr>
    </w:p>
    <w:p w14:paraId="2A0A018F" w14:textId="77777777" w:rsidR="00155874" w:rsidRPr="0057689E" w:rsidRDefault="00155874" w:rsidP="00155874">
      <w:pPr>
        <w:rPr>
          <w:snapToGrid w:val="0"/>
          <w:color w:val="000000" w:themeColor="text1"/>
          <w:lang w:val="de-DE" w:eastAsia="ko-KR"/>
        </w:rPr>
      </w:pPr>
      <w:r>
        <w:rPr>
          <w:rFonts w:hint="eastAsia"/>
          <w:snapToGrid w:val="0"/>
          <w:color w:val="000000" w:themeColor="text1"/>
          <w:lang w:val="de-DE" w:eastAsia="ko-KR"/>
        </w:rPr>
        <w:t>또한</w:t>
      </w:r>
      <w:r>
        <w:rPr>
          <w:snapToGrid w:val="0"/>
          <w:color w:val="000000" w:themeColor="text1"/>
          <w:lang w:val="de-DE" w:eastAsia="ko-KR"/>
        </w:rPr>
        <w:t>, OAGIS 10.6</w:t>
      </w:r>
      <w:r>
        <w:rPr>
          <w:rFonts w:hint="eastAsia"/>
          <w:snapToGrid w:val="0"/>
          <w:color w:val="000000" w:themeColor="text1"/>
          <w:lang w:val="de-DE" w:eastAsia="ko-KR"/>
        </w:rPr>
        <w:t>의</w:t>
      </w:r>
      <w:r>
        <w:rPr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경우</w:t>
      </w:r>
      <w:r>
        <w:rPr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모든</w:t>
      </w:r>
      <w:r>
        <w:rPr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기업업무시스템의</w:t>
      </w:r>
      <w:r>
        <w:rPr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업무가</w:t>
      </w:r>
      <w:r>
        <w:rPr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명확히</w:t>
      </w:r>
      <w:r>
        <w:rPr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나누어진</w:t>
      </w:r>
      <w:r>
        <w:rPr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상황에서의</w:t>
      </w:r>
      <w:r>
        <w:rPr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시나리오만을</w:t>
      </w:r>
      <w:r>
        <w:rPr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제공하는</w:t>
      </w:r>
      <w:r>
        <w:rPr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반면</w:t>
      </w:r>
      <w:r>
        <w:rPr>
          <w:snapToGrid w:val="0"/>
          <w:color w:val="000000" w:themeColor="text1"/>
          <w:lang w:val="de-DE" w:eastAsia="ko-KR"/>
        </w:rPr>
        <w:t xml:space="preserve">, </w:t>
      </w:r>
      <w:r>
        <w:rPr>
          <w:rFonts w:hint="eastAsia"/>
          <w:snapToGrid w:val="0"/>
          <w:color w:val="000000" w:themeColor="text1"/>
          <w:lang w:val="de-DE" w:eastAsia="ko-KR"/>
        </w:rPr>
        <w:t>이</w:t>
      </w:r>
      <w:r>
        <w:rPr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표준에서는</w:t>
      </w:r>
      <w:r>
        <w:rPr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중소</w:t>
      </w:r>
      <w:r>
        <w:rPr>
          <w:snapToGrid w:val="0"/>
          <w:color w:val="000000" w:themeColor="text1"/>
          <w:lang w:val="de-DE" w:eastAsia="ko-KR"/>
        </w:rPr>
        <w:t>∙</w:t>
      </w:r>
      <w:r>
        <w:rPr>
          <w:rFonts w:hint="eastAsia"/>
          <w:snapToGrid w:val="0"/>
          <w:color w:val="000000" w:themeColor="text1"/>
          <w:lang w:val="de-DE" w:eastAsia="ko-KR"/>
        </w:rPr>
        <w:t>중견</w:t>
      </w:r>
      <w:r>
        <w:rPr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기업의</w:t>
      </w:r>
      <w:r>
        <w:rPr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업무시스템</w:t>
      </w:r>
      <w:r>
        <w:rPr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간의</w:t>
      </w:r>
      <w:r>
        <w:rPr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경계가</w:t>
      </w:r>
      <w:r>
        <w:rPr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모호한</w:t>
      </w:r>
      <w:r>
        <w:rPr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상황을</w:t>
      </w:r>
      <w:r>
        <w:rPr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반영하여</w:t>
      </w:r>
      <w:r>
        <w:rPr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특정</w:t>
      </w:r>
      <w:r>
        <w:rPr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기업업무시스템이</w:t>
      </w:r>
      <w:r>
        <w:rPr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존재하지</w:t>
      </w:r>
      <w:r>
        <w:rPr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않는</w:t>
      </w:r>
      <w:r>
        <w:rPr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경우에도</w:t>
      </w:r>
      <w:r>
        <w:rPr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제조업무데이터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교환</w:t>
      </w:r>
      <w:r>
        <w:rPr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시나리오를</w:t>
      </w:r>
      <w:r>
        <w:rPr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활용할</w:t>
      </w:r>
      <w:r>
        <w:rPr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수</w:t>
      </w:r>
      <w:r>
        <w:rPr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있도록</w:t>
      </w:r>
      <w:r>
        <w:rPr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유연성을</w:t>
      </w:r>
      <w:r>
        <w:rPr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갖추고</w:t>
      </w:r>
      <w:r>
        <w:rPr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있다는</w:t>
      </w:r>
      <w:r>
        <w:rPr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점도</w:t>
      </w:r>
      <w:r>
        <w:rPr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차이점이다</w:t>
      </w:r>
      <w:r>
        <w:rPr>
          <w:snapToGrid w:val="0"/>
          <w:color w:val="000000" w:themeColor="text1"/>
          <w:lang w:val="de-DE" w:eastAsia="ko-KR"/>
        </w:rPr>
        <w:t>.</w:t>
      </w:r>
    </w:p>
    <w:p w14:paraId="5CEA8C4A" w14:textId="77777777" w:rsidR="00155874" w:rsidRPr="0057689E" w:rsidRDefault="00155874" w:rsidP="00155874">
      <w:pPr>
        <w:rPr>
          <w:snapToGrid w:val="0"/>
          <w:color w:val="000000" w:themeColor="text1"/>
          <w:lang w:val="de-DE" w:eastAsia="ko-KR"/>
        </w:rPr>
      </w:pPr>
    </w:p>
    <w:p w14:paraId="2D14CC59" w14:textId="77777777" w:rsidR="00155874" w:rsidRPr="0057689E" w:rsidRDefault="00155874" w:rsidP="00155874">
      <w:pPr>
        <w:spacing w:line="240" w:lineRule="auto"/>
        <w:jc w:val="left"/>
        <w:rPr>
          <w:rFonts w:hAnsi="바탕"/>
          <w:bCs/>
          <w:snapToGrid w:val="0"/>
          <w:color w:val="000000" w:themeColor="text1"/>
          <w:lang w:val="de-DE" w:eastAsia="ko-KR"/>
        </w:rPr>
      </w:pPr>
      <w:r>
        <w:rPr>
          <w:rFonts w:hAnsi="바탕"/>
          <w:bCs/>
          <w:snapToGrid w:val="0"/>
          <w:color w:val="000000" w:themeColor="text1"/>
          <w:lang w:val="de-DE" w:eastAsia="ko-KR"/>
        </w:rPr>
        <w:br w:type="page"/>
      </w:r>
    </w:p>
    <w:p w14:paraId="11F04787" w14:textId="77777777" w:rsidR="00155874" w:rsidRPr="0057689E" w:rsidRDefault="00155874" w:rsidP="00155874">
      <w:pPr>
        <w:pStyle w:val="KSDTA1"/>
        <w:tabs>
          <w:tab w:val="num" w:pos="851"/>
        </w:tabs>
        <w:ind w:left="142" w:hangingChars="59" w:hanging="142"/>
        <w:rPr>
          <w:b w:val="0"/>
          <w:bCs/>
          <w:color w:val="000000" w:themeColor="text1"/>
          <w:lang w:eastAsia="ko-KR"/>
        </w:rPr>
      </w:pPr>
      <w:bookmarkStart w:id="4304" w:name="_Toc78916711"/>
      <w:bookmarkStart w:id="4305" w:name="_Toc156487328"/>
      <w:r>
        <w:rPr>
          <w:rFonts w:hint="eastAsia"/>
          <w:b w:val="0"/>
          <w:bCs/>
          <w:color w:val="000000" w:themeColor="text1"/>
          <w:lang w:eastAsia="ko-KR"/>
        </w:rPr>
        <w:t>예제</w:t>
      </w:r>
      <w:r>
        <w:rPr>
          <w:b w:val="0"/>
          <w:bCs/>
          <w:color w:val="000000" w:themeColor="text1"/>
          <w:lang w:eastAsia="ko-KR"/>
        </w:rPr>
        <w:t xml:space="preserve">: </w:t>
      </w:r>
      <w:r>
        <w:rPr>
          <w:rFonts w:hint="eastAsia"/>
          <w:b w:val="0"/>
          <w:bCs/>
          <w:color w:val="000000" w:themeColor="text1"/>
          <w:lang w:eastAsia="ko-KR"/>
        </w:rPr>
        <w:t>자재명세서</w:t>
      </w:r>
      <w:r>
        <w:rPr>
          <w:b w:val="0"/>
          <w:bCs/>
          <w:color w:val="000000" w:themeColor="text1"/>
          <w:lang w:eastAsia="ko-KR"/>
        </w:rPr>
        <w:t xml:space="preserve"> </w:t>
      </w:r>
      <w:r>
        <w:rPr>
          <w:rFonts w:hint="eastAsia"/>
          <w:b w:val="0"/>
          <w:bCs/>
          <w:color w:val="000000" w:themeColor="text1"/>
          <w:lang w:eastAsia="ko-KR"/>
        </w:rPr>
        <w:t>정보</w:t>
      </w:r>
      <w:r>
        <w:rPr>
          <w:b w:val="0"/>
          <w:bCs/>
          <w:color w:val="000000" w:themeColor="text1"/>
          <w:lang w:eastAsia="ko-KR"/>
        </w:rPr>
        <w:t xml:space="preserve"> </w:t>
      </w:r>
      <w:r>
        <w:rPr>
          <w:rFonts w:hint="eastAsia"/>
          <w:b w:val="0"/>
          <w:bCs/>
          <w:color w:val="000000" w:themeColor="text1"/>
          <w:lang w:eastAsia="ko-KR"/>
        </w:rPr>
        <w:t>생성을</w:t>
      </w:r>
      <w:r>
        <w:rPr>
          <w:b w:val="0"/>
          <w:bCs/>
          <w:color w:val="000000" w:themeColor="text1"/>
          <w:lang w:eastAsia="ko-KR"/>
        </w:rPr>
        <w:t xml:space="preserve"> </w:t>
      </w:r>
      <w:r>
        <w:rPr>
          <w:rFonts w:hint="eastAsia"/>
          <w:b w:val="0"/>
          <w:bCs/>
          <w:color w:val="000000" w:themeColor="text1"/>
          <w:lang w:eastAsia="ko-KR"/>
        </w:rPr>
        <w:t>위한</w:t>
      </w:r>
      <w:r>
        <w:rPr>
          <w:b w:val="0"/>
          <w:bCs/>
          <w:color w:val="000000" w:themeColor="text1"/>
          <w:lang w:eastAsia="ko-KR"/>
        </w:rPr>
        <w:t xml:space="preserve"> ProcessBOM </w:t>
      </w:r>
      <w:r>
        <w:rPr>
          <w:rFonts w:hint="eastAsia"/>
          <w:b w:val="0"/>
          <w:bCs/>
          <w:color w:val="000000" w:themeColor="text1"/>
          <w:lang w:eastAsia="ko-KR"/>
        </w:rPr>
        <w:t>스키마</w:t>
      </w:r>
      <w:bookmarkEnd w:id="4304"/>
      <w:bookmarkEnd w:id="4305"/>
    </w:p>
    <w:p w14:paraId="49F4CDAD" w14:textId="77777777" w:rsidR="00155874" w:rsidRPr="0057689E" w:rsidRDefault="00155874" w:rsidP="00155874">
      <w:pPr>
        <w:spacing w:line="240" w:lineRule="auto"/>
        <w:jc w:val="left"/>
        <w:rPr>
          <w:rFonts w:hAnsi="바탕"/>
          <w:bCs/>
          <w:snapToGrid w:val="0"/>
          <w:color w:val="000000" w:themeColor="text1"/>
          <w:lang w:val="de-DE" w:eastAsia="ko-KR"/>
        </w:rPr>
      </w:pPr>
    </w:p>
    <w:p w14:paraId="4F833233" w14:textId="77777777" w:rsidR="00155874" w:rsidRPr="0057689E" w:rsidRDefault="00155874" w:rsidP="00155874">
      <w:pPr>
        <w:rPr>
          <w:snapToGrid w:val="0"/>
          <w:color w:val="000000" w:themeColor="text1"/>
          <w:lang w:val="de-DE" w:eastAsia="ko-KR"/>
        </w:rPr>
      </w:pPr>
      <w:r>
        <w:rPr>
          <w:rFonts w:ascii="돋움" w:eastAsia="돋움" w:hAnsi="돋움" w:hint="eastAsia"/>
          <w:bCs/>
          <w:snapToGrid w:val="0"/>
          <w:color w:val="000000" w:themeColor="text1"/>
          <w:lang w:val="de-DE" w:eastAsia="ko-KR"/>
        </w:rPr>
        <w:t>그림</w:t>
      </w:r>
      <w:r>
        <w:rPr>
          <w:rFonts w:hint="eastAsia"/>
          <w:bCs/>
          <w:snapToGrid w:val="0"/>
          <w:color w:val="000000" w:themeColor="text1"/>
          <w:lang w:val="de-DE" w:eastAsia="ko-KR"/>
        </w:rPr>
        <w:t xml:space="preserve"> A.1</w:t>
      </w:r>
      <w:r>
        <w:rPr>
          <w:rFonts w:hint="eastAsia"/>
          <w:bCs/>
          <w:snapToGrid w:val="0"/>
          <w:color w:val="000000" w:themeColor="text1"/>
          <w:lang w:val="de-DE" w:eastAsia="ko-KR"/>
        </w:rPr>
        <w:t>은</w:t>
      </w:r>
      <w:r>
        <w:rPr>
          <w:rFonts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bCs/>
          <w:snapToGrid w:val="0"/>
          <w:color w:val="000000" w:themeColor="text1"/>
          <w:lang w:val="de-DE" w:eastAsia="ko-KR"/>
        </w:rPr>
        <w:t>실제</w:t>
      </w:r>
      <w:r>
        <w:rPr>
          <w:rFonts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bCs/>
          <w:snapToGrid w:val="0"/>
          <w:color w:val="000000" w:themeColor="text1"/>
          <w:lang w:val="de-DE" w:eastAsia="ko-KR"/>
        </w:rPr>
        <w:t>활용</w:t>
      </w:r>
      <w:r>
        <w:rPr>
          <w:rFonts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bCs/>
          <w:snapToGrid w:val="0"/>
          <w:color w:val="000000" w:themeColor="text1"/>
          <w:lang w:val="de-DE" w:eastAsia="ko-KR"/>
        </w:rPr>
        <w:t>중인</w:t>
      </w:r>
      <w:r>
        <w:rPr>
          <w:rFonts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bCs/>
          <w:snapToGrid w:val="0"/>
          <w:color w:val="000000" w:themeColor="text1"/>
          <w:lang w:val="de-DE" w:eastAsia="ko-KR"/>
        </w:rPr>
        <w:t>자재명세서</w:t>
      </w:r>
      <w:r>
        <w:rPr>
          <w:rFonts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bCs/>
          <w:snapToGrid w:val="0"/>
          <w:color w:val="000000" w:themeColor="text1"/>
          <w:lang w:val="de-DE" w:eastAsia="ko-KR"/>
        </w:rPr>
        <w:t>데이터를</w:t>
      </w:r>
      <w:r>
        <w:rPr>
          <w:rFonts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bCs/>
          <w:snapToGrid w:val="0"/>
          <w:color w:val="000000" w:themeColor="text1"/>
          <w:lang w:val="de-DE" w:eastAsia="ko-KR"/>
        </w:rPr>
        <w:t>바탕으로</w:t>
      </w:r>
      <w:r>
        <w:rPr>
          <w:rFonts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bCs/>
          <w:snapToGrid w:val="0"/>
          <w:color w:val="000000" w:themeColor="text1"/>
          <w:lang w:val="de-DE" w:eastAsia="ko-KR"/>
        </w:rPr>
        <w:t>자재정보를</w:t>
      </w:r>
      <w:r>
        <w:rPr>
          <w:rFonts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bCs/>
          <w:snapToGrid w:val="0"/>
          <w:color w:val="000000" w:themeColor="text1"/>
          <w:lang w:val="de-DE" w:eastAsia="ko-KR"/>
        </w:rPr>
        <w:t>생성하는</w:t>
      </w:r>
      <w:r>
        <w:rPr>
          <w:rFonts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bCs/>
          <w:snapToGrid w:val="0"/>
          <w:color w:val="000000" w:themeColor="text1"/>
          <w:lang w:val="de-DE" w:eastAsia="ko-KR"/>
        </w:rPr>
        <w:t>제조업무데이터</w:t>
      </w:r>
      <w:r>
        <w:rPr>
          <w:rFonts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bCs/>
          <w:snapToGrid w:val="0"/>
          <w:color w:val="000000" w:themeColor="text1"/>
          <w:lang w:val="de-DE" w:eastAsia="ko-KR"/>
        </w:rPr>
        <w:t>교환을</w:t>
      </w:r>
      <w:r>
        <w:rPr>
          <w:rFonts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bCs/>
          <w:snapToGrid w:val="0"/>
          <w:color w:val="000000" w:themeColor="text1"/>
          <w:lang w:val="de-DE" w:eastAsia="ko-KR"/>
        </w:rPr>
        <w:t>위한</w:t>
      </w:r>
      <w:r>
        <w:rPr>
          <w:rFonts w:hint="eastAsia"/>
          <w:bCs/>
          <w:snapToGrid w:val="0"/>
          <w:color w:val="000000" w:themeColor="text1"/>
          <w:lang w:val="de-DE" w:eastAsia="ko-KR"/>
        </w:rPr>
        <w:t xml:space="preserve"> ProcessBOM BOD</w:t>
      </w:r>
      <w:r>
        <w:rPr>
          <w:rFonts w:hint="eastAsia"/>
          <w:bCs/>
          <w:snapToGrid w:val="0"/>
          <w:color w:val="000000" w:themeColor="text1"/>
          <w:lang w:val="de-DE" w:eastAsia="ko-KR"/>
        </w:rPr>
        <w:t>의</w:t>
      </w:r>
      <w:r>
        <w:rPr>
          <w:rFonts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bCs/>
          <w:snapToGrid w:val="0"/>
          <w:color w:val="000000" w:themeColor="text1"/>
          <w:lang w:val="de-DE" w:eastAsia="ko-KR"/>
        </w:rPr>
        <w:t>구성을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나타낸다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. BOD </w:t>
      </w:r>
      <w:r>
        <w:rPr>
          <w:rFonts w:hint="eastAsia"/>
          <w:snapToGrid w:val="0"/>
          <w:color w:val="000000" w:themeColor="text1"/>
          <w:lang w:val="de-DE" w:eastAsia="ko-KR"/>
        </w:rPr>
        <w:t>명명규칙에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따라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동사와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명사의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조합을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사용하였다</w:t>
      </w:r>
      <w:r>
        <w:rPr>
          <w:rFonts w:hint="eastAsia"/>
          <w:snapToGrid w:val="0"/>
          <w:color w:val="000000" w:themeColor="text1"/>
          <w:lang w:val="de-DE" w:eastAsia="ko-KR"/>
        </w:rPr>
        <w:t>.</w:t>
      </w:r>
    </w:p>
    <w:p w14:paraId="7729ABE3" w14:textId="77777777" w:rsidR="00155874" w:rsidRPr="0057689E" w:rsidRDefault="00155874" w:rsidP="00155874">
      <w:pPr>
        <w:spacing w:line="240" w:lineRule="auto"/>
        <w:rPr>
          <w:rFonts w:hAnsi="바탕"/>
          <w:bCs/>
          <w:snapToGrid w:val="0"/>
          <w:color w:val="000000" w:themeColor="text1"/>
          <w:lang w:val="de-DE" w:eastAsia="ko-KR"/>
        </w:rPr>
      </w:pPr>
    </w:p>
    <w:p w14:paraId="14B409BF" w14:textId="77777777" w:rsidR="00155874" w:rsidRPr="0057689E" w:rsidRDefault="00155874" w:rsidP="00155874">
      <w:pPr>
        <w:spacing w:line="240" w:lineRule="auto"/>
        <w:rPr>
          <w:rFonts w:hAnsi="바탕"/>
          <w:bCs/>
          <w:snapToGrid w:val="0"/>
          <w:color w:val="000000" w:themeColor="text1"/>
          <w:lang w:val="de-DE"/>
        </w:rPr>
      </w:pPr>
      <w:r>
        <w:rPr>
          <w:rFonts w:hAnsi="바탕"/>
          <w:bCs/>
          <w:noProof/>
          <w:color w:val="000000" w:themeColor="text1"/>
          <w:lang w:val="de-DE"/>
        </w:rPr>
        <w:drawing>
          <wp:inline distT="0" distB="0" distL="0" distR="0" wp14:anchorId="68912DF1" wp14:editId="249C65D2">
            <wp:extent cx="5939790" cy="3341370"/>
            <wp:effectExtent l="0" t="0" r="3810" b="0"/>
            <wp:docPr id="778158917" name="그림 3" descr="텍스트, 스크린샷, 라인, 번호이(가) 표시된 사진  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58917" name="그림 3" descr="텍스트, 스크린샷, 라인, 번호이(가) 표시된 사진  자동 생성된 설명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6959D" w14:textId="77777777" w:rsidR="00155874" w:rsidRPr="0057689E" w:rsidRDefault="00155874" w:rsidP="00155874">
      <w:pPr>
        <w:spacing w:line="240" w:lineRule="auto"/>
        <w:rPr>
          <w:rFonts w:hAnsi="바탕"/>
          <w:bCs/>
          <w:snapToGrid w:val="0"/>
          <w:color w:val="000000" w:themeColor="text1"/>
          <w:lang w:val="de-DE"/>
        </w:rPr>
      </w:pPr>
    </w:p>
    <w:p w14:paraId="7E068ED5" w14:textId="77777777" w:rsidR="00155874" w:rsidRPr="0057689E" w:rsidRDefault="00155874" w:rsidP="00155874">
      <w:pPr>
        <w:pStyle w:val="KSDT"/>
        <w:rPr>
          <w:snapToGrid w:val="0"/>
          <w:color w:val="000000" w:themeColor="text1"/>
          <w:lang w:val="en-US"/>
        </w:rPr>
      </w:pPr>
      <w:r>
        <w:rPr>
          <w:rFonts w:hint="eastAsia"/>
          <w:snapToGrid w:val="0"/>
          <w:color w:val="000000" w:themeColor="text1"/>
          <w:lang w:val="en-US"/>
        </w:rPr>
        <w:t>그림</w:t>
      </w:r>
      <w:r>
        <w:rPr>
          <w:snapToGrid w:val="0"/>
          <w:color w:val="000000" w:themeColor="text1"/>
          <w:lang w:val="en-US"/>
        </w:rPr>
        <w:t xml:space="preserve"> A.1</w: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>SEQ aaa</w:instrText>
      </w:r>
      <w:r>
        <w:rPr>
          <w:rFonts w:hint="eastAsia"/>
          <w:snapToGrid w:val="0"/>
          <w:color w:val="000000" w:themeColor="text1"/>
          <w:lang w:val="en-US"/>
        </w:rPr>
        <w:instrText>l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du</w:instrText>
      </w:r>
      <w:r>
        <w:rPr>
          <w:snapToGrid w:val="0"/>
          <w:color w:val="000000" w:themeColor="text1"/>
          <w:lang w:val="en-US"/>
        </w:rPr>
        <w:instrText xml:space="preserve">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 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rFonts w:hint="eastAsia"/>
          <w:snapToGrid w:val="0"/>
          <w:color w:val="000000" w:themeColor="text1"/>
          <w:lang w:val="en-US"/>
        </w:rPr>
        <w:instrText>SEQ 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>\c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instrText>."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ascii="바탕" w:hAnsi="바탕" w:hint="eastAsia"/>
          <w:snapToGrid w:val="0"/>
          <w:color w:val="000000" w:themeColor="text1"/>
          <w:lang w:val="en-US"/>
        </w:rPr>
        <w:t>—</w: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>SEQ aaa</w:instrText>
      </w:r>
      <w:r>
        <w:rPr>
          <w:rFonts w:hint="eastAsia"/>
          <w:snapToGrid w:val="0"/>
          <w:color w:val="000000" w:themeColor="text1"/>
          <w:lang w:val="en-US"/>
        </w:rPr>
        <w:instrText>l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du</w:instrText>
      </w:r>
      <w:r>
        <w:rPr>
          <w:snapToGrid w:val="0"/>
          <w:color w:val="000000" w:themeColor="text1"/>
          <w:lang w:val="en-US"/>
        </w:rPr>
        <w:instrText xml:space="preserve">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 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rFonts w:hint="eastAsia"/>
          <w:snapToGrid w:val="0"/>
          <w:color w:val="000000" w:themeColor="text1"/>
          <w:lang w:val="en-US"/>
        </w:rPr>
        <w:instrText>SEQ 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>\c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instrText>."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hint="eastAsia"/>
          <w:snapToGrid w:val="0"/>
          <w:color w:val="000000" w:themeColor="text1"/>
          <w:lang w:val="en-US"/>
        </w:rPr>
        <w:t>자재명세서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hint="eastAsia"/>
          <w:snapToGrid w:val="0"/>
          <w:color w:val="000000" w:themeColor="text1"/>
          <w:lang w:val="en-US"/>
        </w:rPr>
        <w:t>정보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hint="eastAsia"/>
          <w:snapToGrid w:val="0"/>
          <w:color w:val="000000" w:themeColor="text1"/>
          <w:lang w:val="en-US"/>
        </w:rPr>
        <w:t>생성을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hint="eastAsia"/>
          <w:snapToGrid w:val="0"/>
          <w:color w:val="000000" w:themeColor="text1"/>
          <w:lang w:val="en-US"/>
        </w:rPr>
        <w:t>위한</w:t>
      </w:r>
      <w:r>
        <w:rPr>
          <w:rFonts w:hint="eastAsia"/>
          <w:snapToGrid w:val="0"/>
          <w:color w:val="000000" w:themeColor="text1"/>
          <w:lang w:val="en-US"/>
        </w:rPr>
        <w:t xml:space="preserve"> BOD </w:t>
      </w:r>
      <w:r>
        <w:rPr>
          <w:rFonts w:hint="eastAsia"/>
          <w:snapToGrid w:val="0"/>
          <w:color w:val="000000" w:themeColor="text1"/>
          <w:lang w:val="en-US"/>
        </w:rPr>
        <w:t>스키마</w:t>
      </w:r>
      <w:r>
        <w:rPr>
          <w:rFonts w:hint="eastAsia"/>
          <w:snapToGrid w:val="0"/>
          <w:color w:val="000000" w:themeColor="text1"/>
          <w:lang w:val="en-US"/>
        </w:rPr>
        <w:t>: ProcessBOM</w:t>
      </w:r>
    </w:p>
    <w:p w14:paraId="5CA289AC" w14:textId="77777777" w:rsidR="00155874" w:rsidRPr="0057689E" w:rsidRDefault="00155874" w:rsidP="00155874">
      <w:pPr>
        <w:spacing w:line="240" w:lineRule="auto"/>
        <w:rPr>
          <w:rFonts w:hAnsi="바탕"/>
          <w:bCs/>
          <w:snapToGrid w:val="0"/>
          <w:color w:val="000000" w:themeColor="text1"/>
          <w:lang w:eastAsia="ko-KR"/>
        </w:rPr>
      </w:pPr>
    </w:p>
    <w:p w14:paraId="628874E8" w14:textId="77777777" w:rsidR="00155874" w:rsidRPr="0057689E" w:rsidRDefault="00155874" w:rsidP="00155874">
      <w:pPr>
        <w:rPr>
          <w:snapToGrid w:val="0"/>
          <w:color w:val="000000" w:themeColor="text1"/>
          <w:lang w:val="de-DE"/>
        </w:rPr>
      </w:pPr>
      <w:r>
        <w:rPr>
          <w:rFonts w:ascii="돋움" w:eastAsia="돋움" w:hAnsi="돋움" w:hint="eastAsia"/>
          <w:b/>
          <w:snapToGrid w:val="0"/>
          <w:color w:val="000000" w:themeColor="text1"/>
          <w:lang w:val="de-DE"/>
        </w:rPr>
        <w:t>그림</w:t>
      </w:r>
      <w:r>
        <w:rPr>
          <w:rFonts w:hint="eastAsia"/>
          <w:snapToGrid w:val="0"/>
          <w:color w:val="000000" w:themeColor="text1"/>
          <w:lang w:val="de-DE"/>
        </w:rPr>
        <w:t xml:space="preserve"> A.1</w:t>
      </w:r>
      <w:r>
        <w:rPr>
          <w:rFonts w:hint="eastAsia"/>
          <w:snapToGrid w:val="0"/>
          <w:color w:val="000000" w:themeColor="text1"/>
          <w:lang w:val="de-DE"/>
        </w:rPr>
        <w:t>과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같이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자재명세서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내의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상위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품목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코드</w:t>
      </w:r>
      <w:r>
        <w:rPr>
          <w:rFonts w:hint="eastAsia"/>
          <w:snapToGrid w:val="0"/>
          <w:color w:val="000000" w:themeColor="text1"/>
          <w:lang w:val="de-DE"/>
        </w:rPr>
        <w:t xml:space="preserve">, </w:t>
      </w:r>
      <w:r>
        <w:rPr>
          <w:rFonts w:hint="eastAsia"/>
          <w:snapToGrid w:val="0"/>
          <w:color w:val="000000" w:themeColor="text1"/>
          <w:lang w:val="de-DE"/>
        </w:rPr>
        <w:t>품목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코드</w:t>
      </w:r>
      <w:r>
        <w:rPr>
          <w:rFonts w:hint="eastAsia"/>
          <w:snapToGrid w:val="0"/>
          <w:color w:val="000000" w:themeColor="text1"/>
          <w:lang w:val="de-DE"/>
        </w:rPr>
        <w:t xml:space="preserve">, </w:t>
      </w:r>
      <w:r>
        <w:rPr>
          <w:rFonts w:hint="eastAsia"/>
          <w:snapToGrid w:val="0"/>
          <w:color w:val="000000" w:themeColor="text1"/>
          <w:lang w:val="de-DE"/>
        </w:rPr>
        <w:t>원단위</w:t>
      </w:r>
      <w:r>
        <w:rPr>
          <w:rFonts w:hint="eastAsia"/>
          <w:snapToGrid w:val="0"/>
          <w:color w:val="000000" w:themeColor="text1"/>
          <w:lang w:val="de-DE"/>
        </w:rPr>
        <w:t xml:space="preserve">, </w:t>
      </w:r>
      <w:r>
        <w:rPr>
          <w:rFonts w:hint="eastAsia"/>
          <w:snapToGrid w:val="0"/>
          <w:color w:val="000000" w:themeColor="text1"/>
          <w:lang w:val="de-DE"/>
        </w:rPr>
        <w:t>소요량</w:t>
      </w:r>
      <w:r>
        <w:rPr>
          <w:rFonts w:hint="eastAsia"/>
          <w:snapToGrid w:val="0"/>
          <w:color w:val="000000" w:themeColor="text1"/>
          <w:lang w:val="de-DE"/>
        </w:rPr>
        <w:t xml:space="preserve">, </w:t>
      </w:r>
      <w:r>
        <w:rPr>
          <w:rFonts w:hint="eastAsia"/>
          <w:snapToGrid w:val="0"/>
          <w:color w:val="000000" w:themeColor="text1"/>
          <w:lang w:val="de-DE"/>
        </w:rPr>
        <w:t>위치</w:t>
      </w:r>
      <w:r>
        <w:rPr>
          <w:rFonts w:hint="eastAsia"/>
          <w:snapToGrid w:val="0"/>
          <w:color w:val="000000" w:themeColor="text1"/>
          <w:lang w:val="de-DE"/>
        </w:rPr>
        <w:t xml:space="preserve">, </w:t>
      </w:r>
      <w:r>
        <w:rPr>
          <w:rFonts w:hint="eastAsia"/>
          <w:snapToGrid w:val="0"/>
          <w:color w:val="000000" w:themeColor="text1"/>
          <w:lang w:val="de-DE"/>
        </w:rPr>
        <w:t>공정수순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등을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각각</w:t>
      </w:r>
      <w:r>
        <w:rPr>
          <w:rFonts w:hint="eastAsia"/>
          <w:snapToGrid w:val="0"/>
          <w:color w:val="000000" w:themeColor="text1"/>
          <w:lang w:val="de-DE"/>
        </w:rPr>
        <w:t xml:space="preserve"> ItemID, ChildItemID, BOMQuantity, ActualRequirementQuantity, SiteID, OperationSequence </w:t>
      </w:r>
      <w:r>
        <w:rPr>
          <w:rFonts w:hint="eastAsia"/>
          <w:snapToGrid w:val="0"/>
          <w:color w:val="000000" w:themeColor="text1"/>
          <w:lang w:val="de-DE"/>
        </w:rPr>
        <w:t>등으로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표현할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수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있다</w:t>
      </w:r>
      <w:r>
        <w:rPr>
          <w:rFonts w:hint="eastAsia"/>
          <w:snapToGrid w:val="0"/>
          <w:color w:val="000000" w:themeColor="text1"/>
          <w:lang w:val="de-DE"/>
        </w:rPr>
        <w:t>.</w:t>
      </w:r>
    </w:p>
    <w:p w14:paraId="27F9D7ED" w14:textId="77777777" w:rsidR="00155874" w:rsidRPr="0057689E" w:rsidRDefault="00155874" w:rsidP="00155874">
      <w:pPr>
        <w:rPr>
          <w:snapToGrid w:val="0"/>
          <w:color w:val="000000" w:themeColor="text1"/>
          <w:lang w:val="de-DE"/>
        </w:rPr>
      </w:pPr>
    </w:p>
    <w:p w14:paraId="36DD6B4D" w14:textId="77777777" w:rsidR="00155874" w:rsidRPr="0057689E" w:rsidRDefault="00155874" w:rsidP="00155874">
      <w:pPr>
        <w:rPr>
          <w:snapToGrid w:val="0"/>
          <w:color w:val="000000" w:themeColor="text1"/>
          <w:lang w:val="de-DE" w:eastAsia="ko-KR"/>
        </w:rPr>
      </w:pPr>
      <w:r>
        <w:rPr>
          <w:rFonts w:hint="eastAsia"/>
          <w:snapToGrid w:val="0"/>
          <w:color w:val="000000" w:themeColor="text1"/>
          <w:lang w:val="de-DE" w:eastAsia="ko-KR"/>
        </w:rPr>
        <w:t>자재명세서의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특성상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다수의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반제품들이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모여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최종적으로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완제품을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이루게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되는데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, </w:t>
      </w:r>
      <w:r>
        <w:rPr>
          <w:rFonts w:hint="eastAsia"/>
          <w:snapToGrid w:val="0"/>
          <w:color w:val="000000" w:themeColor="text1"/>
          <w:lang w:val="de-DE" w:eastAsia="ko-KR"/>
        </w:rPr>
        <w:t>모자재와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자재의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연결은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상위품목코드와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품목코드를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통해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연결관계를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구성할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있다</w:t>
      </w:r>
      <w:r>
        <w:rPr>
          <w:rFonts w:hint="eastAsia"/>
          <w:snapToGrid w:val="0"/>
          <w:color w:val="000000" w:themeColor="text1"/>
          <w:lang w:val="de-DE" w:eastAsia="ko-KR"/>
        </w:rPr>
        <w:t>.</w:t>
      </w:r>
    </w:p>
    <w:p w14:paraId="676A3865" w14:textId="77777777" w:rsidR="00155874" w:rsidRPr="0057689E" w:rsidRDefault="00155874" w:rsidP="00155874">
      <w:pPr>
        <w:rPr>
          <w:snapToGrid w:val="0"/>
          <w:color w:val="000000" w:themeColor="text1"/>
          <w:lang w:val="de-DE" w:eastAsia="ko-KR"/>
        </w:rPr>
      </w:pPr>
    </w:p>
    <w:p w14:paraId="71026935" w14:textId="77777777" w:rsidR="00155874" w:rsidRPr="0057689E" w:rsidRDefault="00155874" w:rsidP="00155874">
      <w:pPr>
        <w:rPr>
          <w:snapToGrid w:val="0"/>
          <w:color w:val="000000" w:themeColor="text1"/>
          <w:lang w:val="de-DE" w:eastAsia="ko-KR"/>
        </w:rPr>
      </w:pPr>
      <w:r>
        <w:rPr>
          <w:rFonts w:hint="eastAsia"/>
          <w:snapToGrid w:val="0"/>
          <w:color w:val="000000" w:themeColor="text1"/>
          <w:lang w:val="de-DE" w:eastAsia="ko-KR"/>
        </w:rPr>
        <w:t>OperationSequence(</w:t>
      </w:r>
      <w:r>
        <w:rPr>
          <w:rFonts w:hint="eastAsia"/>
          <w:snapToGrid w:val="0"/>
          <w:color w:val="000000" w:themeColor="text1"/>
          <w:lang w:val="de-DE" w:eastAsia="ko-KR"/>
        </w:rPr>
        <w:t>공정순번</w:t>
      </w:r>
      <w:r>
        <w:rPr>
          <w:rFonts w:hint="eastAsia"/>
          <w:snapToGrid w:val="0"/>
          <w:color w:val="000000" w:themeColor="text1"/>
          <w:lang w:val="de-DE" w:eastAsia="ko-KR"/>
        </w:rPr>
        <w:t>)</w:t>
      </w:r>
      <w:r>
        <w:rPr>
          <w:rFonts w:hint="eastAsia"/>
          <w:snapToGrid w:val="0"/>
          <w:color w:val="000000" w:themeColor="text1"/>
          <w:lang w:val="de-DE" w:eastAsia="ko-KR"/>
        </w:rPr>
        <w:t>와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같은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참조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필드의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경우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코드를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통해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계층적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구조의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공정을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관리할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수도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있으며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, </w:t>
      </w:r>
      <w:r>
        <w:rPr>
          <w:rFonts w:hint="eastAsia"/>
          <w:snapToGrid w:val="0"/>
          <w:color w:val="000000" w:themeColor="text1"/>
          <w:lang w:val="de-DE" w:eastAsia="ko-KR"/>
        </w:rPr>
        <w:t>현장의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상황에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맞추어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단순히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번호로만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관리할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수도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있다</w:t>
      </w:r>
      <w:r>
        <w:rPr>
          <w:rFonts w:hint="eastAsia"/>
          <w:snapToGrid w:val="0"/>
          <w:color w:val="000000" w:themeColor="text1"/>
          <w:lang w:val="de-DE" w:eastAsia="ko-KR"/>
        </w:rPr>
        <w:t>.</w:t>
      </w:r>
    </w:p>
    <w:p w14:paraId="048B1363" w14:textId="77777777" w:rsidR="00155874" w:rsidRPr="0057689E" w:rsidRDefault="00155874" w:rsidP="00155874">
      <w:pPr>
        <w:spacing w:after="160" w:line="259" w:lineRule="auto"/>
        <w:rPr>
          <w:snapToGrid w:val="0"/>
          <w:color w:val="000000" w:themeColor="text1"/>
          <w:lang w:val="de-DE" w:eastAsia="ko-KR"/>
        </w:rPr>
      </w:pPr>
      <w:r>
        <w:rPr>
          <w:snapToGrid w:val="0"/>
          <w:color w:val="000000" w:themeColor="text1"/>
          <w:lang w:val="de-DE" w:eastAsia="ko-KR"/>
        </w:rPr>
        <w:br w:type="page"/>
      </w:r>
    </w:p>
    <w:p w14:paraId="66737DA0" w14:textId="77777777" w:rsidR="00155874" w:rsidRPr="0057689E" w:rsidRDefault="00155874" w:rsidP="00155874">
      <w:pPr>
        <w:pStyle w:val="KSDTA1"/>
        <w:tabs>
          <w:tab w:val="num" w:pos="851"/>
        </w:tabs>
        <w:ind w:left="142" w:hangingChars="59" w:hanging="142"/>
        <w:rPr>
          <w:rFonts w:cs="Arial"/>
          <w:color w:val="000000" w:themeColor="text1"/>
          <w:lang w:eastAsia="ko-KR"/>
        </w:rPr>
      </w:pPr>
      <w:bookmarkStart w:id="4306" w:name="_Toc78916712"/>
      <w:bookmarkStart w:id="4307" w:name="_Toc156487329"/>
      <w:r>
        <w:rPr>
          <w:rFonts w:cs="Arial"/>
          <w:color w:val="000000" w:themeColor="text1"/>
          <w:lang w:eastAsia="ko-KR"/>
        </w:rPr>
        <w:t>예제</w:t>
      </w:r>
      <w:r>
        <w:rPr>
          <w:rFonts w:cs="Arial"/>
          <w:color w:val="000000" w:themeColor="text1"/>
          <w:lang w:eastAsia="ko-KR"/>
        </w:rPr>
        <w:t xml:space="preserve">: </w:t>
      </w:r>
      <w:r>
        <w:rPr>
          <w:rFonts w:cs="Arial" w:hint="eastAsia"/>
          <w:color w:val="000000" w:themeColor="text1"/>
          <w:lang w:eastAsia="ko-KR"/>
        </w:rPr>
        <w:t>제조</w:t>
      </w:r>
      <w:r>
        <w:rPr>
          <w:rFonts w:cs="Arial" w:hint="eastAsia"/>
          <w:color w:val="000000" w:themeColor="text1"/>
          <w:lang w:eastAsia="ko-KR"/>
        </w:rPr>
        <w:t xml:space="preserve"> </w:t>
      </w:r>
      <w:r>
        <w:rPr>
          <w:rFonts w:cs="Arial" w:hint="eastAsia"/>
          <w:color w:val="000000" w:themeColor="text1"/>
          <w:lang w:eastAsia="ko-KR"/>
        </w:rPr>
        <w:t>업무</w:t>
      </w:r>
      <w:r>
        <w:rPr>
          <w:rFonts w:cs="Arial" w:hint="eastAsia"/>
          <w:color w:val="000000" w:themeColor="text1"/>
          <w:lang w:eastAsia="ko-KR"/>
        </w:rPr>
        <w:t xml:space="preserve"> </w:t>
      </w:r>
      <w:r>
        <w:rPr>
          <w:rFonts w:cs="Arial"/>
          <w:color w:val="000000" w:themeColor="text1"/>
          <w:lang w:eastAsia="ko-KR"/>
        </w:rPr>
        <w:t>시나리오</w:t>
      </w:r>
      <w:bookmarkEnd w:id="4306"/>
      <w:bookmarkEnd w:id="4307"/>
    </w:p>
    <w:p w14:paraId="77A759F5" w14:textId="77777777" w:rsidR="00155874" w:rsidRPr="0057689E" w:rsidRDefault="00155874" w:rsidP="00155874">
      <w:pPr>
        <w:spacing w:line="240" w:lineRule="auto"/>
        <w:rPr>
          <w:bCs/>
          <w:snapToGrid w:val="0"/>
          <w:color w:val="000000" w:themeColor="text1"/>
          <w:lang w:val="de-DE"/>
        </w:rPr>
      </w:pPr>
    </w:p>
    <w:p w14:paraId="6A330F5A" w14:textId="77777777" w:rsidR="00155874" w:rsidRPr="0057689E" w:rsidRDefault="00155874" w:rsidP="00155874">
      <w:pPr>
        <w:rPr>
          <w:rFonts w:eastAsia="돋움"/>
          <w:bCs/>
          <w:snapToGrid w:val="0"/>
          <w:color w:val="000000" w:themeColor="text1"/>
          <w:lang w:val="de-DE" w:eastAsia="ko-KR"/>
        </w:rPr>
      </w:pPr>
      <w:r>
        <w:rPr>
          <w:rFonts w:eastAsia="돋움" w:hint="eastAsia"/>
          <w:bCs/>
          <w:snapToGrid w:val="0"/>
          <w:color w:val="000000" w:themeColor="text1"/>
          <w:lang w:val="de-DE" w:eastAsia="ko-KR"/>
        </w:rPr>
        <w:t>기업</w:t>
      </w:r>
      <w:r>
        <w:rPr>
          <w:rFonts w:eastAsia="돋움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eastAsia="돋움" w:hint="eastAsia"/>
          <w:bCs/>
          <w:snapToGrid w:val="0"/>
          <w:color w:val="000000" w:themeColor="text1"/>
          <w:lang w:val="de-DE" w:eastAsia="ko-KR"/>
        </w:rPr>
        <w:t>내</w:t>
      </w:r>
      <w:r>
        <w:rPr>
          <w:rFonts w:eastAsia="돋움" w:hint="eastAsia"/>
          <w:bCs/>
          <w:snapToGrid w:val="0"/>
          <w:color w:val="000000" w:themeColor="text1"/>
          <w:lang w:val="de-DE" w:eastAsia="ko-KR"/>
        </w:rPr>
        <w:t xml:space="preserve">, </w:t>
      </w:r>
      <w:r>
        <w:rPr>
          <w:rFonts w:eastAsia="돋움" w:hint="eastAsia"/>
          <w:bCs/>
          <w:snapToGrid w:val="0"/>
          <w:color w:val="000000" w:themeColor="text1"/>
          <w:lang w:val="de-DE" w:eastAsia="ko-KR"/>
        </w:rPr>
        <w:t>기업</w:t>
      </w:r>
      <w:r>
        <w:rPr>
          <w:rFonts w:eastAsia="돋움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eastAsia="돋움" w:hint="eastAsia"/>
          <w:bCs/>
          <w:snapToGrid w:val="0"/>
          <w:color w:val="000000" w:themeColor="text1"/>
          <w:lang w:val="de-DE" w:eastAsia="ko-KR"/>
        </w:rPr>
        <w:t>간</w:t>
      </w:r>
      <w:r>
        <w:rPr>
          <w:rFonts w:eastAsia="돋움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eastAsia="돋움" w:hint="eastAsia"/>
          <w:bCs/>
          <w:snapToGrid w:val="0"/>
          <w:color w:val="000000" w:themeColor="text1"/>
          <w:lang w:val="de-DE" w:eastAsia="ko-KR"/>
        </w:rPr>
        <w:t>제조업무</w:t>
      </w:r>
      <w:r>
        <w:rPr>
          <w:rFonts w:eastAsia="돋움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eastAsia="돋움" w:hint="eastAsia"/>
          <w:bCs/>
          <w:snapToGrid w:val="0"/>
          <w:color w:val="000000" w:themeColor="text1"/>
          <w:lang w:val="de-DE" w:eastAsia="ko-KR"/>
        </w:rPr>
        <w:t>프로세스를</w:t>
      </w:r>
      <w:r>
        <w:rPr>
          <w:rFonts w:eastAsia="돋움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eastAsia="돋움" w:hint="eastAsia"/>
          <w:bCs/>
          <w:snapToGrid w:val="0"/>
          <w:color w:val="000000" w:themeColor="text1"/>
          <w:lang w:val="de-DE" w:eastAsia="ko-KR"/>
        </w:rPr>
        <w:t>연계하기</w:t>
      </w:r>
      <w:r>
        <w:rPr>
          <w:rFonts w:eastAsia="돋움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eastAsia="돋움" w:hint="eastAsia"/>
          <w:bCs/>
          <w:snapToGrid w:val="0"/>
          <w:color w:val="000000" w:themeColor="text1"/>
          <w:lang w:val="de-DE" w:eastAsia="ko-KR"/>
        </w:rPr>
        <w:t>위한</w:t>
      </w:r>
      <w:r>
        <w:rPr>
          <w:rFonts w:eastAsia="돋움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eastAsia="돋움" w:hint="eastAsia"/>
          <w:bCs/>
          <w:snapToGrid w:val="0"/>
          <w:color w:val="000000" w:themeColor="text1"/>
          <w:lang w:val="de-DE" w:eastAsia="ko-KR"/>
        </w:rPr>
        <w:t>제조업무데이터</w:t>
      </w:r>
      <w:r>
        <w:rPr>
          <w:rFonts w:eastAsia="돋움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eastAsia="돋움" w:hint="eastAsia"/>
          <w:bCs/>
          <w:snapToGrid w:val="0"/>
          <w:color w:val="000000" w:themeColor="text1"/>
          <w:lang w:val="de-DE" w:eastAsia="ko-KR"/>
        </w:rPr>
        <w:t>교환</w:t>
      </w:r>
      <w:r>
        <w:rPr>
          <w:rFonts w:eastAsia="돋움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eastAsia="돋움" w:hint="eastAsia"/>
          <w:bCs/>
          <w:snapToGrid w:val="0"/>
          <w:color w:val="000000" w:themeColor="text1"/>
          <w:lang w:val="de-DE" w:eastAsia="ko-KR"/>
        </w:rPr>
        <w:t>시나리오를</w:t>
      </w:r>
      <w:r>
        <w:rPr>
          <w:rFonts w:eastAsia="돋움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eastAsia="돋움" w:hint="eastAsia"/>
          <w:bCs/>
          <w:snapToGrid w:val="0"/>
          <w:color w:val="000000" w:themeColor="text1"/>
          <w:lang w:val="de-DE" w:eastAsia="ko-KR"/>
        </w:rPr>
        <w:t>나타낸다</w:t>
      </w:r>
      <w:r>
        <w:rPr>
          <w:rFonts w:eastAsia="돋움" w:hint="eastAsia"/>
          <w:bCs/>
          <w:snapToGrid w:val="0"/>
          <w:color w:val="000000" w:themeColor="text1"/>
          <w:lang w:val="de-DE" w:eastAsia="ko-KR"/>
        </w:rPr>
        <w:t>.</w:t>
      </w:r>
    </w:p>
    <w:p w14:paraId="43E0D992" w14:textId="77777777" w:rsidR="00155874" w:rsidRPr="0057689E" w:rsidRDefault="00155874" w:rsidP="00155874">
      <w:pPr>
        <w:spacing w:after="160" w:line="259" w:lineRule="auto"/>
        <w:rPr>
          <w:color w:val="000000" w:themeColor="text1"/>
          <w:lang w:val="de-DE" w:eastAsia="ko-KR"/>
        </w:rPr>
      </w:pPr>
    </w:p>
    <w:p w14:paraId="240782C5" w14:textId="77777777" w:rsidR="00155874" w:rsidRPr="0057689E" w:rsidRDefault="00155874" w:rsidP="00155874">
      <w:pPr>
        <w:spacing w:after="160" w:line="259" w:lineRule="auto"/>
        <w:rPr>
          <w:b/>
          <w:bCs/>
          <w:color w:val="000000" w:themeColor="text1"/>
          <w:lang w:eastAsia="ko-KR"/>
        </w:rPr>
      </w:pPr>
      <w:r>
        <w:rPr>
          <w:rFonts w:hint="eastAsia"/>
          <w:b/>
          <w:bCs/>
          <w:color w:val="000000" w:themeColor="text1"/>
          <w:lang w:eastAsia="ko-KR"/>
        </w:rPr>
        <w:t xml:space="preserve">A.3.1 </w:t>
      </w:r>
      <w:r>
        <w:rPr>
          <w:rFonts w:hint="eastAsia"/>
          <w:b/>
          <w:bCs/>
          <w:color w:val="000000" w:themeColor="text1"/>
          <w:lang w:eastAsia="ko-KR"/>
        </w:rPr>
        <w:t>기준정보</w:t>
      </w:r>
      <w:r>
        <w:rPr>
          <w:rFonts w:hint="eastAsia"/>
          <w:b/>
          <w:bCs/>
          <w:color w:val="000000" w:themeColor="text1"/>
          <w:lang w:eastAsia="ko-KR"/>
        </w:rPr>
        <w:t xml:space="preserve"> </w:t>
      </w:r>
      <w:r>
        <w:rPr>
          <w:rFonts w:hint="eastAsia"/>
          <w:b/>
          <w:bCs/>
          <w:color w:val="000000" w:themeColor="text1"/>
          <w:lang w:eastAsia="ko-KR"/>
        </w:rPr>
        <w:t>동기화</w:t>
      </w:r>
      <w:r>
        <w:rPr>
          <w:rFonts w:hint="eastAsia"/>
          <w:b/>
          <w:bCs/>
          <w:color w:val="000000" w:themeColor="text1"/>
          <w:lang w:eastAsia="ko-KR"/>
        </w:rPr>
        <w:t xml:space="preserve"> </w:t>
      </w:r>
      <w:r>
        <w:rPr>
          <w:rFonts w:hint="eastAsia"/>
          <w:b/>
          <w:bCs/>
          <w:color w:val="000000" w:themeColor="text1"/>
          <w:lang w:eastAsia="ko-KR"/>
        </w:rPr>
        <w:t>시나리오</w:t>
      </w:r>
    </w:p>
    <w:p w14:paraId="4F30730B" w14:textId="77777777" w:rsidR="00155874" w:rsidRPr="0057689E" w:rsidRDefault="00155874" w:rsidP="00155874">
      <w:pPr>
        <w:rPr>
          <w:rFonts w:eastAsia="돋움"/>
          <w:b/>
          <w:snapToGrid w:val="0"/>
          <w:color w:val="000000" w:themeColor="text1"/>
          <w:lang w:val="de-DE" w:eastAsia="ko-KR"/>
        </w:rPr>
      </w:pPr>
    </w:p>
    <w:p w14:paraId="10BA3EAC" w14:textId="77777777" w:rsidR="00155874" w:rsidRPr="0057689E" w:rsidRDefault="00155874" w:rsidP="00155874">
      <w:pPr>
        <w:rPr>
          <w:color w:val="000000" w:themeColor="text1"/>
          <w:lang w:eastAsia="ko-KR"/>
        </w:rPr>
      </w:pPr>
      <w:r>
        <w:rPr>
          <w:rFonts w:eastAsia="돋움"/>
          <w:b/>
          <w:snapToGrid w:val="0"/>
          <w:color w:val="000000" w:themeColor="text1"/>
          <w:lang w:val="de-DE" w:eastAsia="ko-KR"/>
        </w:rPr>
        <w:t>그림</w:t>
      </w:r>
      <w:r>
        <w:rPr>
          <w:snapToGrid w:val="0"/>
          <w:color w:val="000000" w:themeColor="text1"/>
          <w:lang w:val="de-DE" w:eastAsia="ko-KR"/>
        </w:rPr>
        <w:t xml:space="preserve"> A.2</w:t>
      </w:r>
      <w:r>
        <w:rPr>
          <w:snapToGrid w:val="0"/>
          <w:color w:val="000000" w:themeColor="text1"/>
          <w:lang w:val="de-DE" w:eastAsia="ko-KR"/>
        </w:rPr>
        <w:t>는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color w:val="000000" w:themeColor="text1"/>
          <w:lang w:eastAsia="ko-KR"/>
        </w:rPr>
        <w:t>공통코드</w:t>
      </w:r>
      <w:r>
        <w:rPr>
          <w:color w:val="000000" w:themeColor="text1"/>
          <w:lang w:eastAsia="ko-KR"/>
        </w:rPr>
        <w:t xml:space="preserve">, </w:t>
      </w:r>
      <w:r>
        <w:rPr>
          <w:color w:val="000000" w:themeColor="text1"/>
          <w:lang w:eastAsia="ko-KR"/>
        </w:rPr>
        <w:t>캘린더</w:t>
      </w:r>
      <w:r>
        <w:rPr>
          <w:color w:val="000000" w:themeColor="text1"/>
          <w:lang w:eastAsia="ko-KR"/>
        </w:rPr>
        <w:t xml:space="preserve">, </w:t>
      </w:r>
      <w:r>
        <w:rPr>
          <w:color w:val="000000" w:themeColor="text1"/>
          <w:lang w:eastAsia="ko-KR"/>
        </w:rPr>
        <w:t>단위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등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공통정보를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동기화</w:t>
      </w:r>
      <w:r>
        <w:rPr>
          <w:rFonts w:hint="eastAsia"/>
          <w:color w:val="000000" w:themeColor="text1"/>
          <w:lang w:eastAsia="ko-KR"/>
        </w:rPr>
        <w:t>하는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시나리오를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나타낸다</w:t>
      </w:r>
      <w:r>
        <w:rPr>
          <w:rFonts w:hint="eastAsia"/>
          <w:color w:val="000000" w:themeColor="text1"/>
          <w:lang w:eastAsia="ko-KR"/>
        </w:rPr>
        <w:t>.</w:t>
      </w:r>
      <w:r>
        <w:rPr>
          <w:color w:val="000000" w:themeColor="text1"/>
          <w:lang w:eastAsia="ko-KR"/>
        </w:rPr>
        <w:br/>
      </w:r>
      <w:r>
        <w:rPr>
          <w:rFonts w:hint="eastAsia"/>
          <w:b/>
          <w:bCs/>
          <w:color w:val="000000" w:themeColor="text1"/>
          <w:lang w:eastAsia="ko-KR"/>
        </w:rPr>
        <w:t>그림</w:t>
      </w:r>
      <w:r>
        <w:rPr>
          <w:rFonts w:hint="eastAsia"/>
          <w:color w:val="000000" w:themeColor="text1"/>
          <w:lang w:eastAsia="ko-KR"/>
        </w:rPr>
        <w:t xml:space="preserve"> A.3</w:t>
      </w:r>
      <w:r>
        <w:rPr>
          <w:rFonts w:hint="eastAsia"/>
          <w:color w:val="000000" w:themeColor="text1"/>
          <w:lang w:eastAsia="ko-KR"/>
        </w:rPr>
        <w:t>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품목정보</w:t>
      </w:r>
      <w:r>
        <w:rPr>
          <w:color w:val="000000" w:themeColor="text1"/>
          <w:lang w:eastAsia="ko-KR"/>
        </w:rPr>
        <w:t xml:space="preserve">, </w:t>
      </w:r>
      <w:r>
        <w:rPr>
          <w:rFonts w:hint="eastAsia"/>
          <w:color w:val="000000" w:themeColor="text1"/>
          <w:lang w:eastAsia="ko-KR"/>
        </w:rPr>
        <w:t>공정정보</w:t>
      </w:r>
      <w:r>
        <w:rPr>
          <w:color w:val="000000" w:themeColor="text1"/>
          <w:lang w:eastAsia="ko-KR"/>
        </w:rPr>
        <w:t xml:space="preserve">, </w:t>
      </w:r>
      <w:r>
        <w:rPr>
          <w:rFonts w:hint="eastAsia"/>
          <w:color w:val="000000" w:themeColor="text1"/>
          <w:lang w:eastAsia="ko-KR"/>
        </w:rPr>
        <w:t>공정경로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정보를</w:t>
      </w:r>
      <w:r>
        <w:rPr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생성하고</w:t>
      </w:r>
      <w:r>
        <w:rPr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동기화하는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시나리오를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나타낸다</w:t>
      </w:r>
      <w:r>
        <w:rPr>
          <w:rFonts w:hint="eastAsia"/>
          <w:color w:val="000000" w:themeColor="text1"/>
          <w:lang w:eastAsia="ko-KR"/>
        </w:rPr>
        <w:t>.</w:t>
      </w:r>
      <w:r>
        <w:rPr>
          <w:color w:val="000000" w:themeColor="text1"/>
          <w:lang w:eastAsia="ko-KR"/>
        </w:rPr>
        <w:br/>
      </w:r>
      <w:r>
        <w:rPr>
          <w:rFonts w:hint="eastAsia"/>
          <w:b/>
          <w:bCs/>
          <w:color w:val="000000" w:themeColor="text1"/>
          <w:lang w:eastAsia="ko-KR"/>
        </w:rPr>
        <w:t>그림</w:t>
      </w:r>
      <w:r>
        <w:rPr>
          <w:rFonts w:hint="eastAsia"/>
          <w:color w:val="000000" w:themeColor="text1"/>
          <w:lang w:eastAsia="ko-KR"/>
        </w:rPr>
        <w:t xml:space="preserve"> A.4</w:t>
      </w:r>
      <w:r>
        <w:rPr>
          <w:rFonts w:hint="eastAsia"/>
          <w:color w:val="000000" w:themeColor="text1"/>
          <w:lang w:eastAsia="ko-KR"/>
        </w:rPr>
        <w:t>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자재명세서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정보를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생성하고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동기화</w:t>
      </w:r>
      <w:r>
        <w:rPr>
          <w:rFonts w:hint="eastAsia"/>
          <w:color w:val="000000" w:themeColor="text1"/>
          <w:lang w:eastAsia="ko-KR"/>
        </w:rPr>
        <w:t>하는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시나리오를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나타낸다</w:t>
      </w:r>
      <w:r>
        <w:rPr>
          <w:rFonts w:hint="eastAsia"/>
          <w:color w:val="000000" w:themeColor="text1"/>
          <w:lang w:eastAsia="ko-KR"/>
        </w:rPr>
        <w:t>.</w:t>
      </w:r>
      <w:r>
        <w:rPr>
          <w:color w:val="000000" w:themeColor="text1"/>
          <w:lang w:eastAsia="ko-KR"/>
        </w:rPr>
        <w:br/>
      </w:r>
      <w:r>
        <w:rPr>
          <w:rFonts w:hint="eastAsia"/>
          <w:b/>
          <w:bCs/>
          <w:color w:val="000000" w:themeColor="text1"/>
          <w:lang w:eastAsia="ko-KR"/>
        </w:rPr>
        <w:t>그림</w:t>
      </w:r>
      <w:r>
        <w:rPr>
          <w:rFonts w:hint="eastAsia"/>
          <w:color w:val="000000" w:themeColor="text1"/>
          <w:lang w:eastAsia="ko-KR"/>
        </w:rPr>
        <w:t xml:space="preserve"> A.5</w:t>
      </w:r>
      <w:r>
        <w:rPr>
          <w:rFonts w:hint="eastAsia"/>
          <w:color w:val="000000" w:themeColor="text1"/>
          <w:lang w:eastAsia="ko-KR"/>
        </w:rPr>
        <w:t>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프로젝트</w:t>
      </w:r>
      <w:r>
        <w:rPr>
          <w:rFonts w:hint="eastAsia"/>
          <w:color w:val="000000" w:themeColor="text1"/>
          <w:lang w:eastAsia="ko-KR"/>
        </w:rPr>
        <w:t>(</w:t>
      </w:r>
      <w:r>
        <w:rPr>
          <w:rFonts w:hint="eastAsia"/>
          <w:color w:val="000000" w:themeColor="text1"/>
          <w:lang w:eastAsia="ko-KR"/>
        </w:rPr>
        <w:t>과제</w:t>
      </w:r>
      <w:r>
        <w:rPr>
          <w:rFonts w:hint="eastAsia"/>
          <w:color w:val="000000" w:themeColor="text1"/>
          <w:lang w:eastAsia="ko-KR"/>
        </w:rPr>
        <w:t xml:space="preserve">) </w:t>
      </w:r>
      <w:r>
        <w:rPr>
          <w:rFonts w:hint="eastAsia"/>
          <w:color w:val="000000" w:themeColor="text1"/>
          <w:lang w:eastAsia="ko-KR"/>
        </w:rPr>
        <w:t>정보를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생성하고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동기화하는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시나리오를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나타낸다</w:t>
      </w:r>
      <w:r>
        <w:rPr>
          <w:rFonts w:hint="eastAsia"/>
          <w:color w:val="000000" w:themeColor="text1"/>
          <w:lang w:eastAsia="ko-KR"/>
        </w:rPr>
        <w:t>.</w:t>
      </w:r>
      <w:r>
        <w:rPr>
          <w:color w:val="000000" w:themeColor="text1"/>
          <w:lang w:eastAsia="ko-KR"/>
        </w:rPr>
        <w:br/>
      </w:r>
      <w:r>
        <w:rPr>
          <w:rFonts w:hint="eastAsia"/>
          <w:b/>
          <w:bCs/>
          <w:color w:val="000000" w:themeColor="text1"/>
          <w:lang w:eastAsia="ko-KR"/>
        </w:rPr>
        <w:t>그림</w:t>
      </w:r>
      <w:r>
        <w:rPr>
          <w:rFonts w:hint="eastAsia"/>
          <w:color w:val="000000" w:themeColor="text1"/>
          <w:lang w:eastAsia="ko-KR"/>
        </w:rPr>
        <w:t xml:space="preserve"> A.6</w:t>
      </w:r>
      <w:r>
        <w:rPr>
          <w:rFonts w:hint="eastAsia"/>
          <w:color w:val="000000" w:themeColor="text1"/>
          <w:lang w:eastAsia="ko-KR"/>
        </w:rPr>
        <w:t>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사업장</w:t>
      </w:r>
      <w:r>
        <w:rPr>
          <w:rFonts w:hint="eastAsia"/>
          <w:color w:val="000000" w:themeColor="text1"/>
          <w:lang w:eastAsia="ko-KR"/>
        </w:rPr>
        <w:t xml:space="preserve">, </w:t>
      </w:r>
      <w:r>
        <w:rPr>
          <w:rFonts w:hint="eastAsia"/>
          <w:color w:val="000000" w:themeColor="text1"/>
          <w:lang w:eastAsia="ko-KR"/>
        </w:rPr>
        <w:t>공장</w:t>
      </w:r>
      <w:r>
        <w:rPr>
          <w:rFonts w:hint="eastAsia"/>
          <w:color w:val="000000" w:themeColor="text1"/>
          <w:lang w:eastAsia="ko-KR"/>
        </w:rPr>
        <w:t xml:space="preserve">, </w:t>
      </w:r>
      <w:r>
        <w:rPr>
          <w:rFonts w:hint="eastAsia"/>
          <w:color w:val="000000" w:themeColor="text1"/>
          <w:lang w:eastAsia="ko-KR"/>
        </w:rPr>
        <w:t>부서</w:t>
      </w:r>
      <w:r>
        <w:rPr>
          <w:rFonts w:hint="eastAsia"/>
          <w:color w:val="000000" w:themeColor="text1"/>
          <w:lang w:eastAsia="ko-KR"/>
        </w:rPr>
        <w:t xml:space="preserve">, </w:t>
      </w:r>
      <w:r>
        <w:rPr>
          <w:rFonts w:hint="eastAsia"/>
          <w:color w:val="000000" w:themeColor="text1"/>
          <w:lang w:eastAsia="ko-KR"/>
        </w:rPr>
        <w:t>사원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등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조직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정보를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생성하고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동기화하는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시나리오를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나타낸다</w:t>
      </w:r>
      <w:r>
        <w:rPr>
          <w:rFonts w:hint="eastAsia"/>
          <w:color w:val="000000" w:themeColor="text1"/>
          <w:lang w:eastAsia="ko-KR"/>
        </w:rPr>
        <w:t>.</w:t>
      </w:r>
      <w:r>
        <w:rPr>
          <w:color w:val="000000" w:themeColor="text1"/>
          <w:lang w:eastAsia="ko-KR"/>
        </w:rPr>
        <w:br/>
      </w:r>
      <w:r>
        <w:rPr>
          <w:rFonts w:hint="eastAsia"/>
          <w:b/>
          <w:bCs/>
          <w:color w:val="000000" w:themeColor="text1"/>
          <w:spacing w:val="-2"/>
          <w:lang w:eastAsia="ko-KR"/>
        </w:rPr>
        <w:t>그림</w:t>
      </w:r>
      <w:r>
        <w:rPr>
          <w:rFonts w:hint="eastAsia"/>
          <w:color w:val="000000" w:themeColor="text1"/>
          <w:spacing w:val="-2"/>
          <w:lang w:eastAsia="ko-KR"/>
        </w:rPr>
        <w:t xml:space="preserve"> A.7</w:t>
      </w:r>
      <w:r>
        <w:rPr>
          <w:rFonts w:hint="eastAsia"/>
          <w:color w:val="000000" w:themeColor="text1"/>
          <w:spacing w:val="-2"/>
          <w:lang w:eastAsia="ko-KR"/>
        </w:rPr>
        <w:t>은</w:t>
      </w:r>
      <w:r>
        <w:rPr>
          <w:rFonts w:hint="eastAsia"/>
          <w:color w:val="000000" w:themeColor="text1"/>
          <w:spacing w:val="-2"/>
          <w:lang w:eastAsia="ko-KR"/>
        </w:rPr>
        <w:t xml:space="preserve"> </w:t>
      </w:r>
      <w:r>
        <w:rPr>
          <w:rFonts w:hint="eastAsia"/>
          <w:color w:val="000000" w:themeColor="text1"/>
          <w:spacing w:val="-2"/>
          <w:lang w:eastAsia="ko-KR"/>
        </w:rPr>
        <w:t>저장위치</w:t>
      </w:r>
      <w:r>
        <w:rPr>
          <w:rFonts w:hint="eastAsia"/>
          <w:color w:val="000000" w:themeColor="text1"/>
          <w:spacing w:val="-2"/>
          <w:lang w:eastAsia="ko-KR"/>
        </w:rPr>
        <w:t xml:space="preserve">, </w:t>
      </w:r>
      <w:r>
        <w:rPr>
          <w:rFonts w:hint="eastAsia"/>
          <w:color w:val="000000" w:themeColor="text1"/>
          <w:spacing w:val="-2"/>
          <w:lang w:eastAsia="ko-KR"/>
        </w:rPr>
        <w:t>재고</w:t>
      </w:r>
      <w:r>
        <w:rPr>
          <w:rFonts w:hint="eastAsia"/>
          <w:color w:val="000000" w:themeColor="text1"/>
          <w:spacing w:val="-2"/>
          <w:lang w:eastAsia="ko-KR"/>
        </w:rPr>
        <w:t xml:space="preserve">, </w:t>
      </w:r>
      <w:r>
        <w:rPr>
          <w:rFonts w:hint="eastAsia"/>
          <w:color w:val="000000" w:themeColor="text1"/>
          <w:spacing w:val="-2"/>
          <w:lang w:eastAsia="ko-KR"/>
        </w:rPr>
        <w:t>설비</w:t>
      </w:r>
      <w:r>
        <w:rPr>
          <w:rFonts w:hint="eastAsia"/>
          <w:color w:val="000000" w:themeColor="text1"/>
          <w:spacing w:val="-2"/>
          <w:lang w:eastAsia="ko-KR"/>
        </w:rPr>
        <w:t xml:space="preserve">, </w:t>
      </w:r>
      <w:r>
        <w:rPr>
          <w:rFonts w:hint="eastAsia"/>
          <w:color w:val="000000" w:themeColor="text1"/>
          <w:spacing w:val="-2"/>
          <w:lang w:eastAsia="ko-KR"/>
        </w:rPr>
        <w:t>거래처</w:t>
      </w:r>
      <w:r>
        <w:rPr>
          <w:rFonts w:hint="eastAsia"/>
          <w:color w:val="000000" w:themeColor="text1"/>
          <w:spacing w:val="-2"/>
          <w:lang w:eastAsia="ko-KR"/>
        </w:rPr>
        <w:t xml:space="preserve"> </w:t>
      </w:r>
      <w:r>
        <w:rPr>
          <w:rFonts w:hint="eastAsia"/>
          <w:color w:val="000000" w:themeColor="text1"/>
          <w:spacing w:val="-2"/>
          <w:lang w:eastAsia="ko-KR"/>
        </w:rPr>
        <w:t>등</w:t>
      </w:r>
      <w:r>
        <w:rPr>
          <w:rFonts w:hint="eastAsia"/>
          <w:color w:val="000000" w:themeColor="text1"/>
          <w:spacing w:val="-2"/>
          <w:lang w:eastAsia="ko-KR"/>
        </w:rPr>
        <w:t xml:space="preserve"> </w:t>
      </w:r>
      <w:r>
        <w:rPr>
          <w:rFonts w:hint="eastAsia"/>
          <w:color w:val="000000" w:themeColor="text1"/>
          <w:spacing w:val="-2"/>
          <w:lang w:eastAsia="ko-KR"/>
        </w:rPr>
        <w:t>공급망</w:t>
      </w:r>
      <w:r>
        <w:rPr>
          <w:rFonts w:hint="eastAsia"/>
          <w:color w:val="000000" w:themeColor="text1"/>
          <w:spacing w:val="-2"/>
          <w:lang w:eastAsia="ko-KR"/>
        </w:rPr>
        <w:t xml:space="preserve"> </w:t>
      </w:r>
      <w:r>
        <w:rPr>
          <w:rFonts w:hint="eastAsia"/>
          <w:color w:val="000000" w:themeColor="text1"/>
          <w:spacing w:val="-2"/>
          <w:lang w:eastAsia="ko-KR"/>
        </w:rPr>
        <w:t>관리</w:t>
      </w:r>
      <w:r>
        <w:rPr>
          <w:rFonts w:hint="eastAsia"/>
          <w:color w:val="000000" w:themeColor="text1"/>
          <w:spacing w:val="-2"/>
          <w:lang w:eastAsia="ko-KR"/>
        </w:rPr>
        <w:t xml:space="preserve"> </w:t>
      </w:r>
      <w:r>
        <w:rPr>
          <w:rFonts w:hint="eastAsia"/>
          <w:color w:val="000000" w:themeColor="text1"/>
          <w:spacing w:val="-2"/>
          <w:lang w:eastAsia="ko-KR"/>
        </w:rPr>
        <w:t>기준정보를</w:t>
      </w:r>
      <w:r>
        <w:rPr>
          <w:rFonts w:hint="eastAsia"/>
          <w:color w:val="000000" w:themeColor="text1"/>
          <w:spacing w:val="-2"/>
          <w:lang w:eastAsia="ko-KR"/>
        </w:rPr>
        <w:t xml:space="preserve"> </w:t>
      </w:r>
      <w:r>
        <w:rPr>
          <w:rFonts w:hint="eastAsia"/>
          <w:color w:val="000000" w:themeColor="text1"/>
          <w:spacing w:val="-2"/>
          <w:lang w:eastAsia="ko-KR"/>
        </w:rPr>
        <w:t>동기화하는</w:t>
      </w:r>
      <w:r>
        <w:rPr>
          <w:rFonts w:hint="eastAsia"/>
          <w:color w:val="000000" w:themeColor="text1"/>
          <w:spacing w:val="-2"/>
          <w:lang w:eastAsia="ko-KR"/>
        </w:rPr>
        <w:t xml:space="preserve"> </w:t>
      </w:r>
      <w:r>
        <w:rPr>
          <w:rFonts w:hint="eastAsia"/>
          <w:color w:val="000000" w:themeColor="text1"/>
          <w:spacing w:val="-2"/>
          <w:lang w:eastAsia="ko-KR"/>
        </w:rPr>
        <w:t>시나리오를</w:t>
      </w:r>
      <w:r>
        <w:rPr>
          <w:rFonts w:hint="eastAsia"/>
          <w:color w:val="000000" w:themeColor="text1"/>
          <w:spacing w:val="-2"/>
          <w:lang w:eastAsia="ko-KR"/>
        </w:rPr>
        <w:t xml:space="preserve"> </w:t>
      </w:r>
      <w:r>
        <w:rPr>
          <w:rFonts w:hint="eastAsia"/>
          <w:color w:val="000000" w:themeColor="text1"/>
          <w:spacing w:val="-2"/>
          <w:lang w:eastAsia="ko-KR"/>
        </w:rPr>
        <w:t>나타낸다</w:t>
      </w:r>
      <w:r>
        <w:rPr>
          <w:rFonts w:hint="eastAsia"/>
          <w:color w:val="000000" w:themeColor="text1"/>
          <w:spacing w:val="-2"/>
          <w:lang w:eastAsia="ko-KR"/>
        </w:rPr>
        <w:t>.</w:t>
      </w:r>
    </w:p>
    <w:p w14:paraId="5402FF82" w14:textId="77777777" w:rsidR="00155874" w:rsidRPr="0057689E" w:rsidRDefault="00155874" w:rsidP="00155874">
      <w:pPr>
        <w:spacing w:after="160" w:line="259" w:lineRule="auto"/>
        <w:rPr>
          <w:color w:val="000000" w:themeColor="text1"/>
          <w:lang w:eastAsia="ko-KR"/>
        </w:rPr>
      </w:pPr>
    </w:p>
    <w:p w14:paraId="121112D1" w14:textId="77777777" w:rsidR="00155874" w:rsidRPr="0057689E" w:rsidRDefault="00155874" w:rsidP="00155874">
      <w:pPr>
        <w:spacing w:after="160" w:line="259" w:lineRule="auto"/>
        <w:jc w:val="center"/>
        <w:rPr>
          <w:noProof/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EFAF904" wp14:editId="1D2FCC1F">
            <wp:extent cx="5333668" cy="5434642"/>
            <wp:effectExtent l="0" t="0" r="635" b="0"/>
            <wp:docPr id="1742641004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144" cy="54453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0BA7AE" w14:textId="77777777" w:rsidR="00155874" w:rsidRPr="0057689E" w:rsidRDefault="00155874" w:rsidP="00155874">
      <w:pPr>
        <w:spacing w:after="160" w:line="259" w:lineRule="auto"/>
        <w:jc w:val="center"/>
        <w:rPr>
          <w:noProof/>
          <w:color w:val="000000" w:themeColor="text1"/>
          <w:lang w:eastAsia="ko-KR"/>
        </w:rPr>
      </w:pPr>
      <w:r>
        <w:rPr>
          <w:rFonts w:ascii="돋움" w:eastAsia="돋움" w:hAnsi="돋움" w:hint="eastAsia"/>
          <w:b/>
          <w:bCs/>
          <w:color w:val="000000" w:themeColor="text1"/>
          <w:lang w:eastAsia="ko-KR"/>
        </w:rPr>
        <w:t>그림 A.2 공통 정보</w:t>
      </w:r>
      <w:r>
        <w:rPr>
          <w:rFonts w:ascii="돋움" w:eastAsia="돋움" w:hAnsi="돋움"/>
          <w:b/>
          <w:bCs/>
          <w:color w:val="000000" w:themeColor="text1"/>
          <w:lang w:eastAsia="ko-KR"/>
        </w:rPr>
        <w:t xml:space="preserve"> </w:t>
      </w:r>
      <w:r>
        <w:rPr>
          <w:rFonts w:ascii="돋움" w:eastAsia="돋움" w:hAnsi="돋움" w:hint="eastAsia"/>
          <w:b/>
          <w:bCs/>
          <w:color w:val="000000" w:themeColor="text1"/>
          <w:lang w:eastAsia="ko-KR"/>
        </w:rPr>
        <w:t>동기화 시나리오</w:t>
      </w:r>
    </w:p>
    <w:p w14:paraId="3E2C8A30" w14:textId="77777777" w:rsidR="00155874" w:rsidRPr="0057689E" w:rsidRDefault="00155874" w:rsidP="00155874">
      <w:pPr>
        <w:keepNext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4DB6878B" wp14:editId="6E7AC7DE">
            <wp:extent cx="5184476" cy="4406294"/>
            <wp:effectExtent l="0" t="0" r="0" b="0"/>
            <wp:docPr id="957972272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694" cy="44209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BE3452" w14:textId="77777777" w:rsidR="00155874" w:rsidRPr="0057689E" w:rsidRDefault="00155874" w:rsidP="00155874">
      <w:pPr>
        <w:spacing w:after="160" w:line="259" w:lineRule="auto"/>
        <w:ind w:firstLineChars="500" w:firstLine="1001"/>
        <w:jc w:val="center"/>
        <w:rPr>
          <w:rFonts w:ascii="돋움" w:eastAsia="돋움" w:hAnsi="돋움"/>
          <w:b/>
          <w:bCs/>
          <w:color w:val="000000" w:themeColor="text1"/>
          <w:lang w:eastAsia="ko-KR"/>
        </w:rPr>
      </w:pPr>
      <w:r>
        <w:rPr>
          <w:rFonts w:ascii="돋움" w:eastAsia="돋움" w:hAnsi="돋움" w:hint="eastAsia"/>
          <w:b/>
          <w:bCs/>
          <w:color w:val="000000" w:themeColor="text1"/>
          <w:lang w:eastAsia="ko-KR"/>
        </w:rPr>
        <w:t>그림 A.3 생산</w:t>
      </w:r>
      <w:r>
        <w:rPr>
          <w:rFonts w:ascii="돋움" w:eastAsia="돋움" w:hAnsi="돋움"/>
          <w:b/>
          <w:bCs/>
          <w:color w:val="000000" w:themeColor="text1"/>
          <w:lang w:eastAsia="ko-KR"/>
        </w:rPr>
        <w:t xml:space="preserve"> </w:t>
      </w:r>
      <w:r>
        <w:rPr>
          <w:rFonts w:ascii="돋움" w:eastAsia="돋움" w:hAnsi="돋움" w:hint="eastAsia"/>
          <w:b/>
          <w:bCs/>
          <w:color w:val="000000" w:themeColor="text1"/>
          <w:lang w:eastAsia="ko-KR"/>
        </w:rPr>
        <w:t>기준정보</w:t>
      </w:r>
      <w:r>
        <w:rPr>
          <w:rFonts w:ascii="돋움" w:eastAsia="돋움" w:hAnsi="돋움"/>
          <w:b/>
          <w:bCs/>
          <w:color w:val="000000" w:themeColor="text1"/>
          <w:lang w:eastAsia="ko-KR"/>
        </w:rPr>
        <w:t xml:space="preserve"> </w:t>
      </w:r>
      <w:r>
        <w:rPr>
          <w:rFonts w:ascii="돋움" w:eastAsia="돋움" w:hAnsi="돋움" w:hint="eastAsia"/>
          <w:b/>
          <w:bCs/>
          <w:color w:val="000000" w:themeColor="text1"/>
          <w:lang w:eastAsia="ko-KR"/>
        </w:rPr>
        <w:t>동기화 시나리오</w:t>
      </w:r>
    </w:p>
    <w:p w14:paraId="14EA0250" w14:textId="77777777" w:rsidR="00155874" w:rsidRPr="0057689E" w:rsidRDefault="00155874" w:rsidP="00155874">
      <w:pPr>
        <w:rPr>
          <w:snapToGrid w:val="0"/>
          <w:color w:val="000000" w:themeColor="text1"/>
          <w:lang w:eastAsia="ko-KR"/>
        </w:rPr>
      </w:pPr>
    </w:p>
    <w:p w14:paraId="70676657" w14:textId="77777777" w:rsidR="00155874" w:rsidRPr="0057689E" w:rsidRDefault="00155874" w:rsidP="00155874">
      <w:pPr>
        <w:jc w:val="center"/>
        <w:rPr>
          <w:snapToGrid w:val="0"/>
          <w:color w:val="000000" w:themeColor="text1"/>
          <w:lang w:val="de-DE"/>
        </w:rPr>
      </w:pPr>
      <w:r>
        <w:rPr>
          <w:noProof/>
          <w:snapToGrid w:val="0"/>
          <w:color w:val="000000" w:themeColor="text1"/>
          <w:lang w:val="de-DE"/>
        </w:rPr>
        <w:drawing>
          <wp:inline distT="0" distB="0" distL="0" distR="0" wp14:anchorId="775290D2" wp14:editId="358ACE30">
            <wp:extent cx="4537494" cy="3534505"/>
            <wp:effectExtent l="0" t="0" r="0" b="8890"/>
            <wp:docPr id="431241861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524" cy="35454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CE090C" w14:textId="77777777" w:rsidR="00155874" w:rsidRPr="0057689E" w:rsidRDefault="00155874" w:rsidP="00155874">
      <w:pPr>
        <w:spacing w:after="160" w:line="259" w:lineRule="auto"/>
        <w:jc w:val="center"/>
        <w:rPr>
          <w:rFonts w:ascii="돋움" w:eastAsia="돋움" w:hAnsi="돋움"/>
          <w:b/>
          <w:color w:val="000000" w:themeColor="text1"/>
          <w:lang w:eastAsia="ko-KR"/>
        </w:rPr>
      </w:pPr>
      <w:r>
        <w:rPr>
          <w:rFonts w:ascii="돋움" w:eastAsia="돋움" w:hAnsi="돋움" w:hint="eastAsia"/>
          <w:b/>
          <w:bCs/>
          <w:color w:val="000000" w:themeColor="text1"/>
          <w:lang w:eastAsia="ko-KR"/>
        </w:rPr>
        <w:t xml:space="preserve">그림 A.4 </w:t>
      </w:r>
      <w:r>
        <w:rPr>
          <w:rFonts w:ascii="돋움" w:eastAsia="돋움" w:hAnsi="돋움"/>
          <w:b/>
          <w:color w:val="000000" w:themeColor="text1"/>
          <w:lang w:val="de-DE" w:eastAsia="ko-KR"/>
        </w:rPr>
        <w:t>자재명세서</w:t>
      </w:r>
      <w:r>
        <w:rPr>
          <w:rFonts w:ascii="돋움" w:eastAsia="돋움" w:hAnsi="돋움"/>
          <w:b/>
          <w:color w:val="000000" w:themeColor="text1"/>
          <w:lang w:eastAsia="ko-KR"/>
        </w:rPr>
        <w:t xml:space="preserve"> 정보 동기화</w:t>
      </w:r>
      <w:r>
        <w:rPr>
          <w:rFonts w:ascii="돋움" w:eastAsia="돋움" w:hAnsi="돋움" w:hint="eastAsia"/>
          <w:b/>
          <w:bCs/>
          <w:color w:val="000000" w:themeColor="text1"/>
          <w:lang w:eastAsia="ko-KR"/>
        </w:rPr>
        <w:t xml:space="preserve"> 시나리오</w:t>
      </w:r>
    </w:p>
    <w:p w14:paraId="003DEB81" w14:textId="77777777" w:rsidR="00155874" w:rsidRPr="0057689E" w:rsidRDefault="00155874" w:rsidP="00155874">
      <w:pPr>
        <w:spacing w:after="160" w:line="259" w:lineRule="auto"/>
        <w:jc w:val="center"/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drawing>
          <wp:inline distT="0" distB="0" distL="0" distR="0" wp14:anchorId="2914D1B1" wp14:editId="1EBD4D5E">
            <wp:extent cx="5598543" cy="2926233"/>
            <wp:effectExtent l="0" t="0" r="2540" b="7620"/>
            <wp:docPr id="1616564165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636" cy="2934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8054AE" w14:textId="77777777" w:rsidR="00155874" w:rsidRPr="0057689E" w:rsidRDefault="00155874" w:rsidP="00155874">
      <w:pPr>
        <w:spacing w:after="160" w:line="259" w:lineRule="auto"/>
        <w:jc w:val="center"/>
        <w:rPr>
          <w:rFonts w:ascii="돋움" w:eastAsia="돋움" w:hAnsi="돋움"/>
          <w:b/>
          <w:bCs/>
          <w:color w:val="000000" w:themeColor="text1"/>
          <w:lang w:eastAsia="ko-KR"/>
        </w:rPr>
      </w:pPr>
      <w:r>
        <w:rPr>
          <w:rFonts w:ascii="돋움" w:eastAsia="돋움" w:hAnsi="돋움" w:hint="eastAsia"/>
          <w:b/>
          <w:bCs/>
          <w:color w:val="000000" w:themeColor="text1"/>
          <w:lang w:eastAsia="ko-KR"/>
        </w:rPr>
        <w:t>그림 A.5 프로젝트 정보 동기화 시나리오</w:t>
      </w:r>
    </w:p>
    <w:p w14:paraId="703D867A" w14:textId="77777777" w:rsidR="00155874" w:rsidRPr="0057689E" w:rsidRDefault="00155874" w:rsidP="00155874">
      <w:pPr>
        <w:rPr>
          <w:snapToGrid w:val="0"/>
          <w:color w:val="000000" w:themeColor="text1"/>
          <w:lang w:val="de-DE" w:eastAsia="ko-KR"/>
        </w:rPr>
      </w:pPr>
    </w:p>
    <w:p w14:paraId="035CFACC" w14:textId="77777777" w:rsidR="00155874" w:rsidRPr="0057689E" w:rsidRDefault="00155874" w:rsidP="00155874">
      <w:pPr>
        <w:pStyle w:val="new1"/>
        <w:numPr>
          <w:ilvl w:val="0"/>
          <w:numId w:val="0"/>
        </w:numPr>
        <w:ind w:left="284" w:hanging="284"/>
        <w:jc w:val="center"/>
        <w:rPr>
          <w:rFonts w:eastAsiaTheme="minorEastAsia"/>
          <w:noProof/>
          <w:color w:val="000000" w:themeColor="text1"/>
          <w:lang w:val="de-DE"/>
        </w:rPr>
      </w:pPr>
      <w:r>
        <w:rPr>
          <w:rFonts w:eastAsiaTheme="minorEastAsia"/>
          <w:noProof/>
          <w:color w:val="000000" w:themeColor="text1"/>
          <w:lang w:val="de-DE"/>
        </w:rPr>
        <w:drawing>
          <wp:inline distT="0" distB="0" distL="0" distR="0" wp14:anchorId="5F4DCF5C" wp14:editId="4718EFD0">
            <wp:extent cx="5091881" cy="4942936"/>
            <wp:effectExtent l="0" t="0" r="0" b="0"/>
            <wp:docPr id="97034979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209" cy="49607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0E1CFB" w14:textId="77777777" w:rsidR="00155874" w:rsidRPr="0057689E" w:rsidRDefault="00155874" w:rsidP="00155874">
      <w:pPr>
        <w:pStyle w:val="new1"/>
        <w:numPr>
          <w:ilvl w:val="0"/>
          <w:numId w:val="0"/>
        </w:numPr>
        <w:ind w:left="284" w:hanging="284"/>
        <w:jc w:val="center"/>
        <w:rPr>
          <w:rFonts w:ascii="돋움" w:eastAsia="돋움" w:hAnsi="돋움"/>
          <w:b/>
          <w:bCs/>
          <w:color w:val="000000" w:themeColor="text1"/>
          <w:lang w:val="en-US"/>
        </w:rPr>
      </w:pPr>
      <w:r>
        <w:rPr>
          <w:rFonts w:ascii="돋움" w:eastAsia="돋움" w:hAnsi="돋움" w:hint="eastAsia"/>
          <w:b/>
          <w:bCs/>
          <w:color w:val="000000" w:themeColor="text1"/>
          <w:lang w:val="en-US"/>
        </w:rPr>
        <w:t>그림 A.6 조직 정보 동기화</w:t>
      </w:r>
      <w:r>
        <w:rPr>
          <w:rFonts w:ascii="돋움" w:eastAsia="돋움" w:hAnsi="돋움" w:hint="eastAsia"/>
          <w:b/>
          <w:bCs/>
          <w:color w:val="000000" w:themeColor="text1"/>
        </w:rPr>
        <w:t xml:space="preserve"> 시나리오</w:t>
      </w:r>
    </w:p>
    <w:p w14:paraId="357A9DDB" w14:textId="77777777" w:rsidR="00155874" w:rsidRPr="0057689E" w:rsidRDefault="00155874" w:rsidP="00155874">
      <w:pPr>
        <w:pStyle w:val="new1"/>
        <w:numPr>
          <w:ilvl w:val="0"/>
          <w:numId w:val="0"/>
        </w:numPr>
        <w:ind w:left="284" w:hanging="284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2B4CDEA" wp14:editId="0D4C4B33">
            <wp:extent cx="5382883" cy="5064060"/>
            <wp:effectExtent l="0" t="0" r="8890" b="3810"/>
            <wp:docPr id="641783639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131" cy="5078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0697C7" w14:textId="77777777" w:rsidR="00155874" w:rsidRPr="0057689E" w:rsidRDefault="00155874" w:rsidP="00155874">
      <w:pPr>
        <w:spacing w:after="160" w:line="259" w:lineRule="auto"/>
        <w:jc w:val="center"/>
        <w:rPr>
          <w:rFonts w:eastAsiaTheme="minorEastAsia"/>
          <w:color w:val="000000" w:themeColor="text1"/>
          <w:lang w:eastAsia="ko-KR"/>
        </w:rPr>
      </w:pPr>
      <w:r>
        <w:rPr>
          <w:rFonts w:ascii="돋움" w:eastAsia="돋움" w:hAnsi="돋움" w:hint="eastAsia"/>
          <w:b/>
          <w:bCs/>
          <w:color w:val="000000" w:themeColor="text1"/>
          <w:lang w:eastAsia="ko-KR"/>
        </w:rPr>
        <w:t>그림 A.7 공급망 관리 기준정보 동기화 시나리오</w:t>
      </w:r>
    </w:p>
    <w:p w14:paraId="63F97021" w14:textId="77777777" w:rsidR="00155874" w:rsidRPr="0057689E" w:rsidRDefault="00155874" w:rsidP="00155874">
      <w:pPr>
        <w:spacing w:after="160" w:line="259" w:lineRule="auto"/>
        <w:rPr>
          <w:b/>
          <w:bCs/>
          <w:color w:val="000000" w:themeColor="text1"/>
          <w:lang w:eastAsia="ko-KR"/>
        </w:rPr>
      </w:pPr>
      <w:r>
        <w:rPr>
          <w:b/>
          <w:bCs/>
          <w:color w:val="000000" w:themeColor="text1"/>
          <w:lang w:eastAsia="ko-KR"/>
        </w:rPr>
        <w:br w:type="page"/>
      </w:r>
    </w:p>
    <w:p w14:paraId="734F7CB9" w14:textId="77777777" w:rsidR="00155874" w:rsidRPr="0057689E" w:rsidRDefault="00155874" w:rsidP="00155874">
      <w:pPr>
        <w:spacing w:after="160" w:line="259" w:lineRule="auto"/>
        <w:rPr>
          <w:b/>
          <w:bCs/>
          <w:color w:val="000000" w:themeColor="text1"/>
          <w:lang w:eastAsia="ko-KR"/>
        </w:rPr>
      </w:pPr>
      <w:r>
        <w:rPr>
          <w:rFonts w:hint="eastAsia"/>
          <w:b/>
          <w:bCs/>
          <w:color w:val="000000" w:themeColor="text1"/>
          <w:lang w:eastAsia="ko-KR"/>
        </w:rPr>
        <w:t xml:space="preserve">A.3.2. </w:t>
      </w:r>
      <w:r>
        <w:rPr>
          <w:rFonts w:hint="eastAsia"/>
          <w:b/>
          <w:bCs/>
          <w:color w:val="000000" w:themeColor="text1"/>
          <w:lang w:eastAsia="ko-KR"/>
        </w:rPr>
        <w:t>판매관리</w:t>
      </w:r>
      <w:r>
        <w:rPr>
          <w:rFonts w:hint="eastAsia"/>
          <w:b/>
          <w:bCs/>
          <w:color w:val="000000" w:themeColor="text1"/>
          <w:lang w:eastAsia="ko-KR"/>
        </w:rPr>
        <w:t xml:space="preserve"> </w:t>
      </w:r>
      <w:r>
        <w:rPr>
          <w:rFonts w:hint="eastAsia"/>
          <w:b/>
          <w:bCs/>
          <w:color w:val="000000" w:themeColor="text1"/>
          <w:lang w:eastAsia="ko-KR"/>
        </w:rPr>
        <w:t>시나리오</w:t>
      </w:r>
    </w:p>
    <w:p w14:paraId="4B70C423" w14:textId="77777777" w:rsidR="00155874" w:rsidRPr="0057689E" w:rsidRDefault="00155874" w:rsidP="00155874">
      <w:pPr>
        <w:spacing w:after="160" w:line="259" w:lineRule="auto"/>
        <w:rPr>
          <w:b/>
          <w:bCs/>
          <w:color w:val="000000" w:themeColor="text1"/>
          <w:lang w:eastAsia="ko-KR"/>
        </w:rPr>
      </w:pPr>
    </w:p>
    <w:p w14:paraId="4021412A" w14:textId="77777777" w:rsidR="00155874" w:rsidRPr="0057689E" w:rsidRDefault="00155874" w:rsidP="00155874">
      <w:pPr>
        <w:spacing w:after="160" w:line="259" w:lineRule="auto"/>
        <w:rPr>
          <w:color w:val="000000" w:themeColor="text1"/>
          <w:lang w:eastAsia="ko-KR"/>
        </w:rPr>
      </w:pPr>
      <w:r>
        <w:rPr>
          <w:rFonts w:hint="eastAsia"/>
          <w:b/>
          <w:bCs/>
          <w:color w:val="000000" w:themeColor="text1"/>
          <w:lang w:eastAsia="ko-KR"/>
        </w:rPr>
        <w:t>그림</w:t>
      </w:r>
      <w:r>
        <w:rPr>
          <w:rFonts w:hint="eastAsia"/>
          <w:b/>
          <w:bCs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A.8</w:t>
      </w:r>
      <w:r>
        <w:rPr>
          <w:rFonts w:ascii="바탕" w:hAnsi="바탕" w:hint="eastAsia"/>
          <w:color w:val="000000" w:themeColor="text1"/>
          <w:lang w:eastAsia="ko-KR"/>
        </w:rPr>
        <w:t xml:space="preserve">은 고객으로부터 받은 판매 주문 정보를 제조실행 계획 수립을 위해 유관부서와 판매 주문 정보 동기화하는 시나리오를 나타낸다. </w:t>
      </w:r>
      <w:r>
        <w:rPr>
          <w:rFonts w:ascii="바탕" w:hAnsi="바탕"/>
          <w:color w:val="000000" w:themeColor="text1"/>
          <w:lang w:eastAsia="ko-KR"/>
        </w:rPr>
        <w:br/>
      </w:r>
      <w:r>
        <w:rPr>
          <w:rFonts w:hint="eastAsia"/>
          <w:b/>
          <w:bCs/>
          <w:color w:val="000000" w:themeColor="text1"/>
          <w:lang w:eastAsia="ko-KR"/>
        </w:rPr>
        <w:t>그림</w:t>
      </w:r>
      <w:r>
        <w:rPr>
          <w:rFonts w:hint="eastAsia"/>
          <w:color w:val="000000" w:themeColor="text1"/>
          <w:lang w:eastAsia="ko-KR"/>
        </w:rPr>
        <w:t xml:space="preserve"> A.9</w:t>
      </w:r>
      <w:r>
        <w:rPr>
          <w:rFonts w:hint="eastAsia"/>
          <w:color w:val="000000" w:themeColor="text1"/>
          <w:lang w:eastAsia="ko-KR"/>
        </w:rPr>
        <w:t>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판매계획과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연계하여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제조실행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계획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수립을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위해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유관부서와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판매계획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정보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동기화</w:t>
      </w:r>
      <w:r>
        <w:rPr>
          <w:rFonts w:ascii="바탕" w:hAnsi="바탕" w:hint="eastAsia"/>
          <w:color w:val="000000" w:themeColor="text1"/>
          <w:lang w:eastAsia="ko-KR"/>
        </w:rPr>
        <w:t>하는 시나리오를 나타낸다.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br/>
      </w:r>
      <w:r>
        <w:rPr>
          <w:rFonts w:hint="eastAsia"/>
          <w:b/>
          <w:bCs/>
          <w:color w:val="000000" w:themeColor="text1"/>
          <w:lang w:eastAsia="ko-KR"/>
        </w:rPr>
        <w:t>그림</w:t>
      </w:r>
      <w:r>
        <w:rPr>
          <w:rFonts w:hint="eastAsia"/>
          <w:color w:val="000000" w:themeColor="text1"/>
          <w:lang w:eastAsia="ko-KR"/>
        </w:rPr>
        <w:t xml:space="preserve"> A.10</w:t>
      </w:r>
      <w:r>
        <w:rPr>
          <w:rFonts w:hint="eastAsia"/>
          <w:color w:val="000000" w:themeColor="text1"/>
          <w:lang w:eastAsia="ko-KR"/>
        </w:rPr>
        <w:t>은</w:t>
      </w:r>
      <w:r>
        <w:rPr>
          <w:rFonts w:hint="eastAsia"/>
          <w:b/>
          <w:bCs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고객이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주문한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제품을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배송하기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위해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판매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주문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정보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동기화</w:t>
      </w:r>
      <w:r>
        <w:rPr>
          <w:rFonts w:ascii="바탕" w:hAnsi="바탕" w:hint="eastAsia"/>
          <w:color w:val="000000" w:themeColor="text1"/>
          <w:lang w:eastAsia="ko-KR"/>
        </w:rPr>
        <w:t>하는 시나리오를 나타낸다.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br/>
      </w:r>
      <w:r>
        <w:rPr>
          <w:rFonts w:hint="eastAsia"/>
          <w:b/>
          <w:bCs/>
          <w:color w:val="000000" w:themeColor="text1"/>
          <w:lang w:eastAsia="ko-KR"/>
        </w:rPr>
        <w:t>그림</w:t>
      </w:r>
      <w:r>
        <w:rPr>
          <w:rFonts w:hint="eastAsia"/>
          <w:color w:val="000000" w:themeColor="text1"/>
          <w:lang w:eastAsia="ko-KR"/>
        </w:rPr>
        <w:t xml:space="preserve"> A.11</w:t>
      </w:r>
      <w:r>
        <w:rPr>
          <w:color w:val="000000" w:themeColor="text1"/>
          <w:lang w:eastAsia="ko-KR"/>
        </w:rPr>
        <w:t>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고객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주문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처리를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실시간으로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연계하기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위한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시나리오</w:t>
      </w:r>
      <w:r>
        <w:rPr>
          <w:color w:val="000000" w:themeColor="text1"/>
          <w:lang w:eastAsia="ko-KR"/>
        </w:rPr>
        <w:t>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나타낸다</w:t>
      </w:r>
      <w:r>
        <w:rPr>
          <w:rFonts w:hint="eastAsia"/>
          <w:color w:val="000000" w:themeColor="text1"/>
          <w:lang w:eastAsia="ko-KR"/>
        </w:rPr>
        <w:t xml:space="preserve">. </w:t>
      </w:r>
      <w:r>
        <w:rPr>
          <w:color w:val="000000" w:themeColor="text1"/>
          <w:lang w:eastAsia="ko-KR"/>
        </w:rPr>
        <w:br/>
      </w:r>
      <w:r>
        <w:rPr>
          <w:rFonts w:hint="eastAsia"/>
          <w:b/>
          <w:bCs/>
          <w:color w:val="000000" w:themeColor="text1"/>
          <w:lang w:eastAsia="ko-KR"/>
        </w:rPr>
        <w:t>그림</w:t>
      </w:r>
      <w:r>
        <w:rPr>
          <w:rFonts w:hint="eastAsia"/>
          <w:color w:val="000000" w:themeColor="text1"/>
          <w:lang w:eastAsia="ko-KR"/>
        </w:rPr>
        <w:t xml:space="preserve"> A.12</w:t>
      </w:r>
      <w:r>
        <w:rPr>
          <w:rFonts w:hint="eastAsia"/>
          <w:color w:val="000000" w:themeColor="text1"/>
          <w:lang w:eastAsia="ko-KR"/>
        </w:rPr>
        <w:t>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영업에서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제품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출고를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위해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유관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부서와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연동하는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시나리오를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나타낸다</w:t>
      </w:r>
      <w:r>
        <w:rPr>
          <w:rFonts w:hint="eastAsia"/>
          <w:color w:val="000000" w:themeColor="text1"/>
          <w:lang w:eastAsia="ko-KR"/>
        </w:rPr>
        <w:t xml:space="preserve">. </w:t>
      </w:r>
      <w:r>
        <w:rPr>
          <w:color w:val="000000" w:themeColor="text1"/>
          <w:lang w:eastAsia="ko-KR"/>
        </w:rPr>
        <w:br/>
      </w:r>
      <w:r>
        <w:rPr>
          <w:rFonts w:hint="eastAsia"/>
          <w:b/>
          <w:bCs/>
          <w:color w:val="000000" w:themeColor="text1"/>
          <w:lang w:eastAsia="ko-KR"/>
        </w:rPr>
        <w:t>그림</w:t>
      </w:r>
      <w:r>
        <w:rPr>
          <w:rFonts w:hint="eastAsia"/>
          <w:color w:val="000000" w:themeColor="text1"/>
          <w:lang w:eastAsia="ko-KR"/>
        </w:rPr>
        <w:t xml:space="preserve"> A.13</w:t>
      </w:r>
      <w:r>
        <w:rPr>
          <w:rFonts w:hint="eastAsia"/>
          <w:color w:val="000000" w:themeColor="text1"/>
          <w:lang w:eastAsia="ko-KR"/>
        </w:rPr>
        <w:t>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납품된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제품의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반품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입고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처리를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위한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시나리오를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나타낸다</w:t>
      </w:r>
      <w:r>
        <w:rPr>
          <w:rFonts w:hint="eastAsia"/>
          <w:color w:val="000000" w:themeColor="text1"/>
          <w:lang w:eastAsia="ko-KR"/>
        </w:rPr>
        <w:t xml:space="preserve">. </w:t>
      </w:r>
      <w:r>
        <w:rPr>
          <w:rFonts w:hint="eastAsia"/>
          <w:color w:val="000000" w:themeColor="text1"/>
          <w:lang w:eastAsia="ko-KR"/>
        </w:rPr>
        <w:t>반품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창고를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운영하여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재고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이동이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필요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</w:t>
      </w:r>
      <w:r>
        <w:rPr>
          <w:rFonts w:hint="eastAsia"/>
          <w:color w:val="000000" w:themeColor="text1"/>
          <w:lang w:eastAsia="ko-KR"/>
        </w:rPr>
        <w:t xml:space="preserve">, </w:t>
      </w:r>
      <w:r>
        <w:rPr>
          <w:rFonts w:hint="eastAsia"/>
          <w:color w:val="000000" w:themeColor="text1"/>
          <w:lang w:eastAsia="ko-KR"/>
        </w:rPr>
        <w:t>반품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창고로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재고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이동한다</w:t>
      </w:r>
      <w:r>
        <w:rPr>
          <w:rFonts w:hint="eastAsia"/>
          <w:color w:val="000000" w:themeColor="text1"/>
          <w:lang w:eastAsia="ko-KR"/>
        </w:rPr>
        <w:t>.</w:t>
      </w:r>
    </w:p>
    <w:p w14:paraId="56CDC8EA" w14:textId="77777777" w:rsidR="00155874" w:rsidRPr="0057689E" w:rsidRDefault="00155874" w:rsidP="00155874">
      <w:pPr>
        <w:spacing w:after="160" w:line="259" w:lineRule="auto"/>
        <w:rPr>
          <w:color w:val="000000" w:themeColor="text1"/>
          <w:lang w:eastAsia="ko-KR"/>
        </w:rPr>
      </w:pPr>
      <w:r>
        <w:rPr>
          <w:rFonts w:hint="eastAsia"/>
          <w:color w:val="000000" w:themeColor="text1"/>
          <w:lang w:eastAsia="ko-KR"/>
        </w:rPr>
        <w:t xml:space="preserve"> </w:t>
      </w:r>
    </w:p>
    <w:p w14:paraId="2FA19EFD" w14:textId="77777777" w:rsidR="00155874" w:rsidRPr="0057689E" w:rsidRDefault="00155874" w:rsidP="00155874">
      <w:pPr>
        <w:spacing w:after="160" w:line="259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42ED980D" wp14:editId="2FEF113A">
            <wp:extent cx="6181626" cy="3423684"/>
            <wp:effectExtent l="0" t="0" r="0" b="5715"/>
            <wp:docPr id="1092029289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073" cy="34300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5D0B8D" w14:textId="77777777" w:rsidR="00155874" w:rsidRPr="0057689E" w:rsidRDefault="00155874" w:rsidP="00155874">
      <w:pPr>
        <w:spacing w:after="160" w:line="259" w:lineRule="auto"/>
        <w:ind w:firstLineChars="1200" w:firstLine="2402"/>
        <w:rPr>
          <w:rFonts w:ascii="돋움" w:eastAsia="돋움" w:hAnsi="돋움"/>
          <w:b/>
          <w:bCs/>
          <w:color w:val="000000" w:themeColor="text1"/>
          <w:lang w:eastAsia="ko-KR"/>
        </w:rPr>
      </w:pPr>
      <w:r>
        <w:rPr>
          <w:rFonts w:ascii="돋움" w:eastAsia="돋움" w:hAnsi="돋움" w:hint="eastAsia"/>
          <w:b/>
          <w:bCs/>
          <w:color w:val="000000" w:themeColor="text1"/>
          <w:lang w:eastAsia="ko-KR"/>
        </w:rPr>
        <w:t>그림 A.8 주문 생산 방식의 판매 주문 정보 동기화 시나리오</w:t>
      </w:r>
    </w:p>
    <w:p w14:paraId="1A91108B" w14:textId="77777777" w:rsidR="00155874" w:rsidRPr="0057689E" w:rsidRDefault="00155874" w:rsidP="00155874">
      <w:pPr>
        <w:spacing w:after="160" w:line="259" w:lineRule="auto"/>
        <w:rPr>
          <w:color w:val="000000" w:themeColor="text1"/>
          <w:lang w:eastAsia="ko-KR"/>
        </w:rPr>
      </w:pPr>
    </w:p>
    <w:p w14:paraId="4A3462B0" w14:textId="77777777" w:rsidR="00155874" w:rsidRPr="0057689E" w:rsidRDefault="00155874" w:rsidP="00155874">
      <w:pPr>
        <w:spacing w:after="160" w:line="259" w:lineRule="auto"/>
        <w:jc w:val="center"/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drawing>
          <wp:inline distT="0" distB="0" distL="0" distR="0" wp14:anchorId="0174A422" wp14:editId="72C95975">
            <wp:extent cx="6000195" cy="3072809"/>
            <wp:effectExtent l="0" t="0" r="635" b="0"/>
            <wp:docPr id="164110215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178" cy="30809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BACAA2" w14:textId="77777777" w:rsidR="00155874" w:rsidRPr="0057689E" w:rsidRDefault="00155874" w:rsidP="00155874">
      <w:pPr>
        <w:spacing w:after="160" w:line="259" w:lineRule="auto"/>
        <w:ind w:firstLineChars="1200" w:firstLine="2402"/>
        <w:rPr>
          <w:rFonts w:ascii="돋움" w:eastAsia="돋움" w:hAnsi="돋움" w:cstheme="minorBidi"/>
          <w:b/>
          <w:bCs/>
          <w:color w:val="000000" w:themeColor="text1"/>
          <w:spacing w:val="-8"/>
          <w:kern w:val="24"/>
          <w:sz w:val="28"/>
          <w:szCs w:val="28"/>
          <w:lang w:eastAsia="ko-KR"/>
          <w14:textOutline w14:w="9525" w14:cap="flat" w14:cmpd="sng" w14:algn="ctr">
            <w14:solidFill>
              <w14:schemeClr w14:val="bg1">
                <w14:alpha w14:val="100000"/>
                <w14:lumMod w14:val="50000"/>
              </w14:schemeClr>
            </w14:solidFill>
            <w14:prstDash w14:val="solid"/>
            <w14:round/>
          </w14:textOutline>
        </w:rPr>
      </w:pPr>
      <w:r>
        <w:rPr>
          <w:rFonts w:ascii="돋움" w:eastAsia="돋움" w:hAnsi="돋움" w:hint="eastAsia"/>
          <w:b/>
          <w:bCs/>
          <w:color w:val="000000" w:themeColor="text1"/>
          <w:lang w:eastAsia="ko-KR"/>
        </w:rPr>
        <w:t>그림 A.9 계획 생산 방식의 판매계획 정보 동기화 시나리오</w:t>
      </w:r>
      <w:r>
        <w:rPr>
          <w:rFonts w:ascii="돋움" w:eastAsia="돋움" w:hAnsi="돋움" w:cstheme="minorBidi" w:hint="eastAsia"/>
          <w:b/>
          <w:bCs/>
          <w:color w:val="000000" w:themeColor="text1"/>
          <w:spacing w:val="-8"/>
          <w:kern w:val="24"/>
          <w:sz w:val="28"/>
          <w:szCs w:val="28"/>
          <w:lang w:eastAsia="ko-KR"/>
          <w14:textOutline w14:w="9525" w14:cap="flat" w14:cmpd="sng" w14:algn="ctr">
            <w14:solidFill>
              <w14:schemeClr w14:val="bg1">
                <w14:alpha w14:val="100000"/>
                <w14:lumMod w14:val="50000"/>
              </w14:schemeClr>
            </w14:solidFill>
            <w14:prstDash w14:val="solid"/>
            <w14:round/>
          </w14:textOutline>
        </w:rPr>
        <w:t xml:space="preserve"> </w:t>
      </w:r>
    </w:p>
    <w:p w14:paraId="56FC9ABE" w14:textId="77777777" w:rsidR="00155874" w:rsidRPr="0057689E" w:rsidRDefault="00155874" w:rsidP="00155874">
      <w:pPr>
        <w:spacing w:after="160" w:line="259" w:lineRule="auto"/>
        <w:ind w:firstLineChars="1200" w:firstLine="3267"/>
        <w:rPr>
          <w:rFonts w:ascii="돋움" w:eastAsia="돋움" w:hAnsi="돋움" w:cstheme="minorBidi"/>
          <w:b/>
          <w:bCs/>
          <w:color w:val="000000" w:themeColor="text1"/>
          <w:spacing w:val="-8"/>
          <w:kern w:val="24"/>
          <w:sz w:val="28"/>
          <w:szCs w:val="28"/>
          <w:lang w:eastAsia="ko-KR"/>
          <w14:textOutline w14:w="9525" w14:cap="flat" w14:cmpd="sng" w14:algn="ctr">
            <w14:solidFill>
              <w14:schemeClr w14:val="bg1">
                <w14:alpha w14:val="100000"/>
                <w14:lumMod w14:val="50000"/>
              </w14:schemeClr>
            </w14:solidFill>
            <w14:prstDash w14:val="solid"/>
            <w14:round/>
          </w14:textOutline>
        </w:rPr>
      </w:pPr>
    </w:p>
    <w:p w14:paraId="33C94876" w14:textId="77777777" w:rsidR="00155874" w:rsidRPr="0057689E" w:rsidRDefault="00155874" w:rsidP="00155874">
      <w:pPr>
        <w:spacing w:after="160" w:line="259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179C4AF" wp14:editId="277B313C">
            <wp:extent cx="6009545" cy="3147237"/>
            <wp:effectExtent l="0" t="0" r="0" b="0"/>
            <wp:docPr id="658205099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6678" cy="31666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ED9DC0" w14:textId="77777777" w:rsidR="00155874" w:rsidRPr="0057689E" w:rsidRDefault="00155874" w:rsidP="00155874">
      <w:pPr>
        <w:spacing w:after="160" w:line="259" w:lineRule="auto"/>
        <w:jc w:val="center"/>
        <w:rPr>
          <w:rFonts w:ascii="돋움" w:eastAsia="돋움" w:hAnsi="돋움"/>
          <w:b/>
          <w:bCs/>
          <w:color w:val="000000" w:themeColor="text1"/>
          <w:lang w:eastAsia="ko-KR"/>
        </w:rPr>
      </w:pPr>
      <w:r>
        <w:rPr>
          <w:rFonts w:ascii="돋움" w:eastAsia="돋움" w:hAnsi="돋움" w:hint="eastAsia"/>
          <w:b/>
          <w:bCs/>
          <w:color w:val="000000" w:themeColor="text1"/>
          <w:lang w:eastAsia="ko-KR"/>
        </w:rPr>
        <w:t>그림 A.10 제품 배송을 위한 판매 주문 정보 동기화 시나리오</w:t>
      </w:r>
    </w:p>
    <w:p w14:paraId="75C9A224" w14:textId="77777777" w:rsidR="00155874" w:rsidRPr="0057689E" w:rsidRDefault="00155874" w:rsidP="00155874">
      <w:pPr>
        <w:spacing w:after="160" w:line="259" w:lineRule="auto"/>
        <w:rPr>
          <w:color w:val="000000" w:themeColor="text1"/>
          <w:lang w:eastAsia="ko-KR"/>
        </w:rPr>
      </w:pPr>
    </w:p>
    <w:p w14:paraId="535E45A6" w14:textId="77777777" w:rsidR="00155874" w:rsidRPr="0057689E" w:rsidRDefault="00155874" w:rsidP="00155874">
      <w:pPr>
        <w:spacing w:after="160" w:line="259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C1CA576" wp14:editId="32047177">
            <wp:extent cx="5667154" cy="5949790"/>
            <wp:effectExtent l="0" t="0" r="0" b="0"/>
            <wp:docPr id="1708224298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335" cy="59552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A2D3D5" w14:textId="77777777" w:rsidR="00155874" w:rsidRPr="0057689E" w:rsidRDefault="00155874" w:rsidP="00155874">
      <w:pPr>
        <w:spacing w:after="160" w:line="259" w:lineRule="auto"/>
        <w:jc w:val="center"/>
        <w:rPr>
          <w:rFonts w:ascii="돋움" w:eastAsia="돋움" w:hAnsi="돋움"/>
          <w:b/>
          <w:bCs/>
          <w:color w:val="000000" w:themeColor="text1"/>
          <w:lang w:eastAsia="ko-KR"/>
        </w:rPr>
      </w:pPr>
      <w:r>
        <w:rPr>
          <w:rFonts w:ascii="돋움" w:eastAsia="돋움" w:hAnsi="돋움" w:hint="eastAsia"/>
          <w:b/>
          <w:bCs/>
          <w:color w:val="000000" w:themeColor="text1"/>
          <w:lang w:eastAsia="ko-KR"/>
        </w:rPr>
        <w:t>그림 A.11 고객 주문 처리 시나리오</w:t>
      </w:r>
    </w:p>
    <w:p w14:paraId="1BA58D1D" w14:textId="77777777" w:rsidR="00155874" w:rsidRPr="0057689E" w:rsidRDefault="00155874" w:rsidP="00155874">
      <w:pPr>
        <w:spacing w:after="160" w:line="259" w:lineRule="auto"/>
        <w:ind w:left="-15" w:firstLineChars="1900" w:firstLine="3804"/>
        <w:rPr>
          <w:rFonts w:ascii="돋움" w:eastAsia="돋움" w:hAnsi="돋움"/>
          <w:b/>
          <w:bCs/>
          <w:color w:val="000000" w:themeColor="text1"/>
          <w:lang w:eastAsia="ko-KR"/>
        </w:rPr>
      </w:pPr>
    </w:p>
    <w:p w14:paraId="3923593E" w14:textId="77777777" w:rsidR="00155874" w:rsidRPr="0057689E" w:rsidRDefault="00155874" w:rsidP="00155874">
      <w:pPr>
        <w:spacing w:after="160" w:line="259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F81B4A6" wp14:editId="5DFC3D03">
            <wp:extent cx="5656521" cy="3610423"/>
            <wp:effectExtent l="0" t="0" r="1905" b="9525"/>
            <wp:docPr id="665546446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921" cy="3619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2372D9" w14:textId="77777777" w:rsidR="00155874" w:rsidRPr="0057689E" w:rsidRDefault="00155874" w:rsidP="00155874">
      <w:pPr>
        <w:spacing w:after="160" w:line="259" w:lineRule="auto"/>
        <w:ind w:firstLineChars="1900" w:firstLine="3804"/>
        <w:rPr>
          <w:rFonts w:ascii="돋움" w:eastAsia="돋움" w:hAnsi="돋움" w:cstheme="minorBidi"/>
          <w:b/>
          <w:bCs/>
          <w:color w:val="000000" w:themeColor="text1"/>
          <w:spacing w:val="-8"/>
          <w:kern w:val="24"/>
          <w:sz w:val="28"/>
          <w:szCs w:val="28"/>
          <w:lang w:eastAsia="ko-KR"/>
          <w14:textOutline w14:w="9525" w14:cap="flat" w14:cmpd="sng" w14:algn="ctr">
            <w14:solidFill>
              <w14:schemeClr w14:val="bg1">
                <w14:alpha w14:val="100000"/>
                <w14:lumMod w14:val="50000"/>
              </w14:schemeClr>
            </w14:solidFill>
            <w14:prstDash w14:val="solid"/>
            <w14:round/>
          </w14:textOutline>
        </w:rPr>
      </w:pPr>
      <w:r>
        <w:rPr>
          <w:rFonts w:ascii="돋움" w:eastAsia="돋움" w:hAnsi="돋움" w:hint="eastAsia"/>
          <w:b/>
          <w:bCs/>
          <w:color w:val="000000" w:themeColor="text1"/>
          <w:lang w:eastAsia="ko-KR"/>
        </w:rPr>
        <w:t>그림 A.12 제품 출고 처리 시나리오</w:t>
      </w:r>
      <w:r>
        <w:rPr>
          <w:rFonts w:ascii="돋움" w:eastAsia="돋움" w:hAnsi="돋움" w:cstheme="minorBidi" w:hint="eastAsia"/>
          <w:b/>
          <w:bCs/>
          <w:color w:val="000000" w:themeColor="text1"/>
          <w:spacing w:val="-8"/>
          <w:kern w:val="24"/>
          <w:sz w:val="28"/>
          <w:szCs w:val="28"/>
          <w:lang w:eastAsia="ko-KR"/>
          <w14:textOutline w14:w="9525" w14:cap="flat" w14:cmpd="sng" w14:algn="ctr">
            <w14:solidFill>
              <w14:schemeClr w14:val="bg1">
                <w14:alpha w14:val="100000"/>
                <w14:lumMod w14:val="50000"/>
              </w14:schemeClr>
            </w14:solidFill>
            <w14:prstDash w14:val="solid"/>
            <w14:round/>
          </w14:textOutline>
        </w:rPr>
        <w:t xml:space="preserve"> </w:t>
      </w:r>
    </w:p>
    <w:p w14:paraId="16F9A1B6" w14:textId="77777777" w:rsidR="00155874" w:rsidRPr="0057689E" w:rsidRDefault="00155874" w:rsidP="00155874">
      <w:pPr>
        <w:spacing w:after="160" w:line="259" w:lineRule="auto"/>
        <w:ind w:firstLineChars="1900" w:firstLine="5173"/>
        <w:rPr>
          <w:rFonts w:ascii="돋움" w:eastAsia="돋움" w:hAnsi="돋움" w:cstheme="minorBidi"/>
          <w:b/>
          <w:bCs/>
          <w:color w:val="000000" w:themeColor="text1"/>
          <w:spacing w:val="-8"/>
          <w:kern w:val="24"/>
          <w:sz w:val="28"/>
          <w:szCs w:val="28"/>
          <w:lang w:eastAsia="ko-KR"/>
          <w14:textOutline w14:w="9525" w14:cap="flat" w14:cmpd="sng" w14:algn="ctr">
            <w14:solidFill>
              <w14:schemeClr w14:val="bg1">
                <w14:alpha w14:val="100000"/>
                <w14:lumMod w14:val="50000"/>
              </w14:schemeClr>
            </w14:solidFill>
            <w14:prstDash w14:val="solid"/>
            <w14:round/>
          </w14:textOutline>
        </w:rPr>
      </w:pPr>
    </w:p>
    <w:p w14:paraId="01BD8369" w14:textId="77777777" w:rsidR="00155874" w:rsidRPr="0057689E" w:rsidRDefault="00155874" w:rsidP="00155874">
      <w:pPr>
        <w:spacing w:after="160" w:line="259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0BD8DE8" wp14:editId="72F9D3BF">
            <wp:extent cx="5804961" cy="3944679"/>
            <wp:effectExtent l="0" t="0" r="5715" b="0"/>
            <wp:docPr id="47290843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033" cy="39583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6700C6" w14:textId="77777777" w:rsidR="00155874" w:rsidRPr="0057689E" w:rsidRDefault="00155874" w:rsidP="00155874">
      <w:pPr>
        <w:spacing w:after="160" w:line="259" w:lineRule="auto"/>
        <w:jc w:val="center"/>
        <w:rPr>
          <w:color w:val="000000" w:themeColor="text1"/>
          <w:lang w:eastAsia="ko-KR"/>
        </w:rPr>
      </w:pPr>
      <w:r>
        <w:rPr>
          <w:rFonts w:ascii="돋움" w:eastAsia="돋움" w:hAnsi="돋움" w:hint="eastAsia"/>
          <w:b/>
          <w:bCs/>
          <w:color w:val="000000" w:themeColor="text1"/>
          <w:lang w:eastAsia="ko-KR"/>
        </w:rPr>
        <w:t>그림 A.13 반품 입고 처리 시나리오</w:t>
      </w:r>
    </w:p>
    <w:p w14:paraId="30959D86" w14:textId="77777777" w:rsidR="00155874" w:rsidRPr="0057689E" w:rsidRDefault="00155874" w:rsidP="00155874">
      <w:pPr>
        <w:spacing w:after="160" w:line="259" w:lineRule="auto"/>
        <w:rPr>
          <w:b/>
          <w:bCs/>
          <w:color w:val="000000" w:themeColor="text1"/>
          <w:lang w:eastAsia="ko-KR"/>
        </w:rPr>
      </w:pPr>
      <w:r>
        <w:rPr>
          <w:rFonts w:hint="eastAsia"/>
          <w:b/>
          <w:bCs/>
          <w:color w:val="000000" w:themeColor="text1"/>
          <w:lang w:eastAsia="ko-KR"/>
        </w:rPr>
        <w:t xml:space="preserve">A.3.3 </w:t>
      </w:r>
      <w:r>
        <w:rPr>
          <w:rFonts w:hint="eastAsia"/>
          <w:b/>
          <w:bCs/>
          <w:color w:val="000000" w:themeColor="text1"/>
          <w:lang w:eastAsia="ko-KR"/>
        </w:rPr>
        <w:t>공급망</w:t>
      </w:r>
      <w:r>
        <w:rPr>
          <w:rFonts w:hint="eastAsia"/>
          <w:b/>
          <w:bCs/>
          <w:color w:val="000000" w:themeColor="text1"/>
          <w:lang w:eastAsia="ko-KR"/>
        </w:rPr>
        <w:t xml:space="preserve"> </w:t>
      </w:r>
      <w:r>
        <w:rPr>
          <w:rFonts w:hint="eastAsia"/>
          <w:b/>
          <w:bCs/>
          <w:color w:val="000000" w:themeColor="text1"/>
          <w:lang w:eastAsia="ko-KR"/>
        </w:rPr>
        <w:t>관리</w:t>
      </w:r>
      <w:r>
        <w:rPr>
          <w:rFonts w:hint="eastAsia"/>
          <w:b/>
          <w:bCs/>
          <w:color w:val="000000" w:themeColor="text1"/>
          <w:lang w:eastAsia="ko-KR"/>
        </w:rPr>
        <w:t xml:space="preserve"> </w:t>
      </w:r>
      <w:r>
        <w:rPr>
          <w:rFonts w:hint="eastAsia"/>
          <w:b/>
          <w:bCs/>
          <w:color w:val="000000" w:themeColor="text1"/>
          <w:lang w:eastAsia="ko-KR"/>
        </w:rPr>
        <w:t>시나리오</w:t>
      </w:r>
    </w:p>
    <w:p w14:paraId="76C8F63E" w14:textId="77777777" w:rsidR="00155874" w:rsidRPr="0057689E" w:rsidRDefault="00155874" w:rsidP="00155874">
      <w:pPr>
        <w:spacing w:after="160" w:line="259" w:lineRule="auto"/>
        <w:rPr>
          <w:rFonts w:eastAsiaTheme="minorEastAsia"/>
          <w:color w:val="000000" w:themeColor="text1"/>
          <w:lang w:eastAsia="ko-KR"/>
        </w:rPr>
      </w:pPr>
    </w:p>
    <w:p w14:paraId="169B9D31" w14:textId="77777777" w:rsidR="00155874" w:rsidRPr="0057689E" w:rsidRDefault="00155874" w:rsidP="00155874">
      <w:pPr>
        <w:spacing w:after="160" w:line="259" w:lineRule="auto"/>
        <w:rPr>
          <w:color w:val="000000" w:themeColor="text1"/>
          <w:lang w:eastAsia="ko-KR"/>
        </w:rPr>
      </w:pPr>
      <w:r>
        <w:rPr>
          <w:rFonts w:hint="eastAsia"/>
          <w:b/>
          <w:bCs/>
          <w:color w:val="000000" w:themeColor="text1"/>
          <w:lang w:eastAsia="ko-KR"/>
        </w:rPr>
        <w:t>그림</w:t>
      </w:r>
      <w:r>
        <w:rPr>
          <w:rFonts w:hint="eastAsia"/>
          <w:b/>
          <w:bCs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A.14</w:t>
      </w:r>
      <w:r>
        <w:rPr>
          <w:rFonts w:hint="eastAsia"/>
          <w:b/>
          <w:bCs/>
          <w:color w:val="000000" w:themeColor="text1"/>
          <w:lang w:eastAsia="ko-KR"/>
        </w:rPr>
        <w:t>는</w:t>
      </w:r>
      <w:r>
        <w:rPr>
          <w:rFonts w:hint="eastAsia"/>
          <w:b/>
          <w:bCs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고객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주문과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수요예측을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기반으로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생판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연계를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통한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생산계획을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수립하는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시나리오를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나타낸다</w:t>
      </w:r>
      <w:r>
        <w:rPr>
          <w:rFonts w:hint="eastAsia"/>
          <w:color w:val="000000" w:themeColor="text1"/>
          <w:lang w:eastAsia="ko-KR"/>
        </w:rPr>
        <w:t xml:space="preserve">. </w:t>
      </w:r>
      <w:r>
        <w:rPr>
          <w:color w:val="000000" w:themeColor="text1"/>
          <w:lang w:eastAsia="ko-KR"/>
        </w:rPr>
        <w:br/>
      </w:r>
      <w:r>
        <w:rPr>
          <w:rFonts w:hint="eastAsia"/>
          <w:b/>
          <w:bCs/>
          <w:color w:val="000000" w:themeColor="text1"/>
          <w:lang w:eastAsia="ko-KR"/>
        </w:rPr>
        <w:t>그림</w:t>
      </w:r>
      <w:r>
        <w:rPr>
          <w:rFonts w:hint="eastAsia"/>
          <w:color w:val="000000" w:themeColor="text1"/>
          <w:lang w:eastAsia="ko-KR"/>
        </w:rPr>
        <w:t xml:space="preserve"> A.15</w:t>
      </w:r>
      <w:r>
        <w:rPr>
          <w:rFonts w:hint="eastAsia"/>
          <w:color w:val="000000" w:themeColor="text1"/>
          <w:lang w:eastAsia="ko-KR"/>
        </w:rPr>
        <w:t>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프로젝트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관리와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연계한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생산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계획을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수립하는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시나리오를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나타낸다</w:t>
      </w:r>
      <w:r>
        <w:rPr>
          <w:rFonts w:hint="eastAsia"/>
          <w:color w:val="000000" w:themeColor="text1"/>
          <w:lang w:eastAsia="ko-KR"/>
        </w:rPr>
        <w:t xml:space="preserve">. </w:t>
      </w:r>
      <w:r>
        <w:rPr>
          <w:color w:val="000000" w:themeColor="text1"/>
          <w:lang w:eastAsia="ko-KR"/>
        </w:rPr>
        <w:br/>
      </w:r>
      <w:r>
        <w:rPr>
          <w:rFonts w:hint="eastAsia"/>
          <w:b/>
          <w:bCs/>
          <w:color w:val="000000" w:themeColor="text1"/>
          <w:lang w:eastAsia="ko-KR"/>
        </w:rPr>
        <w:t>그림</w:t>
      </w:r>
      <w:r>
        <w:rPr>
          <w:rFonts w:hint="eastAsia"/>
          <w:color w:val="000000" w:themeColor="text1"/>
          <w:lang w:eastAsia="ko-KR"/>
        </w:rPr>
        <w:t xml:space="preserve"> A.16</w:t>
      </w:r>
      <w:r>
        <w:rPr>
          <w:rFonts w:hint="eastAsia"/>
          <w:color w:val="000000" w:themeColor="text1"/>
          <w:lang w:eastAsia="ko-KR"/>
        </w:rPr>
        <w:t>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설명</w:t>
      </w:r>
      <w:r>
        <w:rPr>
          <w:rFonts w:hint="eastAsia"/>
          <w:color w:val="000000" w:themeColor="text1"/>
          <w:lang w:eastAsia="ko-KR"/>
        </w:rPr>
        <w:t xml:space="preserve">: </w:t>
      </w:r>
      <w:r>
        <w:rPr>
          <w:rFonts w:hint="eastAsia"/>
          <w:color w:val="000000" w:themeColor="text1"/>
          <w:lang w:eastAsia="ko-KR"/>
        </w:rPr>
        <w:t>수요·공급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업체간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연계되는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통합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업무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시나리오를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나타낸다</w:t>
      </w:r>
      <w:r>
        <w:rPr>
          <w:rFonts w:hint="eastAsia"/>
          <w:color w:val="000000" w:themeColor="text1"/>
          <w:lang w:eastAsia="ko-KR"/>
        </w:rPr>
        <w:t>.</w:t>
      </w:r>
    </w:p>
    <w:p w14:paraId="6AEA0D3B" w14:textId="77777777" w:rsidR="00155874" w:rsidRPr="0057689E" w:rsidRDefault="00155874" w:rsidP="00155874">
      <w:pPr>
        <w:spacing w:after="160" w:line="259" w:lineRule="auto"/>
        <w:rPr>
          <w:color w:val="000000" w:themeColor="text1"/>
          <w:lang w:eastAsia="ko-KR"/>
        </w:rPr>
      </w:pPr>
      <w:r>
        <w:rPr>
          <w:rFonts w:hint="eastAsia"/>
          <w:color w:val="000000" w:themeColor="text1"/>
          <w:lang w:eastAsia="ko-KR"/>
        </w:rPr>
        <w:t xml:space="preserve">  </w:t>
      </w:r>
    </w:p>
    <w:p w14:paraId="300A859F" w14:textId="77777777" w:rsidR="00155874" w:rsidRPr="0057689E" w:rsidRDefault="00155874" w:rsidP="00155874">
      <w:pPr>
        <w:spacing w:after="160" w:line="259" w:lineRule="auto"/>
        <w:jc w:val="center"/>
        <w:rPr>
          <w:rFonts w:eastAsiaTheme="minorEastAsia"/>
          <w:color w:val="000000" w:themeColor="text1"/>
        </w:rPr>
      </w:pPr>
      <w:r>
        <w:rPr>
          <w:rFonts w:eastAsiaTheme="minorEastAsia"/>
          <w:noProof/>
          <w:color w:val="000000" w:themeColor="text1"/>
        </w:rPr>
        <w:drawing>
          <wp:inline distT="0" distB="0" distL="0" distR="0" wp14:anchorId="753D37C0" wp14:editId="4890BA35">
            <wp:extent cx="5605684" cy="4391247"/>
            <wp:effectExtent l="0" t="0" r="0" b="0"/>
            <wp:docPr id="341019993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598" cy="43990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B501E6" w14:textId="77777777" w:rsidR="00155874" w:rsidRPr="0057689E" w:rsidRDefault="00155874" w:rsidP="00155874">
      <w:pPr>
        <w:spacing w:after="160" w:line="259" w:lineRule="auto"/>
        <w:ind w:firstLineChars="1400" w:firstLine="2803"/>
        <w:rPr>
          <w:rFonts w:ascii="돋움" w:eastAsia="돋움" w:hAnsi="돋움"/>
          <w:b/>
          <w:bCs/>
          <w:color w:val="000000" w:themeColor="text1"/>
          <w:lang w:eastAsia="ko-KR"/>
        </w:rPr>
      </w:pPr>
      <w:r>
        <w:rPr>
          <w:rFonts w:ascii="돋움" w:eastAsia="돋움" w:hAnsi="돋움" w:hint="eastAsia"/>
          <w:b/>
          <w:bCs/>
          <w:color w:val="000000" w:themeColor="text1"/>
          <w:lang w:eastAsia="ko-KR"/>
        </w:rPr>
        <w:t>그림 A.14 생판 연계 생산계획 수립 시나리오</w:t>
      </w:r>
    </w:p>
    <w:p w14:paraId="2116A5EE" w14:textId="77777777" w:rsidR="00155874" w:rsidRPr="0057689E" w:rsidRDefault="00155874" w:rsidP="00155874">
      <w:pPr>
        <w:spacing w:after="160" w:line="259" w:lineRule="auto"/>
        <w:rPr>
          <w:rFonts w:eastAsiaTheme="minorEastAsia"/>
          <w:color w:val="000000" w:themeColor="text1"/>
          <w:lang w:eastAsia="ko-KR"/>
        </w:rPr>
      </w:pPr>
    </w:p>
    <w:p w14:paraId="7CE858F9" w14:textId="77777777" w:rsidR="00155874" w:rsidRPr="0057689E" w:rsidRDefault="00155874" w:rsidP="00155874">
      <w:pPr>
        <w:spacing w:after="160" w:line="259" w:lineRule="auto"/>
        <w:jc w:val="center"/>
        <w:rPr>
          <w:rFonts w:eastAsiaTheme="minorEastAsia"/>
          <w:color w:val="000000" w:themeColor="text1"/>
        </w:rPr>
      </w:pPr>
      <w:r>
        <w:rPr>
          <w:rFonts w:eastAsiaTheme="minorEastAsia"/>
          <w:noProof/>
          <w:color w:val="000000" w:themeColor="text1"/>
        </w:rPr>
        <w:drawing>
          <wp:inline distT="0" distB="0" distL="0" distR="0" wp14:anchorId="73446E06" wp14:editId="233DD62A">
            <wp:extent cx="5252483" cy="3135334"/>
            <wp:effectExtent l="0" t="0" r="5715" b="8255"/>
            <wp:docPr id="1610961897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906" cy="31511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AA4D87" w14:textId="77777777" w:rsidR="00155874" w:rsidRPr="0057689E" w:rsidRDefault="00155874" w:rsidP="00155874">
      <w:pPr>
        <w:spacing w:after="160" w:line="259" w:lineRule="auto"/>
        <w:jc w:val="center"/>
        <w:rPr>
          <w:rFonts w:ascii="돋움" w:eastAsia="돋움" w:hAnsi="돋움" w:cstheme="minorBidi"/>
          <w:b/>
          <w:bCs/>
          <w:color w:val="000000" w:themeColor="text1"/>
          <w:spacing w:val="-8"/>
          <w:kern w:val="24"/>
          <w:sz w:val="28"/>
          <w:szCs w:val="28"/>
          <w:lang w:eastAsia="ko-KR"/>
          <w14:textOutline w14:w="9525" w14:cap="flat" w14:cmpd="sng" w14:algn="ctr">
            <w14:solidFill>
              <w14:schemeClr w14:val="bg1">
                <w14:alpha w14:val="100000"/>
                <w14:lumMod w14:val="50000"/>
              </w14:schemeClr>
            </w14:solidFill>
            <w14:prstDash w14:val="solid"/>
            <w14:round/>
          </w14:textOutline>
        </w:rPr>
      </w:pPr>
      <w:r>
        <w:rPr>
          <w:rFonts w:ascii="돋움" w:eastAsia="돋움" w:hAnsi="돋움" w:hint="eastAsia"/>
          <w:b/>
          <w:bCs/>
          <w:color w:val="000000" w:themeColor="text1"/>
          <w:lang w:eastAsia="ko-KR"/>
        </w:rPr>
        <w:t>그림 A.15 프로젝트 연계 생산계획 수립 시나리오</w:t>
      </w:r>
    </w:p>
    <w:p w14:paraId="386D24A9" w14:textId="77777777" w:rsidR="00155874" w:rsidRPr="0057689E" w:rsidRDefault="00155874" w:rsidP="00155874">
      <w:pPr>
        <w:spacing w:after="160" w:line="259" w:lineRule="auto"/>
        <w:rPr>
          <w:rFonts w:eastAsiaTheme="minorEastAsia"/>
          <w:color w:val="000000" w:themeColor="text1"/>
          <w:lang w:eastAsia="ko-KR"/>
        </w:rPr>
      </w:pPr>
    </w:p>
    <w:p w14:paraId="4E244188" w14:textId="77777777" w:rsidR="00155874" w:rsidRPr="0057689E" w:rsidRDefault="00155874" w:rsidP="00155874">
      <w:pPr>
        <w:spacing w:after="160" w:line="259" w:lineRule="auto"/>
        <w:jc w:val="center"/>
        <w:rPr>
          <w:rFonts w:eastAsiaTheme="minorEastAsia"/>
          <w:color w:val="000000" w:themeColor="text1"/>
        </w:rPr>
      </w:pPr>
      <w:r>
        <w:rPr>
          <w:rFonts w:eastAsiaTheme="minorEastAsia"/>
          <w:noProof/>
          <w:color w:val="000000" w:themeColor="text1"/>
        </w:rPr>
        <w:drawing>
          <wp:inline distT="0" distB="0" distL="0" distR="0" wp14:anchorId="164DD803" wp14:editId="43649AE5">
            <wp:extent cx="5316279" cy="4401053"/>
            <wp:effectExtent l="0" t="0" r="9525" b="8890"/>
            <wp:docPr id="84256695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279" cy="44010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F2EBF3" w14:textId="77777777" w:rsidR="00155874" w:rsidRPr="0057689E" w:rsidRDefault="00155874" w:rsidP="00155874">
      <w:pPr>
        <w:spacing w:after="160" w:line="259" w:lineRule="auto"/>
        <w:jc w:val="center"/>
        <w:rPr>
          <w:rFonts w:ascii="돋움" w:eastAsia="돋움" w:hAnsi="돋움"/>
          <w:b/>
          <w:bCs/>
          <w:color w:val="000000" w:themeColor="text1"/>
          <w:lang w:eastAsia="ko-KR"/>
        </w:rPr>
      </w:pPr>
      <w:r>
        <w:rPr>
          <w:rFonts w:ascii="돋움" w:eastAsia="돋움" w:hAnsi="돋움" w:hint="eastAsia"/>
          <w:b/>
          <w:bCs/>
          <w:color w:val="000000" w:themeColor="text1"/>
          <w:lang w:eastAsia="ko-KR"/>
        </w:rPr>
        <w:t>그림 A.16 공급망 통합 시나리오</w:t>
      </w:r>
    </w:p>
    <w:p w14:paraId="0552B88D" w14:textId="77777777" w:rsidR="00155874" w:rsidRPr="0057689E" w:rsidRDefault="00155874" w:rsidP="00155874">
      <w:pPr>
        <w:spacing w:after="160" w:line="259" w:lineRule="auto"/>
        <w:rPr>
          <w:b/>
          <w:bCs/>
          <w:color w:val="000000" w:themeColor="text1"/>
          <w:lang w:eastAsia="ko-KR"/>
        </w:rPr>
      </w:pPr>
      <w:r>
        <w:rPr>
          <w:rFonts w:hint="eastAsia"/>
          <w:b/>
          <w:bCs/>
          <w:color w:val="000000" w:themeColor="text1"/>
          <w:lang w:eastAsia="ko-KR"/>
        </w:rPr>
        <w:t xml:space="preserve">A.3.4 </w:t>
      </w:r>
      <w:r>
        <w:rPr>
          <w:rFonts w:hint="eastAsia"/>
          <w:b/>
          <w:bCs/>
          <w:color w:val="000000" w:themeColor="text1"/>
          <w:lang w:eastAsia="ko-KR"/>
        </w:rPr>
        <w:t>엔지니어링</w:t>
      </w:r>
      <w:r>
        <w:rPr>
          <w:rFonts w:hint="eastAsia"/>
          <w:b/>
          <w:bCs/>
          <w:color w:val="000000" w:themeColor="text1"/>
          <w:lang w:eastAsia="ko-KR"/>
        </w:rPr>
        <w:t xml:space="preserve"> </w:t>
      </w:r>
      <w:r>
        <w:rPr>
          <w:rFonts w:hint="eastAsia"/>
          <w:b/>
          <w:bCs/>
          <w:color w:val="000000" w:themeColor="text1"/>
          <w:lang w:eastAsia="ko-KR"/>
        </w:rPr>
        <w:t>시나리오</w:t>
      </w:r>
    </w:p>
    <w:p w14:paraId="517EA295" w14:textId="77777777" w:rsidR="00155874" w:rsidRPr="0057689E" w:rsidRDefault="00155874" w:rsidP="00155874">
      <w:pPr>
        <w:spacing w:after="160" w:line="259" w:lineRule="auto"/>
        <w:rPr>
          <w:color w:val="000000" w:themeColor="text1"/>
          <w:lang w:eastAsia="ko-KR"/>
        </w:rPr>
      </w:pPr>
    </w:p>
    <w:p w14:paraId="0230122A" w14:textId="77777777" w:rsidR="00155874" w:rsidRPr="0057689E" w:rsidRDefault="00155874" w:rsidP="00155874">
      <w:pPr>
        <w:spacing w:after="160" w:line="259" w:lineRule="auto"/>
        <w:jc w:val="left"/>
        <w:rPr>
          <w:color w:val="000000" w:themeColor="text1"/>
          <w:lang w:eastAsia="ko-KR"/>
        </w:rPr>
      </w:pPr>
      <w:r>
        <w:rPr>
          <w:rFonts w:hint="eastAsia"/>
          <w:b/>
          <w:bCs/>
          <w:color w:val="000000" w:themeColor="text1"/>
          <w:lang w:eastAsia="ko-KR"/>
        </w:rPr>
        <w:t>그림</w:t>
      </w:r>
      <w:r>
        <w:rPr>
          <w:rFonts w:hint="eastAsia"/>
          <w:color w:val="000000" w:themeColor="text1"/>
          <w:lang w:eastAsia="ko-KR"/>
        </w:rPr>
        <w:t xml:space="preserve"> A.17</w:t>
      </w:r>
      <w:r>
        <w:rPr>
          <w:rFonts w:hint="eastAsia"/>
          <w:color w:val="000000" w:themeColor="text1"/>
          <w:lang w:eastAsia="ko-KR"/>
        </w:rPr>
        <w:t>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이해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당사자의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기술변경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요청에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따라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프로젝트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관리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부서</w:t>
      </w:r>
      <w:r>
        <w:rPr>
          <w:rFonts w:hint="eastAsia"/>
          <w:color w:val="000000" w:themeColor="text1"/>
          <w:lang w:eastAsia="ko-KR"/>
        </w:rPr>
        <w:t xml:space="preserve">, </w:t>
      </w:r>
      <w:r>
        <w:rPr>
          <w:rFonts w:hint="eastAsia"/>
          <w:color w:val="000000" w:themeColor="text1"/>
          <w:lang w:eastAsia="ko-KR"/>
        </w:rPr>
        <w:t>설계부서</w:t>
      </w:r>
      <w:r>
        <w:rPr>
          <w:rFonts w:hint="eastAsia"/>
          <w:color w:val="000000" w:themeColor="text1"/>
          <w:lang w:eastAsia="ko-KR"/>
        </w:rPr>
        <w:t xml:space="preserve">, </w:t>
      </w:r>
      <w:r>
        <w:rPr>
          <w:rFonts w:hint="eastAsia"/>
          <w:color w:val="000000" w:themeColor="text1"/>
          <w:lang w:eastAsia="ko-KR"/>
        </w:rPr>
        <w:t>생산부서간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상호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연계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업무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시나리오를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나타낸다</w:t>
      </w:r>
      <w:r>
        <w:rPr>
          <w:rFonts w:hint="eastAsia"/>
          <w:color w:val="000000" w:themeColor="text1"/>
          <w:lang w:eastAsia="ko-KR"/>
        </w:rPr>
        <w:t xml:space="preserve">. </w:t>
      </w:r>
    </w:p>
    <w:p w14:paraId="0935752E" w14:textId="77777777" w:rsidR="00155874" w:rsidRPr="0057689E" w:rsidRDefault="00155874" w:rsidP="00155874">
      <w:pPr>
        <w:spacing w:after="160" w:line="259" w:lineRule="auto"/>
        <w:rPr>
          <w:color w:val="000000" w:themeColor="text1"/>
          <w:lang w:eastAsia="ko-KR"/>
        </w:rPr>
      </w:pPr>
    </w:p>
    <w:p w14:paraId="62DD27B9" w14:textId="77777777" w:rsidR="00155874" w:rsidRPr="0057689E" w:rsidRDefault="00155874" w:rsidP="00155874">
      <w:pPr>
        <w:spacing w:after="160" w:line="259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59718B0" wp14:editId="109AD515">
            <wp:extent cx="5840036" cy="5330407"/>
            <wp:effectExtent l="0" t="0" r="8890" b="3810"/>
            <wp:docPr id="97834921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89" cy="53380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49D603" w14:textId="77777777" w:rsidR="00155874" w:rsidRPr="0057689E" w:rsidRDefault="00155874" w:rsidP="00155874">
      <w:pPr>
        <w:spacing w:after="160" w:line="259" w:lineRule="auto"/>
        <w:jc w:val="center"/>
        <w:rPr>
          <w:color w:val="000000" w:themeColor="text1"/>
          <w:lang w:eastAsia="ko-KR"/>
        </w:rPr>
      </w:pPr>
      <w:r>
        <w:rPr>
          <w:rFonts w:ascii="돋움" w:eastAsia="돋움" w:hAnsi="돋움" w:hint="eastAsia"/>
          <w:b/>
          <w:bCs/>
          <w:color w:val="000000" w:themeColor="text1"/>
          <w:lang w:eastAsia="ko-KR"/>
        </w:rPr>
        <w:t>그림 A.17 기술변경 연계 업무 처리 시나리오</w:t>
      </w:r>
    </w:p>
    <w:p w14:paraId="00A41EA4" w14:textId="77777777" w:rsidR="00155874" w:rsidRPr="0057689E" w:rsidRDefault="00155874" w:rsidP="00155874">
      <w:pPr>
        <w:spacing w:after="160" w:line="259" w:lineRule="auto"/>
        <w:rPr>
          <w:rFonts w:eastAsiaTheme="minorEastAsia"/>
          <w:color w:val="000000" w:themeColor="text1"/>
          <w:lang w:eastAsia="ko-KR"/>
        </w:rPr>
      </w:pPr>
      <w:r>
        <w:rPr>
          <w:rFonts w:eastAsiaTheme="minorEastAsia"/>
          <w:color w:val="000000" w:themeColor="text1"/>
          <w:lang w:eastAsia="ko-KR"/>
        </w:rPr>
        <w:br w:type="page"/>
      </w:r>
    </w:p>
    <w:p w14:paraId="33381C1F" w14:textId="77777777" w:rsidR="00155874" w:rsidRPr="0057689E" w:rsidRDefault="00155874" w:rsidP="00155874">
      <w:pPr>
        <w:pStyle w:val="ad"/>
        <w:spacing w:after="160" w:line="259" w:lineRule="auto"/>
        <w:ind w:left="1" w:hanging="1"/>
        <w:rPr>
          <w:b/>
          <w:bCs/>
          <w:color w:val="000000" w:themeColor="text1"/>
          <w:lang w:eastAsia="ko-KR"/>
        </w:rPr>
      </w:pPr>
      <w:r>
        <w:rPr>
          <w:rFonts w:hint="eastAsia"/>
          <w:b/>
          <w:bCs/>
          <w:color w:val="000000" w:themeColor="text1"/>
          <w:lang w:eastAsia="ko-KR"/>
        </w:rPr>
        <w:t xml:space="preserve">A.3.5 </w:t>
      </w:r>
      <w:r>
        <w:rPr>
          <w:rFonts w:hint="eastAsia"/>
          <w:b/>
          <w:bCs/>
          <w:color w:val="000000" w:themeColor="text1"/>
          <w:lang w:eastAsia="ko-KR"/>
        </w:rPr>
        <w:t>구매관리</w:t>
      </w:r>
      <w:r>
        <w:rPr>
          <w:rFonts w:hint="eastAsia"/>
          <w:b/>
          <w:bCs/>
          <w:color w:val="000000" w:themeColor="text1"/>
          <w:lang w:eastAsia="ko-KR"/>
        </w:rPr>
        <w:t xml:space="preserve"> </w:t>
      </w:r>
      <w:r>
        <w:rPr>
          <w:rFonts w:hint="eastAsia"/>
          <w:b/>
          <w:bCs/>
          <w:color w:val="000000" w:themeColor="text1"/>
          <w:lang w:eastAsia="ko-KR"/>
        </w:rPr>
        <w:t>시나리오</w:t>
      </w:r>
    </w:p>
    <w:p w14:paraId="0A9BA0FD" w14:textId="77777777" w:rsidR="00155874" w:rsidRPr="0057689E" w:rsidRDefault="00155874" w:rsidP="00155874">
      <w:pPr>
        <w:spacing w:after="160" w:line="259" w:lineRule="auto"/>
        <w:rPr>
          <w:color w:val="000000" w:themeColor="text1"/>
          <w:lang w:eastAsia="ko-KR"/>
        </w:rPr>
      </w:pPr>
    </w:p>
    <w:p w14:paraId="0F7BD315" w14:textId="77777777" w:rsidR="00155874" w:rsidRPr="0057689E" w:rsidRDefault="00155874" w:rsidP="00155874">
      <w:pPr>
        <w:spacing w:after="160" w:line="259" w:lineRule="auto"/>
        <w:rPr>
          <w:color w:val="000000" w:themeColor="text1"/>
          <w:lang w:eastAsia="ko-KR"/>
        </w:rPr>
      </w:pPr>
      <w:r>
        <w:rPr>
          <w:rFonts w:hint="eastAsia"/>
          <w:b/>
          <w:bCs/>
          <w:color w:val="000000" w:themeColor="text1"/>
          <w:lang w:eastAsia="ko-KR"/>
        </w:rPr>
        <w:t>그림</w:t>
      </w:r>
      <w:r>
        <w:rPr>
          <w:rFonts w:hint="eastAsia"/>
          <w:color w:val="000000" w:themeColor="text1"/>
          <w:lang w:eastAsia="ko-KR"/>
        </w:rPr>
        <w:t xml:space="preserve"> A.18</w:t>
      </w:r>
      <w:r>
        <w:rPr>
          <w:rFonts w:hint="eastAsia"/>
          <w:color w:val="000000" w:themeColor="text1"/>
          <w:lang w:eastAsia="ko-KR"/>
        </w:rPr>
        <w:t>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자재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소요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계획에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따라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구매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발주를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생성하고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공급사에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구매하는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시나리오를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나타낸다</w:t>
      </w:r>
      <w:r>
        <w:rPr>
          <w:rFonts w:hint="eastAsia"/>
          <w:color w:val="000000" w:themeColor="text1"/>
          <w:lang w:eastAsia="ko-KR"/>
        </w:rPr>
        <w:t>.</w:t>
      </w:r>
      <w:r>
        <w:rPr>
          <w:color w:val="000000" w:themeColor="text1"/>
          <w:lang w:eastAsia="ko-KR"/>
        </w:rPr>
        <w:br/>
      </w:r>
      <w:r>
        <w:rPr>
          <w:rFonts w:hint="eastAsia"/>
          <w:color w:val="000000" w:themeColor="text1"/>
          <w:lang w:eastAsia="ko-KR"/>
        </w:rPr>
        <w:t>필요에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따라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공급사와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연계하여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입고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처리를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위해</w:t>
      </w:r>
      <w:r>
        <w:rPr>
          <w:rFonts w:hint="eastAsia"/>
          <w:color w:val="000000" w:themeColor="text1"/>
          <w:lang w:eastAsia="ko-KR"/>
        </w:rPr>
        <w:t xml:space="preserve"> Shipment(</w:t>
      </w:r>
      <w:r>
        <w:rPr>
          <w:rFonts w:hint="eastAsia"/>
          <w:color w:val="000000" w:themeColor="text1"/>
          <w:lang w:eastAsia="ko-KR"/>
        </w:rPr>
        <w:t>선적</w:t>
      </w:r>
      <w:r>
        <w:rPr>
          <w:rFonts w:hint="eastAsia"/>
          <w:color w:val="000000" w:themeColor="text1"/>
          <w:lang w:eastAsia="ko-KR"/>
        </w:rPr>
        <w:t>), ReceiveDelivery(</w:t>
      </w:r>
      <w:r>
        <w:rPr>
          <w:rFonts w:hint="eastAsia"/>
          <w:color w:val="000000" w:themeColor="text1"/>
          <w:lang w:eastAsia="ko-KR"/>
        </w:rPr>
        <w:t>입고회신</w:t>
      </w:r>
      <w:r>
        <w:rPr>
          <w:rFonts w:hint="eastAsia"/>
          <w:color w:val="000000" w:themeColor="text1"/>
          <w:lang w:eastAsia="ko-KR"/>
        </w:rPr>
        <w:t>), Invoice(</w:t>
      </w:r>
      <w:r>
        <w:rPr>
          <w:rFonts w:hint="eastAsia"/>
          <w:color w:val="000000" w:themeColor="text1"/>
          <w:lang w:eastAsia="ko-KR"/>
        </w:rPr>
        <w:t>송장</w:t>
      </w:r>
      <w:r>
        <w:rPr>
          <w:rFonts w:hint="eastAsia"/>
          <w:color w:val="000000" w:themeColor="text1"/>
          <w:lang w:eastAsia="ko-KR"/>
        </w:rPr>
        <w:t>) BOD</w:t>
      </w:r>
      <w:r>
        <w:rPr>
          <w:rFonts w:hint="eastAsia"/>
          <w:color w:val="000000" w:themeColor="text1"/>
          <w:lang w:eastAsia="ko-KR"/>
        </w:rPr>
        <w:t>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사용자가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별도로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개발</w:t>
      </w:r>
      <w:r>
        <w:rPr>
          <w:rFonts w:hint="eastAsia"/>
          <w:color w:val="000000" w:themeColor="text1"/>
          <w:lang w:eastAsia="ko-KR"/>
        </w:rPr>
        <w:t>(User Defined)</w:t>
      </w:r>
      <w:r>
        <w:rPr>
          <w:rFonts w:hint="eastAsia"/>
          <w:color w:val="000000" w:themeColor="text1"/>
          <w:lang w:eastAsia="ko-KR"/>
        </w:rPr>
        <w:t>하여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사용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가능하다</w:t>
      </w:r>
      <w:r>
        <w:rPr>
          <w:rFonts w:hint="eastAsia"/>
          <w:color w:val="000000" w:themeColor="text1"/>
          <w:lang w:eastAsia="ko-KR"/>
        </w:rPr>
        <w:t>.</w:t>
      </w:r>
      <w:r>
        <w:rPr>
          <w:color w:val="000000" w:themeColor="text1"/>
          <w:lang w:eastAsia="ko-KR"/>
        </w:rPr>
        <w:br/>
      </w:r>
      <w:r>
        <w:rPr>
          <w:rFonts w:hint="eastAsia"/>
          <w:b/>
          <w:bCs/>
          <w:color w:val="000000" w:themeColor="text1"/>
          <w:lang w:eastAsia="ko-KR"/>
        </w:rPr>
        <w:t>그림</w:t>
      </w:r>
      <w:r>
        <w:rPr>
          <w:rFonts w:hint="eastAsia"/>
          <w:color w:val="000000" w:themeColor="text1"/>
          <w:lang w:eastAsia="ko-KR"/>
        </w:rPr>
        <w:t xml:space="preserve"> A.19</w:t>
      </w:r>
      <w:r>
        <w:rPr>
          <w:rFonts w:hint="eastAsia"/>
          <w:color w:val="000000" w:themeColor="text1"/>
          <w:lang w:eastAsia="ko-KR"/>
        </w:rPr>
        <w:t>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구매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자재에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대한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반품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처리하는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시나리오를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나타낸다</w:t>
      </w:r>
      <w:r>
        <w:rPr>
          <w:rFonts w:hint="eastAsia"/>
          <w:color w:val="000000" w:themeColor="text1"/>
          <w:lang w:eastAsia="ko-KR"/>
        </w:rPr>
        <w:t xml:space="preserve">. </w:t>
      </w:r>
      <w:r>
        <w:rPr>
          <w:rFonts w:hint="eastAsia"/>
          <w:color w:val="000000" w:themeColor="text1"/>
          <w:lang w:eastAsia="ko-KR"/>
        </w:rPr>
        <w:t>필요에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따라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부분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입고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처리를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위해</w:t>
      </w:r>
      <w:r>
        <w:rPr>
          <w:rFonts w:hint="eastAsia"/>
          <w:color w:val="000000" w:themeColor="text1"/>
          <w:lang w:eastAsia="ko-KR"/>
        </w:rPr>
        <w:t xml:space="preserve"> InspectDelivery(</w:t>
      </w:r>
      <w:r>
        <w:rPr>
          <w:rFonts w:hint="eastAsia"/>
          <w:color w:val="000000" w:themeColor="text1"/>
          <w:lang w:eastAsia="ko-KR"/>
        </w:rPr>
        <w:t>입고검사</w:t>
      </w:r>
      <w:r>
        <w:rPr>
          <w:rFonts w:hint="eastAsia"/>
          <w:color w:val="000000" w:themeColor="text1"/>
          <w:lang w:eastAsia="ko-KR"/>
        </w:rPr>
        <w:t>), ReceiveDelivery(</w:t>
      </w:r>
      <w:r>
        <w:rPr>
          <w:rFonts w:hint="eastAsia"/>
          <w:color w:val="000000" w:themeColor="text1"/>
          <w:lang w:eastAsia="ko-KR"/>
        </w:rPr>
        <w:t>입고회신</w:t>
      </w:r>
      <w:r>
        <w:rPr>
          <w:rFonts w:hint="eastAsia"/>
          <w:color w:val="000000" w:themeColor="text1"/>
          <w:lang w:eastAsia="ko-KR"/>
        </w:rPr>
        <w:t>) BOD</w:t>
      </w:r>
      <w:r>
        <w:rPr>
          <w:rFonts w:hint="eastAsia"/>
          <w:color w:val="000000" w:themeColor="text1"/>
          <w:lang w:eastAsia="ko-KR"/>
        </w:rPr>
        <w:t>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사용자가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별도로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개발</w:t>
      </w:r>
      <w:r>
        <w:rPr>
          <w:rFonts w:hint="eastAsia"/>
          <w:color w:val="000000" w:themeColor="text1"/>
          <w:lang w:eastAsia="ko-KR"/>
        </w:rPr>
        <w:t>(User Defined)</w:t>
      </w:r>
      <w:r>
        <w:rPr>
          <w:rFonts w:hint="eastAsia"/>
          <w:color w:val="000000" w:themeColor="text1"/>
          <w:lang w:eastAsia="ko-KR"/>
        </w:rPr>
        <w:t>하여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사용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가능하다</w:t>
      </w:r>
      <w:r>
        <w:rPr>
          <w:rFonts w:hint="eastAsia"/>
          <w:color w:val="000000" w:themeColor="text1"/>
          <w:lang w:eastAsia="ko-KR"/>
        </w:rPr>
        <w:t>.</w:t>
      </w:r>
    </w:p>
    <w:p w14:paraId="1C5D7B33" w14:textId="77777777" w:rsidR="00155874" w:rsidRPr="0057689E" w:rsidRDefault="00155874" w:rsidP="00155874">
      <w:pPr>
        <w:spacing w:after="160" w:line="259" w:lineRule="auto"/>
        <w:rPr>
          <w:color w:val="000000" w:themeColor="text1"/>
          <w:lang w:eastAsia="ko-KR"/>
        </w:rPr>
      </w:pPr>
    </w:p>
    <w:p w14:paraId="494C15F3" w14:textId="77777777" w:rsidR="00155874" w:rsidRPr="0057689E" w:rsidRDefault="00155874" w:rsidP="00155874">
      <w:pPr>
        <w:spacing w:after="160" w:line="259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EED4280" wp14:editId="0F1CE100">
            <wp:extent cx="4688112" cy="3871624"/>
            <wp:effectExtent l="0" t="0" r="0" b="0"/>
            <wp:docPr id="159116237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649" cy="3884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F2F93D" w14:textId="77777777" w:rsidR="00155874" w:rsidRPr="0057689E" w:rsidRDefault="00155874" w:rsidP="00155874">
      <w:pPr>
        <w:spacing w:after="160" w:line="259" w:lineRule="auto"/>
        <w:jc w:val="center"/>
        <w:rPr>
          <w:rFonts w:ascii="돋움" w:eastAsia="돋움" w:hAnsi="돋움"/>
          <w:b/>
          <w:bCs/>
          <w:color w:val="000000" w:themeColor="text1"/>
          <w:lang w:eastAsia="ko-KR"/>
        </w:rPr>
      </w:pPr>
      <w:r>
        <w:rPr>
          <w:rFonts w:ascii="돋움" w:eastAsia="돋움" w:hAnsi="돋움" w:hint="eastAsia"/>
          <w:b/>
          <w:bCs/>
          <w:color w:val="000000" w:themeColor="text1"/>
          <w:lang w:eastAsia="ko-KR"/>
        </w:rPr>
        <w:t>그림 A.18 공급사 대상 구매 발주 처리 시나리오</w:t>
      </w:r>
    </w:p>
    <w:p w14:paraId="32504ECF" w14:textId="77777777" w:rsidR="00155874" w:rsidRPr="0057689E" w:rsidRDefault="00155874" w:rsidP="00155874">
      <w:pPr>
        <w:spacing w:after="160" w:line="259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1F06ED3" wp14:editId="5FD88CD6">
            <wp:extent cx="4892554" cy="2045933"/>
            <wp:effectExtent l="0" t="0" r="3810" b="0"/>
            <wp:docPr id="1645416008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921" cy="20661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EC3723" w14:textId="77777777" w:rsidR="00155874" w:rsidRPr="0057689E" w:rsidRDefault="00155874" w:rsidP="00155874">
      <w:pPr>
        <w:spacing w:after="160" w:line="259" w:lineRule="auto"/>
        <w:jc w:val="center"/>
        <w:rPr>
          <w:rFonts w:ascii="돋움" w:eastAsia="돋움" w:hAnsi="돋움"/>
          <w:b/>
          <w:bCs/>
          <w:color w:val="000000" w:themeColor="text1"/>
          <w:lang w:eastAsia="ko-KR"/>
        </w:rPr>
      </w:pPr>
      <w:r>
        <w:rPr>
          <w:rFonts w:ascii="돋움" w:eastAsia="돋움" w:hAnsi="돋움" w:hint="eastAsia"/>
          <w:b/>
          <w:bCs/>
          <w:color w:val="000000" w:themeColor="text1"/>
          <w:lang w:eastAsia="ko-KR"/>
        </w:rPr>
        <w:t>그림 A.19 구매자재 반품처리 시나리오</w:t>
      </w:r>
    </w:p>
    <w:p w14:paraId="7A0C0EAE" w14:textId="77777777" w:rsidR="00155874" w:rsidRPr="0057689E" w:rsidRDefault="00155874" w:rsidP="00155874">
      <w:pPr>
        <w:spacing w:after="160" w:line="259" w:lineRule="auto"/>
        <w:rPr>
          <w:b/>
          <w:bCs/>
          <w:color w:val="000000" w:themeColor="text1"/>
          <w:lang w:eastAsia="ko-KR"/>
        </w:rPr>
      </w:pPr>
      <w:r>
        <w:rPr>
          <w:rFonts w:hint="eastAsia"/>
          <w:b/>
          <w:bCs/>
          <w:color w:val="000000" w:themeColor="text1"/>
          <w:lang w:eastAsia="ko-KR"/>
        </w:rPr>
        <w:t xml:space="preserve">A.3.6 </w:t>
      </w:r>
      <w:r>
        <w:rPr>
          <w:rFonts w:hint="eastAsia"/>
          <w:b/>
          <w:bCs/>
          <w:color w:val="000000" w:themeColor="text1"/>
          <w:lang w:eastAsia="ko-KR"/>
        </w:rPr>
        <w:t>공급사</w:t>
      </w:r>
      <w:r>
        <w:rPr>
          <w:rFonts w:hint="eastAsia"/>
          <w:b/>
          <w:bCs/>
          <w:color w:val="000000" w:themeColor="text1"/>
          <w:lang w:eastAsia="ko-KR"/>
        </w:rPr>
        <w:t xml:space="preserve"> </w:t>
      </w:r>
      <w:r>
        <w:rPr>
          <w:rFonts w:hint="eastAsia"/>
          <w:b/>
          <w:bCs/>
          <w:color w:val="000000" w:themeColor="text1"/>
          <w:lang w:eastAsia="ko-KR"/>
        </w:rPr>
        <w:t>자재</w:t>
      </w:r>
      <w:r>
        <w:rPr>
          <w:rFonts w:hint="eastAsia"/>
          <w:b/>
          <w:bCs/>
          <w:color w:val="000000" w:themeColor="text1"/>
          <w:lang w:eastAsia="ko-KR"/>
        </w:rPr>
        <w:t xml:space="preserve"> </w:t>
      </w:r>
      <w:r>
        <w:rPr>
          <w:rFonts w:hint="eastAsia"/>
          <w:b/>
          <w:bCs/>
          <w:color w:val="000000" w:themeColor="text1"/>
          <w:lang w:eastAsia="ko-KR"/>
        </w:rPr>
        <w:t>검사관리</w:t>
      </w:r>
      <w:r>
        <w:rPr>
          <w:rFonts w:hint="eastAsia"/>
          <w:b/>
          <w:bCs/>
          <w:color w:val="000000" w:themeColor="text1"/>
          <w:lang w:eastAsia="ko-KR"/>
        </w:rPr>
        <w:t xml:space="preserve"> </w:t>
      </w:r>
      <w:r>
        <w:rPr>
          <w:rFonts w:hint="eastAsia"/>
          <w:b/>
          <w:bCs/>
          <w:color w:val="000000" w:themeColor="text1"/>
          <w:lang w:eastAsia="ko-KR"/>
        </w:rPr>
        <w:t>시나리오</w:t>
      </w:r>
    </w:p>
    <w:p w14:paraId="3B9C28AA" w14:textId="77777777" w:rsidR="00155874" w:rsidRPr="0057689E" w:rsidRDefault="00155874" w:rsidP="00155874">
      <w:pPr>
        <w:spacing w:after="160" w:line="259" w:lineRule="auto"/>
        <w:rPr>
          <w:color w:val="000000" w:themeColor="text1"/>
          <w:lang w:eastAsia="ko-KR"/>
        </w:rPr>
      </w:pPr>
      <w:r>
        <w:rPr>
          <w:color w:val="000000" w:themeColor="text1"/>
          <w:lang w:eastAsia="ko-KR"/>
        </w:rPr>
        <w:br/>
      </w:r>
      <w:r>
        <w:rPr>
          <w:rFonts w:hint="eastAsia"/>
          <w:b/>
          <w:bCs/>
          <w:color w:val="000000" w:themeColor="text1"/>
          <w:lang w:eastAsia="ko-KR"/>
        </w:rPr>
        <w:t>그림</w:t>
      </w:r>
      <w:r>
        <w:rPr>
          <w:rFonts w:hint="eastAsia"/>
          <w:color w:val="000000" w:themeColor="text1"/>
          <w:lang w:eastAsia="ko-KR"/>
        </w:rPr>
        <w:t xml:space="preserve"> A.20</w:t>
      </w:r>
      <w:r>
        <w:rPr>
          <w:rFonts w:hint="eastAsia"/>
          <w:color w:val="000000" w:themeColor="text1"/>
          <w:lang w:eastAsia="ko-KR"/>
        </w:rPr>
        <w:t>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수주산업에서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프로젝트성으로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추진하고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있는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공급사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발주품에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대해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공급사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품질검사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시나리오를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나타낸다</w:t>
      </w:r>
      <w:r>
        <w:rPr>
          <w:rFonts w:hint="eastAsia"/>
          <w:color w:val="000000" w:themeColor="text1"/>
          <w:lang w:eastAsia="ko-KR"/>
        </w:rPr>
        <w:t xml:space="preserve">. </w:t>
      </w:r>
      <w:r>
        <w:rPr>
          <w:color w:val="000000" w:themeColor="text1"/>
          <w:lang w:eastAsia="ko-KR"/>
        </w:rPr>
        <w:br/>
      </w:r>
      <w:r>
        <w:rPr>
          <w:rFonts w:hint="eastAsia"/>
          <w:b/>
          <w:bCs/>
          <w:color w:val="000000" w:themeColor="text1"/>
          <w:lang w:eastAsia="ko-KR"/>
        </w:rPr>
        <w:t>그림</w:t>
      </w:r>
      <w:r>
        <w:rPr>
          <w:rFonts w:hint="eastAsia"/>
          <w:color w:val="000000" w:themeColor="text1"/>
          <w:lang w:eastAsia="ko-KR"/>
        </w:rPr>
        <w:t xml:space="preserve"> A.21</w:t>
      </w:r>
      <w:r>
        <w:rPr>
          <w:rFonts w:hint="eastAsia"/>
          <w:color w:val="000000" w:themeColor="text1"/>
          <w:lang w:eastAsia="ko-KR"/>
        </w:rPr>
        <w:t>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협력업체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발주품의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검사결과에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대해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후속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협력업체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시정조치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시나리오를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나타낸다</w:t>
      </w:r>
      <w:r>
        <w:rPr>
          <w:rFonts w:hint="eastAsia"/>
          <w:color w:val="000000" w:themeColor="text1"/>
          <w:lang w:eastAsia="ko-KR"/>
        </w:rPr>
        <w:t xml:space="preserve">. </w:t>
      </w:r>
    </w:p>
    <w:p w14:paraId="70D0DA8C" w14:textId="77777777" w:rsidR="00155874" w:rsidRPr="0057689E" w:rsidRDefault="00155874" w:rsidP="00155874">
      <w:pPr>
        <w:spacing w:after="160" w:line="259" w:lineRule="auto"/>
        <w:rPr>
          <w:color w:val="000000" w:themeColor="text1"/>
          <w:lang w:eastAsia="ko-KR"/>
        </w:rPr>
      </w:pPr>
    </w:p>
    <w:p w14:paraId="175D1011" w14:textId="77777777" w:rsidR="00155874" w:rsidRPr="0057689E" w:rsidRDefault="00155874" w:rsidP="00155874">
      <w:pPr>
        <w:spacing w:after="160" w:line="259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19FD512" wp14:editId="3BBDD986">
            <wp:extent cx="4458036" cy="3487479"/>
            <wp:effectExtent l="0" t="0" r="0" b="0"/>
            <wp:docPr id="384792772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017" cy="35078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3E2288" w14:textId="77777777" w:rsidR="00155874" w:rsidRPr="0057689E" w:rsidRDefault="00155874" w:rsidP="00155874">
      <w:pPr>
        <w:spacing w:after="160" w:line="259" w:lineRule="auto"/>
        <w:jc w:val="center"/>
        <w:rPr>
          <w:rFonts w:ascii="돋움" w:eastAsia="돋움" w:hAnsi="돋움"/>
          <w:b/>
          <w:bCs/>
          <w:color w:val="000000" w:themeColor="text1"/>
          <w:lang w:eastAsia="ko-KR"/>
        </w:rPr>
      </w:pPr>
      <w:r>
        <w:rPr>
          <w:rFonts w:ascii="돋움" w:eastAsia="돋움" w:hAnsi="돋움" w:hint="eastAsia"/>
          <w:b/>
          <w:bCs/>
          <w:color w:val="000000" w:themeColor="text1"/>
          <w:lang w:eastAsia="ko-KR"/>
        </w:rPr>
        <w:t>그림 A.20 공급사 자재 품질검사 시나리오</w:t>
      </w:r>
    </w:p>
    <w:p w14:paraId="32BFAAC0" w14:textId="77777777" w:rsidR="00155874" w:rsidRPr="0057689E" w:rsidRDefault="00155874" w:rsidP="00155874">
      <w:pPr>
        <w:spacing w:after="160" w:line="259" w:lineRule="auto"/>
        <w:rPr>
          <w:color w:val="000000" w:themeColor="text1"/>
          <w:lang w:eastAsia="ko-KR"/>
        </w:rPr>
      </w:pPr>
    </w:p>
    <w:p w14:paraId="7E065E70" w14:textId="77777777" w:rsidR="00155874" w:rsidRPr="0057689E" w:rsidRDefault="00155874" w:rsidP="00155874">
      <w:pPr>
        <w:spacing w:after="160" w:line="259" w:lineRule="auto"/>
        <w:jc w:val="center"/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drawing>
          <wp:inline distT="0" distB="0" distL="0" distR="0" wp14:anchorId="7D4EB62E" wp14:editId="4FAFEE02">
            <wp:extent cx="3306725" cy="2783843"/>
            <wp:effectExtent l="0" t="0" r="8255" b="0"/>
            <wp:docPr id="36834612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527" cy="2796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61F4F5" w14:textId="77777777" w:rsidR="00155874" w:rsidRPr="0057689E" w:rsidRDefault="00155874" w:rsidP="00155874">
      <w:pPr>
        <w:spacing w:after="160" w:line="259" w:lineRule="auto"/>
        <w:jc w:val="center"/>
        <w:rPr>
          <w:b/>
          <w:bCs/>
          <w:color w:val="000000" w:themeColor="text1"/>
          <w:lang w:eastAsia="ko-KR"/>
        </w:rPr>
      </w:pPr>
      <w:r>
        <w:rPr>
          <w:rFonts w:hint="eastAsia"/>
          <w:b/>
          <w:bCs/>
          <w:color w:val="000000" w:themeColor="text1"/>
          <w:lang w:eastAsia="ko-KR"/>
        </w:rPr>
        <w:t>그림</w:t>
      </w:r>
      <w:r>
        <w:rPr>
          <w:rFonts w:hint="eastAsia"/>
          <w:b/>
          <w:bCs/>
          <w:color w:val="000000" w:themeColor="text1"/>
          <w:lang w:eastAsia="ko-KR"/>
        </w:rPr>
        <w:t xml:space="preserve"> A.21</w:t>
      </w:r>
      <w:r>
        <w:rPr>
          <w:rFonts w:hint="eastAsia"/>
          <w:b/>
          <w:bCs/>
          <w:color w:val="000000" w:themeColor="text1"/>
          <w:lang w:eastAsia="ko-KR"/>
        </w:rPr>
        <w:t>공급사</w:t>
      </w:r>
      <w:r>
        <w:rPr>
          <w:rFonts w:hint="eastAsia"/>
          <w:b/>
          <w:bCs/>
          <w:color w:val="000000" w:themeColor="text1"/>
          <w:lang w:eastAsia="ko-KR"/>
        </w:rPr>
        <w:t xml:space="preserve"> </w:t>
      </w:r>
      <w:r>
        <w:rPr>
          <w:rFonts w:hint="eastAsia"/>
          <w:b/>
          <w:bCs/>
          <w:color w:val="000000" w:themeColor="text1"/>
          <w:lang w:eastAsia="ko-KR"/>
        </w:rPr>
        <w:t>납품자재</w:t>
      </w:r>
      <w:r>
        <w:rPr>
          <w:rFonts w:hint="eastAsia"/>
          <w:b/>
          <w:bCs/>
          <w:color w:val="000000" w:themeColor="text1"/>
          <w:lang w:eastAsia="ko-KR"/>
        </w:rPr>
        <w:t xml:space="preserve"> </w:t>
      </w:r>
      <w:r>
        <w:rPr>
          <w:rFonts w:hint="eastAsia"/>
          <w:b/>
          <w:bCs/>
          <w:color w:val="000000" w:themeColor="text1"/>
          <w:lang w:eastAsia="ko-KR"/>
        </w:rPr>
        <w:t>품질검사</w:t>
      </w:r>
      <w:r>
        <w:rPr>
          <w:rFonts w:hint="eastAsia"/>
          <w:b/>
          <w:bCs/>
          <w:color w:val="000000" w:themeColor="text1"/>
          <w:lang w:eastAsia="ko-KR"/>
        </w:rPr>
        <w:t xml:space="preserve"> </w:t>
      </w:r>
      <w:r>
        <w:rPr>
          <w:rFonts w:hint="eastAsia"/>
          <w:b/>
          <w:bCs/>
          <w:color w:val="000000" w:themeColor="text1"/>
          <w:lang w:eastAsia="ko-KR"/>
        </w:rPr>
        <w:t>결과</w:t>
      </w:r>
      <w:r>
        <w:rPr>
          <w:rFonts w:hint="eastAsia"/>
          <w:b/>
          <w:bCs/>
          <w:color w:val="000000" w:themeColor="text1"/>
          <w:lang w:eastAsia="ko-KR"/>
        </w:rPr>
        <w:t xml:space="preserve"> </w:t>
      </w:r>
      <w:r>
        <w:rPr>
          <w:rFonts w:hint="eastAsia"/>
          <w:b/>
          <w:bCs/>
          <w:color w:val="000000" w:themeColor="text1"/>
          <w:lang w:eastAsia="ko-KR"/>
        </w:rPr>
        <w:t>시정조치</w:t>
      </w:r>
      <w:r>
        <w:rPr>
          <w:rFonts w:ascii="돋움" w:eastAsia="돋움" w:hAnsi="돋움" w:hint="eastAsia"/>
          <w:b/>
          <w:bCs/>
          <w:color w:val="000000" w:themeColor="text1"/>
          <w:lang w:eastAsia="ko-KR"/>
        </w:rPr>
        <w:t xml:space="preserve"> 시나리오</w:t>
      </w:r>
    </w:p>
    <w:p w14:paraId="29FF4807" w14:textId="77777777" w:rsidR="00155874" w:rsidRPr="0057689E" w:rsidRDefault="00155874" w:rsidP="00155874">
      <w:pPr>
        <w:spacing w:after="160" w:line="259" w:lineRule="auto"/>
        <w:rPr>
          <w:b/>
          <w:bCs/>
          <w:color w:val="000000" w:themeColor="text1"/>
          <w:lang w:eastAsia="ko-KR"/>
        </w:rPr>
      </w:pPr>
      <w:r>
        <w:rPr>
          <w:rFonts w:hint="eastAsia"/>
          <w:b/>
          <w:bCs/>
          <w:color w:val="000000" w:themeColor="text1"/>
          <w:lang w:eastAsia="ko-KR"/>
        </w:rPr>
        <w:t xml:space="preserve">A.3.7 </w:t>
      </w:r>
      <w:r>
        <w:rPr>
          <w:rFonts w:hint="eastAsia"/>
          <w:b/>
          <w:bCs/>
          <w:color w:val="000000" w:themeColor="text1"/>
          <w:lang w:eastAsia="ko-KR"/>
        </w:rPr>
        <w:t>재고관리</w:t>
      </w:r>
      <w:r>
        <w:rPr>
          <w:rFonts w:hint="eastAsia"/>
          <w:b/>
          <w:bCs/>
          <w:color w:val="000000" w:themeColor="text1"/>
          <w:lang w:eastAsia="ko-KR"/>
        </w:rPr>
        <w:t xml:space="preserve"> </w:t>
      </w:r>
      <w:r>
        <w:rPr>
          <w:rFonts w:hint="eastAsia"/>
          <w:b/>
          <w:bCs/>
          <w:color w:val="000000" w:themeColor="text1"/>
          <w:lang w:eastAsia="ko-KR"/>
        </w:rPr>
        <w:t>시나리오</w:t>
      </w:r>
    </w:p>
    <w:p w14:paraId="417AF309" w14:textId="77777777" w:rsidR="00155874" w:rsidRPr="0057689E" w:rsidRDefault="00155874" w:rsidP="00155874">
      <w:pPr>
        <w:spacing w:after="160" w:line="259" w:lineRule="auto"/>
        <w:rPr>
          <w:color w:val="000000" w:themeColor="text1"/>
          <w:lang w:eastAsia="ko-KR"/>
        </w:rPr>
      </w:pPr>
    </w:p>
    <w:p w14:paraId="24CA667B" w14:textId="77777777" w:rsidR="00155874" w:rsidRPr="0057689E" w:rsidRDefault="00155874" w:rsidP="00155874">
      <w:pPr>
        <w:spacing w:after="160" w:line="259" w:lineRule="auto"/>
        <w:rPr>
          <w:color w:val="000000" w:themeColor="text1"/>
          <w:lang w:eastAsia="ko-KR"/>
        </w:rPr>
      </w:pPr>
      <w:r>
        <w:rPr>
          <w:rFonts w:hint="eastAsia"/>
          <w:b/>
          <w:bCs/>
          <w:color w:val="000000" w:themeColor="text1"/>
          <w:lang w:eastAsia="ko-KR"/>
        </w:rPr>
        <w:t>그림</w:t>
      </w:r>
      <w:r>
        <w:rPr>
          <w:rFonts w:hint="eastAsia"/>
          <w:color w:val="000000" w:themeColor="text1"/>
          <w:lang w:eastAsia="ko-KR"/>
        </w:rPr>
        <w:t xml:space="preserve"> A.22</w:t>
      </w:r>
      <w:r>
        <w:rPr>
          <w:rFonts w:hint="eastAsia"/>
          <w:color w:val="000000" w:themeColor="text1"/>
          <w:lang w:eastAsia="ko-KR"/>
        </w:rPr>
        <w:t>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공급사에서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공급한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자재에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대해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입고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수입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검사하는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시나리오를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나타낸다</w:t>
      </w:r>
      <w:r>
        <w:rPr>
          <w:rFonts w:hint="eastAsia"/>
          <w:color w:val="000000" w:themeColor="text1"/>
          <w:lang w:eastAsia="ko-KR"/>
        </w:rPr>
        <w:t xml:space="preserve">. </w:t>
      </w:r>
      <w:r>
        <w:rPr>
          <w:rFonts w:hint="eastAsia"/>
          <w:color w:val="000000" w:themeColor="text1"/>
          <w:lang w:eastAsia="ko-KR"/>
        </w:rPr>
        <w:t>필요에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따라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공급사와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연계하여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수입검사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처리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프로세스를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위해</w:t>
      </w:r>
      <w:r>
        <w:rPr>
          <w:rFonts w:hint="eastAsia"/>
          <w:color w:val="000000" w:themeColor="text1"/>
          <w:lang w:eastAsia="ko-KR"/>
        </w:rPr>
        <w:t xml:space="preserve"> Shipment(</w:t>
      </w:r>
      <w:r>
        <w:rPr>
          <w:rFonts w:hint="eastAsia"/>
          <w:color w:val="000000" w:themeColor="text1"/>
          <w:lang w:eastAsia="ko-KR"/>
        </w:rPr>
        <w:t>선적</w:t>
      </w:r>
      <w:r>
        <w:rPr>
          <w:rFonts w:hint="eastAsia"/>
          <w:color w:val="000000" w:themeColor="text1"/>
          <w:lang w:eastAsia="ko-KR"/>
        </w:rPr>
        <w:t>), InspectionOrder(</w:t>
      </w:r>
      <w:r>
        <w:rPr>
          <w:rFonts w:hint="eastAsia"/>
          <w:color w:val="000000" w:themeColor="text1"/>
          <w:lang w:eastAsia="ko-KR"/>
        </w:rPr>
        <w:t>검사지시</w:t>
      </w:r>
      <w:r>
        <w:rPr>
          <w:rFonts w:hint="eastAsia"/>
          <w:color w:val="000000" w:themeColor="text1"/>
          <w:lang w:eastAsia="ko-KR"/>
        </w:rPr>
        <w:t>), InspectDelivery(</w:t>
      </w:r>
      <w:r>
        <w:rPr>
          <w:rFonts w:hint="eastAsia"/>
          <w:color w:val="000000" w:themeColor="text1"/>
          <w:lang w:eastAsia="ko-KR"/>
        </w:rPr>
        <w:t>검사회신</w:t>
      </w:r>
      <w:r>
        <w:rPr>
          <w:rFonts w:hint="eastAsia"/>
          <w:color w:val="000000" w:themeColor="text1"/>
          <w:lang w:eastAsia="ko-KR"/>
        </w:rPr>
        <w:t>), ReceiveDelivery(</w:t>
      </w:r>
      <w:r>
        <w:rPr>
          <w:rFonts w:hint="eastAsia"/>
          <w:color w:val="000000" w:themeColor="text1"/>
          <w:lang w:eastAsia="ko-KR"/>
        </w:rPr>
        <w:t>입고회신</w:t>
      </w:r>
      <w:r>
        <w:rPr>
          <w:rFonts w:hint="eastAsia"/>
          <w:color w:val="000000" w:themeColor="text1"/>
          <w:lang w:eastAsia="ko-KR"/>
        </w:rPr>
        <w:t>) BOD</w:t>
      </w:r>
      <w:r>
        <w:rPr>
          <w:rFonts w:hint="eastAsia"/>
          <w:color w:val="000000" w:themeColor="text1"/>
          <w:lang w:eastAsia="ko-KR"/>
        </w:rPr>
        <w:t>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사용자가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별도로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개발</w:t>
      </w:r>
      <w:r>
        <w:rPr>
          <w:rFonts w:hint="eastAsia"/>
          <w:color w:val="000000" w:themeColor="text1"/>
          <w:lang w:eastAsia="ko-KR"/>
        </w:rPr>
        <w:t>(User Defined)</w:t>
      </w:r>
      <w:r>
        <w:rPr>
          <w:rFonts w:hint="eastAsia"/>
          <w:color w:val="000000" w:themeColor="text1"/>
          <w:lang w:eastAsia="ko-KR"/>
        </w:rPr>
        <w:t>하여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사용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가능하다</w:t>
      </w:r>
      <w:r>
        <w:rPr>
          <w:rFonts w:hint="eastAsia"/>
          <w:color w:val="000000" w:themeColor="text1"/>
          <w:lang w:eastAsia="ko-KR"/>
        </w:rPr>
        <w:t xml:space="preserve">. </w:t>
      </w:r>
      <w:r>
        <w:rPr>
          <w:color w:val="000000" w:themeColor="text1"/>
          <w:lang w:eastAsia="ko-KR"/>
        </w:rPr>
        <w:br/>
      </w:r>
      <w:r>
        <w:rPr>
          <w:rFonts w:hint="eastAsia"/>
          <w:b/>
          <w:bCs/>
          <w:color w:val="000000" w:themeColor="text1"/>
          <w:lang w:eastAsia="ko-KR"/>
        </w:rPr>
        <w:t>그림</w:t>
      </w:r>
      <w:r>
        <w:rPr>
          <w:rFonts w:hint="eastAsia"/>
          <w:color w:val="000000" w:themeColor="text1"/>
          <w:lang w:eastAsia="ko-KR"/>
        </w:rPr>
        <w:t xml:space="preserve"> A.23</w:t>
      </w:r>
      <w:r>
        <w:rPr>
          <w:rFonts w:hint="eastAsia"/>
          <w:color w:val="000000" w:themeColor="text1"/>
          <w:lang w:eastAsia="ko-KR"/>
        </w:rPr>
        <w:t>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자재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수입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검사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자재를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입고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처리하는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시나리오를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나타낸다</w:t>
      </w:r>
      <w:r>
        <w:rPr>
          <w:rFonts w:hint="eastAsia"/>
          <w:color w:val="000000" w:themeColor="text1"/>
          <w:lang w:eastAsia="ko-KR"/>
        </w:rPr>
        <w:t xml:space="preserve">. </w:t>
      </w:r>
      <w:r>
        <w:rPr>
          <w:rFonts w:hint="eastAsia"/>
          <w:color w:val="000000" w:themeColor="text1"/>
          <w:lang w:eastAsia="ko-KR"/>
        </w:rPr>
        <w:t>필요에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따라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수입검사와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연계하여</w:t>
      </w:r>
      <w:r>
        <w:rPr>
          <w:rFonts w:hint="eastAsia"/>
          <w:color w:val="000000" w:themeColor="text1"/>
          <w:lang w:eastAsia="ko-KR"/>
        </w:rPr>
        <w:t xml:space="preserve"> InspectDelivery(</w:t>
      </w:r>
      <w:r>
        <w:rPr>
          <w:rFonts w:hint="eastAsia"/>
          <w:color w:val="000000" w:themeColor="text1"/>
          <w:lang w:eastAsia="ko-KR"/>
        </w:rPr>
        <w:t>검사회신</w:t>
      </w:r>
      <w:r>
        <w:rPr>
          <w:rFonts w:hint="eastAsia"/>
          <w:color w:val="000000" w:themeColor="text1"/>
          <w:lang w:eastAsia="ko-KR"/>
        </w:rPr>
        <w:t>) BOD</w:t>
      </w:r>
      <w:r>
        <w:rPr>
          <w:rFonts w:hint="eastAsia"/>
          <w:color w:val="000000" w:themeColor="text1"/>
          <w:lang w:eastAsia="ko-KR"/>
        </w:rPr>
        <w:t>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사용자가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별도로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개발</w:t>
      </w:r>
      <w:r>
        <w:rPr>
          <w:rFonts w:hint="eastAsia"/>
          <w:color w:val="000000" w:themeColor="text1"/>
          <w:lang w:eastAsia="ko-KR"/>
        </w:rPr>
        <w:t>(User Defined)</w:t>
      </w:r>
      <w:r>
        <w:rPr>
          <w:rFonts w:hint="eastAsia"/>
          <w:color w:val="000000" w:themeColor="text1"/>
          <w:lang w:eastAsia="ko-KR"/>
        </w:rPr>
        <w:t>하여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사용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가능하다</w:t>
      </w:r>
      <w:r>
        <w:rPr>
          <w:rFonts w:hint="eastAsia"/>
          <w:color w:val="000000" w:themeColor="text1"/>
          <w:lang w:eastAsia="ko-KR"/>
        </w:rPr>
        <w:t xml:space="preserve">. </w:t>
      </w:r>
      <w:r>
        <w:rPr>
          <w:color w:val="000000" w:themeColor="text1"/>
          <w:lang w:eastAsia="ko-KR"/>
        </w:rPr>
        <w:br/>
      </w:r>
      <w:r>
        <w:rPr>
          <w:rFonts w:hint="eastAsia"/>
          <w:b/>
          <w:bCs/>
          <w:color w:val="000000" w:themeColor="text1"/>
          <w:lang w:eastAsia="ko-KR"/>
        </w:rPr>
        <w:t>그림</w:t>
      </w:r>
      <w:r>
        <w:rPr>
          <w:rFonts w:hint="eastAsia"/>
          <w:color w:val="000000" w:themeColor="text1"/>
          <w:lang w:eastAsia="ko-KR"/>
        </w:rPr>
        <w:t xml:space="preserve"> A.24</w:t>
      </w:r>
      <w:r>
        <w:rPr>
          <w:rFonts w:hint="eastAsia"/>
          <w:color w:val="000000" w:themeColor="text1"/>
          <w:lang w:eastAsia="ko-KR"/>
        </w:rPr>
        <w:t>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생산지시와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자재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불출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시나리오를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나타낸다</w:t>
      </w:r>
      <w:r>
        <w:rPr>
          <w:rFonts w:hint="eastAsia"/>
          <w:color w:val="000000" w:themeColor="text1"/>
          <w:lang w:eastAsia="ko-KR"/>
        </w:rPr>
        <w:t xml:space="preserve">. </w:t>
      </w:r>
      <w:r>
        <w:rPr>
          <w:color w:val="000000" w:themeColor="text1"/>
          <w:lang w:eastAsia="ko-KR"/>
        </w:rPr>
        <w:br/>
      </w:r>
      <w:r>
        <w:rPr>
          <w:rFonts w:hint="eastAsia"/>
          <w:b/>
          <w:bCs/>
          <w:color w:val="000000" w:themeColor="text1"/>
          <w:lang w:eastAsia="ko-KR"/>
        </w:rPr>
        <w:t>그림</w:t>
      </w:r>
      <w:r>
        <w:rPr>
          <w:rFonts w:hint="eastAsia"/>
          <w:color w:val="000000" w:themeColor="text1"/>
          <w:lang w:eastAsia="ko-KR"/>
        </w:rPr>
        <w:t xml:space="preserve"> A.25</w:t>
      </w:r>
      <w:r>
        <w:rPr>
          <w:rFonts w:hint="eastAsia"/>
          <w:color w:val="000000" w:themeColor="text1"/>
          <w:lang w:eastAsia="ko-KR"/>
        </w:rPr>
        <w:t>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생산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투입을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위한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자재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불출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및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투입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대기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창고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이동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시나리오를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나타낸다</w:t>
      </w:r>
      <w:r>
        <w:rPr>
          <w:rFonts w:hint="eastAsia"/>
          <w:color w:val="000000" w:themeColor="text1"/>
          <w:lang w:eastAsia="ko-KR"/>
        </w:rPr>
        <w:t xml:space="preserve">. </w:t>
      </w:r>
      <w:r>
        <w:rPr>
          <w:color w:val="000000" w:themeColor="text1"/>
          <w:lang w:eastAsia="ko-KR"/>
        </w:rPr>
        <w:br/>
      </w:r>
    </w:p>
    <w:p w14:paraId="03CA37BB" w14:textId="77777777" w:rsidR="00155874" w:rsidRPr="0057689E" w:rsidRDefault="00155874" w:rsidP="00155874">
      <w:pPr>
        <w:spacing w:after="160" w:line="259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B4AA0C3" wp14:editId="6906311A">
            <wp:extent cx="4640993" cy="3115339"/>
            <wp:effectExtent l="0" t="0" r="7620" b="8890"/>
            <wp:docPr id="51169007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416" cy="31310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C8B980" w14:textId="77777777" w:rsidR="00155874" w:rsidRPr="0057689E" w:rsidRDefault="00155874" w:rsidP="00155874">
      <w:pPr>
        <w:spacing w:after="160" w:line="259" w:lineRule="auto"/>
        <w:jc w:val="center"/>
        <w:rPr>
          <w:rFonts w:ascii="돋움" w:eastAsia="돋움" w:hAnsi="돋움"/>
          <w:b/>
          <w:bCs/>
          <w:color w:val="000000" w:themeColor="text1"/>
          <w:lang w:eastAsia="ko-KR"/>
        </w:rPr>
      </w:pPr>
      <w:r>
        <w:rPr>
          <w:rFonts w:ascii="돋움" w:eastAsia="돋움" w:hAnsi="돋움" w:hint="eastAsia"/>
          <w:b/>
          <w:bCs/>
          <w:color w:val="000000" w:themeColor="text1"/>
          <w:lang w:eastAsia="ko-KR"/>
        </w:rPr>
        <w:t>그림 A.22 수입검사 시나리오</w:t>
      </w:r>
    </w:p>
    <w:p w14:paraId="52816905" w14:textId="77777777" w:rsidR="00155874" w:rsidRPr="0057689E" w:rsidRDefault="00155874" w:rsidP="00155874">
      <w:pPr>
        <w:spacing w:after="160" w:line="259" w:lineRule="auto"/>
        <w:rPr>
          <w:color w:val="000000" w:themeColor="text1"/>
          <w:lang w:eastAsia="ko-KR"/>
        </w:rPr>
      </w:pPr>
    </w:p>
    <w:p w14:paraId="49A6D908" w14:textId="77777777" w:rsidR="00155874" w:rsidRPr="0057689E" w:rsidRDefault="00155874" w:rsidP="00155874">
      <w:pPr>
        <w:spacing w:after="160" w:line="259" w:lineRule="auto"/>
        <w:jc w:val="center"/>
        <w:rPr>
          <w:rFonts w:ascii="돋움" w:eastAsia="돋움" w:hAnsi="돋움" w:cstheme="minorBidi"/>
          <w:color w:val="000000" w:themeColor="text1"/>
          <w:spacing w:val="-8"/>
          <w:kern w:val="24"/>
          <w:sz w:val="28"/>
          <w:szCs w:val="28"/>
          <w14:textOutline w14:w="9525" w14:cap="flat" w14:cmpd="sng" w14:algn="ctr">
            <w14:solidFill>
              <w14:schemeClr w14:val="bg1">
                <w14:alpha w14:val="100000"/>
                <w14:lumMod w14:val="50000"/>
              </w14:schemeClr>
            </w14:solidFill>
            <w14:prstDash w14:val="solid"/>
            <w14:round/>
          </w14:textOutline>
        </w:rPr>
      </w:pPr>
      <w:r>
        <w:rPr>
          <w:rFonts w:ascii="돋움" w:eastAsia="돋움" w:hAnsi="돋움" w:cstheme="minorBidi"/>
          <w:noProof/>
          <w:color w:val="000000" w:themeColor="text1"/>
          <w:spacing w:val="-8"/>
          <w:kern w:val="24"/>
          <w:sz w:val="28"/>
          <w:szCs w:val="28"/>
          <w14:textOutline w14:w="9525" w14:cap="flat" w14:cmpd="sng" w14:algn="ctr">
            <w14:solidFill>
              <w14:schemeClr w14:val="bg1">
                <w14:alpha w14:val="100000"/>
                <w14:lumMod w14:val="50000"/>
              </w14:schemeClr>
            </w14:solidFill>
            <w14:prstDash w14:val="solid"/>
            <w14:round/>
          </w14:textOutline>
        </w:rPr>
        <w:drawing>
          <wp:inline distT="0" distB="0" distL="0" distR="0" wp14:anchorId="2D96B19A" wp14:editId="09281DCA">
            <wp:extent cx="4598049" cy="2165952"/>
            <wp:effectExtent l="0" t="0" r="0" b="6350"/>
            <wp:docPr id="1718863464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1333" cy="2176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E0D72F" w14:textId="77777777" w:rsidR="00155874" w:rsidRPr="0057689E" w:rsidRDefault="00155874" w:rsidP="00155874">
      <w:pPr>
        <w:spacing w:after="160" w:line="259" w:lineRule="auto"/>
        <w:jc w:val="center"/>
        <w:rPr>
          <w:rFonts w:ascii="돋움" w:eastAsia="돋움" w:hAnsi="돋움"/>
          <w:b/>
          <w:bCs/>
          <w:color w:val="000000" w:themeColor="text1"/>
          <w:lang w:eastAsia="ko-KR"/>
        </w:rPr>
      </w:pPr>
      <w:r>
        <w:rPr>
          <w:rFonts w:ascii="돋움" w:eastAsia="돋움" w:hAnsi="돋움" w:hint="eastAsia"/>
          <w:b/>
          <w:bCs/>
          <w:color w:val="000000" w:themeColor="text1"/>
          <w:lang w:eastAsia="ko-KR"/>
        </w:rPr>
        <w:t>그림 A.23 자재 입고 처리 시나리오</w:t>
      </w:r>
    </w:p>
    <w:p w14:paraId="6CABE04B" w14:textId="77777777" w:rsidR="00155874" w:rsidRPr="0057689E" w:rsidRDefault="00155874" w:rsidP="00155874">
      <w:pPr>
        <w:spacing w:after="160" w:line="259" w:lineRule="auto"/>
        <w:jc w:val="center"/>
        <w:rPr>
          <w:rFonts w:ascii="돋움" w:eastAsia="돋움" w:hAnsi="돋움" w:cstheme="minorBidi"/>
          <w:b/>
          <w:bCs/>
          <w:color w:val="000000" w:themeColor="text1"/>
          <w:spacing w:val="-8"/>
          <w:kern w:val="24"/>
          <w:sz w:val="28"/>
          <w:szCs w:val="28"/>
          <w14:textOutline w14:w="9525" w14:cap="flat" w14:cmpd="sng" w14:algn="ctr">
            <w14:solidFill>
              <w14:schemeClr w14:val="bg1">
                <w14:alpha w14:val="100000"/>
                <w14:lumMod w14:val="50000"/>
              </w14:schemeClr>
            </w14:solidFill>
            <w14:prstDash w14:val="solid"/>
            <w14:round/>
          </w14:textOutline>
        </w:rPr>
      </w:pPr>
      <w:r>
        <w:rPr>
          <w:rFonts w:ascii="돋움" w:eastAsia="돋움" w:hAnsi="돋움" w:cstheme="minorBidi"/>
          <w:b/>
          <w:bCs/>
          <w:noProof/>
          <w:color w:val="000000" w:themeColor="text1"/>
          <w:spacing w:val="-8"/>
          <w:kern w:val="24"/>
          <w:sz w:val="28"/>
          <w:szCs w:val="28"/>
          <w14:textOutline w14:w="9525" w14:cap="flat" w14:cmpd="sng" w14:algn="ctr">
            <w14:solidFill>
              <w14:schemeClr w14:val="bg1">
                <w14:alpha w14:val="100000"/>
                <w14:lumMod w14:val="50000"/>
              </w14:schemeClr>
            </w14:solidFill>
            <w14:prstDash w14:val="solid"/>
            <w14:round/>
          </w14:textOutline>
        </w:rPr>
        <w:drawing>
          <wp:inline distT="0" distB="0" distL="0" distR="0" wp14:anchorId="630B94BD" wp14:editId="4E560601">
            <wp:extent cx="5552698" cy="3902149"/>
            <wp:effectExtent l="0" t="0" r="0" b="3175"/>
            <wp:docPr id="1589804500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094" cy="39150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C87C42" w14:textId="77777777" w:rsidR="00155874" w:rsidRPr="0057689E" w:rsidRDefault="00155874" w:rsidP="00155874">
      <w:pPr>
        <w:spacing w:after="160" w:line="259" w:lineRule="auto"/>
        <w:jc w:val="center"/>
        <w:rPr>
          <w:rFonts w:ascii="돋움" w:eastAsia="돋움" w:hAnsi="돋움"/>
          <w:b/>
          <w:bCs/>
          <w:color w:val="000000" w:themeColor="text1"/>
          <w:lang w:eastAsia="ko-KR"/>
        </w:rPr>
      </w:pPr>
      <w:r>
        <w:rPr>
          <w:rFonts w:ascii="돋움" w:eastAsia="돋움" w:hAnsi="돋움" w:hint="eastAsia"/>
          <w:b/>
          <w:bCs/>
          <w:color w:val="000000" w:themeColor="text1"/>
          <w:lang w:eastAsia="ko-KR"/>
        </w:rPr>
        <w:t>그림 A.24 생산지시 연계 자재 불출 시나리오</w:t>
      </w:r>
    </w:p>
    <w:p w14:paraId="5E53AFBD" w14:textId="77777777" w:rsidR="00155874" w:rsidRPr="0057689E" w:rsidRDefault="00155874" w:rsidP="00155874">
      <w:pPr>
        <w:spacing w:after="160" w:line="259" w:lineRule="auto"/>
        <w:jc w:val="center"/>
        <w:rPr>
          <w:rFonts w:ascii="돋움" w:eastAsia="돋움" w:hAnsi="돋움"/>
          <w:b/>
          <w:bCs/>
          <w:color w:val="000000" w:themeColor="text1"/>
          <w:lang w:eastAsia="ko-KR"/>
        </w:rPr>
      </w:pPr>
    </w:p>
    <w:p w14:paraId="4B89D59A" w14:textId="77777777" w:rsidR="00155874" w:rsidRPr="0057689E" w:rsidRDefault="00155874" w:rsidP="00155874">
      <w:pPr>
        <w:spacing w:after="160" w:line="259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55312B0E" wp14:editId="5A4D97FE">
            <wp:extent cx="5312805" cy="3530009"/>
            <wp:effectExtent l="0" t="0" r="2540" b="0"/>
            <wp:docPr id="601037745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906" cy="3534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D45D06" w14:textId="77777777" w:rsidR="00155874" w:rsidRPr="0057689E" w:rsidRDefault="00155874" w:rsidP="00155874">
      <w:pPr>
        <w:spacing w:after="160" w:line="259" w:lineRule="auto"/>
        <w:jc w:val="center"/>
        <w:rPr>
          <w:rFonts w:ascii="돋움" w:eastAsia="돋움" w:hAnsi="돋움" w:cstheme="minorBidi"/>
          <w:b/>
          <w:bCs/>
          <w:color w:val="000000" w:themeColor="text1"/>
          <w:spacing w:val="-8"/>
          <w:kern w:val="24"/>
          <w:sz w:val="28"/>
          <w:szCs w:val="28"/>
          <w:lang w:eastAsia="ko-KR"/>
          <w14:textOutline w14:w="9525" w14:cap="flat" w14:cmpd="sng" w14:algn="ctr">
            <w14:solidFill>
              <w14:schemeClr w14:val="bg1">
                <w14:alpha w14:val="100000"/>
                <w14:lumMod w14:val="50000"/>
              </w14:schemeClr>
            </w14:solidFill>
            <w14:prstDash w14:val="solid"/>
            <w14:round/>
          </w14:textOutline>
        </w:rPr>
      </w:pPr>
      <w:r>
        <w:rPr>
          <w:rFonts w:ascii="돋움" w:eastAsia="돋움" w:hAnsi="돋움" w:hint="eastAsia"/>
          <w:b/>
          <w:bCs/>
          <w:color w:val="000000" w:themeColor="text1"/>
          <w:lang w:eastAsia="ko-KR"/>
        </w:rPr>
        <w:t>그림 A.25 자재 불출 연계 투입 대기 창고 이동 시나리오</w:t>
      </w:r>
    </w:p>
    <w:p w14:paraId="4B016E1E" w14:textId="77777777" w:rsidR="00155874" w:rsidRPr="0057689E" w:rsidRDefault="00155874" w:rsidP="00155874">
      <w:pPr>
        <w:pStyle w:val="ad"/>
        <w:spacing w:after="160" w:line="259" w:lineRule="auto"/>
        <w:ind w:left="1" w:hanging="1"/>
        <w:rPr>
          <w:b/>
          <w:bCs/>
          <w:color w:val="000000" w:themeColor="text1"/>
          <w:lang w:eastAsia="ko-KR"/>
        </w:rPr>
      </w:pPr>
      <w:r>
        <w:rPr>
          <w:rFonts w:hint="eastAsia"/>
          <w:b/>
          <w:bCs/>
          <w:color w:val="000000" w:themeColor="text1"/>
          <w:lang w:eastAsia="ko-KR"/>
        </w:rPr>
        <w:t xml:space="preserve">A.3.8. </w:t>
      </w:r>
      <w:r>
        <w:rPr>
          <w:rFonts w:hint="eastAsia"/>
          <w:b/>
          <w:bCs/>
          <w:color w:val="000000" w:themeColor="text1"/>
          <w:lang w:eastAsia="ko-KR"/>
        </w:rPr>
        <w:t>생산관리</w:t>
      </w:r>
      <w:r>
        <w:rPr>
          <w:rFonts w:hint="eastAsia"/>
          <w:b/>
          <w:bCs/>
          <w:color w:val="000000" w:themeColor="text1"/>
          <w:lang w:eastAsia="ko-KR"/>
        </w:rPr>
        <w:t xml:space="preserve"> </w:t>
      </w:r>
      <w:r>
        <w:rPr>
          <w:rFonts w:hint="eastAsia"/>
          <w:b/>
          <w:bCs/>
          <w:color w:val="000000" w:themeColor="text1"/>
          <w:lang w:eastAsia="ko-KR"/>
        </w:rPr>
        <w:t>시나리오</w:t>
      </w:r>
    </w:p>
    <w:p w14:paraId="10EA64EC" w14:textId="77777777" w:rsidR="00155874" w:rsidRPr="0057689E" w:rsidRDefault="00155874" w:rsidP="00155874">
      <w:pPr>
        <w:spacing w:after="160" w:line="259" w:lineRule="auto"/>
        <w:rPr>
          <w:color w:val="000000" w:themeColor="text1"/>
          <w:lang w:eastAsia="ko-KR"/>
        </w:rPr>
      </w:pPr>
    </w:p>
    <w:p w14:paraId="0B2E6B0F" w14:textId="77777777" w:rsidR="00155874" w:rsidRPr="0057689E" w:rsidRDefault="00155874" w:rsidP="00155874">
      <w:pPr>
        <w:spacing w:after="160" w:line="259" w:lineRule="auto"/>
        <w:rPr>
          <w:color w:val="000000" w:themeColor="text1"/>
          <w:lang w:eastAsia="ko-KR"/>
        </w:rPr>
      </w:pPr>
      <w:r>
        <w:rPr>
          <w:rFonts w:hint="eastAsia"/>
          <w:b/>
          <w:bCs/>
          <w:color w:val="000000" w:themeColor="text1"/>
          <w:lang w:eastAsia="ko-KR"/>
        </w:rPr>
        <w:t>그림</w:t>
      </w:r>
      <w:r>
        <w:rPr>
          <w:rFonts w:hint="eastAsia"/>
          <w:color w:val="000000" w:themeColor="text1"/>
          <w:lang w:eastAsia="ko-KR"/>
        </w:rPr>
        <w:t xml:space="preserve"> A.26</w:t>
      </w:r>
      <w:r>
        <w:rPr>
          <w:rFonts w:hint="eastAsia"/>
          <w:color w:val="000000" w:themeColor="text1"/>
          <w:lang w:eastAsia="ko-KR"/>
        </w:rPr>
        <w:t>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공정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착공·완공에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대한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장비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연계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시나리오를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나타낸다</w:t>
      </w:r>
      <w:r>
        <w:rPr>
          <w:rFonts w:hint="eastAsia"/>
          <w:color w:val="000000" w:themeColor="text1"/>
          <w:lang w:eastAsia="ko-KR"/>
        </w:rPr>
        <w:t>.</w:t>
      </w:r>
      <w:r>
        <w:rPr>
          <w:color w:val="000000" w:themeColor="text1"/>
          <w:lang w:eastAsia="ko-KR"/>
        </w:rPr>
        <w:br/>
      </w:r>
      <w:r>
        <w:rPr>
          <w:rFonts w:hint="eastAsia"/>
          <w:b/>
          <w:bCs/>
          <w:color w:val="000000" w:themeColor="text1"/>
          <w:lang w:eastAsia="ko-KR"/>
        </w:rPr>
        <w:t>그림</w:t>
      </w:r>
      <w:r>
        <w:rPr>
          <w:rFonts w:hint="eastAsia"/>
          <w:color w:val="000000" w:themeColor="text1"/>
          <w:lang w:eastAsia="ko-KR"/>
        </w:rPr>
        <w:t xml:space="preserve"> A.27</w:t>
      </w:r>
      <w:r>
        <w:rPr>
          <w:rFonts w:hint="eastAsia"/>
          <w:color w:val="000000" w:themeColor="text1"/>
          <w:lang w:eastAsia="ko-KR"/>
        </w:rPr>
        <w:t>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제조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실행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공정별</w:t>
      </w:r>
      <w:r>
        <w:rPr>
          <w:rFonts w:hint="eastAsia"/>
          <w:color w:val="000000" w:themeColor="text1"/>
          <w:lang w:eastAsia="ko-KR"/>
        </w:rPr>
        <w:t xml:space="preserve">, </w:t>
      </w:r>
      <w:r>
        <w:rPr>
          <w:rFonts w:hint="eastAsia"/>
          <w:color w:val="000000" w:themeColor="text1"/>
          <w:lang w:eastAsia="ko-KR"/>
        </w:rPr>
        <w:t>설비별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설비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파라메터를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수집하고</w:t>
      </w:r>
      <w:r>
        <w:rPr>
          <w:rFonts w:hint="eastAsia"/>
          <w:color w:val="000000" w:themeColor="text1"/>
          <w:lang w:eastAsia="ko-KR"/>
        </w:rPr>
        <w:t xml:space="preserve">, </w:t>
      </w:r>
      <w:r>
        <w:rPr>
          <w:rFonts w:hint="eastAsia"/>
          <w:color w:val="000000" w:themeColor="text1"/>
          <w:lang w:eastAsia="ko-KR"/>
        </w:rPr>
        <w:t>비정상범위에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속하는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설비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파라메터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발생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상위시스템에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공지하는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시나리오를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나타낸다</w:t>
      </w:r>
      <w:r>
        <w:rPr>
          <w:rFonts w:hint="eastAsia"/>
          <w:color w:val="000000" w:themeColor="text1"/>
          <w:lang w:eastAsia="ko-KR"/>
        </w:rPr>
        <w:t xml:space="preserve">. </w:t>
      </w:r>
      <w:r>
        <w:rPr>
          <w:color w:val="000000" w:themeColor="text1"/>
          <w:lang w:eastAsia="ko-KR"/>
        </w:rPr>
        <w:br/>
      </w:r>
      <w:r>
        <w:rPr>
          <w:rFonts w:hint="eastAsia"/>
          <w:b/>
          <w:bCs/>
          <w:color w:val="000000" w:themeColor="text1"/>
          <w:lang w:eastAsia="ko-KR"/>
        </w:rPr>
        <w:t>그림</w:t>
      </w:r>
      <w:r>
        <w:rPr>
          <w:rFonts w:hint="eastAsia"/>
          <w:color w:val="000000" w:themeColor="text1"/>
          <w:lang w:eastAsia="ko-KR"/>
        </w:rPr>
        <w:t xml:space="preserve"> A.28</w:t>
      </w:r>
      <w:r>
        <w:rPr>
          <w:rFonts w:hint="eastAsia"/>
          <w:color w:val="000000" w:themeColor="text1"/>
          <w:lang w:eastAsia="ko-KR"/>
        </w:rPr>
        <w:t>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제품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생산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완료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제품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패킹에서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입고까지의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시나리오를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나타낸다</w:t>
      </w:r>
      <w:r>
        <w:rPr>
          <w:rFonts w:hint="eastAsia"/>
          <w:color w:val="000000" w:themeColor="text1"/>
          <w:lang w:eastAsia="ko-KR"/>
        </w:rPr>
        <w:t>.</w:t>
      </w:r>
    </w:p>
    <w:p w14:paraId="0ECDD034" w14:textId="77777777" w:rsidR="00155874" w:rsidRPr="0057689E" w:rsidRDefault="00155874" w:rsidP="00155874">
      <w:pPr>
        <w:spacing w:after="160" w:line="259" w:lineRule="auto"/>
        <w:rPr>
          <w:color w:val="000000" w:themeColor="text1"/>
          <w:lang w:eastAsia="ko-KR"/>
        </w:rPr>
      </w:pPr>
    </w:p>
    <w:p w14:paraId="08B925BF" w14:textId="77777777" w:rsidR="00155874" w:rsidRPr="0057689E" w:rsidRDefault="00155874" w:rsidP="00155874">
      <w:pPr>
        <w:spacing w:after="160" w:line="259" w:lineRule="auto"/>
        <w:jc w:val="center"/>
        <w:rPr>
          <w:rFonts w:ascii="돋움" w:eastAsia="돋움" w:hAnsi="돋움"/>
          <w:color w:val="000000" w:themeColor="text1"/>
        </w:rPr>
      </w:pPr>
      <w:r>
        <w:rPr>
          <w:rFonts w:ascii="돋움" w:eastAsia="돋움" w:hAnsi="돋움"/>
          <w:noProof/>
          <w:color w:val="000000" w:themeColor="text1"/>
        </w:rPr>
        <w:drawing>
          <wp:inline distT="0" distB="0" distL="0" distR="0" wp14:anchorId="6DCCD84B" wp14:editId="66929A19">
            <wp:extent cx="4794569" cy="3713155"/>
            <wp:effectExtent l="0" t="0" r="6350" b="1905"/>
            <wp:docPr id="2085962321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7300" cy="3723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E9D579" w14:textId="77777777" w:rsidR="00155874" w:rsidRPr="0057689E" w:rsidRDefault="00155874" w:rsidP="00155874">
      <w:pPr>
        <w:spacing w:after="160" w:line="259" w:lineRule="auto"/>
        <w:jc w:val="center"/>
        <w:rPr>
          <w:rFonts w:ascii="돋움" w:eastAsia="돋움" w:hAnsi="돋움"/>
          <w:b/>
          <w:bCs/>
          <w:color w:val="000000" w:themeColor="text1"/>
          <w:lang w:eastAsia="ko-KR"/>
        </w:rPr>
      </w:pPr>
      <w:r>
        <w:rPr>
          <w:rFonts w:ascii="돋움" w:eastAsia="돋움" w:hAnsi="돋움" w:hint="eastAsia"/>
          <w:b/>
          <w:bCs/>
          <w:color w:val="000000" w:themeColor="text1"/>
          <w:lang w:eastAsia="ko-KR"/>
        </w:rPr>
        <w:t>그림 A.26 착공·완공 처리 시나리오</w:t>
      </w:r>
    </w:p>
    <w:p w14:paraId="42AF4891" w14:textId="77777777" w:rsidR="00155874" w:rsidRPr="0057689E" w:rsidRDefault="00155874" w:rsidP="00155874">
      <w:pPr>
        <w:spacing w:after="160" w:line="259" w:lineRule="auto"/>
        <w:rPr>
          <w:color w:val="000000" w:themeColor="text1"/>
          <w:lang w:eastAsia="ko-KR"/>
        </w:rPr>
      </w:pPr>
    </w:p>
    <w:p w14:paraId="597FB2B3" w14:textId="77777777" w:rsidR="00155874" w:rsidRPr="0057689E" w:rsidRDefault="00155874" w:rsidP="00155874">
      <w:pPr>
        <w:spacing w:after="160" w:line="259" w:lineRule="auto"/>
        <w:jc w:val="center"/>
        <w:rPr>
          <w:rFonts w:eastAsiaTheme="minorEastAsia"/>
          <w:color w:val="000000" w:themeColor="text1"/>
        </w:rPr>
      </w:pPr>
      <w:r>
        <w:rPr>
          <w:rFonts w:eastAsiaTheme="minorEastAsia"/>
          <w:noProof/>
          <w:color w:val="000000" w:themeColor="text1"/>
        </w:rPr>
        <w:drawing>
          <wp:inline distT="0" distB="0" distL="0" distR="0" wp14:anchorId="212E9DCE" wp14:editId="1468B0D2">
            <wp:extent cx="5041032" cy="2307265"/>
            <wp:effectExtent l="0" t="0" r="7620" b="0"/>
            <wp:docPr id="1201464628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5838" cy="23186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F75692" w14:textId="77777777" w:rsidR="00155874" w:rsidRPr="0057689E" w:rsidRDefault="00155874" w:rsidP="00155874">
      <w:pPr>
        <w:spacing w:after="160" w:line="259" w:lineRule="auto"/>
        <w:jc w:val="center"/>
        <w:rPr>
          <w:rFonts w:ascii="돋움" w:eastAsia="돋움" w:hAnsi="돋움" w:cstheme="minorBidi"/>
          <w:b/>
          <w:bCs/>
          <w:color w:val="000000" w:themeColor="text1"/>
          <w:spacing w:val="-8"/>
          <w:kern w:val="24"/>
          <w:sz w:val="28"/>
          <w:szCs w:val="28"/>
          <w:lang w:eastAsia="ko-KR"/>
          <w14:textOutline w14:w="9525" w14:cap="flat" w14:cmpd="sng" w14:algn="ctr">
            <w14:solidFill>
              <w14:schemeClr w14:val="bg1">
                <w14:alpha w14:val="100000"/>
                <w14:lumMod w14:val="50000"/>
              </w14:schemeClr>
            </w14:solidFill>
            <w14:prstDash w14:val="solid"/>
            <w14:round/>
          </w14:textOutline>
        </w:rPr>
      </w:pPr>
      <w:r>
        <w:rPr>
          <w:rFonts w:ascii="돋움" w:eastAsia="돋움" w:hAnsi="돋움" w:hint="eastAsia"/>
          <w:b/>
          <w:bCs/>
          <w:color w:val="000000" w:themeColor="text1"/>
          <w:lang w:eastAsia="ko-KR"/>
        </w:rPr>
        <w:t>그림 A.27 설비 파라메터 수집 시나리오</w:t>
      </w:r>
    </w:p>
    <w:p w14:paraId="35C0D4D7" w14:textId="77777777" w:rsidR="00155874" w:rsidRPr="0057689E" w:rsidRDefault="00155874" w:rsidP="00155874">
      <w:pPr>
        <w:spacing w:after="160" w:line="259" w:lineRule="auto"/>
        <w:rPr>
          <w:color w:val="000000" w:themeColor="text1"/>
          <w:lang w:eastAsia="ko-KR"/>
        </w:rPr>
      </w:pPr>
    </w:p>
    <w:p w14:paraId="41B1FF9E" w14:textId="77777777" w:rsidR="00155874" w:rsidRPr="0057689E" w:rsidRDefault="00155874" w:rsidP="00155874">
      <w:pPr>
        <w:spacing w:after="160" w:line="259" w:lineRule="auto"/>
        <w:jc w:val="center"/>
        <w:rPr>
          <w:rFonts w:ascii="맑은 고딕" w:eastAsiaTheme="majorEastAsia" w:hAnsi="맑은 고딕" w:cstheme="minorBidi"/>
          <w:color w:val="000000" w:themeColor="text1"/>
          <w:spacing w:val="-8"/>
          <w:kern w:val="24"/>
          <w:sz w:val="28"/>
          <w:szCs w:val="28"/>
          <w14:textOutline w14:w="9525" w14:cap="flat" w14:cmpd="sng" w14:algn="ctr">
            <w14:solidFill>
              <w14:schemeClr w14:val="bg1">
                <w14:alpha w14:val="100000"/>
                <w14:lumMod w14:val="50000"/>
              </w14:schemeClr>
            </w14:solidFill>
            <w14:prstDash w14:val="solid"/>
            <w14:round/>
          </w14:textOutline>
        </w:rPr>
      </w:pPr>
      <w:r>
        <w:rPr>
          <w:rFonts w:ascii="맑은 고딕" w:eastAsiaTheme="majorEastAsia" w:hAnsi="맑은 고딕" w:cstheme="minorBidi"/>
          <w:noProof/>
          <w:color w:val="000000" w:themeColor="text1"/>
          <w:spacing w:val="-8"/>
          <w:kern w:val="24"/>
          <w:sz w:val="28"/>
          <w:szCs w:val="28"/>
          <w14:textOutline w14:w="9525" w14:cap="flat" w14:cmpd="sng" w14:algn="ctr">
            <w14:solidFill>
              <w14:schemeClr w14:val="bg1">
                <w14:alpha w14:val="100000"/>
                <w14:lumMod w14:val="50000"/>
              </w14:schemeClr>
            </w14:solidFill>
            <w14:prstDash w14:val="solid"/>
            <w14:round/>
          </w14:textOutline>
        </w:rPr>
        <w:drawing>
          <wp:inline distT="0" distB="0" distL="0" distR="0" wp14:anchorId="0F54189F" wp14:editId="2841454F">
            <wp:extent cx="5772653" cy="2604976"/>
            <wp:effectExtent l="0" t="0" r="0" b="5080"/>
            <wp:docPr id="12850708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377" cy="26107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A81D20" w14:textId="77777777" w:rsidR="00155874" w:rsidRPr="0057689E" w:rsidRDefault="00155874" w:rsidP="00155874">
      <w:pPr>
        <w:spacing w:after="160" w:line="259" w:lineRule="auto"/>
        <w:jc w:val="center"/>
        <w:rPr>
          <w:rFonts w:ascii="맑은 고딕" w:eastAsiaTheme="majorEastAsia" w:hAnsi="맑은 고딕" w:cstheme="minorBidi"/>
          <w:color w:val="000000" w:themeColor="text1"/>
          <w:spacing w:val="-8"/>
          <w:kern w:val="24"/>
          <w:sz w:val="28"/>
          <w:szCs w:val="28"/>
          <w:lang w:eastAsia="ko-KR"/>
          <w14:textOutline w14:w="9525" w14:cap="flat" w14:cmpd="sng" w14:algn="ctr">
            <w14:solidFill>
              <w14:schemeClr w14:val="bg1">
                <w14:alpha w14:val="100000"/>
                <w14:lumMod w14:val="50000"/>
              </w14:schemeClr>
            </w14:solidFill>
            <w14:prstDash w14:val="solid"/>
            <w14:round/>
          </w14:textOutline>
        </w:rPr>
      </w:pPr>
      <w:r>
        <w:rPr>
          <w:rFonts w:ascii="돋움" w:eastAsia="돋움" w:hAnsi="돋움" w:hint="eastAsia"/>
          <w:b/>
          <w:bCs/>
          <w:color w:val="000000" w:themeColor="text1"/>
          <w:lang w:eastAsia="ko-KR"/>
        </w:rPr>
        <w:t>그림 A.28 완제품 입고 시나리오</w:t>
      </w:r>
    </w:p>
    <w:p w14:paraId="20722E77" w14:textId="77777777" w:rsidR="00155874" w:rsidRPr="0057689E" w:rsidRDefault="00155874" w:rsidP="00155874">
      <w:pPr>
        <w:spacing w:after="160" w:line="259" w:lineRule="auto"/>
        <w:rPr>
          <w:rFonts w:ascii="맑은 고딕" w:eastAsiaTheme="majorEastAsia" w:hAnsi="맑은 고딕" w:cstheme="minorBidi"/>
          <w:color w:val="000000" w:themeColor="text1"/>
          <w:spacing w:val="-8"/>
          <w:kern w:val="24"/>
          <w:sz w:val="28"/>
          <w:szCs w:val="28"/>
          <w:lang w:eastAsia="ko-KR"/>
          <w14:textOutline w14:w="9525" w14:cap="flat" w14:cmpd="sng" w14:algn="ctr">
            <w14:solidFill>
              <w14:schemeClr w14:val="bg1">
                <w14:alpha w14:val="100000"/>
                <w14:lumMod w14:val="50000"/>
              </w14:schemeClr>
            </w14:solidFill>
            <w14:prstDash w14:val="solid"/>
            <w14:round/>
          </w14:textOutline>
        </w:rPr>
      </w:pPr>
      <w:r>
        <w:rPr>
          <w:rFonts w:ascii="맑은 고딕" w:eastAsiaTheme="majorEastAsia" w:hAnsi="맑은 고딕" w:cstheme="minorBidi"/>
          <w:color w:val="000000" w:themeColor="text1"/>
          <w:spacing w:val="-8"/>
          <w:kern w:val="24"/>
          <w:sz w:val="28"/>
          <w:szCs w:val="28"/>
          <w:lang w:eastAsia="ko-KR"/>
          <w14:textOutline w14:w="9525" w14:cap="flat" w14:cmpd="sng" w14:algn="ctr">
            <w14:solidFill>
              <w14:schemeClr w14:val="bg1">
                <w14:alpha w14:val="100000"/>
                <w14:lumMod w14:val="50000"/>
              </w14:schemeClr>
            </w14:solidFill>
            <w14:prstDash w14:val="solid"/>
            <w14:round/>
          </w14:textOutline>
        </w:rPr>
        <w:br w:type="page"/>
      </w:r>
    </w:p>
    <w:p w14:paraId="576D5CE7" w14:textId="77777777" w:rsidR="00155874" w:rsidRPr="0057689E" w:rsidRDefault="00155874" w:rsidP="00155874">
      <w:pPr>
        <w:spacing w:after="160" w:line="259" w:lineRule="auto"/>
        <w:rPr>
          <w:b/>
          <w:bCs/>
          <w:color w:val="000000" w:themeColor="text1"/>
          <w:lang w:eastAsia="ko-KR"/>
        </w:rPr>
      </w:pPr>
      <w:r>
        <w:rPr>
          <w:rFonts w:hint="eastAsia"/>
          <w:b/>
          <w:bCs/>
          <w:color w:val="000000" w:themeColor="text1"/>
          <w:lang w:eastAsia="ko-KR"/>
        </w:rPr>
        <w:t xml:space="preserve">A.3.9 </w:t>
      </w:r>
      <w:r>
        <w:rPr>
          <w:rFonts w:hint="eastAsia"/>
          <w:b/>
          <w:bCs/>
          <w:color w:val="000000" w:themeColor="text1"/>
          <w:lang w:eastAsia="ko-KR"/>
        </w:rPr>
        <w:t>공정물류</w:t>
      </w:r>
      <w:r>
        <w:rPr>
          <w:rFonts w:hint="eastAsia"/>
          <w:b/>
          <w:bCs/>
          <w:color w:val="000000" w:themeColor="text1"/>
          <w:lang w:eastAsia="ko-KR"/>
        </w:rPr>
        <w:t xml:space="preserve"> </w:t>
      </w:r>
      <w:r>
        <w:rPr>
          <w:rFonts w:hint="eastAsia"/>
          <w:b/>
          <w:bCs/>
          <w:color w:val="000000" w:themeColor="text1"/>
          <w:lang w:eastAsia="ko-KR"/>
        </w:rPr>
        <w:t>시나리오</w:t>
      </w:r>
    </w:p>
    <w:p w14:paraId="1991E34F" w14:textId="77777777" w:rsidR="00155874" w:rsidRPr="0057689E" w:rsidRDefault="00155874" w:rsidP="00155874">
      <w:pPr>
        <w:spacing w:after="160" w:line="259" w:lineRule="auto"/>
        <w:rPr>
          <w:color w:val="000000" w:themeColor="text1"/>
          <w:lang w:eastAsia="ko-KR"/>
        </w:rPr>
      </w:pPr>
    </w:p>
    <w:p w14:paraId="0CCA1BEE" w14:textId="77777777" w:rsidR="00155874" w:rsidRPr="0057689E" w:rsidRDefault="00155874" w:rsidP="00155874">
      <w:pPr>
        <w:spacing w:after="160" w:line="259" w:lineRule="auto"/>
        <w:rPr>
          <w:color w:val="000000" w:themeColor="text1"/>
        </w:rPr>
      </w:pPr>
      <w:r>
        <w:rPr>
          <w:rFonts w:hint="eastAsia"/>
          <w:b/>
          <w:bCs/>
          <w:color w:val="000000" w:themeColor="text1"/>
          <w:lang w:eastAsia="ko-KR"/>
        </w:rPr>
        <w:t>그림</w:t>
      </w:r>
      <w:r>
        <w:rPr>
          <w:rFonts w:hint="eastAsia"/>
          <w:color w:val="000000" w:themeColor="text1"/>
          <w:lang w:eastAsia="ko-KR"/>
        </w:rPr>
        <w:t xml:space="preserve"> A.29</w:t>
      </w:r>
      <w:r>
        <w:rPr>
          <w:rFonts w:hint="eastAsia"/>
          <w:color w:val="000000" w:themeColor="text1"/>
          <w:lang w:eastAsia="ko-KR"/>
        </w:rPr>
        <w:t>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로트의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공정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착공에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따라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해당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공정으로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물류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이동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시나리오를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나타낸다</w:t>
      </w:r>
      <w:r>
        <w:rPr>
          <w:rFonts w:hint="eastAsia"/>
          <w:color w:val="000000" w:themeColor="text1"/>
          <w:lang w:eastAsia="ko-KR"/>
        </w:rPr>
        <w:t xml:space="preserve">. </w:t>
      </w:r>
      <w:r>
        <w:rPr>
          <w:color w:val="000000" w:themeColor="text1"/>
          <w:lang w:eastAsia="ko-KR"/>
        </w:rPr>
        <w:br/>
      </w:r>
      <w:r>
        <w:rPr>
          <w:rFonts w:hint="eastAsia"/>
          <w:b/>
          <w:bCs/>
          <w:color w:val="000000" w:themeColor="text1"/>
          <w:lang w:eastAsia="ko-KR"/>
        </w:rPr>
        <w:t>그림</w:t>
      </w:r>
      <w:r>
        <w:rPr>
          <w:rFonts w:hint="eastAsia"/>
          <w:color w:val="000000" w:themeColor="text1"/>
          <w:lang w:eastAsia="ko-KR"/>
        </w:rPr>
        <w:t xml:space="preserve"> A.30</w:t>
      </w:r>
      <w:r>
        <w:rPr>
          <w:rFonts w:hint="eastAsia"/>
          <w:color w:val="000000" w:themeColor="text1"/>
          <w:lang w:eastAsia="ko-KR"/>
        </w:rPr>
        <w:t>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로트의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공정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완공에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따라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다음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경로로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물류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이동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시나리오를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나타낸다</w:t>
      </w:r>
      <w:r>
        <w:rPr>
          <w:rFonts w:hint="eastAsia"/>
          <w:color w:val="000000" w:themeColor="text1"/>
          <w:lang w:eastAsia="ko-KR"/>
        </w:rPr>
        <w:t xml:space="preserve">. </w:t>
      </w:r>
      <w:r>
        <w:rPr>
          <w:color w:val="000000" w:themeColor="text1"/>
          <w:lang w:eastAsia="ko-KR"/>
        </w:rPr>
        <w:br/>
      </w:r>
      <w:r>
        <w:rPr>
          <w:rFonts w:hint="eastAsia"/>
          <w:b/>
          <w:bCs/>
          <w:color w:val="000000" w:themeColor="text1"/>
          <w:lang w:eastAsia="ko-KR"/>
        </w:rPr>
        <w:t>그림</w:t>
      </w:r>
      <w:r>
        <w:rPr>
          <w:rFonts w:hint="eastAsia"/>
          <w:color w:val="000000" w:themeColor="text1"/>
          <w:lang w:eastAsia="ko-KR"/>
        </w:rPr>
        <w:t xml:space="preserve"> A.31</w:t>
      </w:r>
      <w:r>
        <w:rPr>
          <w:rFonts w:hint="eastAsia"/>
          <w:color w:val="000000" w:themeColor="text1"/>
          <w:lang w:eastAsia="ko-KR"/>
        </w:rPr>
        <w:t>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현재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위치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정보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이벤트에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따라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다음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경로로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물류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이동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시나리오를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나타낸다</w:t>
      </w:r>
      <w:r>
        <w:rPr>
          <w:rFonts w:hint="eastAsia"/>
          <w:color w:val="000000" w:themeColor="text1"/>
          <w:lang w:eastAsia="ko-KR"/>
        </w:rPr>
        <w:t xml:space="preserve">. </w:t>
      </w:r>
      <w:r>
        <w:rPr>
          <w:color w:val="000000" w:themeColor="text1"/>
          <w:lang w:eastAsia="ko-KR"/>
        </w:rPr>
        <w:br/>
      </w:r>
      <w:r>
        <w:rPr>
          <w:rFonts w:hint="eastAsia"/>
          <w:b/>
          <w:bCs/>
          <w:color w:val="000000" w:themeColor="text1"/>
          <w:lang w:eastAsia="ko-KR"/>
        </w:rPr>
        <w:t>그림</w:t>
      </w:r>
      <w:r>
        <w:rPr>
          <w:rFonts w:hint="eastAsia"/>
          <w:color w:val="000000" w:themeColor="text1"/>
          <w:lang w:eastAsia="ko-KR"/>
        </w:rPr>
        <w:t xml:space="preserve"> A.32</w:t>
      </w:r>
      <w:r>
        <w:rPr>
          <w:rFonts w:hint="eastAsia"/>
          <w:color w:val="000000" w:themeColor="text1"/>
          <w:lang w:eastAsia="ko-KR"/>
        </w:rPr>
        <w:t>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공정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저장소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재공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정보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수집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또는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동기화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시나리오를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나타낸다</w:t>
      </w:r>
      <w:r>
        <w:rPr>
          <w:rFonts w:hint="eastAsia"/>
          <w:color w:val="000000" w:themeColor="text1"/>
          <w:lang w:eastAsia="ko-KR"/>
        </w:rPr>
        <w:t xml:space="preserve">. </w:t>
      </w:r>
      <w:r>
        <w:rPr>
          <w:color w:val="000000" w:themeColor="text1"/>
          <w:lang w:eastAsia="ko-KR"/>
        </w:rPr>
        <w:br/>
      </w:r>
      <w:r>
        <w:rPr>
          <w:rFonts w:hint="eastAsia"/>
          <w:b/>
          <w:bCs/>
          <w:color w:val="000000" w:themeColor="text1"/>
          <w:lang w:eastAsia="ko-KR"/>
        </w:rPr>
        <w:t>그림</w:t>
      </w:r>
      <w:r>
        <w:rPr>
          <w:rFonts w:hint="eastAsia"/>
          <w:color w:val="000000" w:themeColor="text1"/>
          <w:lang w:eastAsia="ko-KR"/>
        </w:rPr>
        <w:t xml:space="preserve"> A.33</w:t>
      </w:r>
      <w:r>
        <w:rPr>
          <w:rFonts w:hint="eastAsia"/>
          <w:color w:val="000000" w:themeColor="text1"/>
          <w:lang w:eastAsia="ko-KR"/>
        </w:rPr>
        <w:t>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저장소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알람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발생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운영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시나리오를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나타낸다</w:t>
      </w:r>
      <w:r>
        <w:rPr>
          <w:rFonts w:hint="eastAsia"/>
          <w:color w:val="000000" w:themeColor="text1"/>
          <w:lang w:eastAsia="ko-KR"/>
        </w:rPr>
        <w:t xml:space="preserve">. </w:t>
      </w:r>
      <w:r>
        <w:rPr>
          <w:color w:val="000000" w:themeColor="text1"/>
          <w:lang w:eastAsia="ko-KR"/>
        </w:rPr>
        <w:br/>
      </w:r>
      <w:r>
        <w:rPr>
          <w:rFonts w:hint="eastAsia"/>
          <w:b/>
          <w:bCs/>
          <w:color w:val="000000" w:themeColor="text1"/>
        </w:rPr>
        <w:t>그림</w:t>
      </w:r>
      <w:r>
        <w:rPr>
          <w:rFonts w:hint="eastAsia"/>
          <w:color w:val="000000" w:themeColor="text1"/>
        </w:rPr>
        <w:t xml:space="preserve"> A.34</w:t>
      </w:r>
      <w:r>
        <w:rPr>
          <w:rFonts w:hint="eastAsia"/>
          <w:color w:val="000000" w:themeColor="text1"/>
        </w:rPr>
        <w:t>는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설비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상태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변경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시나리오를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나타낸다</w:t>
      </w:r>
      <w:r>
        <w:rPr>
          <w:rFonts w:hint="eastAsia"/>
          <w:color w:val="000000" w:themeColor="text1"/>
        </w:rPr>
        <w:t>.</w:t>
      </w:r>
    </w:p>
    <w:p w14:paraId="409E1EDA" w14:textId="77777777" w:rsidR="00155874" w:rsidRPr="0057689E" w:rsidRDefault="00155874" w:rsidP="00155874">
      <w:pPr>
        <w:spacing w:after="160" w:line="259" w:lineRule="auto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</w:t>
      </w:r>
    </w:p>
    <w:p w14:paraId="0D125D2D" w14:textId="77777777" w:rsidR="00155874" w:rsidRPr="0057689E" w:rsidRDefault="00155874" w:rsidP="00155874">
      <w:pPr>
        <w:spacing w:after="160" w:line="259" w:lineRule="auto"/>
        <w:ind w:firstLineChars="100" w:firstLine="200"/>
        <w:jc w:val="center"/>
        <w:rPr>
          <w:rFonts w:ascii="돋움" w:eastAsia="돋움" w:hAnsi="돋움"/>
          <w:noProof/>
          <w:color w:val="000000" w:themeColor="text1"/>
        </w:rPr>
      </w:pPr>
      <w:r>
        <w:rPr>
          <w:rFonts w:ascii="돋움" w:eastAsia="돋움" w:hAnsi="돋움"/>
          <w:noProof/>
          <w:color w:val="000000" w:themeColor="text1"/>
        </w:rPr>
        <w:drawing>
          <wp:inline distT="0" distB="0" distL="0" distR="0" wp14:anchorId="6B0CAE5B" wp14:editId="6089BDE9">
            <wp:extent cx="5873322" cy="4175695"/>
            <wp:effectExtent l="0" t="0" r="0" b="0"/>
            <wp:docPr id="374366605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85" cy="41823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8D41DF" w14:textId="77777777" w:rsidR="00155874" w:rsidRPr="0057689E" w:rsidRDefault="00155874" w:rsidP="00155874">
      <w:pPr>
        <w:spacing w:after="160" w:line="259" w:lineRule="auto"/>
        <w:ind w:firstLineChars="100" w:firstLine="200"/>
        <w:jc w:val="center"/>
        <w:rPr>
          <w:rFonts w:ascii="돋움" w:eastAsia="돋움" w:hAnsi="돋움"/>
          <w:b/>
          <w:bCs/>
          <w:color w:val="000000" w:themeColor="text1"/>
          <w:lang w:eastAsia="ko-KR"/>
        </w:rPr>
      </w:pPr>
      <w:r>
        <w:rPr>
          <w:rFonts w:ascii="돋움" w:eastAsia="돋움" w:hAnsi="돋움" w:hint="eastAsia"/>
          <w:b/>
          <w:bCs/>
          <w:color w:val="000000" w:themeColor="text1"/>
          <w:lang w:eastAsia="ko-KR"/>
        </w:rPr>
        <w:t>그림 A.29 착공 연계 공정 물류 시나리오</w:t>
      </w:r>
    </w:p>
    <w:p w14:paraId="0A24B62C" w14:textId="77777777" w:rsidR="00155874" w:rsidRPr="0057689E" w:rsidRDefault="00155874" w:rsidP="00155874">
      <w:pPr>
        <w:spacing w:after="160" w:line="259" w:lineRule="auto"/>
        <w:ind w:firstLineChars="100" w:firstLine="200"/>
        <w:jc w:val="center"/>
        <w:rPr>
          <w:rFonts w:ascii="돋움" w:eastAsia="돋움" w:hAnsi="돋움"/>
          <w:noProof/>
          <w:color w:val="000000" w:themeColor="text1"/>
          <w:lang w:eastAsia="ko-KR"/>
        </w:rPr>
      </w:pPr>
    </w:p>
    <w:p w14:paraId="3D6D6544" w14:textId="77777777" w:rsidR="00155874" w:rsidRPr="0057689E" w:rsidRDefault="00155874" w:rsidP="00155874">
      <w:pPr>
        <w:spacing w:after="160" w:line="259" w:lineRule="auto"/>
        <w:ind w:firstLineChars="100" w:firstLine="200"/>
        <w:jc w:val="center"/>
        <w:rPr>
          <w:rFonts w:ascii="돋움" w:eastAsia="돋움" w:hAnsi="돋움"/>
          <w:color w:val="000000" w:themeColor="text1"/>
        </w:rPr>
      </w:pPr>
      <w:r>
        <w:rPr>
          <w:rFonts w:ascii="돋움" w:eastAsia="돋움" w:hAnsi="돋움"/>
          <w:noProof/>
          <w:color w:val="000000" w:themeColor="text1"/>
        </w:rPr>
        <w:drawing>
          <wp:inline distT="0" distB="0" distL="0" distR="0" wp14:anchorId="1F47805E" wp14:editId="15145F22">
            <wp:extent cx="5667154" cy="4221941"/>
            <wp:effectExtent l="0" t="0" r="0" b="4445"/>
            <wp:docPr id="645944990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154" cy="42219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D2ACC8" w14:textId="77777777" w:rsidR="00155874" w:rsidRPr="0057689E" w:rsidRDefault="00155874" w:rsidP="00155874">
      <w:pPr>
        <w:spacing w:after="160" w:line="259" w:lineRule="auto"/>
        <w:jc w:val="center"/>
        <w:rPr>
          <w:rFonts w:ascii="돋움" w:eastAsia="돋움" w:hAnsi="돋움"/>
          <w:b/>
          <w:bCs/>
          <w:color w:val="000000" w:themeColor="text1"/>
          <w:lang w:eastAsia="ko-KR"/>
        </w:rPr>
      </w:pPr>
      <w:r>
        <w:rPr>
          <w:rFonts w:ascii="돋움" w:eastAsia="돋움" w:hAnsi="돋움" w:hint="eastAsia"/>
          <w:b/>
          <w:bCs/>
          <w:color w:val="000000" w:themeColor="text1"/>
          <w:lang w:eastAsia="ko-KR"/>
        </w:rPr>
        <w:t>그림 A.30 완공 연계 공정 물류 시나리오</w:t>
      </w:r>
    </w:p>
    <w:p w14:paraId="353B4EA5" w14:textId="77777777" w:rsidR="00155874" w:rsidRPr="0057689E" w:rsidRDefault="00155874" w:rsidP="00155874">
      <w:pPr>
        <w:spacing w:after="160" w:line="259" w:lineRule="auto"/>
        <w:jc w:val="center"/>
        <w:rPr>
          <w:rFonts w:ascii="돋움" w:eastAsia="돋움" w:hAnsi="돋움"/>
          <w:b/>
          <w:bCs/>
          <w:color w:val="000000" w:themeColor="text1"/>
          <w:lang w:eastAsia="ko-KR"/>
        </w:rPr>
      </w:pPr>
    </w:p>
    <w:p w14:paraId="3F44EF8D" w14:textId="77777777" w:rsidR="00155874" w:rsidRPr="0057689E" w:rsidRDefault="00155874" w:rsidP="00155874">
      <w:pPr>
        <w:spacing w:after="160" w:line="259" w:lineRule="auto"/>
        <w:jc w:val="center"/>
        <w:rPr>
          <w:rFonts w:ascii="돋움" w:eastAsia="돋움" w:hAnsi="돋움" w:cstheme="minorBidi"/>
          <w:color w:val="000000" w:themeColor="text1"/>
          <w:spacing w:val="-8"/>
          <w:kern w:val="24"/>
          <w:sz w:val="28"/>
          <w:szCs w:val="28"/>
          <w14:textOutline w14:w="9525" w14:cap="flat" w14:cmpd="sng" w14:algn="ctr">
            <w14:solidFill>
              <w14:schemeClr w14:val="bg1">
                <w14:alpha w14:val="100000"/>
                <w14:lumMod w14:val="50000"/>
              </w14:schemeClr>
            </w14:solidFill>
            <w14:prstDash w14:val="solid"/>
            <w14:round/>
          </w14:textOutline>
        </w:rPr>
      </w:pPr>
      <w:r>
        <w:rPr>
          <w:rFonts w:ascii="돋움" w:eastAsia="돋움" w:hAnsi="돋움" w:cstheme="minorBidi"/>
          <w:noProof/>
          <w:color w:val="000000" w:themeColor="text1"/>
          <w:spacing w:val="-8"/>
          <w:kern w:val="24"/>
          <w:sz w:val="28"/>
          <w:szCs w:val="28"/>
          <w14:textOutline w14:w="9525" w14:cap="flat" w14:cmpd="sng" w14:algn="ctr">
            <w14:solidFill>
              <w14:schemeClr w14:val="bg1">
                <w14:alpha w14:val="100000"/>
                <w14:lumMod w14:val="50000"/>
              </w14:schemeClr>
            </w14:solidFill>
            <w14:prstDash w14:val="solid"/>
            <w14:round/>
          </w14:textOutline>
        </w:rPr>
        <w:drawing>
          <wp:inline distT="0" distB="0" distL="0" distR="0" wp14:anchorId="49924BAE" wp14:editId="0C6E321F">
            <wp:extent cx="4486940" cy="3413101"/>
            <wp:effectExtent l="0" t="0" r="0" b="0"/>
            <wp:docPr id="387620074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130" cy="34223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A6C55F" w14:textId="77777777" w:rsidR="00155874" w:rsidRPr="0057689E" w:rsidRDefault="00155874" w:rsidP="00155874">
      <w:pPr>
        <w:spacing w:after="160" w:line="259" w:lineRule="auto"/>
        <w:jc w:val="center"/>
        <w:rPr>
          <w:rFonts w:ascii="돋움" w:eastAsia="돋움" w:hAnsi="돋움" w:cstheme="minorBidi"/>
          <w:b/>
          <w:bCs/>
          <w:color w:val="000000" w:themeColor="text1"/>
          <w:spacing w:val="-8"/>
          <w:kern w:val="24"/>
          <w:sz w:val="28"/>
          <w:szCs w:val="28"/>
          <w:lang w:eastAsia="ko-KR"/>
          <w14:textOutline w14:w="9525" w14:cap="flat" w14:cmpd="sng" w14:algn="ctr">
            <w14:solidFill>
              <w14:schemeClr w14:val="bg1">
                <w14:alpha w14:val="100000"/>
                <w14:lumMod w14:val="50000"/>
              </w14:schemeClr>
            </w14:solidFill>
            <w14:prstDash w14:val="solid"/>
            <w14:round/>
          </w14:textOutline>
        </w:rPr>
      </w:pPr>
      <w:r>
        <w:rPr>
          <w:rFonts w:ascii="돋움" w:eastAsia="돋움" w:hAnsi="돋움" w:hint="eastAsia"/>
          <w:b/>
          <w:bCs/>
          <w:color w:val="000000" w:themeColor="text1"/>
          <w:lang w:eastAsia="ko-KR"/>
        </w:rPr>
        <w:t>그림 A.31 위치 정보 이벤트 기반 공정 물류 시나리오</w:t>
      </w:r>
    </w:p>
    <w:p w14:paraId="62EE9C7C" w14:textId="77777777" w:rsidR="00155874" w:rsidRPr="0057689E" w:rsidRDefault="00155874" w:rsidP="00155874">
      <w:pPr>
        <w:spacing w:after="160" w:line="259" w:lineRule="auto"/>
        <w:jc w:val="center"/>
        <w:rPr>
          <w:rFonts w:ascii="돋움" w:eastAsia="돋움" w:hAnsi="돋움" w:cstheme="minorBidi"/>
          <w:color w:val="000000" w:themeColor="text1"/>
          <w:spacing w:val="-8"/>
          <w:kern w:val="24"/>
          <w:sz w:val="28"/>
          <w:szCs w:val="28"/>
          <w14:textOutline w14:w="9525" w14:cap="flat" w14:cmpd="sng" w14:algn="ctr">
            <w14:solidFill>
              <w14:schemeClr w14:val="bg1">
                <w14:alpha w14:val="100000"/>
                <w14:lumMod w14:val="50000"/>
              </w14:schemeClr>
            </w14:solidFill>
            <w14:prstDash w14:val="solid"/>
            <w14:round/>
          </w14:textOutline>
        </w:rPr>
      </w:pPr>
      <w:r>
        <w:rPr>
          <w:rFonts w:ascii="돋움" w:eastAsia="돋움" w:hAnsi="돋움" w:cstheme="minorBidi"/>
          <w:noProof/>
          <w:color w:val="000000" w:themeColor="text1"/>
          <w:spacing w:val="-8"/>
          <w:kern w:val="24"/>
          <w:sz w:val="28"/>
          <w:szCs w:val="28"/>
          <w14:textOutline w14:w="9525" w14:cap="flat" w14:cmpd="sng" w14:algn="ctr">
            <w14:solidFill>
              <w14:schemeClr w14:val="bg1">
                <w14:alpha w14:val="100000"/>
                <w14:lumMod w14:val="50000"/>
              </w14:schemeClr>
            </w14:solidFill>
            <w14:prstDash w14:val="solid"/>
            <w14:round/>
          </w14:textOutline>
        </w:rPr>
        <w:drawing>
          <wp:inline distT="0" distB="0" distL="0" distR="0" wp14:anchorId="7A8595EA" wp14:editId="71D53D39">
            <wp:extent cx="5781940" cy="2269586"/>
            <wp:effectExtent l="0" t="0" r="9525" b="0"/>
            <wp:docPr id="671828176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314" cy="22716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F62C1E" w14:textId="77777777" w:rsidR="00155874" w:rsidRPr="0057689E" w:rsidRDefault="00155874" w:rsidP="00155874">
      <w:pPr>
        <w:spacing w:after="160" w:line="259" w:lineRule="auto"/>
        <w:jc w:val="center"/>
        <w:rPr>
          <w:rFonts w:ascii="돋움" w:eastAsia="돋움" w:hAnsi="돋움"/>
          <w:b/>
          <w:bCs/>
          <w:color w:val="000000" w:themeColor="text1"/>
          <w:lang w:eastAsia="ko-KR"/>
        </w:rPr>
      </w:pPr>
      <w:r>
        <w:rPr>
          <w:rFonts w:ascii="돋움" w:eastAsia="돋움" w:hAnsi="돋움" w:hint="eastAsia"/>
          <w:b/>
          <w:bCs/>
          <w:color w:val="000000" w:themeColor="text1"/>
          <w:lang w:eastAsia="ko-KR"/>
        </w:rPr>
        <w:t>그림 A.32 저장소 재공 정보 동기화 시나리오</w:t>
      </w:r>
    </w:p>
    <w:p w14:paraId="5D076A64" w14:textId="77777777" w:rsidR="00155874" w:rsidRPr="0057689E" w:rsidRDefault="00155874" w:rsidP="00155874">
      <w:pPr>
        <w:spacing w:after="160" w:line="259" w:lineRule="auto"/>
        <w:rPr>
          <w:color w:val="000000" w:themeColor="text1"/>
          <w:lang w:eastAsia="ko-KR"/>
        </w:rPr>
      </w:pPr>
    </w:p>
    <w:p w14:paraId="008962F6" w14:textId="77777777" w:rsidR="00155874" w:rsidRPr="0057689E" w:rsidRDefault="00155874" w:rsidP="00155874">
      <w:pPr>
        <w:spacing w:after="160" w:line="259" w:lineRule="auto"/>
        <w:jc w:val="center"/>
        <w:rPr>
          <w:rFonts w:ascii="돋움" w:eastAsia="돋움" w:hAnsi="돋움"/>
          <w:b/>
          <w:bCs/>
          <w:color w:val="000000" w:themeColor="text1"/>
        </w:rPr>
      </w:pPr>
      <w:r>
        <w:rPr>
          <w:rFonts w:ascii="돋움" w:eastAsia="돋움" w:hAnsi="돋움"/>
          <w:b/>
          <w:bCs/>
          <w:noProof/>
          <w:color w:val="000000" w:themeColor="text1"/>
        </w:rPr>
        <w:drawing>
          <wp:inline distT="0" distB="0" distL="0" distR="0" wp14:anchorId="1C9AA06E" wp14:editId="73096503">
            <wp:extent cx="5720317" cy="4824258"/>
            <wp:effectExtent l="0" t="0" r="0" b="0"/>
            <wp:docPr id="1064837856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576" cy="48421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A628AC" w14:textId="77777777" w:rsidR="00155874" w:rsidRPr="0057689E" w:rsidRDefault="00155874" w:rsidP="00155874">
      <w:pPr>
        <w:spacing w:after="160" w:line="259" w:lineRule="auto"/>
        <w:jc w:val="center"/>
        <w:rPr>
          <w:rFonts w:ascii="돋움" w:eastAsia="돋움" w:hAnsi="돋움"/>
          <w:b/>
          <w:bCs/>
          <w:color w:val="000000" w:themeColor="text1"/>
          <w:lang w:eastAsia="ko-KR"/>
        </w:rPr>
      </w:pPr>
      <w:r>
        <w:rPr>
          <w:rFonts w:ascii="돋움" w:eastAsia="돋움" w:hAnsi="돋움" w:hint="eastAsia"/>
          <w:b/>
          <w:bCs/>
          <w:color w:val="000000" w:themeColor="text1"/>
          <w:lang w:eastAsia="ko-KR"/>
        </w:rPr>
        <w:t>그림 A.33 저장소 알람 처리 시나리오</w:t>
      </w:r>
    </w:p>
    <w:p w14:paraId="4E7315E4" w14:textId="77777777" w:rsidR="00155874" w:rsidRPr="0057689E" w:rsidRDefault="00155874" w:rsidP="00155874">
      <w:pPr>
        <w:spacing w:after="160" w:line="259" w:lineRule="auto"/>
        <w:rPr>
          <w:color w:val="000000" w:themeColor="text1"/>
          <w:lang w:eastAsia="ko-KR"/>
        </w:rPr>
      </w:pPr>
    </w:p>
    <w:p w14:paraId="301BB524" w14:textId="77777777" w:rsidR="00155874" w:rsidRPr="0057689E" w:rsidRDefault="00155874" w:rsidP="00155874">
      <w:pPr>
        <w:spacing w:after="160" w:line="259" w:lineRule="auto"/>
        <w:jc w:val="center"/>
        <w:rPr>
          <w:rFonts w:eastAsiaTheme="minorEastAsia"/>
          <w:color w:val="000000" w:themeColor="text1"/>
        </w:rPr>
      </w:pPr>
      <w:r>
        <w:rPr>
          <w:rFonts w:eastAsiaTheme="minorEastAsia"/>
          <w:noProof/>
          <w:color w:val="000000" w:themeColor="text1"/>
        </w:rPr>
        <w:drawing>
          <wp:inline distT="0" distB="0" distL="0" distR="0" wp14:anchorId="4A75281D" wp14:editId="0B90BC7A">
            <wp:extent cx="5848494" cy="3710763"/>
            <wp:effectExtent l="0" t="0" r="0" b="4445"/>
            <wp:docPr id="1491004725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394" cy="37189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00F80D" w14:textId="77777777" w:rsidR="00155874" w:rsidRPr="0057689E" w:rsidRDefault="00155874" w:rsidP="00155874">
      <w:pPr>
        <w:spacing w:after="160" w:line="259" w:lineRule="auto"/>
        <w:jc w:val="center"/>
        <w:rPr>
          <w:rFonts w:ascii="돋움" w:eastAsia="돋움" w:hAnsi="돋움"/>
          <w:b/>
          <w:bCs/>
          <w:color w:val="000000" w:themeColor="text1"/>
          <w:lang w:eastAsia="ko-KR"/>
        </w:rPr>
      </w:pPr>
      <w:r>
        <w:rPr>
          <w:rFonts w:ascii="돋움" w:eastAsia="돋움" w:hAnsi="돋움" w:hint="eastAsia"/>
          <w:b/>
          <w:bCs/>
          <w:color w:val="000000" w:themeColor="text1"/>
          <w:lang w:eastAsia="ko-KR"/>
        </w:rPr>
        <w:t>그림 A.34 설비 상태 변경 시나리오</w:t>
      </w:r>
    </w:p>
    <w:p w14:paraId="6A38D99F" w14:textId="77777777" w:rsidR="00155874" w:rsidRPr="0057689E" w:rsidRDefault="00155874" w:rsidP="00155874">
      <w:pPr>
        <w:spacing w:after="160" w:line="259" w:lineRule="auto"/>
        <w:rPr>
          <w:rFonts w:ascii="돋움" w:eastAsia="돋움" w:hAnsi="돋움"/>
          <w:b/>
          <w:bCs/>
          <w:color w:val="000000" w:themeColor="text1"/>
          <w:lang w:eastAsia="ko-KR"/>
        </w:rPr>
      </w:pPr>
      <w:r>
        <w:rPr>
          <w:rFonts w:ascii="돋움" w:eastAsia="돋움" w:hAnsi="돋움"/>
          <w:b/>
          <w:bCs/>
          <w:color w:val="000000" w:themeColor="text1"/>
          <w:lang w:eastAsia="ko-KR"/>
        </w:rPr>
        <w:br w:type="page"/>
      </w:r>
    </w:p>
    <w:p w14:paraId="22018CDE" w14:textId="77777777" w:rsidR="00155874" w:rsidRPr="0057689E" w:rsidRDefault="00155874" w:rsidP="00155874">
      <w:pPr>
        <w:spacing w:after="160" w:line="259" w:lineRule="auto"/>
        <w:rPr>
          <w:b/>
          <w:bCs/>
          <w:color w:val="000000" w:themeColor="text1"/>
          <w:lang w:eastAsia="ko-KR"/>
        </w:rPr>
      </w:pPr>
      <w:r>
        <w:rPr>
          <w:rFonts w:hint="eastAsia"/>
          <w:b/>
          <w:bCs/>
          <w:color w:val="000000" w:themeColor="text1"/>
          <w:lang w:eastAsia="ko-KR"/>
        </w:rPr>
        <w:t xml:space="preserve">A.3.10 </w:t>
      </w:r>
      <w:r>
        <w:rPr>
          <w:rFonts w:hint="eastAsia"/>
          <w:b/>
          <w:bCs/>
          <w:color w:val="000000" w:themeColor="text1"/>
          <w:lang w:eastAsia="ko-KR"/>
        </w:rPr>
        <w:t>사후서비스</w:t>
      </w:r>
      <w:r>
        <w:rPr>
          <w:rFonts w:hint="eastAsia"/>
          <w:b/>
          <w:bCs/>
          <w:color w:val="000000" w:themeColor="text1"/>
          <w:lang w:eastAsia="ko-KR"/>
        </w:rPr>
        <w:t xml:space="preserve"> </w:t>
      </w:r>
      <w:r>
        <w:rPr>
          <w:rFonts w:hint="eastAsia"/>
          <w:b/>
          <w:bCs/>
          <w:color w:val="000000" w:themeColor="text1"/>
          <w:lang w:eastAsia="ko-KR"/>
        </w:rPr>
        <w:t>시나리오</w:t>
      </w:r>
    </w:p>
    <w:p w14:paraId="3085EDE7" w14:textId="77777777" w:rsidR="00155874" w:rsidRPr="0057689E" w:rsidRDefault="00155874" w:rsidP="00155874">
      <w:pPr>
        <w:spacing w:after="160" w:line="259" w:lineRule="auto"/>
        <w:rPr>
          <w:color w:val="000000" w:themeColor="text1"/>
          <w:lang w:eastAsia="ko-KR"/>
        </w:rPr>
      </w:pPr>
    </w:p>
    <w:p w14:paraId="1D0474D0" w14:textId="77777777" w:rsidR="00155874" w:rsidRPr="0057689E" w:rsidRDefault="00155874" w:rsidP="00155874">
      <w:pPr>
        <w:spacing w:after="160" w:line="259" w:lineRule="auto"/>
        <w:rPr>
          <w:color w:val="000000" w:themeColor="text1"/>
          <w:lang w:eastAsia="ko-KR"/>
        </w:rPr>
      </w:pPr>
      <w:r>
        <w:rPr>
          <w:rFonts w:hint="eastAsia"/>
          <w:b/>
          <w:bCs/>
          <w:color w:val="000000" w:themeColor="text1"/>
          <w:lang w:eastAsia="ko-KR"/>
        </w:rPr>
        <w:t>그림</w:t>
      </w:r>
      <w:r>
        <w:rPr>
          <w:rFonts w:hint="eastAsia"/>
          <w:color w:val="000000" w:themeColor="text1"/>
          <w:lang w:eastAsia="ko-KR"/>
        </w:rPr>
        <w:t xml:space="preserve"> A.35</w:t>
      </w:r>
      <w:r>
        <w:rPr>
          <w:rFonts w:hint="eastAsia"/>
          <w:color w:val="000000" w:themeColor="text1"/>
          <w:lang w:eastAsia="ko-KR"/>
        </w:rPr>
        <w:t>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고객의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사후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서비스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요청에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따른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연계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시나리오를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나타낸다</w:t>
      </w:r>
      <w:r>
        <w:rPr>
          <w:rFonts w:hint="eastAsia"/>
          <w:color w:val="000000" w:themeColor="text1"/>
          <w:lang w:eastAsia="ko-KR"/>
        </w:rPr>
        <w:t xml:space="preserve">. </w:t>
      </w:r>
      <w:r>
        <w:rPr>
          <w:color w:val="000000" w:themeColor="text1"/>
          <w:lang w:eastAsia="ko-KR"/>
        </w:rPr>
        <w:br/>
      </w:r>
      <w:r>
        <w:rPr>
          <w:rFonts w:hint="eastAsia"/>
          <w:b/>
          <w:bCs/>
          <w:color w:val="000000" w:themeColor="text1"/>
          <w:lang w:eastAsia="ko-KR"/>
        </w:rPr>
        <w:t>그림</w:t>
      </w:r>
      <w:r>
        <w:rPr>
          <w:rFonts w:hint="eastAsia"/>
          <w:color w:val="000000" w:themeColor="text1"/>
          <w:lang w:eastAsia="ko-KR"/>
        </w:rPr>
        <w:t xml:space="preserve"> A.36</w:t>
      </w:r>
      <w:r>
        <w:rPr>
          <w:rFonts w:hint="eastAsia"/>
          <w:color w:val="000000" w:themeColor="text1"/>
          <w:lang w:eastAsia="ko-KR"/>
        </w:rPr>
        <w:t>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고객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제품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운영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데이터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분석</w:t>
      </w:r>
      <w:r>
        <w:rPr>
          <w:rFonts w:hint="eastAsia"/>
          <w:color w:val="000000" w:themeColor="text1"/>
          <w:lang w:eastAsia="ko-KR"/>
        </w:rPr>
        <w:t>(</w:t>
      </w:r>
      <w:r>
        <w:rPr>
          <w:rFonts w:hint="eastAsia"/>
          <w:color w:val="000000" w:themeColor="text1"/>
          <w:lang w:eastAsia="ko-KR"/>
        </w:rPr>
        <w:t>부품수명예측</w:t>
      </w:r>
      <w:r>
        <w:rPr>
          <w:rFonts w:hint="eastAsia"/>
          <w:color w:val="000000" w:themeColor="text1"/>
          <w:lang w:eastAsia="ko-KR"/>
        </w:rPr>
        <w:t xml:space="preserve">, </w:t>
      </w:r>
      <w:r>
        <w:rPr>
          <w:rFonts w:hint="eastAsia"/>
          <w:color w:val="000000" w:themeColor="text1"/>
          <w:lang w:eastAsia="ko-KR"/>
        </w:rPr>
        <w:t>고장진단</w:t>
      </w:r>
      <w:r>
        <w:rPr>
          <w:rFonts w:hint="eastAsia"/>
          <w:color w:val="000000" w:themeColor="text1"/>
          <w:lang w:eastAsia="ko-KR"/>
        </w:rPr>
        <w:t xml:space="preserve">, </w:t>
      </w:r>
      <w:r>
        <w:rPr>
          <w:rFonts w:hint="eastAsia"/>
          <w:color w:val="000000" w:themeColor="text1"/>
          <w:lang w:eastAsia="ko-KR"/>
        </w:rPr>
        <w:t>중복출동방지</w:t>
      </w:r>
      <w:r>
        <w:rPr>
          <w:rFonts w:hint="eastAsia"/>
          <w:color w:val="000000" w:themeColor="text1"/>
          <w:lang w:eastAsia="ko-KR"/>
        </w:rPr>
        <w:t>)</w:t>
      </w:r>
      <w:r>
        <w:rPr>
          <w:rFonts w:hint="eastAsia"/>
          <w:color w:val="000000" w:themeColor="text1"/>
          <w:lang w:eastAsia="ko-KR"/>
        </w:rPr>
        <w:t>에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따른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예측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정비를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위한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사후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서비스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안내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시나리오를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나타낸다</w:t>
      </w:r>
      <w:r>
        <w:rPr>
          <w:rFonts w:hint="eastAsia"/>
          <w:color w:val="000000" w:themeColor="text1"/>
          <w:lang w:eastAsia="ko-KR"/>
        </w:rPr>
        <w:t>.</w:t>
      </w:r>
    </w:p>
    <w:p w14:paraId="4F020463" w14:textId="77777777" w:rsidR="00155874" w:rsidRPr="0057689E" w:rsidRDefault="00155874" w:rsidP="00155874">
      <w:pPr>
        <w:spacing w:after="160" w:line="259" w:lineRule="auto"/>
        <w:rPr>
          <w:rFonts w:eastAsiaTheme="minorEastAsia"/>
          <w:color w:val="000000" w:themeColor="text1"/>
          <w:lang w:eastAsia="ko-KR"/>
        </w:rPr>
      </w:pPr>
    </w:p>
    <w:p w14:paraId="1B6F25FB" w14:textId="77777777" w:rsidR="00155874" w:rsidRPr="0057689E" w:rsidRDefault="00155874" w:rsidP="00155874">
      <w:pPr>
        <w:spacing w:after="160" w:line="259" w:lineRule="auto"/>
        <w:jc w:val="center"/>
        <w:rPr>
          <w:rFonts w:eastAsiaTheme="minorEastAsia"/>
          <w:color w:val="000000" w:themeColor="text1"/>
        </w:rPr>
      </w:pPr>
      <w:r>
        <w:rPr>
          <w:rFonts w:eastAsiaTheme="minorEastAsia"/>
          <w:noProof/>
          <w:color w:val="000000" w:themeColor="text1"/>
        </w:rPr>
        <w:drawing>
          <wp:inline distT="0" distB="0" distL="0" distR="0" wp14:anchorId="4A9B42ED" wp14:editId="41635730">
            <wp:extent cx="4476307" cy="3296747"/>
            <wp:effectExtent l="0" t="0" r="635" b="0"/>
            <wp:docPr id="102761453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760" cy="33125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10C3C3" w14:textId="77777777" w:rsidR="00155874" w:rsidRPr="0057689E" w:rsidRDefault="00155874" w:rsidP="00155874">
      <w:pPr>
        <w:spacing w:after="160" w:line="259" w:lineRule="auto"/>
        <w:jc w:val="center"/>
        <w:rPr>
          <w:rFonts w:ascii="돋움" w:eastAsia="돋움" w:hAnsi="돋움"/>
          <w:b/>
          <w:bCs/>
          <w:color w:val="000000" w:themeColor="text1"/>
          <w:lang w:eastAsia="ko-KR"/>
        </w:rPr>
      </w:pPr>
      <w:r>
        <w:rPr>
          <w:rFonts w:ascii="돋움" w:eastAsia="돋움" w:hAnsi="돋움" w:hint="eastAsia"/>
          <w:b/>
          <w:bCs/>
          <w:color w:val="000000" w:themeColor="text1"/>
          <w:lang w:eastAsia="ko-KR"/>
        </w:rPr>
        <w:t>그림 A.35 사후 서비스 처리 시나리오</w:t>
      </w:r>
    </w:p>
    <w:p w14:paraId="2832BE72" w14:textId="77777777" w:rsidR="00155874" w:rsidRPr="0057689E" w:rsidRDefault="00155874" w:rsidP="00155874">
      <w:pPr>
        <w:spacing w:after="160" w:line="259" w:lineRule="auto"/>
        <w:jc w:val="center"/>
        <w:rPr>
          <w:rFonts w:eastAsiaTheme="minorEastAsia"/>
          <w:color w:val="000000" w:themeColor="text1"/>
          <w:lang w:eastAsia="ko-KR"/>
        </w:rPr>
      </w:pPr>
    </w:p>
    <w:p w14:paraId="3DC0F481" w14:textId="77777777" w:rsidR="00155874" w:rsidRPr="0057689E" w:rsidRDefault="00155874" w:rsidP="00155874">
      <w:pPr>
        <w:spacing w:after="160" w:line="259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B14A528" wp14:editId="0210A569">
            <wp:extent cx="4263656" cy="2953668"/>
            <wp:effectExtent l="0" t="0" r="3810" b="0"/>
            <wp:docPr id="516220437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170" cy="29720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70D194" w14:textId="77777777" w:rsidR="00155874" w:rsidRPr="0057689E" w:rsidRDefault="00155874" w:rsidP="00155874">
      <w:pPr>
        <w:spacing w:after="160" w:line="259" w:lineRule="auto"/>
        <w:jc w:val="center"/>
        <w:rPr>
          <w:rFonts w:ascii="돋움" w:eastAsia="돋움" w:hAnsi="돋움"/>
          <w:b/>
          <w:bCs/>
          <w:color w:val="000000" w:themeColor="text1"/>
          <w:lang w:eastAsia="ko-KR"/>
        </w:rPr>
      </w:pPr>
      <w:r>
        <w:rPr>
          <w:rFonts w:ascii="돋움" w:eastAsia="돋움" w:hAnsi="돋움" w:hint="eastAsia"/>
          <w:b/>
          <w:bCs/>
          <w:color w:val="000000" w:themeColor="text1"/>
          <w:lang w:eastAsia="ko-KR"/>
        </w:rPr>
        <w:t>그림 A.36 고객 제품 운영 데이터 연계 예방 정비 서비스 처리 시나리오</w:t>
      </w:r>
    </w:p>
    <w:p w14:paraId="3924F701" w14:textId="77777777" w:rsidR="00155874" w:rsidRPr="0057689E" w:rsidRDefault="00155874" w:rsidP="00155874">
      <w:pPr>
        <w:pStyle w:val="KSDTA"/>
        <w:rPr>
          <w:color w:val="000000" w:themeColor="text1"/>
          <w:lang w:eastAsia="ko-KR"/>
        </w:rPr>
      </w:pPr>
      <w:r>
        <w:rPr>
          <w:rFonts w:eastAsia="Yu Mincho"/>
          <w:color w:val="000000" w:themeColor="text1"/>
          <w:lang w:eastAsia="ko-KR"/>
        </w:rPr>
        <w:br/>
      </w:r>
      <w:bookmarkStart w:id="4308" w:name="_Toc156487330"/>
      <w:r>
        <w:rPr>
          <w:b w:val="0"/>
          <w:bCs/>
          <w:color w:val="000000" w:themeColor="text1"/>
          <w:lang w:eastAsia="ko-KR"/>
        </w:rPr>
        <w:t>(</w:t>
      </w:r>
      <w:r>
        <w:rPr>
          <w:rFonts w:hint="eastAsia"/>
          <w:b w:val="0"/>
          <w:bCs/>
          <w:color w:val="000000" w:themeColor="text1"/>
          <w:lang w:eastAsia="ko-KR"/>
        </w:rPr>
        <w:t>참고</w:t>
      </w:r>
      <w:r>
        <w:rPr>
          <w:b w:val="0"/>
          <w:bCs/>
          <w:color w:val="000000" w:themeColor="text1"/>
          <w:lang w:eastAsia="ko-KR"/>
        </w:rPr>
        <w:t>)</w:t>
      </w:r>
      <w:r>
        <w:rPr>
          <w:color w:val="000000" w:themeColor="text1"/>
          <w:lang w:eastAsia="ko-KR"/>
        </w:rPr>
        <w:br/>
      </w:r>
      <w:r>
        <w:rPr>
          <w:color w:val="000000" w:themeColor="text1"/>
          <w:lang w:eastAsia="ko-KR"/>
        </w:rPr>
        <w:br/>
      </w:r>
      <w:r>
        <w:rPr>
          <w:rFonts w:cs="Arial" w:hint="eastAsia"/>
          <w:color w:val="000000" w:themeColor="text1"/>
          <w:lang w:eastAsia="ko-KR"/>
        </w:rPr>
        <w:t>IEC 62264</w:t>
      </w:r>
      <w:r>
        <w:rPr>
          <w:rFonts w:cs="Arial" w:hint="eastAsia"/>
          <w:color w:val="000000" w:themeColor="text1"/>
          <w:lang w:eastAsia="ko-KR"/>
        </w:rPr>
        <w:t>와</w:t>
      </w:r>
      <w:r>
        <w:rPr>
          <w:rFonts w:cs="Arial" w:hint="eastAsia"/>
          <w:color w:val="000000" w:themeColor="text1"/>
          <w:lang w:eastAsia="ko-KR"/>
        </w:rPr>
        <w:t xml:space="preserve"> OAGIS 10.6</w:t>
      </w:r>
      <w:r>
        <w:rPr>
          <w:rFonts w:cs="Arial" w:hint="eastAsia"/>
          <w:color w:val="000000" w:themeColor="text1"/>
          <w:lang w:eastAsia="ko-KR"/>
        </w:rPr>
        <w:t>과의</w:t>
      </w:r>
      <w:r>
        <w:rPr>
          <w:rFonts w:cs="Arial" w:hint="eastAsia"/>
          <w:color w:val="000000" w:themeColor="text1"/>
          <w:lang w:eastAsia="ko-KR"/>
        </w:rPr>
        <w:t xml:space="preserve"> </w:t>
      </w:r>
      <w:r>
        <w:rPr>
          <w:rFonts w:cs="Arial" w:hint="eastAsia"/>
          <w:color w:val="000000" w:themeColor="text1"/>
          <w:lang w:eastAsia="ko-KR"/>
        </w:rPr>
        <w:t>관계</w:t>
      </w:r>
      <w:bookmarkEnd w:id="4308"/>
    </w:p>
    <w:p w14:paraId="5A24ABD7" w14:textId="77777777" w:rsidR="00155874" w:rsidRPr="0057689E" w:rsidRDefault="00155874" w:rsidP="00155874">
      <w:pPr>
        <w:rPr>
          <w:rFonts w:eastAsia="Yu Mincho"/>
          <w:color w:val="000000" w:themeColor="text1"/>
          <w:lang w:val="de-DE" w:eastAsia="ko-KR"/>
        </w:rPr>
      </w:pPr>
    </w:p>
    <w:p w14:paraId="4BE14613" w14:textId="77777777" w:rsidR="00155874" w:rsidRPr="0057689E" w:rsidRDefault="00155874" w:rsidP="00155874">
      <w:pPr>
        <w:rPr>
          <w:rFonts w:eastAsia="Yu Mincho"/>
          <w:color w:val="000000" w:themeColor="text1"/>
          <w:lang w:val="de-DE" w:eastAsia="ko-KR"/>
        </w:rPr>
      </w:pPr>
    </w:p>
    <w:p w14:paraId="1C4A211E" w14:textId="77777777" w:rsidR="00155874" w:rsidRPr="0057689E" w:rsidRDefault="00155874" w:rsidP="00155874">
      <w:pPr>
        <w:pStyle w:val="KSDTA1"/>
        <w:tabs>
          <w:tab w:val="num" w:pos="851"/>
        </w:tabs>
        <w:ind w:left="142" w:hangingChars="59" w:hanging="142"/>
        <w:rPr>
          <w:color w:val="000000" w:themeColor="text1"/>
          <w:lang w:eastAsia="ko-KR"/>
        </w:rPr>
      </w:pPr>
      <w:bookmarkStart w:id="4309" w:name="_Toc156487331"/>
      <w:r>
        <w:rPr>
          <w:rFonts w:hint="eastAsia"/>
          <w:color w:val="000000" w:themeColor="text1"/>
          <w:lang w:eastAsia="ko-KR"/>
        </w:rPr>
        <w:t>일반사항</w:t>
      </w:r>
      <w:bookmarkEnd w:id="4309"/>
    </w:p>
    <w:p w14:paraId="62E54A0C" w14:textId="77777777" w:rsidR="00155874" w:rsidRPr="0057689E" w:rsidRDefault="00155874" w:rsidP="00155874">
      <w:pPr>
        <w:rPr>
          <w:color w:val="000000" w:themeColor="text1"/>
          <w:lang w:val="de-DE"/>
        </w:rPr>
      </w:pPr>
    </w:p>
    <w:p w14:paraId="11569983" w14:textId="77777777" w:rsidR="00155874" w:rsidRPr="0057689E" w:rsidRDefault="00155874" w:rsidP="00155874">
      <w:pPr>
        <w:rPr>
          <w:snapToGrid w:val="0"/>
          <w:color w:val="000000" w:themeColor="text1"/>
          <w:lang w:val="de-DE" w:eastAsia="ko-KR"/>
        </w:rPr>
      </w:pPr>
      <w:r>
        <w:rPr>
          <w:rFonts w:ascii="돋움" w:eastAsia="돋움" w:hAnsi="돋움" w:hint="eastAsia"/>
          <w:b/>
          <w:snapToGrid w:val="0"/>
          <w:color w:val="000000" w:themeColor="text1"/>
          <w:lang w:val="de-DE" w:eastAsia="ko-KR"/>
        </w:rPr>
        <w:t>부속서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B</w:t>
      </w:r>
      <w:r>
        <w:rPr>
          <w:rFonts w:hint="eastAsia"/>
          <w:snapToGrid w:val="0"/>
          <w:color w:val="000000" w:themeColor="text1"/>
          <w:lang w:val="de-DE" w:eastAsia="ko-KR"/>
        </w:rPr>
        <w:t>는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이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표준과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IEC 62264 </w:t>
      </w:r>
      <w:r>
        <w:rPr>
          <w:rFonts w:hint="eastAsia"/>
          <w:snapToGrid w:val="0"/>
          <w:color w:val="000000" w:themeColor="text1"/>
          <w:lang w:val="de-DE" w:eastAsia="ko-KR"/>
        </w:rPr>
        <w:t>및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OAGIS 10.6</w:t>
      </w:r>
      <w:r>
        <w:rPr>
          <w:rFonts w:hint="eastAsia"/>
          <w:snapToGrid w:val="0"/>
          <w:color w:val="000000" w:themeColor="text1"/>
          <w:lang w:val="de-DE" w:eastAsia="ko-KR"/>
        </w:rPr>
        <w:t>과의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공통점과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차이점을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기술한다</w:t>
      </w:r>
      <w:r>
        <w:rPr>
          <w:rFonts w:hint="eastAsia"/>
          <w:snapToGrid w:val="0"/>
          <w:color w:val="000000" w:themeColor="text1"/>
          <w:lang w:val="de-DE" w:eastAsia="ko-KR"/>
        </w:rPr>
        <w:t>.</w:t>
      </w:r>
    </w:p>
    <w:p w14:paraId="424BE053" w14:textId="77777777" w:rsidR="00155874" w:rsidRPr="0057689E" w:rsidRDefault="00155874" w:rsidP="00155874">
      <w:pPr>
        <w:spacing w:line="240" w:lineRule="auto"/>
        <w:rPr>
          <w:rFonts w:hAnsi="바탕"/>
          <w:bCs/>
          <w:snapToGrid w:val="0"/>
          <w:color w:val="000000" w:themeColor="text1"/>
          <w:lang w:val="de-DE" w:eastAsia="ko-KR"/>
        </w:rPr>
      </w:pPr>
    </w:p>
    <w:p w14:paraId="73E9B0A8" w14:textId="77777777" w:rsidR="00155874" w:rsidRPr="0057689E" w:rsidRDefault="00155874" w:rsidP="00155874">
      <w:pPr>
        <w:pStyle w:val="KSDTA1"/>
        <w:tabs>
          <w:tab w:val="num" w:pos="851"/>
        </w:tabs>
        <w:ind w:left="425" w:hangingChars="177" w:hanging="425"/>
        <w:rPr>
          <w:color w:val="000000" w:themeColor="text1"/>
        </w:rPr>
      </w:pPr>
      <w:bookmarkStart w:id="4310" w:name="_Toc77965399"/>
      <w:bookmarkStart w:id="4311" w:name="_Toc78873242"/>
      <w:bookmarkStart w:id="4312" w:name="_Toc78916715"/>
      <w:bookmarkStart w:id="4313" w:name="_Toc156487332"/>
      <w:r>
        <w:rPr>
          <w:rFonts w:hint="eastAsia"/>
          <w:color w:val="000000" w:themeColor="text1"/>
        </w:rPr>
        <w:t>제조업무데이터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모델</w:t>
      </w:r>
      <w:bookmarkEnd w:id="4310"/>
      <w:bookmarkEnd w:id="4311"/>
      <w:bookmarkEnd w:id="4312"/>
      <w:bookmarkEnd w:id="4313"/>
    </w:p>
    <w:p w14:paraId="672B1B6F" w14:textId="77777777" w:rsidR="00155874" w:rsidRPr="0057689E" w:rsidRDefault="00155874" w:rsidP="00155874">
      <w:pPr>
        <w:spacing w:line="240" w:lineRule="auto"/>
        <w:rPr>
          <w:rFonts w:hAnsi="바탕"/>
          <w:bCs/>
          <w:snapToGrid w:val="0"/>
          <w:color w:val="000000" w:themeColor="text1"/>
          <w:lang w:val="de-DE"/>
        </w:rPr>
      </w:pPr>
    </w:p>
    <w:p w14:paraId="7BC85BA5" w14:textId="77777777" w:rsidR="00155874" w:rsidRPr="0057689E" w:rsidRDefault="00155874" w:rsidP="00155874">
      <w:pPr>
        <w:rPr>
          <w:snapToGrid w:val="0"/>
          <w:color w:val="000000" w:themeColor="text1"/>
          <w:lang w:val="de-DE" w:eastAsia="ko-KR"/>
        </w:rPr>
      </w:pPr>
      <w:r>
        <w:rPr>
          <w:rFonts w:hint="eastAsia"/>
          <w:snapToGrid w:val="0"/>
          <w:color w:val="000000" w:themeColor="text1"/>
          <w:lang w:val="de-DE" w:eastAsia="ko-KR"/>
        </w:rPr>
        <w:t>이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표준에서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정의한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제조업무데이터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모델은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애플리케이션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영역과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데이터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영역으로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구분되고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, </w:t>
      </w:r>
      <w:r>
        <w:rPr>
          <w:rFonts w:hint="eastAsia"/>
          <w:snapToGrid w:val="0"/>
          <w:color w:val="000000" w:themeColor="text1"/>
          <w:lang w:val="de-DE" w:eastAsia="ko-KR"/>
        </w:rPr>
        <w:t>데이터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영역은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동사와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명사로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구분되며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, IEC 62264 </w:t>
      </w:r>
      <w:r>
        <w:rPr>
          <w:rFonts w:hint="eastAsia"/>
          <w:snapToGrid w:val="0"/>
          <w:color w:val="000000" w:themeColor="text1"/>
          <w:lang w:val="de-DE" w:eastAsia="ko-KR"/>
        </w:rPr>
        <w:t>및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OAGIS 10.6</w:t>
      </w:r>
      <w:r>
        <w:rPr>
          <w:rFonts w:hint="eastAsia"/>
          <w:snapToGrid w:val="0"/>
          <w:color w:val="000000" w:themeColor="text1"/>
          <w:lang w:val="de-DE" w:eastAsia="ko-KR"/>
        </w:rPr>
        <w:t>과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호환성을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가질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있다</w:t>
      </w:r>
      <w:r>
        <w:rPr>
          <w:rFonts w:hint="eastAsia"/>
          <w:snapToGrid w:val="0"/>
          <w:color w:val="000000" w:themeColor="text1"/>
          <w:lang w:val="de-DE" w:eastAsia="ko-KR"/>
        </w:rPr>
        <w:t>.</w:t>
      </w:r>
    </w:p>
    <w:p w14:paraId="5070BF7A" w14:textId="77777777" w:rsidR="00155874" w:rsidRPr="0057689E" w:rsidRDefault="00155874" w:rsidP="00155874">
      <w:pPr>
        <w:rPr>
          <w:snapToGrid w:val="0"/>
          <w:color w:val="000000" w:themeColor="text1"/>
          <w:lang w:val="de-DE" w:eastAsia="ko-KR"/>
        </w:rPr>
      </w:pPr>
    </w:p>
    <w:p w14:paraId="106E92F3" w14:textId="77777777" w:rsidR="00155874" w:rsidRPr="0057689E" w:rsidRDefault="00155874" w:rsidP="00155874">
      <w:pPr>
        <w:ind w:left="601" w:hangingChars="300" w:hanging="601"/>
        <w:rPr>
          <w:snapToGrid w:val="0"/>
          <w:color w:val="000000" w:themeColor="text1"/>
          <w:lang w:eastAsia="ko-KR"/>
        </w:rPr>
      </w:pPr>
      <w:r>
        <w:rPr>
          <w:rFonts w:ascii="돋움" w:eastAsia="돋움" w:hAnsi="돋움" w:hint="eastAsia"/>
          <w:b/>
          <w:bCs/>
          <w:snapToGrid w:val="0"/>
          <w:color w:val="000000" w:themeColor="text1"/>
          <w:lang w:eastAsia="ko-KR"/>
        </w:rPr>
        <w:t>비고</w:t>
      </w:r>
      <w:r>
        <w:rPr>
          <w:snapToGrid w:val="0"/>
          <w:color w:val="000000" w:themeColor="text1"/>
          <w:lang w:eastAsia="ko-KR"/>
        </w:rPr>
        <w:tab/>
      </w:r>
      <w:r>
        <w:rPr>
          <w:rFonts w:hint="eastAsia"/>
          <w:snapToGrid w:val="0"/>
          <w:color w:val="000000" w:themeColor="text1"/>
          <w:lang w:eastAsia="ko-KR"/>
        </w:rPr>
        <w:t xml:space="preserve">IEC 62264 </w:t>
      </w:r>
      <w:r>
        <w:rPr>
          <w:rFonts w:hint="eastAsia"/>
          <w:snapToGrid w:val="0"/>
          <w:color w:val="000000" w:themeColor="text1"/>
          <w:lang w:eastAsia="ko-KR"/>
        </w:rPr>
        <w:t>시리즈의</w:t>
      </w:r>
      <w:r>
        <w:rPr>
          <w:rFonts w:hint="eastAsia"/>
          <w:snapToGrid w:val="0"/>
          <w:color w:val="000000" w:themeColor="text1"/>
          <w:lang w:eastAsia="ko-KR"/>
        </w:rPr>
        <w:t xml:space="preserve"> </w:t>
      </w:r>
      <w:r>
        <w:rPr>
          <w:rFonts w:hint="eastAsia"/>
          <w:snapToGrid w:val="0"/>
          <w:color w:val="000000" w:themeColor="text1"/>
          <w:lang w:eastAsia="ko-KR"/>
        </w:rPr>
        <w:t>애플리케이션</w:t>
      </w:r>
      <w:r>
        <w:rPr>
          <w:rFonts w:hint="eastAsia"/>
          <w:snapToGrid w:val="0"/>
          <w:color w:val="000000" w:themeColor="text1"/>
          <w:lang w:eastAsia="ko-KR"/>
        </w:rPr>
        <w:t xml:space="preserve"> </w:t>
      </w:r>
      <w:r>
        <w:rPr>
          <w:rFonts w:hint="eastAsia"/>
          <w:snapToGrid w:val="0"/>
          <w:color w:val="000000" w:themeColor="text1"/>
          <w:lang w:eastAsia="ko-KR"/>
        </w:rPr>
        <w:t>영역은</w:t>
      </w:r>
      <w:r>
        <w:rPr>
          <w:rFonts w:hint="eastAsia"/>
          <w:snapToGrid w:val="0"/>
          <w:color w:val="000000" w:themeColor="text1"/>
          <w:lang w:eastAsia="ko-KR"/>
        </w:rPr>
        <w:t xml:space="preserve"> OAGIS</w:t>
      </w:r>
      <w:r>
        <w:rPr>
          <w:rFonts w:hint="eastAsia"/>
          <w:snapToGrid w:val="0"/>
          <w:color w:val="000000" w:themeColor="text1"/>
          <w:lang w:eastAsia="ko-KR"/>
        </w:rPr>
        <w:t>를</w:t>
      </w:r>
      <w:r>
        <w:rPr>
          <w:rFonts w:hint="eastAsia"/>
          <w:snapToGrid w:val="0"/>
          <w:color w:val="000000" w:themeColor="text1"/>
          <w:lang w:eastAsia="ko-KR"/>
        </w:rPr>
        <w:t xml:space="preserve"> </w:t>
      </w:r>
      <w:r>
        <w:rPr>
          <w:rFonts w:hint="eastAsia"/>
          <w:snapToGrid w:val="0"/>
          <w:color w:val="000000" w:themeColor="text1"/>
          <w:lang w:eastAsia="ko-KR"/>
        </w:rPr>
        <w:t>참조하고</w:t>
      </w:r>
      <w:r>
        <w:rPr>
          <w:rFonts w:hint="eastAsia"/>
          <w:snapToGrid w:val="0"/>
          <w:color w:val="000000" w:themeColor="text1"/>
          <w:lang w:eastAsia="ko-KR"/>
        </w:rPr>
        <w:t xml:space="preserve"> </w:t>
      </w:r>
      <w:r>
        <w:rPr>
          <w:rFonts w:hint="eastAsia"/>
          <w:snapToGrid w:val="0"/>
          <w:color w:val="000000" w:themeColor="text1"/>
          <w:lang w:eastAsia="ko-KR"/>
        </w:rPr>
        <w:t>있어</w:t>
      </w:r>
      <w:r>
        <w:rPr>
          <w:rFonts w:hint="eastAsia"/>
          <w:snapToGrid w:val="0"/>
          <w:color w:val="000000" w:themeColor="text1"/>
          <w:lang w:eastAsia="ko-KR"/>
        </w:rPr>
        <w:t xml:space="preserve"> </w:t>
      </w:r>
      <w:r>
        <w:rPr>
          <w:rFonts w:hint="eastAsia"/>
          <w:snapToGrid w:val="0"/>
          <w:color w:val="000000" w:themeColor="text1"/>
          <w:lang w:eastAsia="ko-KR"/>
        </w:rPr>
        <w:t>데이터</w:t>
      </w:r>
      <w:r>
        <w:rPr>
          <w:rFonts w:hint="eastAsia"/>
          <w:snapToGrid w:val="0"/>
          <w:color w:val="000000" w:themeColor="text1"/>
          <w:lang w:eastAsia="ko-KR"/>
        </w:rPr>
        <w:t xml:space="preserve"> </w:t>
      </w:r>
      <w:r>
        <w:rPr>
          <w:rFonts w:hint="eastAsia"/>
          <w:snapToGrid w:val="0"/>
          <w:color w:val="000000" w:themeColor="text1"/>
          <w:lang w:eastAsia="ko-KR"/>
        </w:rPr>
        <w:t>모델의</w:t>
      </w:r>
      <w:r>
        <w:rPr>
          <w:rFonts w:hint="eastAsia"/>
          <w:snapToGrid w:val="0"/>
          <w:color w:val="000000" w:themeColor="text1"/>
          <w:lang w:eastAsia="ko-KR"/>
        </w:rPr>
        <w:t xml:space="preserve"> </w:t>
      </w:r>
      <w:r>
        <w:rPr>
          <w:rFonts w:hint="eastAsia"/>
          <w:snapToGrid w:val="0"/>
          <w:color w:val="000000" w:themeColor="text1"/>
          <w:lang w:eastAsia="ko-KR"/>
        </w:rPr>
        <w:t>호환성을</w:t>
      </w:r>
      <w:r>
        <w:rPr>
          <w:rFonts w:hint="eastAsia"/>
          <w:snapToGrid w:val="0"/>
          <w:color w:val="000000" w:themeColor="text1"/>
          <w:lang w:eastAsia="ko-KR"/>
        </w:rPr>
        <w:t xml:space="preserve"> </w:t>
      </w:r>
      <w:r>
        <w:rPr>
          <w:rFonts w:hint="eastAsia"/>
          <w:snapToGrid w:val="0"/>
          <w:color w:val="000000" w:themeColor="text1"/>
          <w:lang w:eastAsia="ko-KR"/>
        </w:rPr>
        <w:t>지원하고</w:t>
      </w:r>
      <w:r>
        <w:rPr>
          <w:rFonts w:hint="eastAsia"/>
          <w:snapToGrid w:val="0"/>
          <w:color w:val="000000" w:themeColor="text1"/>
          <w:lang w:eastAsia="ko-KR"/>
        </w:rPr>
        <w:t xml:space="preserve"> </w:t>
      </w:r>
      <w:r>
        <w:rPr>
          <w:rFonts w:hint="eastAsia"/>
          <w:snapToGrid w:val="0"/>
          <w:color w:val="000000" w:themeColor="text1"/>
          <w:lang w:eastAsia="ko-KR"/>
        </w:rPr>
        <w:t>있다</w:t>
      </w:r>
      <w:r>
        <w:rPr>
          <w:rFonts w:hint="eastAsia"/>
          <w:snapToGrid w:val="0"/>
          <w:color w:val="000000" w:themeColor="text1"/>
          <w:lang w:eastAsia="ko-KR"/>
        </w:rPr>
        <w:t>.</w:t>
      </w:r>
    </w:p>
    <w:p w14:paraId="7D082FC4" w14:textId="77777777" w:rsidR="00155874" w:rsidRPr="0057689E" w:rsidRDefault="00155874" w:rsidP="00155874">
      <w:pPr>
        <w:rPr>
          <w:snapToGrid w:val="0"/>
          <w:color w:val="000000" w:themeColor="text1"/>
          <w:lang w:eastAsia="ko-KR"/>
        </w:rPr>
      </w:pPr>
    </w:p>
    <w:p w14:paraId="3E1D7AF3" w14:textId="77777777" w:rsidR="00155874" w:rsidRPr="0057689E" w:rsidRDefault="00155874" w:rsidP="00155874">
      <w:pPr>
        <w:rPr>
          <w:snapToGrid w:val="0"/>
          <w:color w:val="000000" w:themeColor="text1"/>
          <w:lang w:val="de-DE" w:eastAsia="ko-KR"/>
        </w:rPr>
      </w:pPr>
      <w:r>
        <w:rPr>
          <w:rFonts w:hint="eastAsia"/>
          <w:snapToGrid w:val="0"/>
          <w:color w:val="000000" w:themeColor="text1"/>
          <w:lang w:val="de-DE" w:eastAsia="ko-KR"/>
        </w:rPr>
        <w:t>그러나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애플리케이션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영역의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세부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속성과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명사를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구성하는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속성과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참조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속성</w:t>
      </w:r>
      <w:r>
        <w:rPr>
          <w:rFonts w:hint="eastAsia"/>
          <w:snapToGrid w:val="0"/>
          <w:color w:val="000000" w:themeColor="text1"/>
          <w:lang w:val="de-DE" w:eastAsia="ko-KR"/>
        </w:rPr>
        <w:t>(OAGIS 10.6</w:t>
      </w:r>
      <w:r>
        <w:rPr>
          <w:rFonts w:hint="eastAsia"/>
          <w:snapToGrid w:val="0"/>
          <w:color w:val="000000" w:themeColor="text1"/>
          <w:lang w:val="de-DE" w:eastAsia="ko-KR"/>
        </w:rPr>
        <w:t>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경우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컴포넌트와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필드</w:t>
      </w:r>
      <w:r>
        <w:rPr>
          <w:rFonts w:hint="eastAsia"/>
          <w:snapToGrid w:val="0"/>
          <w:color w:val="000000" w:themeColor="text1"/>
          <w:lang w:val="de-DE" w:eastAsia="ko-KR"/>
        </w:rPr>
        <w:t>)</w:t>
      </w:r>
      <w:r>
        <w:rPr>
          <w:rFonts w:hint="eastAsia"/>
          <w:snapToGrid w:val="0"/>
          <w:color w:val="000000" w:themeColor="text1"/>
          <w:lang w:val="de-DE" w:eastAsia="ko-KR"/>
        </w:rPr>
        <w:t>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관계는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양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표준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간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차이점을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지니고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있다</w:t>
      </w:r>
      <w:r>
        <w:rPr>
          <w:rFonts w:hint="eastAsia"/>
          <w:snapToGrid w:val="0"/>
          <w:color w:val="000000" w:themeColor="text1"/>
          <w:lang w:val="de-DE" w:eastAsia="ko-KR"/>
        </w:rPr>
        <w:t>.</w:t>
      </w:r>
    </w:p>
    <w:p w14:paraId="0C0282CA" w14:textId="77777777" w:rsidR="00155874" w:rsidRPr="0057689E" w:rsidRDefault="00155874" w:rsidP="00155874">
      <w:pPr>
        <w:rPr>
          <w:rFonts w:eastAsia="돋움" w:cs="바탕"/>
          <w:b/>
          <w:snapToGrid w:val="0"/>
          <w:color w:val="000000" w:themeColor="text1"/>
          <w:kern w:val="2"/>
          <w:lang w:eastAsia="ko-KR"/>
        </w:rPr>
      </w:pPr>
    </w:p>
    <w:p w14:paraId="57602FEF" w14:textId="77777777" w:rsidR="00155874" w:rsidRPr="0057689E" w:rsidRDefault="00155874" w:rsidP="00155874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53A65142" wp14:editId="2E883FF3">
            <wp:extent cx="2999126" cy="1972800"/>
            <wp:effectExtent l="0" t="0" r="0" b="8890"/>
            <wp:docPr id="1092065442" name="그림 4" descr="텍스트, 스크린샷, 번호, 폰트이(가) 표시된 사진  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65442" name="그림 4" descr="텍스트, 스크린샷, 번호, 폰트이(가) 표시된 사진  자동 생성된 설명"/>
                    <pic:cNvPicPr/>
                  </pic:nvPicPr>
                  <pic:blipFill rotWithShape="1"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67" t="17104" r="21230" b="16476"/>
                    <a:stretch/>
                  </pic:blipFill>
                  <pic:spPr bwMode="auto">
                    <a:xfrm>
                      <a:off x="0" y="0"/>
                      <a:ext cx="2999126" cy="197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0" distR="0" wp14:anchorId="3C0A1822" wp14:editId="6A4C956F">
            <wp:extent cx="2368671" cy="1974774"/>
            <wp:effectExtent l="0" t="0" r="0" b="0"/>
            <wp:docPr id="1036" name="shape10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8671" cy="1974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BD8A4" w14:textId="77777777" w:rsidR="00155874" w:rsidRPr="0057689E" w:rsidRDefault="00155874" w:rsidP="00155874">
      <w:pPr>
        <w:pStyle w:val="KSDT"/>
        <w:spacing w:beforeLines="80" w:before="192"/>
        <w:rPr>
          <w:snapToGrid w:val="0"/>
          <w:color w:val="000000" w:themeColor="text1"/>
          <w:lang w:val="en-US"/>
        </w:rPr>
      </w:pPr>
      <w:r>
        <w:rPr>
          <w:rFonts w:hint="eastAsia"/>
          <w:snapToGrid w:val="0"/>
          <w:color w:val="000000" w:themeColor="text1"/>
          <w:lang w:val="en-US"/>
        </w:rPr>
        <w:t>그림</w:t>
      </w:r>
      <w:r>
        <w:rPr>
          <w:snapToGrid w:val="0"/>
          <w:color w:val="000000" w:themeColor="text1"/>
          <w:lang w:val="en-US"/>
        </w:rPr>
        <w:t xml:space="preserve"> B.1</w: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>SEQ aaa</w:instrText>
      </w:r>
      <w:r>
        <w:rPr>
          <w:rFonts w:hint="eastAsia"/>
          <w:snapToGrid w:val="0"/>
          <w:color w:val="000000" w:themeColor="text1"/>
          <w:lang w:val="en-US"/>
        </w:rPr>
        <w:instrText>l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du</w:instrText>
      </w:r>
      <w:r>
        <w:rPr>
          <w:snapToGrid w:val="0"/>
          <w:color w:val="000000" w:themeColor="text1"/>
          <w:lang w:val="en-US"/>
        </w:rPr>
        <w:instrText xml:space="preserve">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 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rFonts w:hint="eastAsia"/>
          <w:snapToGrid w:val="0"/>
          <w:color w:val="000000" w:themeColor="text1"/>
          <w:lang w:val="en-US"/>
        </w:rPr>
        <w:instrText>SEQ 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>\c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instrText>."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ascii="바탕" w:hAnsi="바탕" w:hint="eastAsia"/>
          <w:snapToGrid w:val="0"/>
          <w:color w:val="000000" w:themeColor="text1"/>
          <w:lang w:val="en-US"/>
        </w:rPr>
        <w:t>—</w: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>SEQ aaa</w:instrText>
      </w:r>
      <w:r>
        <w:rPr>
          <w:rFonts w:hint="eastAsia"/>
          <w:snapToGrid w:val="0"/>
          <w:color w:val="000000" w:themeColor="text1"/>
          <w:lang w:val="en-US"/>
        </w:rPr>
        <w:instrText>l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du</w:instrText>
      </w:r>
      <w:r>
        <w:rPr>
          <w:snapToGrid w:val="0"/>
          <w:color w:val="000000" w:themeColor="text1"/>
          <w:lang w:val="en-US"/>
        </w:rPr>
        <w:instrText xml:space="preserve">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 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rFonts w:hint="eastAsia"/>
          <w:snapToGrid w:val="0"/>
          <w:color w:val="000000" w:themeColor="text1"/>
          <w:lang w:val="en-US"/>
        </w:rPr>
        <w:instrText>SEQ 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>\c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instrText>."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hint="eastAsia"/>
          <w:snapToGrid w:val="0"/>
          <w:color w:val="000000" w:themeColor="text1"/>
          <w:lang w:val="en-US"/>
        </w:rPr>
        <w:t>제조업무데이터의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hint="eastAsia"/>
          <w:snapToGrid w:val="0"/>
          <w:color w:val="000000" w:themeColor="text1"/>
          <w:lang w:val="en-US"/>
        </w:rPr>
        <w:t>구조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hint="eastAsia"/>
          <w:snapToGrid w:val="0"/>
          <w:color w:val="000000" w:themeColor="text1"/>
          <w:lang w:val="en-US"/>
        </w:rPr>
        <w:t>비교</w:t>
      </w:r>
      <w:r>
        <w:rPr>
          <w:rFonts w:hint="eastAsia"/>
          <w:snapToGrid w:val="0"/>
          <w:color w:val="000000" w:themeColor="text1"/>
          <w:lang w:val="en-US"/>
        </w:rPr>
        <w:t>(</w:t>
      </w:r>
      <w:r>
        <w:rPr>
          <w:rFonts w:hint="eastAsia"/>
          <w:snapToGrid w:val="0"/>
          <w:color w:val="000000" w:themeColor="text1"/>
          <w:lang w:val="en-US"/>
        </w:rPr>
        <w:t>좌</w:t>
      </w:r>
      <w:r>
        <w:rPr>
          <w:rFonts w:hint="eastAsia"/>
          <w:snapToGrid w:val="0"/>
          <w:color w:val="000000" w:themeColor="text1"/>
          <w:lang w:val="en-US"/>
        </w:rPr>
        <w:t xml:space="preserve">: KS X 9101-1, </w:t>
      </w:r>
      <w:r>
        <w:rPr>
          <w:rFonts w:hint="eastAsia"/>
          <w:snapToGrid w:val="0"/>
          <w:color w:val="000000" w:themeColor="text1"/>
          <w:lang w:val="en-US"/>
        </w:rPr>
        <w:t>우</w:t>
      </w:r>
      <w:r>
        <w:rPr>
          <w:rFonts w:hint="eastAsia"/>
          <w:snapToGrid w:val="0"/>
          <w:color w:val="000000" w:themeColor="text1"/>
          <w:lang w:val="en-US"/>
        </w:rPr>
        <w:t>: IEC 62264-5)</w:t>
      </w:r>
    </w:p>
    <w:p w14:paraId="6752C5DF" w14:textId="77777777" w:rsidR="00155874" w:rsidRPr="0057689E" w:rsidRDefault="00155874" w:rsidP="00155874">
      <w:pPr>
        <w:rPr>
          <w:b/>
          <w:bCs/>
          <w:color w:val="000000" w:themeColor="text1"/>
          <w:lang w:eastAsia="ko-KR"/>
        </w:rPr>
      </w:pPr>
    </w:p>
    <w:p w14:paraId="6D7DE1FD" w14:textId="77777777" w:rsidR="00155874" w:rsidRPr="0057689E" w:rsidRDefault="00155874" w:rsidP="00155874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70DAF4C" wp14:editId="030AC6A3">
            <wp:extent cx="2838091" cy="1882717"/>
            <wp:effectExtent l="0" t="0" r="635" b="3810"/>
            <wp:docPr id="514942400" name="그림 4" descr="텍스트, 스크린샷, 번호, 폰트이(가) 표시된 사진  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65442" name="그림 4" descr="텍스트, 스크린샷, 번호, 폰트이(가) 표시된 사진  자동 생성된 설명"/>
                    <pic:cNvPicPr/>
                  </pic:nvPicPr>
                  <pic:blipFill rotWithShape="1"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68" t="17104" r="21708" b="16476"/>
                    <a:stretch/>
                  </pic:blipFill>
                  <pic:spPr bwMode="auto">
                    <a:xfrm>
                      <a:off x="0" y="0"/>
                      <a:ext cx="2838216" cy="188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0" distR="0" wp14:anchorId="4F730E64" wp14:editId="0BFBEE7F">
            <wp:extent cx="2419350" cy="1914525"/>
            <wp:effectExtent l="0" t="0" r="0" b="0"/>
            <wp:docPr id="1038" name="shape10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388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388EB" w14:textId="77777777" w:rsidR="00155874" w:rsidRPr="0057689E" w:rsidRDefault="00155874" w:rsidP="00155874">
      <w:pPr>
        <w:pStyle w:val="KSDT"/>
        <w:spacing w:beforeLines="80" w:before="192"/>
        <w:rPr>
          <w:snapToGrid w:val="0"/>
          <w:color w:val="000000" w:themeColor="text1"/>
          <w:lang w:val="en-US"/>
        </w:rPr>
      </w:pPr>
      <w:r>
        <w:rPr>
          <w:rFonts w:hint="eastAsia"/>
          <w:snapToGrid w:val="0"/>
          <w:color w:val="000000" w:themeColor="text1"/>
          <w:lang w:val="en-US"/>
        </w:rPr>
        <w:t>그림</w:t>
      </w:r>
      <w:r>
        <w:rPr>
          <w:snapToGrid w:val="0"/>
          <w:color w:val="000000" w:themeColor="text1"/>
          <w:lang w:val="en-US"/>
        </w:rPr>
        <w:t xml:space="preserve"> B.2</w: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>SEQ aaa</w:instrText>
      </w:r>
      <w:r>
        <w:rPr>
          <w:rFonts w:hint="eastAsia"/>
          <w:snapToGrid w:val="0"/>
          <w:color w:val="000000" w:themeColor="text1"/>
          <w:lang w:val="en-US"/>
        </w:rPr>
        <w:instrText>l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du</w:instrText>
      </w:r>
      <w:r>
        <w:rPr>
          <w:snapToGrid w:val="0"/>
          <w:color w:val="000000" w:themeColor="text1"/>
          <w:lang w:val="en-US"/>
        </w:rPr>
        <w:instrText xml:space="preserve">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 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rFonts w:hint="eastAsia"/>
          <w:snapToGrid w:val="0"/>
          <w:color w:val="000000" w:themeColor="text1"/>
          <w:lang w:val="en-US"/>
        </w:rPr>
        <w:instrText>SEQ 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>\c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instrText>."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ascii="바탕" w:hAnsi="바탕" w:hint="eastAsia"/>
          <w:snapToGrid w:val="0"/>
          <w:color w:val="000000" w:themeColor="text1"/>
          <w:lang w:val="en-US"/>
        </w:rPr>
        <w:t>—</w: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>SEQ aaa</w:instrText>
      </w:r>
      <w:r>
        <w:rPr>
          <w:rFonts w:hint="eastAsia"/>
          <w:snapToGrid w:val="0"/>
          <w:color w:val="000000" w:themeColor="text1"/>
          <w:lang w:val="en-US"/>
        </w:rPr>
        <w:instrText>l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du</w:instrText>
      </w:r>
      <w:r>
        <w:rPr>
          <w:snapToGrid w:val="0"/>
          <w:color w:val="000000" w:themeColor="text1"/>
          <w:lang w:val="en-US"/>
        </w:rPr>
        <w:instrText xml:space="preserve">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 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rFonts w:hint="eastAsia"/>
          <w:snapToGrid w:val="0"/>
          <w:color w:val="000000" w:themeColor="text1"/>
          <w:lang w:val="en-US"/>
        </w:rPr>
        <w:instrText>SEQ 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>\c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instrText>."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t xml:space="preserve"> </w:t>
      </w:r>
      <w:r>
        <w:rPr>
          <w:rFonts w:hint="eastAsia"/>
          <w:snapToGrid w:val="0"/>
          <w:color w:val="000000" w:themeColor="text1"/>
          <w:lang w:val="en-US"/>
        </w:rPr>
        <w:t>제조업무데이터의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hint="eastAsia"/>
          <w:snapToGrid w:val="0"/>
          <w:color w:val="000000" w:themeColor="text1"/>
          <w:lang w:val="en-US"/>
        </w:rPr>
        <w:t>구조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hint="eastAsia"/>
          <w:snapToGrid w:val="0"/>
          <w:color w:val="000000" w:themeColor="text1"/>
          <w:lang w:val="en-US"/>
        </w:rPr>
        <w:t>비교</w:t>
      </w:r>
      <w:r>
        <w:rPr>
          <w:rFonts w:hint="eastAsia"/>
          <w:snapToGrid w:val="0"/>
          <w:color w:val="000000" w:themeColor="text1"/>
          <w:lang w:val="en-US"/>
        </w:rPr>
        <w:t>(</w:t>
      </w:r>
      <w:r>
        <w:rPr>
          <w:rFonts w:hint="eastAsia"/>
          <w:snapToGrid w:val="0"/>
          <w:color w:val="000000" w:themeColor="text1"/>
          <w:lang w:val="en-US"/>
        </w:rPr>
        <w:t>좌</w:t>
      </w:r>
      <w:r>
        <w:rPr>
          <w:rFonts w:hint="eastAsia"/>
          <w:snapToGrid w:val="0"/>
          <w:color w:val="000000" w:themeColor="text1"/>
          <w:lang w:val="en-US"/>
        </w:rPr>
        <w:t xml:space="preserve">: KS X 9101-1, </w:t>
      </w:r>
      <w:r>
        <w:rPr>
          <w:rFonts w:hint="eastAsia"/>
          <w:snapToGrid w:val="0"/>
          <w:color w:val="000000" w:themeColor="text1"/>
          <w:lang w:val="en-US"/>
        </w:rPr>
        <w:t>우</w:t>
      </w:r>
      <w:r>
        <w:rPr>
          <w:rFonts w:hint="eastAsia"/>
          <w:snapToGrid w:val="0"/>
          <w:color w:val="000000" w:themeColor="text1"/>
          <w:lang w:val="en-US"/>
        </w:rPr>
        <w:t>: OAGIS)</w:t>
      </w:r>
    </w:p>
    <w:p w14:paraId="4CB86953" w14:textId="77777777" w:rsidR="00155874" w:rsidRPr="0057689E" w:rsidRDefault="00155874" w:rsidP="00155874">
      <w:pPr>
        <w:pStyle w:val="KSDTA1"/>
        <w:tabs>
          <w:tab w:val="num" w:pos="851"/>
        </w:tabs>
        <w:ind w:left="425" w:hangingChars="177" w:hanging="425"/>
        <w:rPr>
          <w:color w:val="000000" w:themeColor="text1"/>
        </w:rPr>
      </w:pPr>
      <w:bookmarkStart w:id="4314" w:name="_Toc77965400"/>
      <w:bookmarkStart w:id="4315" w:name="_Toc78916716"/>
      <w:bookmarkStart w:id="4316" w:name="_Toc156487333"/>
      <w:bookmarkStart w:id="4317" w:name="_Toc77965401"/>
      <w:bookmarkStart w:id="4318" w:name="_Toc78916717"/>
      <w:bookmarkStart w:id="4319" w:name="_Toc156487334"/>
      <w:r>
        <w:rPr>
          <w:rFonts w:hint="eastAsia"/>
          <w:color w:val="000000" w:themeColor="text1"/>
        </w:rPr>
        <w:t>애플리케이션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영역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구조</w:t>
      </w:r>
      <w:bookmarkEnd w:id="4314"/>
      <w:bookmarkEnd w:id="4315"/>
      <w:bookmarkEnd w:id="4316"/>
    </w:p>
    <w:p w14:paraId="59AD79B4" w14:textId="77777777" w:rsidR="00155874" w:rsidRPr="0057689E" w:rsidRDefault="00155874" w:rsidP="00155874">
      <w:pPr>
        <w:spacing w:line="240" w:lineRule="auto"/>
        <w:rPr>
          <w:rFonts w:hAnsi="바탕"/>
          <w:bCs/>
          <w:snapToGrid w:val="0"/>
          <w:color w:val="000000" w:themeColor="text1"/>
          <w:lang w:val="de-DE"/>
        </w:rPr>
      </w:pPr>
    </w:p>
    <w:tbl>
      <w:tblPr>
        <w:tblStyle w:val="1e"/>
        <w:tblW w:w="9356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446"/>
        <w:gridCol w:w="7910"/>
      </w:tblGrid>
      <w:tr w:rsidR="00155874" w:rsidRPr="0057689E" w14:paraId="5041A38E" w14:textId="77777777" w:rsidTr="001861C8">
        <w:trPr>
          <w:jc w:val="center"/>
        </w:trPr>
        <w:tc>
          <w:tcPr>
            <w:tcW w:w="1668" w:type="dxa"/>
          </w:tcPr>
          <w:p w14:paraId="6F22E573" w14:textId="77777777" w:rsidR="00155874" w:rsidRPr="0057689E" w:rsidRDefault="00155874" w:rsidP="001861C8">
            <w:pPr>
              <w:spacing w:line="280" w:lineRule="exact"/>
              <w:rPr>
                <w:rFonts w:hAnsi="바탕"/>
                <w:b/>
                <w:snapToGrid w:val="0"/>
                <w:color w:val="000000" w:themeColor="text1"/>
                <w:lang w:val="de-DE"/>
              </w:rPr>
            </w:pPr>
            <w:r>
              <w:rPr>
                <w:rFonts w:hAnsi="바탕"/>
                <w:b/>
                <w:snapToGrid w:val="0"/>
                <w:color w:val="000000" w:themeColor="text1"/>
                <w:lang w:val="de-DE"/>
              </w:rPr>
              <w:t>KS X 9101-1</w:t>
            </w:r>
          </w:p>
        </w:tc>
        <w:tc>
          <w:tcPr>
            <w:tcW w:w="7884" w:type="dxa"/>
          </w:tcPr>
          <w:p w14:paraId="28C95EAC" w14:textId="77777777" w:rsidR="00155874" w:rsidRPr="0057689E" w:rsidRDefault="00155874" w:rsidP="001861C8">
            <w:pPr>
              <w:spacing w:beforeLines="30" w:before="72" w:afterLines="30" w:after="72" w:line="240" w:lineRule="auto"/>
              <w:jc w:val="center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5AF93249" wp14:editId="250B048C">
                  <wp:extent cx="4885718" cy="2853126"/>
                  <wp:effectExtent l="0" t="0" r="0" b="4445"/>
                  <wp:docPr id="138956755" name="그림 1" descr="텍스트, 스크린샷, 도표, 폰트이(가) 표시된 사진  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655177" name="그림 1" descr="텍스트, 스크린샷, 도표, 폰트이(가) 표시된 사진  자동 생성된 설명"/>
                          <pic:cNvPicPr/>
                        </pic:nvPicPr>
                        <pic:blipFill rotWithShape="1">
                          <a:blip r:embed="rId69"/>
                          <a:srcRect l="8058" t="7318" r="14053" b="11826"/>
                          <a:stretch/>
                        </pic:blipFill>
                        <pic:spPr bwMode="auto">
                          <a:xfrm>
                            <a:off x="0" y="0"/>
                            <a:ext cx="4899377" cy="2861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5874" w:rsidRPr="0057689E" w14:paraId="2A7E9524" w14:textId="77777777" w:rsidTr="001861C8">
        <w:trPr>
          <w:jc w:val="center"/>
        </w:trPr>
        <w:tc>
          <w:tcPr>
            <w:tcW w:w="1668" w:type="dxa"/>
          </w:tcPr>
          <w:p w14:paraId="012C6BD6" w14:textId="77777777" w:rsidR="00155874" w:rsidRPr="0057689E" w:rsidRDefault="00155874" w:rsidP="001861C8">
            <w:pPr>
              <w:spacing w:line="280" w:lineRule="exact"/>
              <w:rPr>
                <w:rFonts w:hAnsi="바탕"/>
                <w:b/>
                <w:snapToGrid w:val="0"/>
                <w:color w:val="000000" w:themeColor="text1"/>
                <w:lang w:val="de-DE"/>
              </w:rPr>
            </w:pPr>
            <w:r>
              <w:rPr>
                <w:rFonts w:hAnsi="바탕"/>
                <w:b/>
                <w:snapToGrid w:val="0"/>
                <w:color w:val="000000" w:themeColor="text1"/>
                <w:lang w:val="de-DE"/>
              </w:rPr>
              <w:t>IEC 62264-5</w:t>
            </w:r>
          </w:p>
        </w:tc>
        <w:tc>
          <w:tcPr>
            <w:tcW w:w="7884" w:type="dxa"/>
          </w:tcPr>
          <w:p w14:paraId="20319DC7" w14:textId="77777777" w:rsidR="00155874" w:rsidRPr="0057689E" w:rsidRDefault="00155874" w:rsidP="001861C8">
            <w:pPr>
              <w:spacing w:beforeLines="30" w:before="72" w:afterLines="30" w:after="72" w:line="240" w:lineRule="auto"/>
              <w:jc w:val="center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  <w:r>
              <w:rPr>
                <w:rFonts w:ascii="한양신명조" w:eastAsia="굴림" w:hAnsi="굴림" w:cs="굴림" w:hint="eastAsia"/>
                <w:noProof/>
                <w:color w:val="000000" w:themeColor="text1"/>
              </w:rPr>
              <w:drawing>
                <wp:inline distT="0" distB="0" distL="0" distR="0" wp14:anchorId="32BA2329" wp14:editId="29E3AD7E">
                  <wp:extent cx="4521790" cy="2554568"/>
                  <wp:effectExtent l="0" t="0" r="0" b="0"/>
                  <wp:docPr id="1040" name="shape10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05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1790" cy="2554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5874" w:rsidRPr="0057689E" w14:paraId="2A1E0CDD" w14:textId="77777777" w:rsidTr="001861C8">
        <w:trPr>
          <w:jc w:val="center"/>
        </w:trPr>
        <w:tc>
          <w:tcPr>
            <w:tcW w:w="1668" w:type="dxa"/>
          </w:tcPr>
          <w:p w14:paraId="552C4DBF" w14:textId="77777777" w:rsidR="00155874" w:rsidRPr="0057689E" w:rsidRDefault="00155874" w:rsidP="001861C8">
            <w:pPr>
              <w:spacing w:line="280" w:lineRule="exact"/>
              <w:rPr>
                <w:rFonts w:hAnsi="바탕"/>
                <w:b/>
                <w:snapToGrid w:val="0"/>
                <w:color w:val="000000" w:themeColor="text1"/>
                <w:lang w:val="de-DE"/>
              </w:rPr>
            </w:pPr>
            <w:r>
              <w:rPr>
                <w:rFonts w:hAnsi="바탕"/>
                <w:b/>
                <w:snapToGrid w:val="0"/>
                <w:color w:val="000000" w:themeColor="text1"/>
                <w:lang w:val="de-DE"/>
              </w:rPr>
              <w:t>OAGIS 10.6</w:t>
            </w:r>
          </w:p>
        </w:tc>
        <w:tc>
          <w:tcPr>
            <w:tcW w:w="7884" w:type="dxa"/>
          </w:tcPr>
          <w:p w14:paraId="1FAF7B68" w14:textId="77777777" w:rsidR="00155874" w:rsidRPr="0057689E" w:rsidRDefault="00155874" w:rsidP="001861C8">
            <w:pPr>
              <w:spacing w:beforeLines="30" w:before="72" w:afterLines="30" w:after="72" w:line="240" w:lineRule="auto"/>
              <w:jc w:val="center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  <w:r>
              <w:rPr>
                <w:rFonts w:ascii="한양신명조" w:eastAsia="굴림" w:hAnsi="굴림" w:cs="굴림"/>
                <w:noProof/>
                <w:color w:val="000000" w:themeColor="text1"/>
              </w:rPr>
              <w:drawing>
                <wp:inline distT="0" distB="0" distL="0" distR="0" wp14:anchorId="1E838D32" wp14:editId="37CC8983">
                  <wp:extent cx="4793768" cy="1977993"/>
                  <wp:effectExtent l="9525" t="9525" r="9525" b="9525"/>
                  <wp:docPr id="1041" name="shape1041" descr="텍스트, 라인, 스크린샷, 영수증이(가) 표시된 사진  자동 생성된 설명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" name="shape1041" descr="텍스트, 라인, 스크린샷, 영수증이(가) 표시된 사진  자동 생성된 설명"/>
                          <pic:cNvPicPr/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3768" cy="197799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E04A15" w14:textId="77777777" w:rsidR="00155874" w:rsidRPr="0057689E" w:rsidRDefault="00155874" w:rsidP="00155874">
      <w:pPr>
        <w:spacing w:line="240" w:lineRule="auto"/>
        <w:rPr>
          <w:rFonts w:hAnsi="바탕"/>
          <w:bCs/>
          <w:snapToGrid w:val="0"/>
          <w:color w:val="000000" w:themeColor="text1"/>
          <w:lang w:val="de-DE"/>
        </w:rPr>
      </w:pPr>
    </w:p>
    <w:p w14:paraId="0086F2A1" w14:textId="77777777" w:rsidR="00155874" w:rsidRPr="0057689E" w:rsidRDefault="00155874" w:rsidP="00155874">
      <w:pPr>
        <w:pStyle w:val="KSDT"/>
        <w:rPr>
          <w:snapToGrid w:val="0"/>
          <w:color w:val="000000" w:themeColor="text1"/>
          <w:lang w:val="en-US"/>
        </w:rPr>
      </w:pPr>
      <w:r>
        <w:rPr>
          <w:rFonts w:hint="eastAsia"/>
          <w:snapToGrid w:val="0"/>
          <w:color w:val="000000" w:themeColor="text1"/>
          <w:lang w:val="en-US"/>
        </w:rPr>
        <w:t>그림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snapToGrid w:val="0"/>
          <w:color w:val="000000" w:themeColor="text1"/>
          <w:lang w:val="en-US"/>
        </w:rPr>
        <w:t xml:space="preserve">B.3 </w: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>SEQ aaa</w:instrText>
      </w:r>
      <w:r>
        <w:rPr>
          <w:rFonts w:hint="eastAsia"/>
          <w:snapToGrid w:val="0"/>
          <w:color w:val="000000" w:themeColor="text1"/>
          <w:lang w:val="en-US"/>
        </w:rPr>
        <w:instrText>l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du</w:instrText>
      </w:r>
      <w:r>
        <w:rPr>
          <w:snapToGrid w:val="0"/>
          <w:color w:val="000000" w:themeColor="text1"/>
          <w:lang w:val="en-US"/>
        </w:rPr>
        <w:instrText xml:space="preserve">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 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rFonts w:hint="eastAsia"/>
          <w:snapToGrid w:val="0"/>
          <w:color w:val="000000" w:themeColor="text1"/>
          <w:lang w:val="en-US"/>
        </w:rPr>
        <w:instrText>SEQ 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>\c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instrText>."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ascii="바탕" w:hAnsi="바탕" w:hint="eastAsia"/>
          <w:snapToGrid w:val="0"/>
          <w:color w:val="000000" w:themeColor="text1"/>
          <w:lang w:val="en-US"/>
        </w:rPr>
        <w:t>—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>SEQ aaa</w:instrText>
      </w:r>
      <w:r>
        <w:rPr>
          <w:rFonts w:hint="eastAsia"/>
          <w:snapToGrid w:val="0"/>
          <w:color w:val="000000" w:themeColor="text1"/>
          <w:lang w:val="en-US"/>
        </w:rPr>
        <w:instrText>l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du</w:instrText>
      </w:r>
      <w:r>
        <w:rPr>
          <w:snapToGrid w:val="0"/>
          <w:color w:val="000000" w:themeColor="text1"/>
          <w:lang w:val="en-US"/>
        </w:rPr>
        <w:instrText xml:space="preserve">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 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rFonts w:hint="eastAsia"/>
          <w:snapToGrid w:val="0"/>
          <w:color w:val="000000" w:themeColor="text1"/>
          <w:lang w:val="en-US"/>
        </w:rPr>
        <w:instrText>SEQ 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>\c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instrText>."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t>애플리케이션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hint="eastAsia"/>
          <w:snapToGrid w:val="0"/>
          <w:color w:val="000000" w:themeColor="text1"/>
          <w:lang w:val="en-US"/>
        </w:rPr>
        <w:t>영역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hint="eastAsia"/>
          <w:snapToGrid w:val="0"/>
          <w:color w:val="000000" w:themeColor="text1"/>
          <w:lang w:val="en-US"/>
        </w:rPr>
        <w:t>구조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hint="eastAsia"/>
          <w:snapToGrid w:val="0"/>
          <w:color w:val="000000" w:themeColor="text1"/>
          <w:lang w:val="en-US"/>
        </w:rPr>
        <w:t>비교</w:t>
      </w:r>
    </w:p>
    <w:p w14:paraId="5416CCA6" w14:textId="77777777" w:rsidR="00155874" w:rsidRPr="0057689E" w:rsidRDefault="00155874" w:rsidP="00155874">
      <w:pPr>
        <w:spacing w:line="240" w:lineRule="auto"/>
        <w:rPr>
          <w:rFonts w:hAnsi="바탕"/>
          <w:bCs/>
          <w:snapToGrid w:val="0"/>
          <w:color w:val="000000" w:themeColor="text1"/>
          <w:lang w:eastAsia="ko-KR"/>
        </w:rPr>
      </w:pPr>
    </w:p>
    <w:p w14:paraId="09B5E50F" w14:textId="17018CFF" w:rsidR="00155874" w:rsidRPr="0057689E" w:rsidRDefault="00155874" w:rsidP="00155874">
      <w:pPr>
        <w:rPr>
          <w:snapToGrid w:val="0"/>
          <w:color w:val="000000" w:themeColor="text1"/>
          <w:lang w:val="de-DE"/>
        </w:rPr>
      </w:pPr>
      <w:r>
        <w:rPr>
          <w:rFonts w:hint="eastAsia"/>
          <w:snapToGrid w:val="0"/>
          <w:color w:val="000000" w:themeColor="text1"/>
          <w:lang w:val="de-DE"/>
        </w:rPr>
        <w:t>OAGIS 10.6</w:t>
      </w:r>
      <w:r>
        <w:rPr>
          <w:rFonts w:hint="eastAsia"/>
          <w:snapToGrid w:val="0"/>
          <w:color w:val="000000" w:themeColor="text1"/>
          <w:lang w:val="de-DE"/>
        </w:rPr>
        <w:t>의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애플리케이션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영역은</w:t>
      </w:r>
      <w:r>
        <w:rPr>
          <w:rFonts w:hint="eastAsia"/>
          <w:snapToGrid w:val="0"/>
          <w:color w:val="000000" w:themeColor="text1"/>
          <w:lang w:val="de-DE"/>
        </w:rPr>
        <w:t xml:space="preserve"> Sender, Intermediary, Receiver, CreationDateTime, Signiture, ScenarioID, CorrelationID, BODID, Extension</w:t>
      </w:r>
      <w:r>
        <w:rPr>
          <w:rFonts w:hint="eastAsia"/>
          <w:snapToGrid w:val="0"/>
          <w:color w:val="000000" w:themeColor="text1"/>
          <w:lang w:val="de-DE"/>
        </w:rPr>
        <w:t>의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총</w:t>
      </w:r>
      <w:r>
        <w:rPr>
          <w:rFonts w:hint="eastAsia"/>
          <w:snapToGrid w:val="0"/>
          <w:color w:val="000000" w:themeColor="text1"/>
          <w:lang w:val="de-DE"/>
        </w:rPr>
        <w:t xml:space="preserve"> 9</w:t>
      </w:r>
      <w:r>
        <w:rPr>
          <w:rFonts w:hint="eastAsia"/>
          <w:snapToGrid w:val="0"/>
          <w:color w:val="000000" w:themeColor="text1"/>
          <w:lang w:val="de-DE"/>
        </w:rPr>
        <w:t>개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영역으로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나누어진다</w:t>
      </w:r>
      <w:r>
        <w:rPr>
          <w:rFonts w:hint="eastAsia"/>
          <w:snapToGrid w:val="0"/>
          <w:color w:val="000000" w:themeColor="text1"/>
          <w:lang w:val="de-DE"/>
        </w:rPr>
        <w:t xml:space="preserve">. </w:t>
      </w:r>
      <w:r>
        <w:rPr>
          <w:rFonts w:hint="eastAsia"/>
          <w:snapToGrid w:val="0"/>
          <w:color w:val="000000" w:themeColor="text1"/>
          <w:lang w:val="de-DE"/>
        </w:rPr>
        <w:t>반면에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이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표준의</w:t>
      </w:r>
      <w:r w:rsidR="00731016"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애플리케이션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영역은</w:t>
      </w:r>
      <w:r>
        <w:rPr>
          <w:rFonts w:hint="eastAsia"/>
          <w:snapToGrid w:val="0"/>
          <w:color w:val="000000" w:themeColor="text1"/>
          <w:lang w:val="de-DE"/>
        </w:rPr>
        <w:t xml:space="preserve"> Sender</w:t>
      </w:r>
      <w:r>
        <w:rPr>
          <w:snapToGrid w:val="0"/>
          <w:color w:val="000000" w:themeColor="text1"/>
          <w:lang w:val="de-DE"/>
        </w:rPr>
        <w:t>,</w:t>
      </w:r>
      <w:r>
        <w:rPr>
          <w:rFonts w:hint="eastAsia"/>
          <w:snapToGrid w:val="0"/>
          <w:color w:val="000000" w:themeColor="text1"/>
          <w:lang w:val="de-DE"/>
        </w:rPr>
        <w:t xml:space="preserve"> Rec</w:t>
      </w:r>
      <w:r>
        <w:rPr>
          <w:snapToGrid w:val="0"/>
          <w:color w:val="000000" w:themeColor="text1"/>
          <w:lang w:val="de-DE"/>
        </w:rPr>
        <w:t>ei</w:t>
      </w:r>
      <w:r>
        <w:rPr>
          <w:rFonts w:hint="eastAsia"/>
          <w:snapToGrid w:val="0"/>
          <w:color w:val="000000" w:themeColor="text1"/>
          <w:lang w:val="de-DE"/>
        </w:rPr>
        <w:t>ver, Creat</w:t>
      </w:r>
      <w:r>
        <w:rPr>
          <w:snapToGrid w:val="0"/>
          <w:color w:val="000000" w:themeColor="text1"/>
          <w:lang w:val="de-DE"/>
        </w:rPr>
        <w:t>ion</w:t>
      </w:r>
      <w:r>
        <w:rPr>
          <w:rFonts w:hint="eastAsia"/>
          <w:snapToGrid w:val="0"/>
          <w:color w:val="000000" w:themeColor="text1"/>
          <w:lang w:val="de-DE"/>
        </w:rPr>
        <w:t>DateTime, ScenarioID, BODID, MessageID</w:t>
      </w:r>
      <w:r>
        <w:rPr>
          <w:rFonts w:hint="eastAsia"/>
          <w:snapToGrid w:val="0"/>
          <w:color w:val="000000" w:themeColor="text1"/>
          <w:lang w:val="de-DE"/>
        </w:rPr>
        <w:t>의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총</w:t>
      </w:r>
      <w:r>
        <w:rPr>
          <w:rFonts w:hint="eastAsia"/>
          <w:snapToGrid w:val="0"/>
          <w:color w:val="000000" w:themeColor="text1"/>
          <w:lang w:val="de-DE"/>
        </w:rPr>
        <w:t xml:space="preserve"> 6</w:t>
      </w:r>
      <w:r>
        <w:rPr>
          <w:rFonts w:hint="eastAsia"/>
          <w:snapToGrid w:val="0"/>
          <w:color w:val="000000" w:themeColor="text1"/>
          <w:lang w:val="de-DE"/>
        </w:rPr>
        <w:t>개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영역으로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나누어진다</w:t>
      </w:r>
      <w:r>
        <w:rPr>
          <w:rFonts w:hint="eastAsia"/>
          <w:snapToGrid w:val="0"/>
          <w:color w:val="000000" w:themeColor="text1"/>
          <w:lang w:val="de-DE"/>
        </w:rPr>
        <w:t>.</w:t>
      </w:r>
    </w:p>
    <w:p w14:paraId="22212CD8" w14:textId="77777777" w:rsidR="00155874" w:rsidRPr="0057689E" w:rsidRDefault="00155874" w:rsidP="00155874">
      <w:pPr>
        <w:rPr>
          <w:snapToGrid w:val="0"/>
          <w:color w:val="000000" w:themeColor="text1"/>
          <w:lang w:val="de-DE"/>
        </w:rPr>
      </w:pPr>
    </w:p>
    <w:p w14:paraId="6DC21D61" w14:textId="77777777" w:rsidR="00155874" w:rsidRPr="0057689E" w:rsidRDefault="00155874" w:rsidP="00155874">
      <w:pPr>
        <w:rPr>
          <w:snapToGrid w:val="0"/>
          <w:color w:val="000000" w:themeColor="text1"/>
          <w:lang w:val="de-DE" w:eastAsia="ko-KR"/>
        </w:rPr>
      </w:pPr>
      <w:r>
        <w:rPr>
          <w:rFonts w:hint="eastAsia"/>
          <w:snapToGrid w:val="0"/>
          <w:color w:val="000000" w:themeColor="text1"/>
          <w:lang w:val="de-DE" w:eastAsia="ko-KR"/>
        </w:rPr>
        <w:t>이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중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MessageID</w:t>
      </w:r>
      <w:r>
        <w:rPr>
          <w:rFonts w:hint="eastAsia"/>
          <w:snapToGrid w:val="0"/>
          <w:color w:val="000000" w:themeColor="text1"/>
          <w:lang w:val="de-DE" w:eastAsia="ko-KR"/>
        </w:rPr>
        <w:t>는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개별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메시지의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추적을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위해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이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표준에서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추가된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내용이며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, </w:t>
      </w:r>
      <w:r>
        <w:rPr>
          <w:rFonts w:hint="eastAsia"/>
          <w:snapToGrid w:val="0"/>
          <w:color w:val="000000" w:themeColor="text1"/>
          <w:lang w:val="de-DE" w:eastAsia="ko-KR"/>
        </w:rPr>
        <w:t>나머지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영역은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OAGIS 10.6</w:t>
      </w:r>
      <w:r>
        <w:rPr>
          <w:rFonts w:hint="eastAsia"/>
          <w:snapToGrid w:val="0"/>
          <w:color w:val="000000" w:themeColor="text1"/>
          <w:lang w:val="de-DE" w:eastAsia="ko-KR"/>
        </w:rPr>
        <w:t>과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동일하다</w:t>
      </w:r>
      <w:r>
        <w:rPr>
          <w:rFonts w:hint="eastAsia"/>
          <w:snapToGrid w:val="0"/>
          <w:color w:val="000000" w:themeColor="text1"/>
          <w:lang w:val="de-DE" w:eastAsia="ko-KR"/>
        </w:rPr>
        <w:t>.</w:t>
      </w:r>
    </w:p>
    <w:p w14:paraId="4AEDF3F2" w14:textId="77777777" w:rsidR="00155874" w:rsidRPr="0057689E" w:rsidRDefault="00155874" w:rsidP="00155874">
      <w:pPr>
        <w:rPr>
          <w:snapToGrid w:val="0"/>
          <w:color w:val="000000" w:themeColor="text1"/>
          <w:lang w:val="de-DE" w:eastAsia="ko-KR"/>
        </w:rPr>
      </w:pPr>
    </w:p>
    <w:p w14:paraId="25B45F5C" w14:textId="77777777" w:rsidR="00155874" w:rsidRPr="0057689E" w:rsidRDefault="00155874" w:rsidP="00155874">
      <w:pPr>
        <w:rPr>
          <w:snapToGrid w:val="0"/>
          <w:color w:val="000000" w:themeColor="text1"/>
          <w:lang w:val="de-DE"/>
        </w:rPr>
      </w:pPr>
      <w:r>
        <w:rPr>
          <w:rFonts w:hint="eastAsia"/>
          <w:snapToGrid w:val="0"/>
          <w:color w:val="000000" w:themeColor="text1"/>
          <w:lang w:val="de-DE"/>
        </w:rPr>
        <w:t xml:space="preserve">Sender </w:t>
      </w:r>
      <w:r>
        <w:rPr>
          <w:rFonts w:hint="eastAsia"/>
          <w:snapToGrid w:val="0"/>
          <w:color w:val="000000" w:themeColor="text1"/>
          <w:lang w:val="de-DE"/>
        </w:rPr>
        <w:t>영역의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경우</w:t>
      </w:r>
      <w:r>
        <w:rPr>
          <w:rFonts w:hint="eastAsia"/>
          <w:snapToGrid w:val="0"/>
          <w:color w:val="000000" w:themeColor="text1"/>
          <w:lang w:val="de-DE"/>
        </w:rPr>
        <w:t xml:space="preserve"> OAGIS 10.6</w:t>
      </w:r>
      <w:r>
        <w:rPr>
          <w:rFonts w:hint="eastAsia"/>
          <w:snapToGrid w:val="0"/>
          <w:color w:val="000000" w:themeColor="text1"/>
          <w:lang w:val="de-DE"/>
        </w:rPr>
        <w:t>은</w:t>
      </w:r>
      <w:r>
        <w:rPr>
          <w:rFonts w:hint="eastAsia"/>
          <w:snapToGrid w:val="0"/>
          <w:color w:val="000000" w:themeColor="text1"/>
          <w:lang w:val="de-DE"/>
        </w:rPr>
        <w:t xml:space="preserve"> LogicalID, ComponentID, TaskID, ReferenceID, ConfirmationCodes, AuthorizationID</w:t>
      </w:r>
      <w:r>
        <w:rPr>
          <w:rFonts w:hint="eastAsia"/>
          <w:snapToGrid w:val="0"/>
          <w:color w:val="000000" w:themeColor="text1"/>
          <w:lang w:val="de-DE"/>
        </w:rPr>
        <w:t>로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이루어지지만</w:t>
      </w:r>
      <w:r>
        <w:rPr>
          <w:rFonts w:hint="eastAsia"/>
          <w:snapToGrid w:val="0"/>
          <w:color w:val="000000" w:themeColor="text1"/>
          <w:lang w:val="de-DE"/>
        </w:rPr>
        <w:t xml:space="preserve">, </w:t>
      </w:r>
      <w:r>
        <w:rPr>
          <w:rFonts w:hint="eastAsia"/>
          <w:snapToGrid w:val="0"/>
          <w:color w:val="000000" w:themeColor="text1"/>
          <w:lang w:val="de-DE"/>
        </w:rPr>
        <w:t>이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표준은</w:t>
      </w:r>
      <w:r>
        <w:rPr>
          <w:rFonts w:hint="eastAsia"/>
          <w:snapToGrid w:val="0"/>
          <w:color w:val="000000" w:themeColor="text1"/>
          <w:lang w:val="de-DE"/>
        </w:rPr>
        <w:t xml:space="preserve"> Host, ApplicationID, ConfirmationCode</w:t>
      </w:r>
      <w:r>
        <w:rPr>
          <w:rFonts w:hint="eastAsia"/>
          <w:snapToGrid w:val="0"/>
          <w:color w:val="000000" w:themeColor="text1"/>
          <w:lang w:val="de-DE"/>
        </w:rPr>
        <w:t>로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이루어져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있다</w:t>
      </w:r>
      <w:r>
        <w:rPr>
          <w:rFonts w:hint="eastAsia"/>
          <w:snapToGrid w:val="0"/>
          <w:color w:val="000000" w:themeColor="text1"/>
          <w:lang w:val="de-DE"/>
        </w:rPr>
        <w:t>.</w:t>
      </w:r>
    </w:p>
    <w:p w14:paraId="13BB1B1A" w14:textId="77777777" w:rsidR="00155874" w:rsidRPr="0057689E" w:rsidRDefault="00155874" w:rsidP="00155874">
      <w:pPr>
        <w:rPr>
          <w:snapToGrid w:val="0"/>
          <w:color w:val="000000" w:themeColor="text1"/>
          <w:lang w:val="de-DE"/>
        </w:rPr>
      </w:pPr>
    </w:p>
    <w:p w14:paraId="0C0B5D49" w14:textId="77777777" w:rsidR="00155874" w:rsidRPr="0057689E" w:rsidRDefault="00155874" w:rsidP="00155874">
      <w:pPr>
        <w:rPr>
          <w:snapToGrid w:val="0"/>
          <w:color w:val="000000" w:themeColor="text1"/>
          <w:lang w:val="de-DE"/>
        </w:rPr>
      </w:pPr>
      <w:r>
        <w:rPr>
          <w:rFonts w:hint="eastAsia"/>
          <w:snapToGrid w:val="0"/>
          <w:color w:val="000000" w:themeColor="text1"/>
          <w:lang w:val="de-DE"/>
        </w:rPr>
        <w:t>OAGIS 10.6</w:t>
      </w:r>
      <w:r>
        <w:rPr>
          <w:rFonts w:hint="eastAsia"/>
          <w:snapToGrid w:val="0"/>
          <w:color w:val="000000" w:themeColor="text1"/>
          <w:lang w:val="de-DE"/>
        </w:rPr>
        <w:t>의</w:t>
      </w:r>
      <w:r>
        <w:rPr>
          <w:rFonts w:hint="eastAsia"/>
          <w:snapToGrid w:val="0"/>
          <w:color w:val="000000" w:themeColor="text1"/>
          <w:lang w:val="de-DE"/>
        </w:rPr>
        <w:t xml:space="preserve"> LogicalID</w:t>
      </w:r>
      <w:r>
        <w:rPr>
          <w:rFonts w:hint="eastAsia"/>
          <w:snapToGrid w:val="0"/>
          <w:color w:val="000000" w:themeColor="text1"/>
          <w:lang w:val="de-DE"/>
        </w:rPr>
        <w:t>는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이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표준의</w:t>
      </w:r>
      <w:r>
        <w:rPr>
          <w:rFonts w:hint="eastAsia"/>
          <w:snapToGrid w:val="0"/>
          <w:color w:val="000000" w:themeColor="text1"/>
          <w:lang w:val="de-DE"/>
        </w:rPr>
        <w:t xml:space="preserve"> Host</w:t>
      </w:r>
      <w:r>
        <w:rPr>
          <w:rFonts w:hint="eastAsia"/>
          <w:snapToGrid w:val="0"/>
          <w:color w:val="000000" w:themeColor="text1"/>
          <w:lang w:val="de-DE"/>
        </w:rPr>
        <w:t>에</w:t>
      </w:r>
      <w:r>
        <w:rPr>
          <w:rFonts w:hint="eastAsia"/>
          <w:snapToGrid w:val="0"/>
          <w:color w:val="000000" w:themeColor="text1"/>
          <w:lang w:val="de-DE"/>
        </w:rPr>
        <w:t>, ComponentID</w:t>
      </w:r>
      <w:r>
        <w:rPr>
          <w:rFonts w:hint="eastAsia"/>
          <w:snapToGrid w:val="0"/>
          <w:color w:val="000000" w:themeColor="text1"/>
          <w:lang w:val="de-DE"/>
        </w:rPr>
        <w:t>는</w:t>
      </w:r>
      <w:r>
        <w:rPr>
          <w:rFonts w:hint="eastAsia"/>
          <w:snapToGrid w:val="0"/>
          <w:color w:val="000000" w:themeColor="text1"/>
          <w:lang w:val="de-DE"/>
        </w:rPr>
        <w:t xml:space="preserve"> ApplicationID</w:t>
      </w:r>
      <w:r>
        <w:rPr>
          <w:rFonts w:hint="eastAsia"/>
          <w:snapToGrid w:val="0"/>
          <w:color w:val="000000" w:themeColor="text1"/>
          <w:lang w:val="de-DE"/>
        </w:rPr>
        <w:t>에</w:t>
      </w:r>
      <w:r>
        <w:rPr>
          <w:rFonts w:hint="eastAsia"/>
          <w:snapToGrid w:val="0"/>
          <w:color w:val="000000" w:themeColor="text1"/>
          <w:lang w:val="de-DE"/>
        </w:rPr>
        <w:t>, ConfirmationCodes</w:t>
      </w:r>
      <w:r>
        <w:rPr>
          <w:rFonts w:hint="eastAsia"/>
          <w:snapToGrid w:val="0"/>
          <w:color w:val="000000" w:themeColor="text1"/>
          <w:lang w:val="de-DE"/>
        </w:rPr>
        <w:t>는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동일하게</w:t>
      </w:r>
      <w:r>
        <w:rPr>
          <w:rFonts w:hint="eastAsia"/>
          <w:snapToGrid w:val="0"/>
          <w:color w:val="000000" w:themeColor="text1"/>
          <w:lang w:val="de-DE"/>
        </w:rPr>
        <w:t xml:space="preserve"> ConfirmationCodes</w:t>
      </w:r>
      <w:r>
        <w:rPr>
          <w:rFonts w:hint="eastAsia"/>
          <w:snapToGrid w:val="0"/>
          <w:color w:val="000000" w:themeColor="text1"/>
          <w:lang w:val="de-DE"/>
        </w:rPr>
        <w:t>에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각각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대응하며</w:t>
      </w:r>
      <w:r>
        <w:rPr>
          <w:rFonts w:hint="eastAsia"/>
          <w:snapToGrid w:val="0"/>
          <w:color w:val="000000" w:themeColor="text1"/>
          <w:lang w:val="de-DE"/>
        </w:rPr>
        <w:t xml:space="preserve">, </w:t>
      </w:r>
      <w:r>
        <w:rPr>
          <w:rFonts w:hint="eastAsia"/>
          <w:snapToGrid w:val="0"/>
          <w:color w:val="000000" w:themeColor="text1"/>
          <w:lang w:val="de-DE"/>
        </w:rPr>
        <w:t>그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외</w:t>
      </w:r>
      <w:r>
        <w:rPr>
          <w:rFonts w:hint="eastAsia"/>
          <w:snapToGrid w:val="0"/>
          <w:color w:val="000000" w:themeColor="text1"/>
          <w:lang w:val="de-DE"/>
        </w:rPr>
        <w:t xml:space="preserve"> OAGIS 10.6 Sender </w:t>
      </w:r>
      <w:r>
        <w:rPr>
          <w:rFonts w:hint="eastAsia"/>
          <w:snapToGrid w:val="0"/>
          <w:color w:val="000000" w:themeColor="text1"/>
          <w:lang w:val="de-DE"/>
        </w:rPr>
        <w:t>영역의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나머지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속성은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삭제되었다</w:t>
      </w:r>
      <w:r>
        <w:rPr>
          <w:rFonts w:hint="eastAsia"/>
          <w:snapToGrid w:val="0"/>
          <w:color w:val="000000" w:themeColor="text1"/>
          <w:lang w:val="de-DE"/>
        </w:rPr>
        <w:t>.</w:t>
      </w:r>
    </w:p>
    <w:p w14:paraId="2B066CC6" w14:textId="77777777" w:rsidR="00155874" w:rsidRPr="0057689E" w:rsidRDefault="00155874" w:rsidP="00155874">
      <w:pPr>
        <w:rPr>
          <w:snapToGrid w:val="0"/>
          <w:color w:val="000000" w:themeColor="text1"/>
          <w:lang w:val="de-DE"/>
        </w:rPr>
      </w:pPr>
    </w:p>
    <w:p w14:paraId="3087A4B3" w14:textId="77777777" w:rsidR="00155874" w:rsidRPr="0057689E" w:rsidRDefault="00155874" w:rsidP="00155874">
      <w:pPr>
        <w:rPr>
          <w:snapToGrid w:val="0"/>
          <w:color w:val="000000" w:themeColor="text1"/>
          <w:lang w:val="de-DE" w:eastAsia="ko-KR"/>
        </w:rPr>
      </w:pPr>
      <w:r>
        <w:rPr>
          <w:rFonts w:hint="eastAsia"/>
          <w:snapToGrid w:val="0"/>
          <w:color w:val="000000" w:themeColor="text1"/>
          <w:lang w:val="de-DE" w:eastAsia="ko-KR"/>
        </w:rPr>
        <w:t>이는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OAGIS 10.6</w:t>
      </w:r>
      <w:r>
        <w:rPr>
          <w:rFonts w:hint="eastAsia"/>
          <w:snapToGrid w:val="0"/>
          <w:color w:val="000000" w:themeColor="text1"/>
          <w:lang w:val="de-DE" w:eastAsia="ko-KR"/>
        </w:rPr>
        <w:t>에서도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한정적인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경우에만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선택적으로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활용되는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속성들을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삭제하고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, </w:t>
      </w:r>
      <w:r>
        <w:rPr>
          <w:rFonts w:hint="eastAsia"/>
          <w:snapToGrid w:val="0"/>
          <w:color w:val="000000" w:themeColor="text1"/>
          <w:lang w:val="de-DE" w:eastAsia="ko-KR"/>
        </w:rPr>
        <w:t>국내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기업이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이해하기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쉬운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구조와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용어로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변경한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것이다</w:t>
      </w:r>
      <w:r>
        <w:rPr>
          <w:rFonts w:hint="eastAsia"/>
          <w:snapToGrid w:val="0"/>
          <w:color w:val="000000" w:themeColor="text1"/>
          <w:lang w:val="de-DE" w:eastAsia="ko-KR"/>
        </w:rPr>
        <w:t>.</w:t>
      </w:r>
    </w:p>
    <w:p w14:paraId="5EC6266A" w14:textId="77777777" w:rsidR="00155874" w:rsidRPr="0057689E" w:rsidRDefault="00155874" w:rsidP="00155874">
      <w:pPr>
        <w:rPr>
          <w:snapToGrid w:val="0"/>
          <w:color w:val="000000" w:themeColor="text1"/>
          <w:lang w:val="de-DE" w:eastAsia="ko-KR"/>
        </w:rPr>
      </w:pPr>
    </w:p>
    <w:p w14:paraId="72BCA3F8" w14:textId="77777777" w:rsidR="00155874" w:rsidRPr="0057689E" w:rsidRDefault="00155874" w:rsidP="00155874">
      <w:pPr>
        <w:rPr>
          <w:snapToGrid w:val="0"/>
          <w:color w:val="000000" w:themeColor="text1"/>
          <w:lang w:val="de-DE" w:eastAsia="ko-KR"/>
        </w:rPr>
      </w:pPr>
      <w:r>
        <w:rPr>
          <w:rFonts w:hint="eastAsia"/>
          <w:snapToGrid w:val="0"/>
          <w:color w:val="000000" w:themeColor="text1"/>
          <w:lang w:val="de-DE" w:eastAsia="ko-KR"/>
        </w:rPr>
        <w:t>IEC 62264</w:t>
      </w:r>
      <w:r>
        <w:rPr>
          <w:rFonts w:hint="eastAsia"/>
          <w:snapToGrid w:val="0"/>
          <w:color w:val="000000" w:themeColor="text1"/>
          <w:lang w:val="de-DE" w:eastAsia="ko-KR"/>
        </w:rPr>
        <w:t>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애플리케이션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영역은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OAGIS 9.0</w:t>
      </w:r>
      <w:r>
        <w:rPr>
          <w:rFonts w:hint="eastAsia"/>
          <w:snapToGrid w:val="0"/>
          <w:color w:val="000000" w:themeColor="text1"/>
          <w:lang w:val="de-DE" w:eastAsia="ko-KR"/>
        </w:rPr>
        <w:t>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명세를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참조하여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동일한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구조를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가지며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, </w:t>
      </w:r>
      <w:r>
        <w:rPr>
          <w:rFonts w:hint="eastAsia"/>
          <w:snapToGrid w:val="0"/>
          <w:color w:val="000000" w:themeColor="text1"/>
          <w:lang w:val="de-DE" w:eastAsia="ko-KR"/>
        </w:rPr>
        <w:t>이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표준과의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관계도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동일하다</w:t>
      </w:r>
      <w:r>
        <w:rPr>
          <w:rFonts w:hint="eastAsia"/>
          <w:snapToGrid w:val="0"/>
          <w:color w:val="000000" w:themeColor="text1"/>
          <w:lang w:val="de-DE" w:eastAsia="ko-KR"/>
        </w:rPr>
        <w:t>.</w:t>
      </w:r>
    </w:p>
    <w:p w14:paraId="49EB5DC6" w14:textId="77777777" w:rsidR="00155874" w:rsidRPr="0057689E" w:rsidRDefault="00155874" w:rsidP="00155874">
      <w:pPr>
        <w:spacing w:line="240" w:lineRule="auto"/>
        <w:rPr>
          <w:rFonts w:hAnsi="바탕"/>
          <w:bCs/>
          <w:snapToGrid w:val="0"/>
          <w:color w:val="000000" w:themeColor="text1"/>
          <w:lang w:val="de-DE" w:eastAsia="ko-KR"/>
        </w:rPr>
      </w:pPr>
    </w:p>
    <w:p w14:paraId="6579585C" w14:textId="77777777" w:rsidR="00155874" w:rsidRPr="0057689E" w:rsidRDefault="00155874" w:rsidP="00155874">
      <w:pPr>
        <w:pStyle w:val="KSDTA1"/>
        <w:tabs>
          <w:tab w:val="num" w:pos="851"/>
        </w:tabs>
        <w:ind w:left="142" w:hangingChars="59" w:hanging="142"/>
        <w:rPr>
          <w:color w:val="000000" w:themeColor="text1"/>
        </w:rPr>
      </w:pPr>
      <w:bookmarkStart w:id="4320" w:name="_Toc91010009"/>
      <w:r>
        <w:rPr>
          <w:rFonts w:hint="eastAsia"/>
          <w:color w:val="000000" w:themeColor="text1"/>
        </w:rPr>
        <w:t>데이터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영역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구조</w:t>
      </w:r>
      <w:bookmarkEnd w:id="4317"/>
      <w:bookmarkEnd w:id="4318"/>
      <w:bookmarkEnd w:id="4319"/>
      <w:bookmarkEnd w:id="4320"/>
    </w:p>
    <w:p w14:paraId="7B3F9CAE" w14:textId="77777777" w:rsidR="00155874" w:rsidRPr="0057689E" w:rsidRDefault="00155874" w:rsidP="00155874">
      <w:pPr>
        <w:spacing w:line="240" w:lineRule="auto"/>
        <w:rPr>
          <w:rFonts w:hAnsi="바탕"/>
          <w:bCs/>
          <w:snapToGrid w:val="0"/>
          <w:color w:val="000000" w:themeColor="text1"/>
          <w:lang w:val="de-DE"/>
        </w:rPr>
      </w:pPr>
    </w:p>
    <w:p w14:paraId="526AC88E" w14:textId="77777777" w:rsidR="00155874" w:rsidRPr="0057689E" w:rsidRDefault="00155874" w:rsidP="00155874">
      <w:pPr>
        <w:rPr>
          <w:snapToGrid w:val="0"/>
          <w:color w:val="000000" w:themeColor="text1"/>
          <w:lang w:val="de-DE" w:eastAsia="ko-KR"/>
        </w:rPr>
      </w:pPr>
      <w:r>
        <w:rPr>
          <w:rFonts w:hint="eastAsia"/>
          <w:snapToGrid w:val="0"/>
          <w:color w:val="000000" w:themeColor="text1"/>
          <w:lang w:val="de-DE" w:eastAsia="ko-KR"/>
        </w:rPr>
        <w:t>이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표준과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OAGIS 10.6</w:t>
      </w:r>
      <w:r>
        <w:rPr>
          <w:rFonts w:hint="eastAsia"/>
          <w:snapToGrid w:val="0"/>
          <w:color w:val="000000" w:themeColor="text1"/>
          <w:lang w:val="de-DE" w:eastAsia="ko-KR"/>
        </w:rPr>
        <w:t>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차이점은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속성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계층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구조의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단순화이다</w:t>
      </w:r>
      <w:r>
        <w:rPr>
          <w:rFonts w:hint="eastAsia"/>
          <w:snapToGrid w:val="0"/>
          <w:color w:val="000000" w:themeColor="text1"/>
          <w:lang w:val="de-DE" w:eastAsia="ko-KR"/>
        </w:rPr>
        <w:t>. OAGIS 10.6</w:t>
      </w:r>
      <w:r>
        <w:rPr>
          <w:rFonts w:hint="eastAsia"/>
          <w:snapToGrid w:val="0"/>
          <w:color w:val="000000" w:themeColor="text1"/>
          <w:lang w:val="de-DE" w:eastAsia="ko-KR"/>
        </w:rPr>
        <w:t>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컴포넌트는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복잡한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업무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연계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상황에서의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재활용성을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높이기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위해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자기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참조가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가능하며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컴포넌트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내에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컴포넌트를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속성으로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가지는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것이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특징이다</w:t>
      </w:r>
      <w:r>
        <w:rPr>
          <w:rFonts w:hint="eastAsia"/>
          <w:snapToGrid w:val="0"/>
          <w:color w:val="000000" w:themeColor="text1"/>
          <w:lang w:val="de-DE" w:eastAsia="ko-KR"/>
        </w:rPr>
        <w:t>.</w:t>
      </w:r>
    </w:p>
    <w:p w14:paraId="659CC77A" w14:textId="77777777" w:rsidR="00155874" w:rsidRPr="0057689E" w:rsidRDefault="00155874" w:rsidP="00155874">
      <w:pPr>
        <w:rPr>
          <w:snapToGrid w:val="0"/>
          <w:color w:val="000000" w:themeColor="text1"/>
          <w:lang w:val="de-DE" w:eastAsia="ko-KR"/>
        </w:rPr>
      </w:pPr>
    </w:p>
    <w:p w14:paraId="4A9D6FA2" w14:textId="77777777" w:rsidR="00155874" w:rsidRPr="0057689E" w:rsidRDefault="00155874" w:rsidP="00155874">
      <w:pPr>
        <w:rPr>
          <w:snapToGrid w:val="0"/>
          <w:color w:val="000000" w:themeColor="text1"/>
          <w:lang w:val="de-DE"/>
        </w:rPr>
      </w:pPr>
      <w:r>
        <w:rPr>
          <w:rFonts w:hint="eastAsia"/>
          <w:snapToGrid w:val="0"/>
          <w:color w:val="000000" w:themeColor="text1"/>
          <w:lang w:val="de-DE"/>
        </w:rPr>
        <w:t>OAGIS 10.6</w:t>
      </w:r>
      <w:r>
        <w:rPr>
          <w:rFonts w:hint="eastAsia"/>
          <w:snapToGrid w:val="0"/>
          <w:color w:val="000000" w:themeColor="text1"/>
          <w:lang w:val="de-DE"/>
        </w:rPr>
        <w:t>에서는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아래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ascii="돋움" w:eastAsia="돋움" w:hAnsi="돋움" w:hint="eastAsia"/>
          <w:b/>
          <w:snapToGrid w:val="0"/>
          <w:color w:val="000000" w:themeColor="text1"/>
          <w:lang w:val="de-DE"/>
        </w:rPr>
        <w:t>그림</w:t>
      </w:r>
      <w:r>
        <w:rPr>
          <w:rFonts w:hint="eastAsia"/>
          <w:snapToGrid w:val="0"/>
          <w:color w:val="000000" w:themeColor="text1"/>
          <w:lang w:val="de-DE"/>
        </w:rPr>
        <w:t xml:space="preserve"> B.4</w:t>
      </w:r>
      <w:r>
        <w:rPr>
          <w:rFonts w:hint="eastAsia"/>
          <w:snapToGrid w:val="0"/>
          <w:color w:val="000000" w:themeColor="text1"/>
          <w:lang w:val="de-DE"/>
        </w:rPr>
        <w:t>와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같이</w:t>
      </w:r>
      <w:r>
        <w:rPr>
          <w:rFonts w:hint="eastAsia"/>
          <w:snapToGrid w:val="0"/>
          <w:color w:val="000000" w:themeColor="text1"/>
          <w:lang w:val="de-DE"/>
        </w:rPr>
        <w:t xml:space="preserve"> WorkOrder </w:t>
      </w:r>
      <w:r>
        <w:rPr>
          <w:rFonts w:hint="eastAsia"/>
          <w:snapToGrid w:val="0"/>
          <w:color w:val="000000" w:themeColor="text1"/>
          <w:lang w:val="de-DE"/>
        </w:rPr>
        <w:t>명사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내에</w:t>
      </w:r>
      <w:r>
        <w:rPr>
          <w:rFonts w:hint="eastAsia"/>
          <w:snapToGrid w:val="0"/>
          <w:color w:val="000000" w:themeColor="text1"/>
          <w:lang w:val="de-DE"/>
        </w:rPr>
        <w:t xml:space="preserve"> Work Order Header</w:t>
      </w:r>
      <w:r>
        <w:rPr>
          <w:rFonts w:hint="eastAsia"/>
          <w:snapToGrid w:val="0"/>
          <w:color w:val="000000" w:themeColor="text1"/>
          <w:lang w:val="de-DE"/>
        </w:rPr>
        <w:t>와</w:t>
      </w:r>
      <w:r>
        <w:rPr>
          <w:rFonts w:hint="eastAsia"/>
          <w:snapToGrid w:val="0"/>
          <w:color w:val="000000" w:themeColor="text1"/>
          <w:lang w:val="de-DE"/>
        </w:rPr>
        <w:t xml:space="preserve"> Work Order Line</w:t>
      </w:r>
      <w:r>
        <w:rPr>
          <w:rFonts w:hint="eastAsia"/>
          <w:snapToGrid w:val="0"/>
          <w:color w:val="000000" w:themeColor="text1"/>
          <w:lang w:val="de-DE"/>
        </w:rPr>
        <w:t>이라는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컴포넌트를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포함하고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있고</w:t>
      </w:r>
      <w:r>
        <w:rPr>
          <w:rFonts w:hint="eastAsia"/>
          <w:snapToGrid w:val="0"/>
          <w:color w:val="000000" w:themeColor="text1"/>
          <w:lang w:val="de-DE"/>
        </w:rPr>
        <w:t xml:space="preserve">, Work Order Header </w:t>
      </w:r>
      <w:r>
        <w:rPr>
          <w:rFonts w:hint="eastAsia"/>
          <w:snapToGrid w:val="0"/>
          <w:color w:val="000000" w:themeColor="text1"/>
          <w:lang w:val="de-DE"/>
        </w:rPr>
        <w:t>컴포넌트는</w:t>
      </w:r>
      <w:r>
        <w:rPr>
          <w:rFonts w:hint="eastAsia"/>
          <w:snapToGrid w:val="0"/>
          <w:color w:val="000000" w:themeColor="text1"/>
          <w:lang w:val="de-DE"/>
        </w:rPr>
        <w:t xml:space="preserve"> Work Order Header Base </w:t>
      </w:r>
      <w:r>
        <w:rPr>
          <w:rFonts w:hint="eastAsia"/>
          <w:snapToGrid w:val="0"/>
          <w:color w:val="000000" w:themeColor="text1"/>
          <w:lang w:val="de-DE"/>
        </w:rPr>
        <w:t>컴포넌트를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포함하고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있다</w:t>
      </w:r>
      <w:r>
        <w:rPr>
          <w:rFonts w:hint="eastAsia"/>
          <w:snapToGrid w:val="0"/>
          <w:color w:val="000000" w:themeColor="text1"/>
          <w:lang w:val="de-DE"/>
        </w:rPr>
        <w:t xml:space="preserve">. </w:t>
      </w:r>
      <w:r>
        <w:rPr>
          <w:rFonts w:hint="eastAsia"/>
          <w:snapToGrid w:val="0"/>
          <w:color w:val="000000" w:themeColor="text1"/>
          <w:lang w:val="de-DE"/>
        </w:rPr>
        <w:t>또한</w:t>
      </w:r>
      <w:r>
        <w:rPr>
          <w:rFonts w:hint="eastAsia"/>
          <w:snapToGrid w:val="0"/>
          <w:color w:val="000000" w:themeColor="text1"/>
          <w:lang w:val="de-DE"/>
        </w:rPr>
        <w:t>, Work Order Header Base</w:t>
      </w:r>
      <w:r>
        <w:rPr>
          <w:rFonts w:hint="eastAsia"/>
          <w:snapToGrid w:val="0"/>
          <w:color w:val="000000" w:themeColor="text1"/>
          <w:lang w:val="de-DE"/>
        </w:rPr>
        <w:t>는</w:t>
      </w:r>
      <w:r>
        <w:rPr>
          <w:rFonts w:hint="eastAsia"/>
          <w:snapToGrid w:val="0"/>
          <w:color w:val="000000" w:themeColor="text1"/>
          <w:lang w:val="de-DE"/>
        </w:rPr>
        <w:t xml:space="preserve"> Required Delivery date time </w:t>
      </w:r>
      <w:r>
        <w:rPr>
          <w:rFonts w:hint="eastAsia"/>
          <w:snapToGrid w:val="0"/>
          <w:color w:val="000000" w:themeColor="text1"/>
          <w:lang w:val="de-DE"/>
        </w:rPr>
        <w:t>컴포넌트를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포함한다</w:t>
      </w:r>
      <w:r>
        <w:rPr>
          <w:rFonts w:hint="eastAsia"/>
          <w:snapToGrid w:val="0"/>
          <w:color w:val="000000" w:themeColor="text1"/>
          <w:lang w:val="de-DE"/>
        </w:rPr>
        <w:t xml:space="preserve">. </w:t>
      </w:r>
      <w:r>
        <w:rPr>
          <w:rFonts w:hint="eastAsia"/>
          <w:snapToGrid w:val="0"/>
          <w:color w:val="000000" w:themeColor="text1"/>
          <w:lang w:val="de-DE"/>
        </w:rPr>
        <w:t>따라서</w:t>
      </w:r>
      <w:r>
        <w:rPr>
          <w:rFonts w:hint="eastAsia"/>
          <w:snapToGrid w:val="0"/>
          <w:color w:val="000000" w:themeColor="text1"/>
          <w:lang w:val="de-DE"/>
        </w:rPr>
        <w:t>, WorkOrder</w:t>
      </w:r>
      <w:r>
        <w:rPr>
          <w:rFonts w:hint="eastAsia"/>
          <w:snapToGrid w:val="0"/>
          <w:color w:val="000000" w:themeColor="text1"/>
          <w:lang w:val="de-DE"/>
        </w:rPr>
        <w:t>의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경우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총</w:t>
      </w:r>
      <w:r>
        <w:rPr>
          <w:rFonts w:hint="eastAsia"/>
          <w:snapToGrid w:val="0"/>
          <w:color w:val="000000" w:themeColor="text1"/>
          <w:lang w:val="de-DE"/>
        </w:rPr>
        <w:t xml:space="preserve"> 2</w:t>
      </w:r>
      <w:r>
        <w:rPr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266</w:t>
      </w:r>
      <w:r>
        <w:rPr>
          <w:rFonts w:hint="eastAsia"/>
          <w:snapToGrid w:val="0"/>
          <w:color w:val="000000" w:themeColor="text1"/>
          <w:lang w:val="de-DE"/>
        </w:rPr>
        <w:t>개의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필드가</w:t>
      </w:r>
      <w:r>
        <w:rPr>
          <w:rFonts w:hint="eastAsia"/>
          <w:snapToGrid w:val="0"/>
          <w:color w:val="000000" w:themeColor="text1"/>
          <w:lang w:val="de-DE"/>
        </w:rPr>
        <w:t xml:space="preserve"> </w:t>
      </w:r>
      <w:r>
        <w:rPr>
          <w:rFonts w:hint="eastAsia"/>
          <w:snapToGrid w:val="0"/>
          <w:color w:val="000000" w:themeColor="text1"/>
          <w:lang w:val="de-DE"/>
        </w:rPr>
        <w:t>존재한다</w:t>
      </w:r>
      <w:r>
        <w:rPr>
          <w:rFonts w:hint="eastAsia"/>
          <w:snapToGrid w:val="0"/>
          <w:color w:val="000000" w:themeColor="text1"/>
          <w:lang w:val="de-DE"/>
        </w:rPr>
        <w:t>.</w:t>
      </w:r>
    </w:p>
    <w:p w14:paraId="14D06B4D" w14:textId="77777777" w:rsidR="00155874" w:rsidRPr="0057689E" w:rsidRDefault="00155874" w:rsidP="00155874">
      <w:pPr>
        <w:spacing w:line="240" w:lineRule="auto"/>
        <w:rPr>
          <w:rFonts w:hAnsi="바탕"/>
          <w:bCs/>
          <w:snapToGrid w:val="0"/>
          <w:color w:val="000000" w:themeColor="text1"/>
          <w:lang w:val="de-DE"/>
        </w:rPr>
      </w:pPr>
    </w:p>
    <w:p w14:paraId="1AB12D76" w14:textId="77777777" w:rsidR="00155874" w:rsidRPr="0057689E" w:rsidRDefault="00155874" w:rsidP="00155874">
      <w:pPr>
        <w:spacing w:line="240" w:lineRule="auto"/>
        <w:jc w:val="center"/>
        <w:rPr>
          <w:rFonts w:hAnsi="바탕"/>
          <w:bCs/>
          <w:snapToGrid w:val="0"/>
          <w:color w:val="000000" w:themeColor="text1"/>
          <w:lang w:val="de-DE"/>
        </w:rPr>
      </w:pPr>
      <w:r>
        <w:rPr>
          <w:noProof/>
          <w:color w:val="000000" w:themeColor="text1"/>
        </w:rPr>
        <w:drawing>
          <wp:inline distT="0" distB="0" distL="0" distR="0" wp14:anchorId="3CC431F8" wp14:editId="4DBDC698">
            <wp:extent cx="5940000" cy="1800000"/>
            <wp:effectExtent l="0" t="0" r="3810" b="0"/>
            <wp:docPr id="1042" name="shape10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9BC18" w14:textId="77777777" w:rsidR="00155874" w:rsidRPr="0057689E" w:rsidRDefault="00155874" w:rsidP="00155874">
      <w:pPr>
        <w:spacing w:line="240" w:lineRule="auto"/>
        <w:rPr>
          <w:rFonts w:hAnsi="바탕"/>
          <w:bCs/>
          <w:snapToGrid w:val="0"/>
          <w:color w:val="000000" w:themeColor="text1"/>
          <w:lang w:val="de-DE"/>
        </w:rPr>
      </w:pPr>
    </w:p>
    <w:p w14:paraId="4E21AF59" w14:textId="77777777" w:rsidR="00155874" w:rsidRPr="0057689E" w:rsidRDefault="00155874" w:rsidP="00155874">
      <w:pPr>
        <w:pStyle w:val="KSDT"/>
        <w:rPr>
          <w:snapToGrid w:val="0"/>
          <w:color w:val="000000" w:themeColor="text1"/>
          <w:lang w:val="en-US"/>
        </w:rPr>
      </w:pPr>
      <w:r>
        <w:rPr>
          <w:rFonts w:hint="eastAsia"/>
          <w:snapToGrid w:val="0"/>
          <w:color w:val="000000" w:themeColor="text1"/>
          <w:lang w:val="en-US"/>
        </w:rPr>
        <w:t>그림</w:t>
      </w:r>
      <w:r>
        <w:rPr>
          <w:snapToGrid w:val="0"/>
          <w:color w:val="000000" w:themeColor="text1"/>
          <w:lang w:val="en-US"/>
        </w:rPr>
        <w:t xml:space="preserve"> B.4</w: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>SEQ aaa</w:instrText>
      </w:r>
      <w:r>
        <w:rPr>
          <w:rFonts w:hint="eastAsia"/>
          <w:snapToGrid w:val="0"/>
          <w:color w:val="000000" w:themeColor="text1"/>
          <w:lang w:val="en-US"/>
        </w:rPr>
        <w:instrText>l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du</w:instrText>
      </w:r>
      <w:r>
        <w:rPr>
          <w:snapToGrid w:val="0"/>
          <w:color w:val="000000" w:themeColor="text1"/>
          <w:lang w:val="en-US"/>
        </w:rPr>
        <w:instrText xml:space="preserve">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 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rFonts w:hint="eastAsia"/>
          <w:snapToGrid w:val="0"/>
          <w:color w:val="000000" w:themeColor="text1"/>
          <w:lang w:val="en-US"/>
        </w:rPr>
        <w:instrText>SEQ 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>\c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instrText>."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ascii="바탕" w:hAnsi="바탕" w:hint="eastAsia"/>
          <w:snapToGrid w:val="0"/>
          <w:color w:val="000000" w:themeColor="text1"/>
          <w:lang w:val="en-US"/>
        </w:rPr>
        <w:t>—</w: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>SEQ aaa</w:instrText>
      </w:r>
      <w:r>
        <w:rPr>
          <w:rFonts w:hint="eastAsia"/>
          <w:snapToGrid w:val="0"/>
          <w:color w:val="000000" w:themeColor="text1"/>
          <w:lang w:val="en-US"/>
        </w:rPr>
        <w:instrText>l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du</w:instrText>
      </w:r>
      <w:r>
        <w:rPr>
          <w:snapToGrid w:val="0"/>
          <w:color w:val="000000" w:themeColor="text1"/>
          <w:lang w:val="en-US"/>
        </w:rPr>
        <w:instrText xml:space="preserve">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 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rFonts w:hint="eastAsia"/>
          <w:snapToGrid w:val="0"/>
          <w:color w:val="000000" w:themeColor="text1"/>
          <w:lang w:val="en-US"/>
        </w:rPr>
        <w:instrText>SEQ 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>\c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instrText>."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t xml:space="preserve"> OAGIS 10.6</w:t>
      </w:r>
      <w:r>
        <w:rPr>
          <w:rFonts w:hint="eastAsia"/>
          <w:snapToGrid w:val="0"/>
          <w:color w:val="000000" w:themeColor="text1"/>
          <w:lang w:val="en-US"/>
        </w:rPr>
        <w:t>의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hint="eastAsia"/>
          <w:snapToGrid w:val="0"/>
          <w:color w:val="000000" w:themeColor="text1"/>
          <w:lang w:val="en-US"/>
        </w:rPr>
        <w:t>컴포넌트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hint="eastAsia"/>
          <w:snapToGrid w:val="0"/>
          <w:color w:val="000000" w:themeColor="text1"/>
          <w:lang w:val="en-US"/>
        </w:rPr>
        <w:t>구조</w:t>
      </w:r>
    </w:p>
    <w:p w14:paraId="7D50BFDF" w14:textId="77777777" w:rsidR="00155874" w:rsidRPr="0057689E" w:rsidRDefault="00155874" w:rsidP="00155874">
      <w:pPr>
        <w:rPr>
          <w:snapToGrid w:val="0"/>
          <w:color w:val="000000" w:themeColor="text1"/>
          <w:lang w:eastAsia="ko-KR"/>
        </w:rPr>
      </w:pPr>
    </w:p>
    <w:p w14:paraId="1DDDC659" w14:textId="77777777" w:rsidR="00155874" w:rsidRPr="0057689E" w:rsidRDefault="00155874" w:rsidP="00155874">
      <w:pPr>
        <w:rPr>
          <w:snapToGrid w:val="0"/>
          <w:color w:val="000000" w:themeColor="text1"/>
          <w:lang w:val="de-DE" w:eastAsia="ko-KR"/>
        </w:rPr>
      </w:pPr>
      <w:r>
        <w:rPr>
          <w:rFonts w:hint="eastAsia"/>
          <w:snapToGrid w:val="0"/>
          <w:color w:val="000000" w:themeColor="text1"/>
          <w:lang w:val="de-DE" w:eastAsia="ko-KR"/>
        </w:rPr>
        <w:t>하지만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이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표준</w:t>
      </w:r>
      <w:r>
        <w:rPr>
          <w:rFonts w:hint="eastAsia"/>
          <w:snapToGrid w:val="0"/>
          <w:color w:val="000000" w:themeColor="text1"/>
          <w:lang w:val="de-DE" w:eastAsia="ko-KR"/>
        </w:rPr>
        <w:t>(KS X 9101-1)</w:t>
      </w:r>
      <w:r>
        <w:rPr>
          <w:rFonts w:hint="eastAsia"/>
          <w:snapToGrid w:val="0"/>
          <w:color w:val="000000" w:themeColor="text1"/>
          <w:lang w:val="de-DE" w:eastAsia="ko-KR"/>
        </w:rPr>
        <w:t>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경우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, </w:t>
      </w:r>
      <w:r>
        <w:rPr>
          <w:rFonts w:hint="eastAsia"/>
          <w:snapToGrid w:val="0"/>
          <w:color w:val="000000" w:themeColor="text1"/>
          <w:lang w:val="de-DE" w:eastAsia="ko-KR"/>
        </w:rPr>
        <w:t>속성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하위에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또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다른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속성을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갖는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것을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권장하지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않으며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, </w:t>
      </w:r>
      <w:r>
        <w:rPr>
          <w:rFonts w:hint="eastAsia"/>
          <w:snapToGrid w:val="0"/>
          <w:color w:val="000000" w:themeColor="text1"/>
          <w:lang w:val="de-DE" w:eastAsia="ko-KR"/>
        </w:rPr>
        <w:t>현재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정의된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모든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명사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속성은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하나의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계층으로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이루어져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있다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. </w:t>
      </w:r>
      <w:r>
        <w:rPr>
          <w:rFonts w:hint="eastAsia"/>
          <w:snapToGrid w:val="0"/>
          <w:color w:val="000000" w:themeColor="text1"/>
          <w:lang w:val="de-DE" w:eastAsia="ko-KR"/>
        </w:rPr>
        <w:t>단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, </w:t>
      </w:r>
      <w:r>
        <w:rPr>
          <w:rFonts w:hint="eastAsia"/>
          <w:snapToGrid w:val="0"/>
          <w:color w:val="000000" w:themeColor="text1"/>
          <w:lang w:val="de-DE" w:eastAsia="ko-KR"/>
        </w:rPr>
        <w:t>이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표준에서도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확장성을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위해서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참조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속성을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가지고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있다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. </w:t>
      </w:r>
      <w:r>
        <w:rPr>
          <w:rFonts w:hint="eastAsia"/>
          <w:snapToGrid w:val="0"/>
          <w:color w:val="000000" w:themeColor="text1"/>
          <w:lang w:val="de-DE" w:eastAsia="ko-KR"/>
        </w:rPr>
        <w:t>이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표준에서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참조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속성은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자재명세서나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공정경로와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같은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계층구조가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필수적인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항목이나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타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속성에서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참조로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활용할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있는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속성으로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정의되어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있다</w:t>
      </w:r>
      <w:r>
        <w:rPr>
          <w:rFonts w:hint="eastAsia"/>
          <w:snapToGrid w:val="0"/>
          <w:color w:val="000000" w:themeColor="text1"/>
          <w:lang w:val="de-DE" w:eastAsia="ko-KR"/>
        </w:rPr>
        <w:t>.</w:t>
      </w:r>
    </w:p>
    <w:p w14:paraId="600F1361" w14:textId="77777777" w:rsidR="00155874" w:rsidRPr="0057689E" w:rsidRDefault="00155874" w:rsidP="00155874">
      <w:pPr>
        <w:spacing w:line="240" w:lineRule="auto"/>
        <w:jc w:val="center"/>
        <w:rPr>
          <w:rFonts w:hAnsi="바탕"/>
          <w:bCs/>
          <w:snapToGrid w:val="0"/>
          <w:color w:val="000000" w:themeColor="text1"/>
          <w:lang w:val="de-DE"/>
        </w:rPr>
      </w:pPr>
      <w:r>
        <w:rPr>
          <w:noProof/>
          <w:color w:val="000000" w:themeColor="text1"/>
        </w:rPr>
        <w:drawing>
          <wp:inline distT="0" distB="0" distL="0" distR="0" wp14:anchorId="04788459" wp14:editId="1E79F69E">
            <wp:extent cx="3534335" cy="1234768"/>
            <wp:effectExtent l="0" t="0" r="0" b="0"/>
            <wp:docPr id="1043" name="shape10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4335" cy="1234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676248" w14:textId="77777777" w:rsidR="00155874" w:rsidRPr="0057689E" w:rsidRDefault="00155874" w:rsidP="00155874">
      <w:pPr>
        <w:spacing w:line="240" w:lineRule="auto"/>
        <w:rPr>
          <w:rFonts w:hAnsi="바탕"/>
          <w:bCs/>
          <w:snapToGrid w:val="0"/>
          <w:color w:val="000000" w:themeColor="text1"/>
          <w:lang w:val="de-DE"/>
        </w:rPr>
      </w:pPr>
    </w:p>
    <w:p w14:paraId="4232292A" w14:textId="77777777" w:rsidR="00155874" w:rsidRPr="0057689E" w:rsidRDefault="00155874" w:rsidP="00155874">
      <w:pPr>
        <w:pStyle w:val="KSDT"/>
        <w:rPr>
          <w:snapToGrid w:val="0"/>
          <w:color w:val="000000" w:themeColor="text1"/>
          <w:lang w:val="en-US"/>
        </w:rPr>
      </w:pPr>
      <w:r>
        <w:rPr>
          <w:rFonts w:hint="eastAsia"/>
          <w:snapToGrid w:val="0"/>
          <w:color w:val="000000" w:themeColor="text1"/>
          <w:lang w:val="en-US"/>
        </w:rPr>
        <w:t>그림</w:t>
      </w:r>
      <w:r>
        <w:rPr>
          <w:snapToGrid w:val="0"/>
          <w:color w:val="000000" w:themeColor="text1"/>
          <w:lang w:val="en-US"/>
        </w:rPr>
        <w:t xml:space="preserve"> B.5</w: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>SEQ aaa</w:instrText>
      </w:r>
      <w:r>
        <w:rPr>
          <w:rFonts w:hint="eastAsia"/>
          <w:snapToGrid w:val="0"/>
          <w:color w:val="000000" w:themeColor="text1"/>
          <w:lang w:val="en-US"/>
        </w:rPr>
        <w:instrText>l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du</w:instrText>
      </w:r>
      <w:r>
        <w:rPr>
          <w:snapToGrid w:val="0"/>
          <w:color w:val="000000" w:themeColor="text1"/>
          <w:lang w:val="en-US"/>
        </w:rPr>
        <w:instrText xml:space="preserve">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 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rFonts w:hint="eastAsia"/>
          <w:snapToGrid w:val="0"/>
          <w:color w:val="000000" w:themeColor="text1"/>
          <w:lang w:val="en-US"/>
        </w:rPr>
        <w:instrText>SEQ 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>\c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instrText>."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ascii="바탕" w:hAnsi="바탕" w:hint="eastAsia"/>
          <w:snapToGrid w:val="0"/>
          <w:color w:val="000000" w:themeColor="text1"/>
          <w:lang w:val="en-US"/>
        </w:rPr>
        <w:t>—</w: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>SEQ aaa</w:instrText>
      </w:r>
      <w:r>
        <w:rPr>
          <w:rFonts w:hint="eastAsia"/>
          <w:snapToGrid w:val="0"/>
          <w:color w:val="000000" w:themeColor="text1"/>
          <w:lang w:val="en-US"/>
        </w:rPr>
        <w:instrText>l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du</w:instrText>
      </w:r>
      <w:r>
        <w:rPr>
          <w:snapToGrid w:val="0"/>
          <w:color w:val="000000" w:themeColor="text1"/>
          <w:lang w:val="en-US"/>
        </w:rPr>
        <w:instrText xml:space="preserve">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 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rFonts w:hint="eastAsia"/>
          <w:snapToGrid w:val="0"/>
          <w:color w:val="000000" w:themeColor="text1"/>
          <w:lang w:val="en-US"/>
        </w:rPr>
        <w:instrText>SEQ 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>\c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instrText>."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t xml:space="preserve"> KS X 9101-1</w:t>
      </w:r>
      <w:r>
        <w:rPr>
          <w:rFonts w:hint="eastAsia"/>
          <w:snapToGrid w:val="0"/>
          <w:color w:val="000000" w:themeColor="text1"/>
          <w:lang w:val="en-US"/>
        </w:rPr>
        <w:t>의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hint="eastAsia"/>
          <w:snapToGrid w:val="0"/>
          <w:color w:val="000000" w:themeColor="text1"/>
          <w:lang w:val="en-US"/>
        </w:rPr>
        <w:t>속성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hint="eastAsia"/>
          <w:snapToGrid w:val="0"/>
          <w:color w:val="000000" w:themeColor="text1"/>
          <w:lang w:val="en-US"/>
        </w:rPr>
        <w:t>구조</w:t>
      </w:r>
    </w:p>
    <w:p w14:paraId="19621544" w14:textId="77777777" w:rsidR="00155874" w:rsidRPr="0057689E" w:rsidRDefault="00155874" w:rsidP="00155874">
      <w:pPr>
        <w:spacing w:line="240" w:lineRule="auto"/>
        <w:rPr>
          <w:rFonts w:hAnsi="바탕"/>
          <w:bCs/>
          <w:snapToGrid w:val="0"/>
          <w:color w:val="000000" w:themeColor="text1"/>
          <w:lang w:eastAsia="ko-KR"/>
        </w:rPr>
      </w:pPr>
    </w:p>
    <w:p w14:paraId="62D67F7C" w14:textId="77777777" w:rsidR="00155874" w:rsidRPr="0057689E" w:rsidRDefault="00155874" w:rsidP="00155874">
      <w:pPr>
        <w:rPr>
          <w:snapToGrid w:val="0"/>
          <w:color w:val="000000" w:themeColor="text1"/>
          <w:lang w:val="de-DE" w:eastAsia="ko-KR"/>
        </w:rPr>
      </w:pPr>
      <w:r>
        <w:rPr>
          <w:rFonts w:hint="eastAsia"/>
          <w:snapToGrid w:val="0"/>
          <w:color w:val="000000" w:themeColor="text1"/>
          <w:lang w:val="de-DE" w:eastAsia="ko-KR"/>
        </w:rPr>
        <w:t>OAGIS 10.6</w:t>
      </w:r>
      <w:r>
        <w:rPr>
          <w:rFonts w:hint="eastAsia"/>
          <w:snapToGrid w:val="0"/>
          <w:color w:val="000000" w:themeColor="text1"/>
          <w:lang w:val="de-DE" w:eastAsia="ko-KR"/>
        </w:rPr>
        <w:t>은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다양한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산업의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요구사항을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지원하기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위해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많은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데이터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필드를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포함하고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재사용성을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높이기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위해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CCTS(Core Component Methodologies)</w:t>
      </w:r>
      <w:r>
        <w:rPr>
          <w:rFonts w:hint="eastAsia"/>
          <w:snapToGrid w:val="0"/>
          <w:color w:val="000000" w:themeColor="text1"/>
          <w:lang w:val="de-DE" w:eastAsia="ko-KR"/>
        </w:rPr>
        <w:t>를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채용하였으나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, </w:t>
      </w:r>
      <w:r>
        <w:rPr>
          <w:rFonts w:hint="eastAsia"/>
          <w:snapToGrid w:val="0"/>
          <w:color w:val="000000" w:themeColor="text1"/>
          <w:lang w:val="de-DE" w:eastAsia="ko-KR"/>
        </w:rPr>
        <w:t>구조의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복잡성으로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인한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도입장벽으로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작용하고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있다</w:t>
      </w:r>
      <w:r>
        <w:rPr>
          <w:rFonts w:hint="eastAsia"/>
          <w:snapToGrid w:val="0"/>
          <w:color w:val="000000" w:themeColor="text1"/>
          <w:lang w:val="de-DE" w:eastAsia="ko-KR"/>
        </w:rPr>
        <w:t>.</w:t>
      </w:r>
    </w:p>
    <w:p w14:paraId="59E59136" w14:textId="77777777" w:rsidR="00155874" w:rsidRPr="0057689E" w:rsidRDefault="00155874" w:rsidP="00155874">
      <w:pPr>
        <w:rPr>
          <w:snapToGrid w:val="0"/>
          <w:color w:val="000000" w:themeColor="text1"/>
          <w:lang w:val="de-DE" w:eastAsia="ko-KR"/>
        </w:rPr>
      </w:pPr>
    </w:p>
    <w:p w14:paraId="5700A44D" w14:textId="77777777" w:rsidR="00155874" w:rsidRPr="0057689E" w:rsidRDefault="00155874" w:rsidP="00155874">
      <w:pPr>
        <w:rPr>
          <w:snapToGrid w:val="0"/>
          <w:color w:val="000000" w:themeColor="text1"/>
          <w:lang w:val="de-DE" w:eastAsia="ko-KR"/>
        </w:rPr>
      </w:pPr>
      <w:r>
        <w:rPr>
          <w:rFonts w:hint="eastAsia"/>
          <w:snapToGrid w:val="0"/>
          <w:color w:val="000000" w:themeColor="text1"/>
          <w:lang w:val="de-DE" w:eastAsia="ko-KR"/>
        </w:rPr>
        <w:t>따라서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, </w:t>
      </w:r>
      <w:r>
        <w:rPr>
          <w:rFonts w:hint="eastAsia"/>
          <w:snapToGrid w:val="0"/>
          <w:color w:val="000000" w:themeColor="text1"/>
          <w:lang w:val="de-DE" w:eastAsia="ko-KR"/>
        </w:rPr>
        <w:t>국내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대다수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제조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기업의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기업업무시스템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간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정보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교환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범위는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수천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개의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속성을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교환할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정도로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방대하지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않으며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, </w:t>
      </w:r>
      <w:r>
        <w:rPr>
          <w:rFonts w:hint="eastAsia"/>
          <w:snapToGrid w:val="0"/>
          <w:color w:val="000000" w:themeColor="text1"/>
          <w:lang w:val="de-DE" w:eastAsia="ko-KR"/>
        </w:rPr>
        <w:t>대부분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데이터베이스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간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연결을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중심으로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이루어져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있기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때문에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다계층보다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단계층으로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속성을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구성하는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것이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유리하다</w:t>
      </w:r>
      <w:r>
        <w:rPr>
          <w:rFonts w:hint="eastAsia"/>
          <w:snapToGrid w:val="0"/>
          <w:color w:val="000000" w:themeColor="text1"/>
          <w:lang w:val="de-DE" w:eastAsia="ko-KR"/>
        </w:rPr>
        <w:t>.</w:t>
      </w:r>
    </w:p>
    <w:p w14:paraId="4EABF616" w14:textId="77777777" w:rsidR="00155874" w:rsidRPr="0057689E" w:rsidRDefault="00155874" w:rsidP="00155874">
      <w:pPr>
        <w:spacing w:line="240" w:lineRule="auto"/>
        <w:rPr>
          <w:rFonts w:hAnsi="바탕"/>
          <w:bCs/>
          <w:snapToGrid w:val="0"/>
          <w:color w:val="000000" w:themeColor="text1"/>
          <w:lang w:val="de-DE" w:eastAsia="ko-KR"/>
        </w:rPr>
      </w:pPr>
    </w:p>
    <w:p w14:paraId="360C9B36" w14:textId="77777777" w:rsidR="00155874" w:rsidRPr="0057689E" w:rsidRDefault="00155874" w:rsidP="00155874">
      <w:pPr>
        <w:pStyle w:val="KSDTA1"/>
        <w:tabs>
          <w:tab w:val="num" w:pos="851"/>
        </w:tabs>
        <w:ind w:left="283" w:hangingChars="118" w:hanging="283"/>
        <w:rPr>
          <w:color w:val="000000" w:themeColor="text1"/>
        </w:rPr>
      </w:pPr>
      <w:bookmarkStart w:id="4321" w:name="_Toc77965402"/>
      <w:bookmarkStart w:id="4322" w:name="_Toc78916718"/>
      <w:bookmarkStart w:id="4323" w:name="_Toc156487335"/>
      <w:r>
        <w:rPr>
          <w:rFonts w:hint="eastAsia"/>
          <w:color w:val="000000" w:themeColor="text1"/>
        </w:rPr>
        <w:t>동사</w:t>
      </w:r>
      <w:bookmarkEnd w:id="4321"/>
      <w:bookmarkEnd w:id="4322"/>
      <w:bookmarkEnd w:id="4323"/>
    </w:p>
    <w:p w14:paraId="1CAB2BB4" w14:textId="77777777" w:rsidR="00155874" w:rsidRPr="0057689E" w:rsidRDefault="00155874" w:rsidP="00155874">
      <w:pPr>
        <w:spacing w:line="240" w:lineRule="auto"/>
        <w:rPr>
          <w:rFonts w:hAnsi="바탕"/>
          <w:bCs/>
          <w:snapToGrid w:val="0"/>
          <w:color w:val="000000" w:themeColor="text1"/>
          <w:lang w:val="de-DE"/>
        </w:rPr>
      </w:pPr>
    </w:p>
    <w:p w14:paraId="6DB85DFF" w14:textId="77777777" w:rsidR="00155874" w:rsidRPr="0057689E" w:rsidRDefault="00155874" w:rsidP="00155874">
      <w:pPr>
        <w:pStyle w:val="KSDTf7"/>
        <w:spacing w:afterLines="50" w:after="120"/>
        <w:rPr>
          <w:snapToGrid w:val="0"/>
          <w:color w:val="000000" w:themeColor="text1"/>
          <w:lang w:val="en-US"/>
        </w:rPr>
      </w:pPr>
      <w:r>
        <w:rPr>
          <w:rFonts w:hint="eastAsia"/>
          <w:snapToGrid w:val="0"/>
          <w:color w:val="000000" w:themeColor="text1"/>
          <w:lang w:val="en-US"/>
        </w:rPr>
        <w:t>표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snapToGrid w:val="0"/>
          <w:color w:val="000000" w:themeColor="text1"/>
          <w:lang w:val="en-US"/>
        </w:rPr>
        <w:t xml:space="preserve">B.1 </w: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>SEQ aaa</w:instrText>
      </w:r>
      <w:r>
        <w:rPr>
          <w:rFonts w:hint="eastAsia"/>
          <w:snapToGrid w:val="0"/>
          <w:color w:val="000000" w:themeColor="text1"/>
          <w:lang w:val="en-US"/>
        </w:rPr>
        <w:instrText>l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du</w:instrText>
      </w:r>
      <w:r>
        <w:rPr>
          <w:snapToGrid w:val="0"/>
          <w:color w:val="000000" w:themeColor="text1"/>
          <w:lang w:val="en-US"/>
        </w:rPr>
        <w:instrText xml:space="preserve">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 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rFonts w:hint="eastAsia"/>
          <w:snapToGrid w:val="0"/>
          <w:color w:val="000000" w:themeColor="text1"/>
          <w:lang w:val="en-US"/>
        </w:rPr>
        <w:instrText>SEQ 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>\c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instrText>."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t>—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>SEQ aaa</w:instrText>
      </w:r>
      <w:r>
        <w:rPr>
          <w:rFonts w:hint="eastAsia"/>
          <w:snapToGrid w:val="0"/>
          <w:color w:val="000000" w:themeColor="text1"/>
          <w:lang w:val="en-US"/>
        </w:rPr>
        <w:instrText>l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du</w:instrText>
      </w:r>
      <w:r>
        <w:rPr>
          <w:snapToGrid w:val="0"/>
          <w:color w:val="000000" w:themeColor="text1"/>
          <w:lang w:val="en-US"/>
        </w:rPr>
        <w:instrText xml:space="preserve">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 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rFonts w:hint="eastAsia"/>
          <w:snapToGrid w:val="0"/>
          <w:color w:val="000000" w:themeColor="text1"/>
          <w:lang w:val="en-US"/>
        </w:rPr>
        <w:instrText>SEQ 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>\c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instrText>."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t>동사의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hint="eastAsia"/>
          <w:snapToGrid w:val="0"/>
          <w:color w:val="000000" w:themeColor="text1"/>
          <w:lang w:val="en-US"/>
        </w:rPr>
        <w:t>비교</w:t>
      </w:r>
    </w:p>
    <w:tbl>
      <w:tblPr>
        <w:tblStyle w:val="1e"/>
        <w:tblW w:w="7938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2646"/>
        <w:gridCol w:w="2646"/>
        <w:gridCol w:w="2646"/>
      </w:tblGrid>
      <w:tr w:rsidR="00155874" w:rsidRPr="0057689E" w14:paraId="591C283C" w14:textId="77777777" w:rsidTr="001861C8">
        <w:trPr>
          <w:jc w:val="center"/>
        </w:trPr>
        <w:tc>
          <w:tcPr>
            <w:tcW w:w="244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4FAF606" w14:textId="77777777" w:rsidR="00155874" w:rsidRPr="0057689E" w:rsidRDefault="00155874" w:rsidP="001861C8">
            <w:pPr>
              <w:spacing w:line="280" w:lineRule="exact"/>
              <w:jc w:val="center"/>
              <w:rPr>
                <w:rFonts w:hAnsi="바탕"/>
                <w:b/>
                <w:bCs/>
                <w:snapToGrid w:val="0"/>
                <w:color w:val="000000" w:themeColor="text1"/>
                <w:lang w:val="de-DE"/>
              </w:rPr>
            </w:pPr>
            <w:r>
              <w:rPr>
                <w:rFonts w:hAnsi="바탕" w:hint="eastAsia"/>
                <w:b/>
                <w:bCs/>
                <w:snapToGrid w:val="0"/>
                <w:color w:val="000000" w:themeColor="text1"/>
                <w:lang w:val="de-DE"/>
              </w:rPr>
              <w:t>KS X</w:t>
            </w:r>
            <w:r>
              <w:rPr>
                <w:rFonts w:hAnsi="바탕"/>
                <w:b/>
                <w:bCs/>
                <w:snapToGrid w:val="0"/>
                <w:color w:val="000000" w:themeColor="text1"/>
                <w:lang w:val="de-DE"/>
              </w:rPr>
              <w:t xml:space="preserve"> 9101-1</w:t>
            </w:r>
          </w:p>
        </w:tc>
        <w:tc>
          <w:tcPr>
            <w:tcW w:w="2440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ABD1DB8" w14:textId="77777777" w:rsidR="00155874" w:rsidRPr="0057689E" w:rsidRDefault="00155874" w:rsidP="001861C8">
            <w:pPr>
              <w:spacing w:line="280" w:lineRule="exact"/>
              <w:jc w:val="center"/>
              <w:rPr>
                <w:rFonts w:hAnsi="바탕"/>
                <w:b/>
                <w:bCs/>
                <w:snapToGrid w:val="0"/>
                <w:color w:val="000000" w:themeColor="text1"/>
                <w:lang w:val="de-DE"/>
              </w:rPr>
            </w:pPr>
            <w:r>
              <w:rPr>
                <w:rFonts w:hAnsi="바탕" w:hint="eastAsia"/>
                <w:b/>
                <w:bCs/>
                <w:snapToGrid w:val="0"/>
                <w:color w:val="000000" w:themeColor="text1"/>
                <w:lang w:val="de-DE"/>
              </w:rPr>
              <w:t>IEC</w:t>
            </w:r>
            <w:r>
              <w:rPr>
                <w:rFonts w:hAnsi="바탕"/>
                <w:b/>
                <w:bCs/>
                <w:snapToGrid w:val="0"/>
                <w:color w:val="000000" w:themeColor="text1"/>
                <w:lang w:val="de-DE"/>
              </w:rPr>
              <w:t xml:space="preserve"> </w:t>
            </w:r>
            <w:r>
              <w:rPr>
                <w:rFonts w:hAnsi="바탕" w:hint="eastAsia"/>
                <w:b/>
                <w:bCs/>
                <w:snapToGrid w:val="0"/>
                <w:color w:val="000000" w:themeColor="text1"/>
                <w:lang w:val="de-DE"/>
              </w:rPr>
              <w:t>62264</w:t>
            </w:r>
            <w:r>
              <w:rPr>
                <w:rFonts w:hAnsi="바탕"/>
                <w:b/>
                <w:bCs/>
                <w:snapToGrid w:val="0"/>
                <w:color w:val="000000" w:themeColor="text1"/>
                <w:lang w:val="de-DE"/>
              </w:rPr>
              <w:t>-5</w:t>
            </w:r>
          </w:p>
        </w:tc>
        <w:tc>
          <w:tcPr>
            <w:tcW w:w="2440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0429F802" w14:textId="77777777" w:rsidR="00155874" w:rsidRPr="0057689E" w:rsidRDefault="00155874" w:rsidP="001861C8">
            <w:pPr>
              <w:spacing w:line="280" w:lineRule="exact"/>
              <w:jc w:val="center"/>
              <w:rPr>
                <w:rFonts w:hAnsi="바탕"/>
                <w:b/>
                <w:bCs/>
                <w:snapToGrid w:val="0"/>
                <w:color w:val="000000" w:themeColor="text1"/>
                <w:lang w:val="de-DE"/>
              </w:rPr>
            </w:pPr>
            <w:r>
              <w:rPr>
                <w:rFonts w:hAnsi="바탕" w:hint="eastAsia"/>
                <w:b/>
                <w:bCs/>
                <w:snapToGrid w:val="0"/>
                <w:color w:val="000000" w:themeColor="text1"/>
                <w:lang w:val="de-DE"/>
              </w:rPr>
              <w:t>OAGIS</w:t>
            </w:r>
            <w:r>
              <w:rPr>
                <w:rFonts w:hAnsi="바탕"/>
                <w:b/>
                <w:bCs/>
                <w:snapToGrid w:val="0"/>
                <w:color w:val="000000" w:themeColor="text1"/>
                <w:lang w:val="de-DE"/>
              </w:rPr>
              <w:t xml:space="preserve"> 10.6</w:t>
            </w:r>
          </w:p>
        </w:tc>
      </w:tr>
      <w:tr w:rsidR="00155874" w:rsidRPr="0057689E" w14:paraId="38F5061E" w14:textId="77777777" w:rsidTr="001861C8">
        <w:trPr>
          <w:jc w:val="center"/>
        </w:trPr>
        <w:tc>
          <w:tcPr>
            <w:tcW w:w="2440" w:type="dxa"/>
            <w:tcBorders>
              <w:top w:val="single" w:sz="8" w:space="0" w:color="auto"/>
            </w:tcBorders>
            <w:vAlign w:val="center"/>
          </w:tcPr>
          <w:p w14:paraId="284078E3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  <w:r>
              <w:rPr>
                <w:rFonts w:hAnsi="바탕" w:hint="eastAsia"/>
                <w:bCs/>
                <w:snapToGrid w:val="0"/>
                <w:color w:val="000000" w:themeColor="text1"/>
                <w:lang w:val="de-DE"/>
              </w:rPr>
              <w:t>Acknowledge</w:t>
            </w:r>
          </w:p>
        </w:tc>
        <w:tc>
          <w:tcPr>
            <w:tcW w:w="2440" w:type="dxa"/>
            <w:vMerge w:val="restart"/>
            <w:tcBorders>
              <w:top w:val="single" w:sz="8" w:space="0" w:color="auto"/>
            </w:tcBorders>
            <w:vAlign w:val="center"/>
            <w:hideMark/>
          </w:tcPr>
          <w:p w14:paraId="4C6A764E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  <w:r>
              <w:rPr>
                <w:rFonts w:hAnsi="바탕" w:hint="eastAsia"/>
                <w:bCs/>
                <w:snapToGrid w:val="0"/>
                <w:color w:val="000000" w:themeColor="text1"/>
                <w:lang w:val="de-DE"/>
              </w:rPr>
              <w:t>Acknowledge</w:t>
            </w:r>
          </w:p>
        </w:tc>
        <w:tc>
          <w:tcPr>
            <w:tcW w:w="2440" w:type="dxa"/>
            <w:tcBorders>
              <w:top w:val="single" w:sz="8" w:space="0" w:color="auto"/>
            </w:tcBorders>
            <w:vAlign w:val="center"/>
            <w:hideMark/>
          </w:tcPr>
          <w:p w14:paraId="2B496002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  <w:r>
              <w:rPr>
                <w:rFonts w:hAnsi="바탕" w:hint="eastAsia"/>
                <w:bCs/>
                <w:snapToGrid w:val="0"/>
                <w:color w:val="000000" w:themeColor="text1"/>
                <w:lang w:val="de-DE"/>
              </w:rPr>
              <w:t>Acknowledge</w:t>
            </w:r>
          </w:p>
        </w:tc>
      </w:tr>
      <w:tr w:rsidR="00155874" w:rsidRPr="0057689E" w14:paraId="40DDF5DD" w14:textId="77777777" w:rsidTr="001861C8">
        <w:trPr>
          <w:jc w:val="center"/>
        </w:trPr>
        <w:tc>
          <w:tcPr>
            <w:tcW w:w="2440" w:type="dxa"/>
            <w:vAlign w:val="center"/>
          </w:tcPr>
          <w:p w14:paraId="2AF87B20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  <w:r>
              <w:rPr>
                <w:rFonts w:hAnsi="바탕" w:hint="eastAsia"/>
                <w:bCs/>
                <w:snapToGrid w:val="0"/>
                <w:color w:val="000000" w:themeColor="text1"/>
                <w:lang w:val="de-DE"/>
              </w:rPr>
              <w:t>CancelAcknowledge</w:t>
            </w:r>
          </w:p>
        </w:tc>
        <w:tc>
          <w:tcPr>
            <w:tcW w:w="2440" w:type="dxa"/>
            <w:vMerge/>
            <w:vAlign w:val="center"/>
            <w:hideMark/>
          </w:tcPr>
          <w:p w14:paraId="19984661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</w:p>
        </w:tc>
        <w:tc>
          <w:tcPr>
            <w:tcW w:w="2440" w:type="dxa"/>
            <w:vAlign w:val="center"/>
            <w:hideMark/>
          </w:tcPr>
          <w:p w14:paraId="01D0C338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  <w:r>
              <w:rPr>
                <w:rFonts w:hAnsi="바탕" w:hint="eastAsia"/>
                <w:bCs/>
                <w:snapToGrid w:val="0"/>
                <w:color w:val="000000" w:themeColor="text1"/>
                <w:lang w:val="de-DE"/>
              </w:rPr>
              <w:t>CancelAcknowledge</w:t>
            </w:r>
          </w:p>
        </w:tc>
      </w:tr>
      <w:tr w:rsidR="00155874" w:rsidRPr="0057689E" w14:paraId="015AD744" w14:textId="77777777" w:rsidTr="001861C8">
        <w:trPr>
          <w:jc w:val="center"/>
        </w:trPr>
        <w:tc>
          <w:tcPr>
            <w:tcW w:w="2440" w:type="dxa"/>
            <w:vAlign w:val="center"/>
          </w:tcPr>
          <w:p w14:paraId="1E2DF3CF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  <w:r>
              <w:rPr>
                <w:rFonts w:hAnsi="바탕" w:hint="eastAsia"/>
                <w:bCs/>
                <w:snapToGrid w:val="0"/>
                <w:color w:val="000000" w:themeColor="text1"/>
                <w:lang w:val="de-DE"/>
              </w:rPr>
              <w:t>ChangeAcknowledge</w:t>
            </w:r>
          </w:p>
        </w:tc>
        <w:tc>
          <w:tcPr>
            <w:tcW w:w="2440" w:type="dxa"/>
            <w:vMerge/>
            <w:vAlign w:val="center"/>
            <w:hideMark/>
          </w:tcPr>
          <w:p w14:paraId="63EF127B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</w:p>
        </w:tc>
        <w:tc>
          <w:tcPr>
            <w:tcW w:w="2440" w:type="dxa"/>
            <w:vAlign w:val="center"/>
            <w:hideMark/>
          </w:tcPr>
          <w:p w14:paraId="65A4E10F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  <w:r>
              <w:rPr>
                <w:rFonts w:hAnsi="바탕" w:hint="eastAsia"/>
                <w:bCs/>
                <w:snapToGrid w:val="0"/>
                <w:color w:val="000000" w:themeColor="text1"/>
                <w:lang w:val="de-DE"/>
              </w:rPr>
              <w:t>ChangeAcknowledge</w:t>
            </w:r>
          </w:p>
        </w:tc>
      </w:tr>
      <w:tr w:rsidR="00155874" w:rsidRPr="0057689E" w14:paraId="7DD93317" w14:textId="77777777" w:rsidTr="001861C8">
        <w:trPr>
          <w:jc w:val="center"/>
        </w:trPr>
        <w:tc>
          <w:tcPr>
            <w:tcW w:w="2440" w:type="dxa"/>
            <w:vAlign w:val="center"/>
          </w:tcPr>
          <w:p w14:paraId="150104E0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</w:p>
        </w:tc>
        <w:tc>
          <w:tcPr>
            <w:tcW w:w="2440" w:type="dxa"/>
            <w:vMerge/>
            <w:vAlign w:val="center"/>
            <w:hideMark/>
          </w:tcPr>
          <w:p w14:paraId="6324CF8E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</w:p>
        </w:tc>
        <w:tc>
          <w:tcPr>
            <w:tcW w:w="2440" w:type="dxa"/>
            <w:vAlign w:val="center"/>
            <w:hideMark/>
          </w:tcPr>
          <w:p w14:paraId="163B5930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  <w:r>
              <w:rPr>
                <w:rFonts w:hAnsi="바탕" w:hint="eastAsia"/>
                <w:bCs/>
                <w:snapToGrid w:val="0"/>
                <w:color w:val="000000" w:themeColor="text1"/>
                <w:lang w:val="de-DE"/>
              </w:rPr>
              <w:t>PostAcknowledge</w:t>
            </w:r>
          </w:p>
        </w:tc>
      </w:tr>
      <w:tr w:rsidR="00155874" w:rsidRPr="0057689E" w14:paraId="7A53980C" w14:textId="77777777" w:rsidTr="001861C8">
        <w:trPr>
          <w:jc w:val="center"/>
        </w:trPr>
        <w:tc>
          <w:tcPr>
            <w:tcW w:w="2440" w:type="dxa"/>
            <w:vAlign w:val="center"/>
          </w:tcPr>
          <w:p w14:paraId="108A0374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  <w:r>
              <w:rPr>
                <w:rFonts w:hAnsi="바탕" w:hint="eastAsia"/>
                <w:bCs/>
                <w:snapToGrid w:val="0"/>
                <w:color w:val="000000" w:themeColor="text1"/>
                <w:lang w:val="de-DE"/>
              </w:rPr>
              <w:t>Cancel</w:t>
            </w:r>
          </w:p>
        </w:tc>
        <w:tc>
          <w:tcPr>
            <w:tcW w:w="2440" w:type="dxa"/>
            <w:vAlign w:val="center"/>
            <w:hideMark/>
          </w:tcPr>
          <w:p w14:paraId="19B323A1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  <w:r>
              <w:rPr>
                <w:rFonts w:hAnsi="바탕" w:hint="eastAsia"/>
                <w:bCs/>
                <w:snapToGrid w:val="0"/>
                <w:color w:val="000000" w:themeColor="text1"/>
                <w:lang w:val="de-DE"/>
              </w:rPr>
              <w:t>Cancel</w:t>
            </w:r>
          </w:p>
        </w:tc>
        <w:tc>
          <w:tcPr>
            <w:tcW w:w="2440" w:type="dxa"/>
            <w:vAlign w:val="center"/>
            <w:hideMark/>
          </w:tcPr>
          <w:p w14:paraId="086A8A98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  <w:r>
              <w:rPr>
                <w:rFonts w:hAnsi="바탕" w:hint="eastAsia"/>
                <w:bCs/>
                <w:snapToGrid w:val="0"/>
                <w:color w:val="000000" w:themeColor="text1"/>
                <w:lang w:val="de-DE"/>
              </w:rPr>
              <w:t>Cancel</w:t>
            </w:r>
          </w:p>
        </w:tc>
      </w:tr>
      <w:tr w:rsidR="00155874" w:rsidRPr="0057689E" w14:paraId="26F19103" w14:textId="77777777" w:rsidTr="001861C8">
        <w:trPr>
          <w:jc w:val="center"/>
        </w:trPr>
        <w:tc>
          <w:tcPr>
            <w:tcW w:w="2440" w:type="dxa"/>
            <w:vAlign w:val="center"/>
          </w:tcPr>
          <w:p w14:paraId="73FCF25A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  <w:r>
              <w:rPr>
                <w:rFonts w:hAnsi="바탕" w:hint="eastAsia"/>
                <w:bCs/>
                <w:snapToGrid w:val="0"/>
                <w:color w:val="000000" w:themeColor="text1"/>
                <w:lang w:val="de-DE"/>
              </w:rPr>
              <w:t>Change</w:t>
            </w:r>
          </w:p>
        </w:tc>
        <w:tc>
          <w:tcPr>
            <w:tcW w:w="2440" w:type="dxa"/>
            <w:vAlign w:val="center"/>
            <w:hideMark/>
          </w:tcPr>
          <w:p w14:paraId="49EA5969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  <w:r>
              <w:rPr>
                <w:rFonts w:hAnsi="바탕" w:hint="eastAsia"/>
                <w:bCs/>
                <w:snapToGrid w:val="0"/>
                <w:color w:val="000000" w:themeColor="text1"/>
                <w:lang w:val="de-DE"/>
              </w:rPr>
              <w:t>Change</w:t>
            </w:r>
          </w:p>
        </w:tc>
        <w:tc>
          <w:tcPr>
            <w:tcW w:w="2440" w:type="dxa"/>
            <w:vAlign w:val="center"/>
            <w:hideMark/>
          </w:tcPr>
          <w:p w14:paraId="3E74EE95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  <w:r>
              <w:rPr>
                <w:rFonts w:hAnsi="바탕" w:hint="eastAsia"/>
                <w:bCs/>
                <w:snapToGrid w:val="0"/>
                <w:color w:val="000000" w:themeColor="text1"/>
                <w:lang w:val="de-DE"/>
              </w:rPr>
              <w:t>Change</w:t>
            </w:r>
          </w:p>
        </w:tc>
      </w:tr>
      <w:tr w:rsidR="00155874" w:rsidRPr="0057689E" w14:paraId="529F1BD0" w14:textId="77777777" w:rsidTr="001861C8">
        <w:trPr>
          <w:jc w:val="center"/>
        </w:trPr>
        <w:tc>
          <w:tcPr>
            <w:tcW w:w="2440" w:type="dxa"/>
            <w:vAlign w:val="center"/>
          </w:tcPr>
          <w:p w14:paraId="1C54F37D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  <w:r>
              <w:rPr>
                <w:rFonts w:hAnsi="바탕" w:hint="eastAsia"/>
                <w:bCs/>
                <w:snapToGrid w:val="0"/>
                <w:color w:val="000000" w:themeColor="text1"/>
                <w:lang w:val="de-DE"/>
              </w:rPr>
              <w:t>Comfirm</w:t>
            </w:r>
          </w:p>
        </w:tc>
        <w:tc>
          <w:tcPr>
            <w:tcW w:w="2440" w:type="dxa"/>
            <w:vAlign w:val="center"/>
            <w:hideMark/>
          </w:tcPr>
          <w:p w14:paraId="020DBC42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  <w:r>
              <w:rPr>
                <w:rFonts w:hAnsi="바탕" w:hint="eastAsia"/>
                <w:bCs/>
                <w:snapToGrid w:val="0"/>
                <w:color w:val="000000" w:themeColor="text1"/>
                <w:lang w:val="de-DE"/>
              </w:rPr>
              <w:t>Confirm</w:t>
            </w:r>
          </w:p>
        </w:tc>
        <w:tc>
          <w:tcPr>
            <w:tcW w:w="2440" w:type="dxa"/>
            <w:vAlign w:val="center"/>
            <w:hideMark/>
          </w:tcPr>
          <w:p w14:paraId="63FBEC24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  <w:r>
              <w:rPr>
                <w:rFonts w:hAnsi="바탕" w:hint="eastAsia"/>
                <w:bCs/>
                <w:snapToGrid w:val="0"/>
                <w:color w:val="000000" w:themeColor="text1"/>
                <w:lang w:val="de-DE"/>
              </w:rPr>
              <w:t>Comfirm</w:t>
            </w:r>
          </w:p>
        </w:tc>
      </w:tr>
      <w:tr w:rsidR="00155874" w:rsidRPr="0057689E" w14:paraId="384936F1" w14:textId="77777777" w:rsidTr="001861C8">
        <w:trPr>
          <w:jc w:val="center"/>
        </w:trPr>
        <w:tc>
          <w:tcPr>
            <w:tcW w:w="2440" w:type="dxa"/>
            <w:vAlign w:val="center"/>
          </w:tcPr>
          <w:p w14:paraId="3CFAD946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  <w:r>
              <w:rPr>
                <w:rFonts w:hAnsi="바탕" w:hint="eastAsia"/>
                <w:bCs/>
                <w:snapToGrid w:val="0"/>
                <w:color w:val="000000" w:themeColor="text1"/>
                <w:lang w:val="de-DE"/>
              </w:rPr>
              <w:t>Get</w:t>
            </w:r>
          </w:p>
        </w:tc>
        <w:tc>
          <w:tcPr>
            <w:tcW w:w="2440" w:type="dxa"/>
            <w:vAlign w:val="center"/>
            <w:hideMark/>
          </w:tcPr>
          <w:p w14:paraId="7E6E1CAE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  <w:r>
              <w:rPr>
                <w:rFonts w:hAnsi="바탕" w:hint="eastAsia"/>
                <w:bCs/>
                <w:snapToGrid w:val="0"/>
                <w:color w:val="000000" w:themeColor="text1"/>
                <w:lang w:val="de-DE"/>
              </w:rPr>
              <w:t>Get</w:t>
            </w:r>
          </w:p>
        </w:tc>
        <w:tc>
          <w:tcPr>
            <w:tcW w:w="2440" w:type="dxa"/>
            <w:vAlign w:val="center"/>
            <w:hideMark/>
          </w:tcPr>
          <w:p w14:paraId="614F3FA3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  <w:r>
              <w:rPr>
                <w:rFonts w:hAnsi="바탕" w:hint="eastAsia"/>
                <w:bCs/>
                <w:snapToGrid w:val="0"/>
                <w:color w:val="000000" w:themeColor="text1"/>
                <w:lang w:val="de-DE"/>
              </w:rPr>
              <w:t>Get</w:t>
            </w:r>
          </w:p>
        </w:tc>
      </w:tr>
      <w:tr w:rsidR="00155874" w:rsidRPr="0057689E" w14:paraId="10CED978" w14:textId="77777777" w:rsidTr="001861C8">
        <w:trPr>
          <w:jc w:val="center"/>
        </w:trPr>
        <w:tc>
          <w:tcPr>
            <w:tcW w:w="2440" w:type="dxa"/>
            <w:vAlign w:val="center"/>
          </w:tcPr>
          <w:p w14:paraId="6BCD9683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</w:p>
        </w:tc>
        <w:tc>
          <w:tcPr>
            <w:tcW w:w="2440" w:type="dxa"/>
            <w:vMerge w:val="restart"/>
            <w:vAlign w:val="center"/>
            <w:hideMark/>
          </w:tcPr>
          <w:p w14:paraId="49140D0F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  <w:r>
              <w:rPr>
                <w:rFonts w:hAnsi="바탕" w:hint="eastAsia"/>
                <w:bCs/>
                <w:snapToGrid w:val="0"/>
                <w:color w:val="000000" w:themeColor="text1"/>
                <w:lang w:val="de-DE"/>
              </w:rPr>
              <w:t>Respond</w:t>
            </w:r>
          </w:p>
        </w:tc>
        <w:tc>
          <w:tcPr>
            <w:tcW w:w="2440" w:type="dxa"/>
            <w:vAlign w:val="center"/>
            <w:hideMark/>
          </w:tcPr>
          <w:p w14:paraId="2145E0D4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  <w:r>
              <w:rPr>
                <w:rFonts w:hAnsi="바탕" w:hint="eastAsia"/>
                <w:bCs/>
                <w:snapToGrid w:val="0"/>
                <w:color w:val="000000" w:themeColor="text1"/>
                <w:lang w:val="de-DE"/>
              </w:rPr>
              <w:t>LoadResponse</w:t>
            </w:r>
          </w:p>
        </w:tc>
      </w:tr>
      <w:tr w:rsidR="00155874" w:rsidRPr="0057689E" w14:paraId="0738AF5E" w14:textId="77777777" w:rsidTr="001861C8">
        <w:trPr>
          <w:jc w:val="center"/>
        </w:trPr>
        <w:tc>
          <w:tcPr>
            <w:tcW w:w="2440" w:type="dxa"/>
            <w:vAlign w:val="center"/>
          </w:tcPr>
          <w:p w14:paraId="6A7989C3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  <w:r>
              <w:rPr>
                <w:rFonts w:hAnsi="바탕" w:hint="eastAsia"/>
                <w:bCs/>
                <w:snapToGrid w:val="0"/>
                <w:color w:val="000000" w:themeColor="text1"/>
                <w:lang w:val="de-DE"/>
              </w:rPr>
              <w:t>SyncResponse</w:t>
            </w:r>
          </w:p>
        </w:tc>
        <w:tc>
          <w:tcPr>
            <w:tcW w:w="2440" w:type="dxa"/>
            <w:vMerge/>
            <w:vAlign w:val="center"/>
            <w:hideMark/>
          </w:tcPr>
          <w:p w14:paraId="53A6EE62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</w:p>
        </w:tc>
        <w:tc>
          <w:tcPr>
            <w:tcW w:w="2440" w:type="dxa"/>
            <w:vAlign w:val="center"/>
            <w:hideMark/>
          </w:tcPr>
          <w:p w14:paraId="4613F8B2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  <w:r>
              <w:rPr>
                <w:rFonts w:hAnsi="바탕" w:hint="eastAsia"/>
                <w:bCs/>
                <w:snapToGrid w:val="0"/>
                <w:color w:val="000000" w:themeColor="text1"/>
                <w:lang w:val="de-DE"/>
              </w:rPr>
              <w:t>SyncResponse</w:t>
            </w:r>
          </w:p>
        </w:tc>
      </w:tr>
      <w:tr w:rsidR="00155874" w:rsidRPr="0057689E" w14:paraId="4950E70A" w14:textId="77777777" w:rsidTr="001861C8">
        <w:trPr>
          <w:jc w:val="center"/>
        </w:trPr>
        <w:tc>
          <w:tcPr>
            <w:tcW w:w="2440" w:type="dxa"/>
            <w:vAlign w:val="center"/>
          </w:tcPr>
          <w:p w14:paraId="24AC4F70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  <w:r>
              <w:rPr>
                <w:rFonts w:hAnsi="바탕" w:hint="eastAsia"/>
                <w:bCs/>
                <w:snapToGrid w:val="0"/>
                <w:color w:val="000000" w:themeColor="text1"/>
                <w:lang w:val="de-DE"/>
              </w:rPr>
              <w:t>Process</w:t>
            </w:r>
          </w:p>
        </w:tc>
        <w:tc>
          <w:tcPr>
            <w:tcW w:w="2440" w:type="dxa"/>
            <w:vAlign w:val="center"/>
            <w:hideMark/>
          </w:tcPr>
          <w:p w14:paraId="01704E90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  <w:r>
              <w:rPr>
                <w:rFonts w:hAnsi="바탕" w:hint="eastAsia"/>
                <w:bCs/>
                <w:snapToGrid w:val="0"/>
                <w:color w:val="000000" w:themeColor="text1"/>
                <w:lang w:val="de-DE"/>
              </w:rPr>
              <w:t>Process</w:t>
            </w:r>
          </w:p>
        </w:tc>
        <w:tc>
          <w:tcPr>
            <w:tcW w:w="2440" w:type="dxa"/>
            <w:vAlign w:val="center"/>
            <w:hideMark/>
          </w:tcPr>
          <w:p w14:paraId="4C8299BE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  <w:r>
              <w:rPr>
                <w:rFonts w:hAnsi="바탕" w:hint="eastAsia"/>
                <w:bCs/>
                <w:snapToGrid w:val="0"/>
                <w:color w:val="000000" w:themeColor="text1"/>
                <w:lang w:val="de-DE"/>
              </w:rPr>
              <w:t>Process</w:t>
            </w:r>
          </w:p>
        </w:tc>
      </w:tr>
      <w:tr w:rsidR="00155874" w:rsidRPr="0057689E" w14:paraId="5A7E3316" w14:textId="77777777" w:rsidTr="001861C8">
        <w:trPr>
          <w:jc w:val="center"/>
        </w:trPr>
        <w:tc>
          <w:tcPr>
            <w:tcW w:w="2440" w:type="dxa"/>
            <w:vAlign w:val="center"/>
          </w:tcPr>
          <w:p w14:paraId="3FBC47D8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  <w:r>
              <w:rPr>
                <w:rFonts w:hAnsi="바탕" w:hint="eastAsia"/>
                <w:bCs/>
                <w:snapToGrid w:val="0"/>
                <w:color w:val="000000" w:themeColor="text1"/>
                <w:lang w:val="de-DE"/>
              </w:rPr>
              <w:t>Show</w:t>
            </w:r>
          </w:p>
        </w:tc>
        <w:tc>
          <w:tcPr>
            <w:tcW w:w="2440" w:type="dxa"/>
            <w:vAlign w:val="center"/>
            <w:hideMark/>
          </w:tcPr>
          <w:p w14:paraId="351D01CF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  <w:r>
              <w:rPr>
                <w:rFonts w:hAnsi="바탕" w:hint="eastAsia"/>
                <w:bCs/>
                <w:snapToGrid w:val="0"/>
                <w:color w:val="000000" w:themeColor="text1"/>
                <w:lang w:val="de-DE"/>
              </w:rPr>
              <w:t>Show</w:t>
            </w:r>
          </w:p>
        </w:tc>
        <w:tc>
          <w:tcPr>
            <w:tcW w:w="2440" w:type="dxa"/>
            <w:vAlign w:val="center"/>
            <w:hideMark/>
          </w:tcPr>
          <w:p w14:paraId="34DB41F5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  <w:r>
              <w:rPr>
                <w:rFonts w:hAnsi="바탕" w:hint="eastAsia"/>
                <w:bCs/>
                <w:snapToGrid w:val="0"/>
                <w:color w:val="000000" w:themeColor="text1"/>
                <w:lang w:val="de-DE"/>
              </w:rPr>
              <w:t>Show</w:t>
            </w:r>
          </w:p>
        </w:tc>
      </w:tr>
      <w:tr w:rsidR="00155874" w:rsidRPr="0057689E" w14:paraId="7CC487DE" w14:textId="77777777" w:rsidTr="001861C8">
        <w:trPr>
          <w:jc w:val="center"/>
        </w:trPr>
        <w:tc>
          <w:tcPr>
            <w:tcW w:w="2440" w:type="dxa"/>
            <w:vAlign w:val="center"/>
          </w:tcPr>
          <w:p w14:paraId="367AC017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  <w:r>
              <w:rPr>
                <w:rFonts w:hAnsi="바탕" w:hint="eastAsia"/>
                <w:bCs/>
                <w:snapToGrid w:val="0"/>
                <w:color w:val="000000" w:themeColor="text1"/>
                <w:lang w:val="de-DE"/>
              </w:rPr>
              <w:t>Sync</w:t>
            </w:r>
          </w:p>
        </w:tc>
        <w:tc>
          <w:tcPr>
            <w:tcW w:w="2440" w:type="dxa"/>
            <w:vAlign w:val="center"/>
            <w:hideMark/>
          </w:tcPr>
          <w:p w14:paraId="1E27F7D1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  <w:r>
              <w:rPr>
                <w:rFonts w:hAnsi="바탕" w:hint="eastAsia"/>
                <w:bCs/>
                <w:snapToGrid w:val="0"/>
                <w:color w:val="000000" w:themeColor="text1"/>
                <w:lang w:val="de-DE"/>
              </w:rPr>
              <w:t>SyncAdd</w:t>
            </w:r>
          </w:p>
        </w:tc>
        <w:tc>
          <w:tcPr>
            <w:tcW w:w="2440" w:type="dxa"/>
            <w:vMerge w:val="restart"/>
            <w:vAlign w:val="center"/>
            <w:hideMark/>
          </w:tcPr>
          <w:p w14:paraId="7E5ACF02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  <w:r>
              <w:rPr>
                <w:rFonts w:hAnsi="바탕" w:hint="eastAsia"/>
                <w:bCs/>
                <w:snapToGrid w:val="0"/>
                <w:color w:val="000000" w:themeColor="text1"/>
                <w:lang w:val="de-DE"/>
              </w:rPr>
              <w:t>Sync</w:t>
            </w:r>
          </w:p>
        </w:tc>
      </w:tr>
      <w:tr w:rsidR="00155874" w:rsidRPr="0057689E" w14:paraId="01256937" w14:textId="77777777" w:rsidTr="001861C8">
        <w:trPr>
          <w:jc w:val="center"/>
        </w:trPr>
        <w:tc>
          <w:tcPr>
            <w:tcW w:w="2440" w:type="dxa"/>
            <w:vAlign w:val="center"/>
          </w:tcPr>
          <w:p w14:paraId="1A9D5180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</w:p>
        </w:tc>
        <w:tc>
          <w:tcPr>
            <w:tcW w:w="2440" w:type="dxa"/>
            <w:vAlign w:val="center"/>
            <w:hideMark/>
          </w:tcPr>
          <w:p w14:paraId="204C6D19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  <w:r>
              <w:rPr>
                <w:rFonts w:hAnsi="바탕" w:hint="eastAsia"/>
                <w:bCs/>
                <w:snapToGrid w:val="0"/>
                <w:color w:val="000000" w:themeColor="text1"/>
                <w:lang w:val="de-DE"/>
              </w:rPr>
              <w:t>SyncChange</w:t>
            </w:r>
          </w:p>
        </w:tc>
        <w:tc>
          <w:tcPr>
            <w:tcW w:w="2440" w:type="dxa"/>
            <w:vMerge/>
            <w:vAlign w:val="center"/>
            <w:hideMark/>
          </w:tcPr>
          <w:p w14:paraId="2F022A81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</w:p>
        </w:tc>
      </w:tr>
      <w:tr w:rsidR="00155874" w:rsidRPr="0057689E" w14:paraId="5BA2D8DC" w14:textId="77777777" w:rsidTr="001861C8">
        <w:trPr>
          <w:jc w:val="center"/>
        </w:trPr>
        <w:tc>
          <w:tcPr>
            <w:tcW w:w="2440" w:type="dxa"/>
            <w:vAlign w:val="center"/>
          </w:tcPr>
          <w:p w14:paraId="13420800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</w:p>
        </w:tc>
        <w:tc>
          <w:tcPr>
            <w:tcW w:w="2440" w:type="dxa"/>
            <w:vAlign w:val="center"/>
            <w:hideMark/>
          </w:tcPr>
          <w:p w14:paraId="67399122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  <w:r>
              <w:rPr>
                <w:rFonts w:hAnsi="바탕" w:hint="eastAsia"/>
                <w:bCs/>
                <w:snapToGrid w:val="0"/>
                <w:color w:val="000000" w:themeColor="text1"/>
                <w:lang w:val="de-DE"/>
              </w:rPr>
              <w:t>SyncDelete</w:t>
            </w:r>
          </w:p>
        </w:tc>
        <w:tc>
          <w:tcPr>
            <w:tcW w:w="2440" w:type="dxa"/>
            <w:vMerge/>
            <w:vAlign w:val="center"/>
            <w:hideMark/>
          </w:tcPr>
          <w:p w14:paraId="2681C658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</w:p>
        </w:tc>
      </w:tr>
      <w:tr w:rsidR="00155874" w:rsidRPr="0057689E" w14:paraId="19F9744D" w14:textId="77777777" w:rsidTr="001861C8">
        <w:trPr>
          <w:jc w:val="center"/>
        </w:trPr>
        <w:tc>
          <w:tcPr>
            <w:tcW w:w="2440" w:type="dxa"/>
            <w:vAlign w:val="center"/>
          </w:tcPr>
          <w:p w14:paraId="11666749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  <w:r>
              <w:rPr>
                <w:rFonts w:hAnsi="바탕" w:hint="eastAsia"/>
                <w:bCs/>
                <w:snapToGrid w:val="0"/>
                <w:color w:val="000000" w:themeColor="text1"/>
                <w:lang w:val="de-DE"/>
              </w:rPr>
              <w:t>Notify</w:t>
            </w:r>
          </w:p>
        </w:tc>
        <w:tc>
          <w:tcPr>
            <w:tcW w:w="2440" w:type="dxa"/>
            <w:vAlign w:val="center"/>
            <w:hideMark/>
          </w:tcPr>
          <w:p w14:paraId="20951C8F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</w:p>
        </w:tc>
        <w:tc>
          <w:tcPr>
            <w:tcW w:w="2440" w:type="dxa"/>
            <w:vAlign w:val="center"/>
            <w:hideMark/>
          </w:tcPr>
          <w:p w14:paraId="137566E7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  <w:r>
              <w:rPr>
                <w:rFonts w:hAnsi="바탕" w:hint="eastAsia"/>
                <w:bCs/>
                <w:snapToGrid w:val="0"/>
                <w:color w:val="000000" w:themeColor="text1"/>
                <w:lang w:val="de-DE"/>
              </w:rPr>
              <w:t>Notify</w:t>
            </w:r>
          </w:p>
        </w:tc>
      </w:tr>
      <w:tr w:rsidR="00155874" w:rsidRPr="0057689E" w14:paraId="7AB78B1A" w14:textId="77777777" w:rsidTr="001861C8">
        <w:trPr>
          <w:jc w:val="center"/>
        </w:trPr>
        <w:tc>
          <w:tcPr>
            <w:tcW w:w="2440" w:type="dxa"/>
            <w:vAlign w:val="center"/>
          </w:tcPr>
          <w:p w14:paraId="11EF7349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</w:p>
        </w:tc>
        <w:tc>
          <w:tcPr>
            <w:tcW w:w="2440" w:type="dxa"/>
            <w:vAlign w:val="center"/>
            <w:hideMark/>
          </w:tcPr>
          <w:p w14:paraId="2A266BAC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</w:p>
        </w:tc>
        <w:tc>
          <w:tcPr>
            <w:tcW w:w="2440" w:type="dxa"/>
            <w:vAlign w:val="center"/>
            <w:hideMark/>
          </w:tcPr>
          <w:p w14:paraId="1EFD6926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  <w:r>
              <w:rPr>
                <w:rFonts w:hAnsi="바탕" w:hint="eastAsia"/>
                <w:bCs/>
                <w:snapToGrid w:val="0"/>
                <w:color w:val="000000" w:themeColor="text1"/>
                <w:lang w:val="de-DE"/>
              </w:rPr>
              <w:t>Post</w:t>
            </w:r>
          </w:p>
        </w:tc>
      </w:tr>
      <w:tr w:rsidR="00155874" w:rsidRPr="0057689E" w14:paraId="0D01B64E" w14:textId="77777777" w:rsidTr="001861C8">
        <w:trPr>
          <w:jc w:val="center"/>
        </w:trPr>
        <w:tc>
          <w:tcPr>
            <w:tcW w:w="2440" w:type="dxa"/>
            <w:vAlign w:val="center"/>
          </w:tcPr>
          <w:p w14:paraId="6E605C67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</w:p>
        </w:tc>
        <w:tc>
          <w:tcPr>
            <w:tcW w:w="2440" w:type="dxa"/>
            <w:vAlign w:val="center"/>
            <w:hideMark/>
          </w:tcPr>
          <w:p w14:paraId="01C5D448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</w:p>
        </w:tc>
        <w:tc>
          <w:tcPr>
            <w:tcW w:w="2440" w:type="dxa"/>
            <w:vAlign w:val="center"/>
            <w:hideMark/>
          </w:tcPr>
          <w:p w14:paraId="1D6D812F" w14:textId="77777777" w:rsidR="00155874" w:rsidRPr="0057689E" w:rsidRDefault="00155874" w:rsidP="001861C8">
            <w:pPr>
              <w:spacing w:line="280" w:lineRule="exact"/>
              <w:rPr>
                <w:rFonts w:hAnsi="바탕"/>
                <w:bCs/>
                <w:snapToGrid w:val="0"/>
                <w:color w:val="000000" w:themeColor="text1"/>
                <w:lang w:val="de-DE"/>
              </w:rPr>
            </w:pPr>
            <w:r>
              <w:rPr>
                <w:rFonts w:hAnsi="바탕" w:hint="eastAsia"/>
                <w:bCs/>
                <w:snapToGrid w:val="0"/>
                <w:color w:val="000000" w:themeColor="text1"/>
                <w:lang w:val="de-DE"/>
              </w:rPr>
              <w:t>Load</w:t>
            </w:r>
          </w:p>
        </w:tc>
      </w:tr>
    </w:tbl>
    <w:p w14:paraId="15BB8ABB" w14:textId="77777777" w:rsidR="00155874" w:rsidRPr="0057689E" w:rsidRDefault="00155874" w:rsidP="00155874">
      <w:pPr>
        <w:spacing w:line="240" w:lineRule="auto"/>
        <w:rPr>
          <w:rFonts w:hAnsi="바탕"/>
          <w:bCs/>
          <w:snapToGrid w:val="0"/>
          <w:color w:val="000000" w:themeColor="text1"/>
          <w:lang w:val="de-DE"/>
        </w:rPr>
      </w:pPr>
    </w:p>
    <w:p w14:paraId="56C5EAD8" w14:textId="77777777" w:rsidR="00155874" w:rsidRPr="0057689E" w:rsidRDefault="00155874" w:rsidP="00155874">
      <w:pPr>
        <w:rPr>
          <w:rFonts w:hAnsi="바탕"/>
          <w:bCs/>
          <w:snapToGrid w:val="0"/>
          <w:color w:val="000000" w:themeColor="text1"/>
          <w:lang w:val="de-DE" w:eastAsia="ko-KR"/>
        </w:rPr>
      </w:pP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KS X 9101-1, IEC 62264-5, OAGIS 10.6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모두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IEC 62264-5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에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정의된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Verb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를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대부분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차용하고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있으나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세부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정의는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color w:val="000000" w:themeColor="text1"/>
          <w:lang w:val="de-DE" w:eastAsia="ko-KR"/>
        </w:rPr>
        <w:t>세</w:t>
      </w:r>
      <w:r>
        <w:rPr>
          <w:rFonts w:hint="eastAsia"/>
          <w:color w:val="000000" w:themeColor="text1"/>
          <w:lang w:val="de-DE" w:eastAsia="ko-KR"/>
        </w:rPr>
        <w:t xml:space="preserve"> </w:t>
      </w:r>
      <w:r>
        <w:rPr>
          <w:rFonts w:hint="eastAsia"/>
          <w:color w:val="000000" w:themeColor="text1"/>
          <w:lang w:val="de-DE" w:eastAsia="ko-KR"/>
        </w:rPr>
        <w:t>표준</w:t>
      </w:r>
      <w:r>
        <w:rPr>
          <w:rFonts w:hint="eastAsia"/>
          <w:color w:val="000000" w:themeColor="text1"/>
          <w:lang w:val="de-DE" w:eastAsia="ko-KR"/>
        </w:rPr>
        <w:t xml:space="preserve"> </w:t>
      </w:r>
      <w:r>
        <w:rPr>
          <w:rFonts w:hint="eastAsia"/>
          <w:color w:val="000000" w:themeColor="text1"/>
          <w:lang w:val="de-DE" w:eastAsia="ko-KR"/>
        </w:rPr>
        <w:t>모두</w:t>
      </w:r>
      <w:r>
        <w:rPr>
          <w:rFonts w:hint="eastAsia"/>
          <w:color w:val="000000" w:themeColor="text1"/>
          <w:lang w:val="de-DE" w:eastAsia="ko-KR"/>
        </w:rPr>
        <w:t xml:space="preserve"> </w:t>
      </w:r>
      <w:r>
        <w:rPr>
          <w:rFonts w:hint="eastAsia"/>
          <w:color w:val="000000" w:themeColor="text1"/>
          <w:lang w:val="de-DE" w:eastAsia="ko-KR"/>
        </w:rPr>
        <w:t>차이를</w:t>
      </w:r>
      <w:r>
        <w:rPr>
          <w:rFonts w:hint="eastAsia"/>
          <w:color w:val="000000" w:themeColor="text1"/>
          <w:lang w:val="de-DE" w:eastAsia="ko-KR"/>
        </w:rPr>
        <w:t xml:space="preserve"> </w:t>
      </w:r>
      <w:r>
        <w:rPr>
          <w:rFonts w:hint="eastAsia"/>
          <w:color w:val="000000" w:themeColor="text1"/>
          <w:lang w:val="de-DE" w:eastAsia="ko-KR"/>
        </w:rPr>
        <w:t>지니고</w:t>
      </w:r>
      <w:r>
        <w:rPr>
          <w:rFonts w:hint="eastAsia"/>
          <w:color w:val="000000" w:themeColor="text1"/>
          <w:lang w:val="de-DE" w:eastAsia="ko-KR"/>
        </w:rPr>
        <w:t xml:space="preserve"> </w:t>
      </w:r>
      <w:r>
        <w:rPr>
          <w:rFonts w:hint="eastAsia"/>
          <w:color w:val="000000" w:themeColor="text1"/>
          <w:lang w:val="de-DE" w:eastAsia="ko-KR"/>
        </w:rPr>
        <w:t>있다</w:t>
      </w:r>
      <w:r>
        <w:rPr>
          <w:rFonts w:hint="eastAsia"/>
          <w:color w:val="000000" w:themeColor="text1"/>
          <w:lang w:val="de-DE" w:eastAsia="ko-KR"/>
        </w:rPr>
        <w:t xml:space="preserve">. </w:t>
      </w:r>
      <w:r>
        <w:rPr>
          <w:rFonts w:hint="eastAsia"/>
          <w:color w:val="000000" w:themeColor="text1"/>
          <w:lang w:val="de-DE" w:eastAsia="ko-KR"/>
        </w:rPr>
        <w:t>이</w:t>
      </w:r>
      <w:r>
        <w:rPr>
          <w:rFonts w:hint="eastAsia"/>
          <w:color w:val="000000" w:themeColor="text1"/>
          <w:lang w:val="de-DE" w:eastAsia="ko-KR"/>
        </w:rPr>
        <w:t xml:space="preserve"> </w:t>
      </w:r>
      <w:r>
        <w:rPr>
          <w:rFonts w:hint="eastAsia"/>
          <w:color w:val="000000" w:themeColor="text1"/>
          <w:lang w:val="de-DE" w:eastAsia="ko-KR"/>
        </w:rPr>
        <w:t>표준의</w:t>
      </w:r>
      <w:r>
        <w:rPr>
          <w:rFonts w:hint="eastAsia"/>
          <w:color w:val="000000" w:themeColor="text1"/>
          <w:lang w:val="de-DE" w:eastAsia="ko-KR"/>
        </w:rPr>
        <w:t xml:space="preserve"> </w:t>
      </w:r>
      <w:r>
        <w:rPr>
          <w:rFonts w:hint="eastAsia"/>
          <w:color w:val="000000" w:themeColor="text1"/>
          <w:lang w:val="de-DE" w:eastAsia="ko-KR"/>
        </w:rPr>
        <w:t>경우</w:t>
      </w:r>
      <w:r>
        <w:rPr>
          <w:rFonts w:hint="eastAsia"/>
          <w:color w:val="000000" w:themeColor="text1"/>
          <w:lang w:val="de-DE" w:eastAsia="ko-KR"/>
        </w:rPr>
        <w:t xml:space="preserve"> IEC 62264-5</w:t>
      </w:r>
      <w:r>
        <w:rPr>
          <w:rFonts w:hint="eastAsia"/>
          <w:color w:val="000000" w:themeColor="text1"/>
          <w:lang w:val="de-DE" w:eastAsia="ko-KR"/>
        </w:rPr>
        <w:t>와</w:t>
      </w:r>
      <w:r>
        <w:rPr>
          <w:rFonts w:hint="eastAsia"/>
          <w:color w:val="000000" w:themeColor="text1"/>
          <w:lang w:val="de-DE" w:eastAsia="ko-KR"/>
        </w:rPr>
        <w:t xml:space="preserve"> OAGIS 10.6</w:t>
      </w:r>
      <w:r>
        <w:rPr>
          <w:rFonts w:hint="eastAsia"/>
          <w:color w:val="000000" w:themeColor="text1"/>
          <w:lang w:val="de-DE" w:eastAsia="ko-KR"/>
        </w:rPr>
        <w:t>을</w:t>
      </w:r>
      <w:r>
        <w:rPr>
          <w:rFonts w:hint="eastAsia"/>
          <w:color w:val="000000" w:themeColor="text1"/>
          <w:lang w:val="de-DE" w:eastAsia="ko-KR"/>
        </w:rPr>
        <w:t xml:space="preserve"> </w:t>
      </w:r>
      <w:r>
        <w:rPr>
          <w:rFonts w:hint="eastAsia"/>
          <w:color w:val="000000" w:themeColor="text1"/>
          <w:lang w:val="de-DE" w:eastAsia="ko-KR"/>
        </w:rPr>
        <w:t>기반으로</w:t>
      </w:r>
      <w:r>
        <w:rPr>
          <w:rFonts w:hint="eastAsia"/>
          <w:color w:val="000000" w:themeColor="text1"/>
          <w:lang w:val="de-DE" w:eastAsia="ko-KR"/>
        </w:rPr>
        <w:t xml:space="preserve"> </w:t>
      </w:r>
      <w:r>
        <w:rPr>
          <w:rFonts w:hint="eastAsia"/>
          <w:color w:val="000000" w:themeColor="text1"/>
          <w:lang w:val="de-DE" w:eastAsia="ko-KR"/>
        </w:rPr>
        <w:t>비슷한</w:t>
      </w:r>
      <w:r>
        <w:rPr>
          <w:rFonts w:hint="eastAsia"/>
          <w:color w:val="000000" w:themeColor="text1"/>
          <w:lang w:val="de-DE" w:eastAsia="ko-KR"/>
        </w:rPr>
        <w:t xml:space="preserve"> </w:t>
      </w:r>
      <w:r>
        <w:rPr>
          <w:rFonts w:hint="eastAsia"/>
          <w:color w:val="000000" w:themeColor="text1"/>
          <w:lang w:val="de-DE" w:eastAsia="ko-KR"/>
        </w:rPr>
        <w:t>용도로</w:t>
      </w:r>
      <w:r>
        <w:rPr>
          <w:rFonts w:hint="eastAsia"/>
          <w:color w:val="000000" w:themeColor="text1"/>
          <w:lang w:val="de-DE" w:eastAsia="ko-KR"/>
        </w:rPr>
        <w:t xml:space="preserve"> </w:t>
      </w:r>
      <w:r>
        <w:rPr>
          <w:rFonts w:hint="eastAsia"/>
          <w:color w:val="000000" w:themeColor="text1"/>
          <w:lang w:val="de-DE" w:eastAsia="ko-KR"/>
        </w:rPr>
        <w:t>활용되는</w:t>
      </w:r>
      <w:r>
        <w:rPr>
          <w:rFonts w:hint="eastAsia"/>
          <w:color w:val="000000" w:themeColor="text1"/>
          <w:lang w:val="de-DE" w:eastAsia="ko-KR"/>
        </w:rPr>
        <w:t xml:space="preserve"> </w:t>
      </w:r>
      <w:r>
        <w:rPr>
          <w:rFonts w:hint="eastAsia"/>
          <w:color w:val="000000" w:themeColor="text1"/>
          <w:lang w:val="de-DE" w:eastAsia="ko-KR"/>
        </w:rPr>
        <w:t>동사를</w:t>
      </w:r>
      <w:r>
        <w:rPr>
          <w:rFonts w:hint="eastAsia"/>
          <w:color w:val="000000" w:themeColor="text1"/>
          <w:lang w:val="de-DE" w:eastAsia="ko-KR"/>
        </w:rPr>
        <w:t xml:space="preserve"> </w:t>
      </w:r>
      <w:r>
        <w:rPr>
          <w:rFonts w:hint="eastAsia"/>
          <w:color w:val="000000" w:themeColor="text1"/>
          <w:lang w:val="de-DE" w:eastAsia="ko-KR"/>
        </w:rPr>
        <w:t>통합하고</w:t>
      </w:r>
      <w:r>
        <w:rPr>
          <w:rFonts w:hint="eastAsia"/>
          <w:color w:val="000000" w:themeColor="text1"/>
          <w:lang w:val="de-DE" w:eastAsia="ko-KR"/>
        </w:rPr>
        <w:t xml:space="preserve"> </w:t>
      </w:r>
      <w:r>
        <w:rPr>
          <w:rFonts w:hint="eastAsia"/>
          <w:color w:val="000000" w:themeColor="text1"/>
          <w:lang w:val="de-DE" w:eastAsia="ko-KR"/>
        </w:rPr>
        <w:t>활용</w:t>
      </w:r>
      <w:r>
        <w:rPr>
          <w:rFonts w:hint="eastAsia"/>
          <w:color w:val="000000" w:themeColor="text1"/>
          <w:lang w:val="de-DE" w:eastAsia="ko-KR"/>
        </w:rPr>
        <w:t xml:space="preserve"> </w:t>
      </w:r>
      <w:r>
        <w:rPr>
          <w:rFonts w:hint="eastAsia"/>
          <w:color w:val="000000" w:themeColor="text1"/>
          <w:lang w:val="de-DE" w:eastAsia="ko-KR"/>
        </w:rPr>
        <w:t>범위를</w:t>
      </w:r>
      <w:r>
        <w:rPr>
          <w:rFonts w:hint="eastAsia"/>
          <w:color w:val="000000" w:themeColor="text1"/>
          <w:lang w:val="de-DE" w:eastAsia="ko-KR"/>
        </w:rPr>
        <w:t xml:space="preserve"> </w:t>
      </w:r>
      <w:r>
        <w:rPr>
          <w:rFonts w:hint="eastAsia"/>
          <w:color w:val="000000" w:themeColor="text1"/>
          <w:lang w:val="de-DE" w:eastAsia="ko-KR"/>
        </w:rPr>
        <w:t>재정의하였다</w:t>
      </w:r>
      <w:r>
        <w:rPr>
          <w:rFonts w:hint="eastAsia"/>
          <w:color w:val="000000" w:themeColor="text1"/>
          <w:lang w:val="de-DE" w:eastAsia="ko-KR"/>
        </w:rPr>
        <w:t xml:space="preserve">. </w:t>
      </w:r>
      <w:r>
        <w:rPr>
          <w:rFonts w:hint="eastAsia"/>
          <w:color w:val="000000" w:themeColor="text1"/>
          <w:lang w:val="de-DE" w:eastAsia="ko-KR"/>
        </w:rPr>
        <w:t>이는</w:t>
      </w:r>
      <w:r>
        <w:rPr>
          <w:rFonts w:hint="eastAsia"/>
          <w:color w:val="000000" w:themeColor="text1"/>
          <w:lang w:val="de-DE" w:eastAsia="ko-KR"/>
        </w:rPr>
        <w:t xml:space="preserve"> </w:t>
      </w:r>
      <w:r>
        <w:rPr>
          <w:rFonts w:hint="eastAsia"/>
          <w:color w:val="000000" w:themeColor="text1"/>
          <w:lang w:val="de-DE" w:eastAsia="ko-KR"/>
        </w:rPr>
        <w:t>기존</w:t>
      </w:r>
      <w:r>
        <w:rPr>
          <w:rFonts w:hint="eastAsia"/>
          <w:color w:val="000000" w:themeColor="text1"/>
          <w:lang w:val="de-DE" w:eastAsia="ko-KR"/>
        </w:rPr>
        <w:t xml:space="preserve"> </w:t>
      </w:r>
      <w:r>
        <w:rPr>
          <w:rFonts w:hint="eastAsia"/>
          <w:color w:val="000000" w:themeColor="text1"/>
          <w:lang w:val="de-DE" w:eastAsia="ko-KR"/>
        </w:rPr>
        <w:t>국제표준은</w:t>
      </w:r>
      <w:r>
        <w:rPr>
          <w:rFonts w:hint="eastAsia"/>
          <w:color w:val="000000" w:themeColor="text1"/>
          <w:lang w:val="de-DE" w:eastAsia="ko-KR"/>
        </w:rPr>
        <w:t xml:space="preserve"> </w:t>
      </w:r>
      <w:r>
        <w:rPr>
          <w:rFonts w:hint="eastAsia"/>
          <w:color w:val="000000" w:themeColor="text1"/>
          <w:lang w:val="de-DE" w:eastAsia="ko-KR"/>
        </w:rPr>
        <w:t>비슷한</w:t>
      </w:r>
      <w:r>
        <w:rPr>
          <w:rFonts w:hint="eastAsia"/>
          <w:color w:val="000000" w:themeColor="text1"/>
          <w:lang w:val="de-DE" w:eastAsia="ko-KR"/>
        </w:rPr>
        <w:t xml:space="preserve"> </w:t>
      </w:r>
      <w:r>
        <w:rPr>
          <w:rFonts w:hint="eastAsia"/>
          <w:color w:val="000000" w:themeColor="text1"/>
          <w:lang w:val="de-DE" w:eastAsia="ko-KR"/>
        </w:rPr>
        <w:t>용도로</w:t>
      </w:r>
      <w:r>
        <w:rPr>
          <w:rFonts w:hint="eastAsia"/>
          <w:color w:val="000000" w:themeColor="text1"/>
          <w:lang w:val="de-DE" w:eastAsia="ko-KR"/>
        </w:rPr>
        <w:t xml:space="preserve"> </w:t>
      </w:r>
      <w:r>
        <w:rPr>
          <w:rFonts w:hint="eastAsia"/>
          <w:color w:val="000000" w:themeColor="text1"/>
          <w:lang w:val="de-DE" w:eastAsia="ko-KR"/>
        </w:rPr>
        <w:t>활용되는</w:t>
      </w:r>
      <w:r>
        <w:rPr>
          <w:rFonts w:hint="eastAsia"/>
          <w:color w:val="000000" w:themeColor="text1"/>
          <w:lang w:val="de-DE" w:eastAsia="ko-KR"/>
        </w:rPr>
        <w:t xml:space="preserve"> </w:t>
      </w:r>
      <w:r>
        <w:rPr>
          <w:rFonts w:hint="eastAsia"/>
          <w:color w:val="000000" w:themeColor="text1"/>
          <w:lang w:val="de-DE" w:eastAsia="ko-KR"/>
        </w:rPr>
        <w:t>동사가</w:t>
      </w:r>
      <w:r>
        <w:rPr>
          <w:rFonts w:hint="eastAsia"/>
          <w:color w:val="000000" w:themeColor="text1"/>
          <w:lang w:val="de-DE" w:eastAsia="ko-KR"/>
        </w:rPr>
        <w:t xml:space="preserve"> </w:t>
      </w:r>
      <w:r>
        <w:rPr>
          <w:rFonts w:hint="eastAsia"/>
          <w:color w:val="000000" w:themeColor="text1"/>
          <w:lang w:val="de-DE" w:eastAsia="ko-KR"/>
        </w:rPr>
        <w:t>많고</w:t>
      </w:r>
      <w:r>
        <w:rPr>
          <w:rFonts w:hint="eastAsia"/>
          <w:color w:val="000000" w:themeColor="text1"/>
          <w:lang w:val="de-DE" w:eastAsia="ko-KR"/>
        </w:rPr>
        <w:t xml:space="preserve"> </w:t>
      </w:r>
      <w:r>
        <w:rPr>
          <w:rFonts w:hint="eastAsia"/>
          <w:color w:val="000000" w:themeColor="text1"/>
          <w:lang w:val="de-DE" w:eastAsia="ko-KR"/>
        </w:rPr>
        <w:t>그</w:t>
      </w:r>
      <w:r>
        <w:rPr>
          <w:rFonts w:hint="eastAsia"/>
          <w:color w:val="000000" w:themeColor="text1"/>
          <w:lang w:val="de-DE" w:eastAsia="ko-KR"/>
        </w:rPr>
        <w:t xml:space="preserve"> </w:t>
      </w:r>
      <w:r>
        <w:rPr>
          <w:rFonts w:hint="eastAsia"/>
          <w:color w:val="000000" w:themeColor="text1"/>
          <w:lang w:val="de-DE" w:eastAsia="ko-KR"/>
        </w:rPr>
        <w:t>의미가</w:t>
      </w:r>
      <w:r>
        <w:rPr>
          <w:rFonts w:hint="eastAsia"/>
          <w:color w:val="000000" w:themeColor="text1"/>
          <w:lang w:val="de-DE" w:eastAsia="ko-KR"/>
        </w:rPr>
        <w:t xml:space="preserve"> </w:t>
      </w:r>
      <w:r>
        <w:rPr>
          <w:rFonts w:hint="eastAsia"/>
          <w:color w:val="000000" w:themeColor="text1"/>
          <w:lang w:val="de-DE" w:eastAsia="ko-KR"/>
        </w:rPr>
        <w:t>불명확하여</w:t>
      </w:r>
      <w:r>
        <w:rPr>
          <w:rFonts w:hint="eastAsia"/>
          <w:color w:val="000000" w:themeColor="text1"/>
          <w:lang w:val="de-DE" w:eastAsia="ko-KR"/>
        </w:rPr>
        <w:t xml:space="preserve"> </w:t>
      </w:r>
      <w:r>
        <w:rPr>
          <w:rFonts w:hint="eastAsia"/>
          <w:color w:val="000000" w:themeColor="text1"/>
          <w:lang w:val="de-DE" w:eastAsia="ko-KR"/>
        </w:rPr>
        <w:t>사용자의</w:t>
      </w:r>
      <w:r>
        <w:rPr>
          <w:rFonts w:hint="eastAsia"/>
          <w:color w:val="000000" w:themeColor="text1"/>
          <w:lang w:val="de-DE" w:eastAsia="ko-KR"/>
        </w:rPr>
        <w:t xml:space="preserve"> </w:t>
      </w:r>
      <w:r>
        <w:rPr>
          <w:rFonts w:hint="eastAsia"/>
          <w:color w:val="000000" w:themeColor="text1"/>
          <w:lang w:val="de-DE" w:eastAsia="ko-KR"/>
        </w:rPr>
        <w:t>활용이</w:t>
      </w:r>
      <w:r>
        <w:rPr>
          <w:rFonts w:hint="eastAsia"/>
          <w:color w:val="000000" w:themeColor="text1"/>
          <w:lang w:val="de-DE" w:eastAsia="ko-KR"/>
        </w:rPr>
        <w:t xml:space="preserve"> </w:t>
      </w:r>
      <w:r>
        <w:rPr>
          <w:rFonts w:hint="eastAsia"/>
          <w:color w:val="000000" w:themeColor="text1"/>
          <w:lang w:val="de-DE" w:eastAsia="ko-KR"/>
        </w:rPr>
        <w:t>어려워</w:t>
      </w:r>
      <w:r>
        <w:rPr>
          <w:rFonts w:hint="eastAsia"/>
          <w:color w:val="000000" w:themeColor="text1"/>
          <w:lang w:val="de-DE" w:eastAsia="ko-KR"/>
        </w:rPr>
        <w:t xml:space="preserve"> </w:t>
      </w:r>
      <w:r>
        <w:rPr>
          <w:rFonts w:hint="eastAsia"/>
          <w:color w:val="000000" w:themeColor="text1"/>
          <w:lang w:val="de-DE" w:eastAsia="ko-KR"/>
        </w:rPr>
        <w:t>보급이</w:t>
      </w:r>
      <w:r>
        <w:rPr>
          <w:rFonts w:hint="eastAsia"/>
          <w:color w:val="000000" w:themeColor="text1"/>
          <w:lang w:val="de-DE" w:eastAsia="ko-KR"/>
        </w:rPr>
        <w:t xml:space="preserve"> </w:t>
      </w:r>
      <w:r>
        <w:rPr>
          <w:rFonts w:hint="eastAsia"/>
          <w:color w:val="000000" w:themeColor="text1"/>
          <w:lang w:val="de-DE" w:eastAsia="ko-KR"/>
        </w:rPr>
        <w:t>어렵다는</w:t>
      </w:r>
      <w:r>
        <w:rPr>
          <w:rFonts w:hint="eastAsia"/>
          <w:color w:val="000000" w:themeColor="text1"/>
          <w:lang w:val="de-DE" w:eastAsia="ko-KR"/>
        </w:rPr>
        <w:t xml:space="preserve"> </w:t>
      </w:r>
      <w:r>
        <w:rPr>
          <w:rFonts w:hint="eastAsia"/>
          <w:color w:val="000000" w:themeColor="text1"/>
          <w:lang w:val="de-DE" w:eastAsia="ko-KR"/>
        </w:rPr>
        <w:t>기업의</w:t>
      </w:r>
      <w:r>
        <w:rPr>
          <w:rFonts w:hint="eastAsia"/>
          <w:color w:val="000000" w:themeColor="text1"/>
          <w:lang w:val="de-DE" w:eastAsia="ko-KR"/>
        </w:rPr>
        <w:t xml:space="preserve"> </w:t>
      </w:r>
      <w:r>
        <w:rPr>
          <w:rFonts w:hint="eastAsia"/>
          <w:color w:val="000000" w:themeColor="text1"/>
          <w:lang w:val="de-DE" w:eastAsia="ko-KR"/>
        </w:rPr>
        <w:t>의견을</w:t>
      </w:r>
      <w:r>
        <w:rPr>
          <w:rFonts w:hint="eastAsia"/>
          <w:color w:val="000000" w:themeColor="text1"/>
          <w:lang w:val="de-DE" w:eastAsia="ko-KR"/>
        </w:rPr>
        <w:t xml:space="preserve"> </w:t>
      </w:r>
      <w:r>
        <w:rPr>
          <w:rFonts w:hint="eastAsia"/>
          <w:color w:val="000000" w:themeColor="text1"/>
          <w:lang w:val="de-DE" w:eastAsia="ko-KR"/>
        </w:rPr>
        <w:t>반영한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결과이다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.</w:t>
      </w:r>
    </w:p>
    <w:p w14:paraId="01CF422E" w14:textId="77777777" w:rsidR="00155874" w:rsidRPr="0057689E" w:rsidRDefault="00155874" w:rsidP="00155874">
      <w:pPr>
        <w:rPr>
          <w:rFonts w:hAnsi="바탕"/>
          <w:bCs/>
          <w:snapToGrid w:val="0"/>
          <w:color w:val="000000" w:themeColor="text1"/>
          <w:lang w:val="de-DE" w:eastAsia="ko-KR"/>
        </w:rPr>
        <w:sectPr w:rsidR="00155874" w:rsidRPr="0057689E" w:rsidSect="00155874">
          <w:headerReference w:type="even" r:id="rId74"/>
          <w:headerReference w:type="default" r:id="rId75"/>
          <w:footerReference w:type="even" r:id="rId76"/>
          <w:footerReference w:type="default" r:id="rId77"/>
          <w:headerReference w:type="first" r:id="rId78"/>
          <w:footerReference w:type="first" r:id="rId79"/>
          <w:pgSz w:w="11906" w:h="16838" w:code="9"/>
          <w:pgMar w:top="1616" w:right="1276" w:bottom="1616" w:left="1276" w:header="1049" w:footer="1049" w:gutter="0"/>
          <w:cols w:space="425"/>
          <w:titlePg/>
          <w:docGrid w:linePitch="324"/>
        </w:sectPr>
      </w:pPr>
    </w:p>
    <w:p w14:paraId="072A8CCC" w14:textId="77777777" w:rsidR="00155874" w:rsidRPr="0057689E" w:rsidRDefault="00155874" w:rsidP="00155874">
      <w:pPr>
        <w:pStyle w:val="KSDTA1"/>
        <w:tabs>
          <w:tab w:val="num" w:pos="851"/>
        </w:tabs>
        <w:ind w:left="283" w:hangingChars="118" w:hanging="283"/>
        <w:rPr>
          <w:snapToGrid w:val="0"/>
          <w:color w:val="000000" w:themeColor="text1"/>
        </w:rPr>
      </w:pPr>
      <w:bookmarkStart w:id="4324" w:name="_Toc156487336"/>
      <w:r>
        <w:rPr>
          <w:rFonts w:hint="eastAsia"/>
          <w:snapToGrid w:val="0"/>
          <w:color w:val="000000" w:themeColor="text1"/>
          <w:lang w:eastAsia="ko-KR"/>
        </w:rPr>
        <w:t>명사</w:t>
      </w:r>
      <w:bookmarkEnd w:id="4324"/>
    </w:p>
    <w:p w14:paraId="0668166D" w14:textId="77777777" w:rsidR="00155874" w:rsidRPr="0057689E" w:rsidRDefault="00155874" w:rsidP="00155874">
      <w:pPr>
        <w:rPr>
          <w:rFonts w:hAnsi="바탕"/>
          <w:bCs/>
          <w:snapToGrid w:val="0"/>
          <w:color w:val="000000" w:themeColor="text1"/>
          <w:lang w:val="de-DE"/>
        </w:rPr>
      </w:pPr>
    </w:p>
    <w:p w14:paraId="6231136D" w14:textId="77777777" w:rsidR="00155874" w:rsidRPr="0057689E" w:rsidRDefault="00155874" w:rsidP="00155874">
      <w:pPr>
        <w:spacing w:line="240" w:lineRule="auto"/>
        <w:rPr>
          <w:rFonts w:hAnsi="바탕"/>
          <w:bCs/>
          <w:snapToGrid w:val="0"/>
          <w:color w:val="000000" w:themeColor="text1"/>
          <w:lang w:val="de-DE" w:eastAsia="ko-KR"/>
        </w:rPr>
      </w:pP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이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표준의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명사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개발에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참조한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표준과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그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리스트는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ascii="돋움" w:eastAsia="돋움" w:hAnsi="돋움" w:hint="eastAsia"/>
          <w:b/>
          <w:snapToGrid w:val="0"/>
          <w:color w:val="000000" w:themeColor="text1"/>
          <w:lang w:val="de-DE" w:eastAsia="ko-KR"/>
        </w:rPr>
        <w:t>표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/>
          <w:bCs/>
          <w:snapToGrid w:val="0"/>
          <w:color w:val="000000" w:themeColor="text1"/>
          <w:lang w:val="de-DE" w:eastAsia="ko-KR"/>
        </w:rPr>
        <w:t>B.2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와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같다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.</w:t>
      </w:r>
    </w:p>
    <w:p w14:paraId="0FC32441" w14:textId="77777777" w:rsidR="00155874" w:rsidRPr="0057689E" w:rsidRDefault="00155874" w:rsidP="00155874">
      <w:pPr>
        <w:rPr>
          <w:rFonts w:hAnsi="바탕"/>
          <w:bCs/>
          <w:snapToGrid w:val="0"/>
          <w:color w:val="000000" w:themeColor="text1"/>
          <w:lang w:val="de-DE" w:eastAsia="ko-KR"/>
        </w:rPr>
      </w:pPr>
    </w:p>
    <w:p w14:paraId="4C529486" w14:textId="77777777" w:rsidR="00155874" w:rsidRPr="0057689E" w:rsidRDefault="00155874" w:rsidP="00155874">
      <w:pPr>
        <w:pStyle w:val="KSDTf7"/>
        <w:spacing w:afterLines="50" w:after="120"/>
        <w:rPr>
          <w:snapToGrid w:val="0"/>
          <w:color w:val="000000" w:themeColor="text1"/>
          <w:lang w:val="en-US"/>
        </w:rPr>
      </w:pPr>
      <w:r>
        <w:rPr>
          <w:rFonts w:hint="eastAsia"/>
          <w:snapToGrid w:val="0"/>
          <w:color w:val="000000" w:themeColor="text1"/>
          <w:lang w:val="en-US"/>
        </w:rPr>
        <w:t>표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snapToGrid w:val="0"/>
          <w:color w:val="000000" w:themeColor="text1"/>
          <w:lang w:val="en-US"/>
        </w:rPr>
        <w:t xml:space="preserve">B.2 </w: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>SEQ aaa</w:instrText>
      </w:r>
      <w:r>
        <w:rPr>
          <w:rFonts w:hint="eastAsia"/>
          <w:snapToGrid w:val="0"/>
          <w:color w:val="000000" w:themeColor="text1"/>
          <w:lang w:val="en-US"/>
        </w:rPr>
        <w:instrText>l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du</w:instrText>
      </w:r>
      <w:r>
        <w:rPr>
          <w:snapToGrid w:val="0"/>
          <w:color w:val="000000" w:themeColor="text1"/>
          <w:lang w:val="en-US"/>
        </w:rPr>
        <w:instrText xml:space="preserve">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 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rFonts w:hint="eastAsia"/>
          <w:snapToGrid w:val="0"/>
          <w:color w:val="000000" w:themeColor="text1"/>
          <w:lang w:val="en-US"/>
        </w:rPr>
        <w:instrText>SEQ 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>\c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instrText>."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t>—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>SEQ aaa</w:instrText>
      </w:r>
      <w:r>
        <w:rPr>
          <w:rFonts w:hint="eastAsia"/>
          <w:snapToGrid w:val="0"/>
          <w:color w:val="000000" w:themeColor="text1"/>
          <w:lang w:val="en-US"/>
        </w:rPr>
        <w:instrText>l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du</w:instrText>
      </w:r>
      <w:r>
        <w:rPr>
          <w:snapToGrid w:val="0"/>
          <w:color w:val="000000" w:themeColor="text1"/>
          <w:lang w:val="en-US"/>
        </w:rPr>
        <w:instrText xml:space="preserve">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 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rFonts w:hint="eastAsia"/>
          <w:snapToGrid w:val="0"/>
          <w:color w:val="000000" w:themeColor="text1"/>
          <w:lang w:val="en-US"/>
        </w:rPr>
        <w:instrText>SEQ 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>\c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instrText>."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t>타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hint="eastAsia"/>
          <w:snapToGrid w:val="0"/>
          <w:color w:val="000000" w:themeColor="text1"/>
          <w:lang w:val="en-US"/>
        </w:rPr>
        <w:t>표준과의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hint="eastAsia"/>
          <w:snapToGrid w:val="0"/>
          <w:color w:val="000000" w:themeColor="text1"/>
          <w:lang w:val="en-US"/>
        </w:rPr>
        <w:t>명사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hint="eastAsia"/>
          <w:snapToGrid w:val="0"/>
          <w:color w:val="000000" w:themeColor="text1"/>
          <w:lang w:val="en-US"/>
        </w:rPr>
        <w:t>비교</w:t>
      </w:r>
    </w:p>
    <w:tbl>
      <w:tblPr>
        <w:tblStyle w:val="1e"/>
        <w:tblW w:w="1374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622"/>
        <w:gridCol w:w="1694"/>
        <w:gridCol w:w="2210"/>
        <w:gridCol w:w="1665"/>
        <w:gridCol w:w="1666"/>
        <w:gridCol w:w="1666"/>
        <w:gridCol w:w="1666"/>
        <w:gridCol w:w="2551"/>
      </w:tblGrid>
      <w:tr w:rsidR="00155874" w:rsidRPr="0057689E" w14:paraId="748A82D7" w14:textId="77777777" w:rsidTr="001861C8">
        <w:trPr>
          <w:jc w:val="center"/>
        </w:trPr>
        <w:tc>
          <w:tcPr>
            <w:tcW w:w="62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718BA64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b/>
                <w:bCs/>
                <w:color w:val="000000" w:themeColor="text1"/>
                <w:lang w:val="de-DE" w:eastAsia="en-US"/>
              </w:rPr>
            </w:pPr>
            <w:r>
              <w:rPr>
                <w:rFonts w:eastAsia="돋움"/>
                <w:b/>
                <w:bCs/>
                <w:color w:val="000000" w:themeColor="text1"/>
                <w:lang w:val="de-DE" w:eastAsia="en-US"/>
              </w:rPr>
              <w:t>순번</w:t>
            </w:r>
          </w:p>
        </w:tc>
        <w:tc>
          <w:tcPr>
            <w:tcW w:w="169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AB33C69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b/>
                <w:bCs/>
                <w:color w:val="000000" w:themeColor="text1"/>
                <w:lang w:val="de-DE" w:eastAsia="en-US"/>
              </w:rPr>
            </w:pPr>
            <w:r>
              <w:rPr>
                <w:rFonts w:eastAsia="돋움"/>
                <w:b/>
                <w:bCs/>
                <w:color w:val="000000" w:themeColor="text1"/>
                <w:lang w:val="de-DE" w:eastAsia="en-US"/>
              </w:rPr>
              <w:t>대상</w:t>
            </w:r>
          </w:p>
        </w:tc>
        <w:tc>
          <w:tcPr>
            <w:tcW w:w="221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92156D2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color w:val="000000" w:themeColor="text1"/>
                <w:lang w:val="de-DE" w:eastAsia="en-US"/>
              </w:rPr>
            </w:pPr>
            <w:r>
              <w:rPr>
                <w:rFonts w:eastAsia="돋움"/>
                <w:color w:val="000000" w:themeColor="text1"/>
                <w:lang w:val="de-DE" w:eastAsia="en-US"/>
              </w:rPr>
              <w:t>KS X 9101-1</w:t>
            </w:r>
          </w:p>
        </w:tc>
        <w:tc>
          <w:tcPr>
            <w:tcW w:w="166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F0C857D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b/>
                <w:bCs/>
                <w:color w:val="000000" w:themeColor="text1"/>
                <w:lang w:val="de-DE" w:eastAsia="en-US"/>
              </w:rPr>
            </w:pPr>
            <w:r>
              <w:rPr>
                <w:rFonts w:eastAsia="돋움"/>
                <w:b/>
                <w:bCs/>
                <w:color w:val="000000" w:themeColor="text1"/>
                <w:lang w:val="de-DE" w:eastAsia="en-US"/>
              </w:rPr>
              <w:t>참조표준</w:t>
            </w:r>
          </w:p>
        </w:tc>
        <w:tc>
          <w:tcPr>
            <w:tcW w:w="1666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E69E607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color w:val="000000" w:themeColor="text1"/>
                <w:lang w:val="de-DE" w:eastAsia="en-US"/>
              </w:rPr>
            </w:pPr>
            <w:r>
              <w:rPr>
                <w:rFonts w:eastAsia="돋움"/>
                <w:color w:val="000000" w:themeColor="text1"/>
                <w:lang w:val="de-DE" w:eastAsia="en-US"/>
              </w:rPr>
              <w:t>IEC 62264</w:t>
            </w:r>
          </w:p>
        </w:tc>
        <w:tc>
          <w:tcPr>
            <w:tcW w:w="1666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FAA5750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color w:val="000000" w:themeColor="text1"/>
                <w:lang w:val="de-DE" w:eastAsia="en-US"/>
              </w:rPr>
            </w:pPr>
            <w:r>
              <w:rPr>
                <w:rFonts w:eastAsia="돋움"/>
                <w:color w:val="000000" w:themeColor="text1"/>
                <w:lang w:val="de-DE" w:eastAsia="en-US"/>
              </w:rPr>
              <w:t>OAGIS 10.6</w:t>
            </w:r>
          </w:p>
        </w:tc>
        <w:tc>
          <w:tcPr>
            <w:tcW w:w="1666" w:type="dxa"/>
            <w:tcBorders>
              <w:top w:val="single" w:sz="8" w:space="0" w:color="auto"/>
              <w:bottom w:val="single" w:sz="8" w:space="0" w:color="auto"/>
            </w:tcBorders>
          </w:tcPr>
          <w:p w14:paraId="34E45774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color w:val="000000" w:themeColor="text1"/>
                <w:lang w:val="de-DE"/>
              </w:rPr>
            </w:pPr>
            <w:r>
              <w:rPr>
                <w:rFonts w:eastAsia="돋움"/>
                <w:color w:val="000000" w:themeColor="text1"/>
                <w:lang w:val="de-DE"/>
              </w:rPr>
              <w:t>SEMI</w:t>
            </w:r>
          </w:p>
        </w:tc>
        <w:tc>
          <w:tcPr>
            <w:tcW w:w="255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6FBCA3E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b/>
                <w:bCs/>
                <w:color w:val="000000" w:themeColor="text1"/>
                <w:lang w:val="de-DE" w:eastAsia="en-US"/>
              </w:rPr>
            </w:pPr>
            <w:r>
              <w:rPr>
                <w:rFonts w:eastAsia="돋움"/>
                <w:b/>
                <w:bCs/>
                <w:color w:val="000000" w:themeColor="text1"/>
                <w:lang w:val="de-DE" w:eastAsia="en-US"/>
              </w:rPr>
              <w:t>정의</w:t>
            </w:r>
          </w:p>
        </w:tc>
      </w:tr>
      <w:tr w:rsidR="00155874" w:rsidRPr="0057689E" w14:paraId="59818A41" w14:textId="77777777" w:rsidTr="001861C8">
        <w:trPr>
          <w:jc w:val="center"/>
        </w:trPr>
        <w:tc>
          <w:tcPr>
            <w:tcW w:w="622" w:type="dxa"/>
            <w:tcBorders>
              <w:top w:val="single" w:sz="8" w:space="0" w:color="auto"/>
            </w:tcBorders>
          </w:tcPr>
          <w:p w14:paraId="00CA558A" w14:textId="77777777" w:rsidR="00155874" w:rsidRPr="0057689E" w:rsidRDefault="00155874" w:rsidP="001861C8">
            <w:pPr>
              <w:snapToGrid w:val="0"/>
              <w:spacing w:line="240" w:lineRule="auto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1</w:t>
            </w:r>
          </w:p>
        </w:tc>
        <w:tc>
          <w:tcPr>
            <w:tcW w:w="1694" w:type="dxa"/>
            <w:tcBorders>
              <w:top w:val="single" w:sz="8" w:space="0" w:color="auto"/>
            </w:tcBorders>
          </w:tcPr>
          <w:p w14:paraId="6D40441B" w14:textId="77777777" w:rsidR="00155874" w:rsidRPr="0057689E" w:rsidRDefault="00155874" w:rsidP="001861C8">
            <w:pPr>
              <w:spacing w:line="240" w:lineRule="auto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사업장</w:t>
            </w:r>
          </w:p>
        </w:tc>
        <w:tc>
          <w:tcPr>
            <w:tcW w:w="2210" w:type="dxa"/>
            <w:tcBorders>
              <w:top w:val="single" w:sz="8" w:space="0" w:color="auto"/>
            </w:tcBorders>
          </w:tcPr>
          <w:p w14:paraId="5581A9C2" w14:textId="77777777" w:rsidR="00155874" w:rsidRPr="0057689E" w:rsidRDefault="00155874" w:rsidP="001861C8">
            <w:pPr>
              <w:snapToGrid w:val="0"/>
              <w:spacing w:line="240" w:lineRule="auto"/>
              <w:rPr>
                <w:color w:val="000000" w:themeColor="text1"/>
                <w:lang w:val="de-DE"/>
              </w:rPr>
            </w:pPr>
            <w:r>
              <w:rPr>
                <w:rFonts w:eastAsia="돋움"/>
                <w:color w:val="000000" w:themeColor="text1"/>
                <w:lang w:val="de-DE"/>
              </w:rPr>
              <w:t>Site</w:t>
            </w:r>
          </w:p>
        </w:tc>
        <w:tc>
          <w:tcPr>
            <w:tcW w:w="1665" w:type="dxa"/>
            <w:tcBorders>
              <w:top w:val="single" w:sz="8" w:space="0" w:color="auto"/>
            </w:tcBorders>
          </w:tcPr>
          <w:p w14:paraId="6A5A56B5" w14:textId="77777777" w:rsidR="00155874" w:rsidRPr="0057689E" w:rsidRDefault="00155874" w:rsidP="001861C8">
            <w:pPr>
              <w:snapToGrid w:val="0"/>
              <w:spacing w:line="240" w:lineRule="auto"/>
              <w:rPr>
                <w:color w:val="000000" w:themeColor="text1"/>
                <w:lang w:val="de-DE"/>
              </w:rPr>
            </w:pPr>
            <w:r>
              <w:rPr>
                <w:rFonts w:eastAsia="돋움"/>
                <w:color w:val="000000" w:themeColor="text1"/>
                <w:lang w:val="de-DE"/>
              </w:rPr>
              <w:t>IEC 62264</w:t>
            </w:r>
          </w:p>
        </w:tc>
        <w:tc>
          <w:tcPr>
            <w:tcW w:w="1666" w:type="dxa"/>
            <w:tcBorders>
              <w:top w:val="single" w:sz="8" w:space="0" w:color="auto"/>
            </w:tcBorders>
          </w:tcPr>
          <w:p w14:paraId="26BD58CA" w14:textId="77777777" w:rsidR="00155874" w:rsidRPr="0057689E" w:rsidRDefault="00155874" w:rsidP="001861C8">
            <w:pPr>
              <w:pStyle w:val="new1"/>
              <w:spacing w:line="240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de-DE" w:eastAsia="en-US"/>
              </w:rPr>
            </w:pPr>
            <w:r>
              <w:rPr>
                <w:rFonts w:ascii="Arial" w:hAnsi="Arial"/>
                <w:color w:val="000000" w:themeColor="text1"/>
                <w:lang w:val="de-DE" w:eastAsia="en-US"/>
              </w:rPr>
              <w:t>Site</w:t>
            </w:r>
          </w:p>
        </w:tc>
        <w:tc>
          <w:tcPr>
            <w:tcW w:w="1666" w:type="dxa"/>
            <w:tcBorders>
              <w:top w:val="single" w:sz="8" w:space="0" w:color="auto"/>
            </w:tcBorders>
          </w:tcPr>
          <w:p w14:paraId="4903FA99" w14:textId="77777777" w:rsidR="00155874" w:rsidRPr="0057689E" w:rsidRDefault="00155874" w:rsidP="001861C8">
            <w:pPr>
              <w:pStyle w:val="new1"/>
              <w:spacing w:line="240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de-DE" w:eastAsia="en-US"/>
              </w:rPr>
            </w:pPr>
            <w:r>
              <w:rPr>
                <w:rFonts w:ascii="Arial" w:hAnsi="Arial"/>
                <w:color w:val="000000" w:themeColor="text1"/>
                <w:lang w:val="de-DE" w:eastAsia="en-US"/>
              </w:rPr>
              <w:t>Location</w:t>
            </w:r>
          </w:p>
        </w:tc>
        <w:tc>
          <w:tcPr>
            <w:tcW w:w="1666" w:type="dxa"/>
            <w:tcBorders>
              <w:top w:val="single" w:sz="8" w:space="0" w:color="auto"/>
            </w:tcBorders>
          </w:tcPr>
          <w:p w14:paraId="38B1A8C8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40" w:lineRule="auto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551" w:type="dxa"/>
            <w:tcBorders>
              <w:top w:val="single" w:sz="8" w:space="0" w:color="auto"/>
            </w:tcBorders>
          </w:tcPr>
          <w:p w14:paraId="12A4DB66" w14:textId="77777777" w:rsidR="00155874" w:rsidRPr="0057689E" w:rsidRDefault="00155874" w:rsidP="001861C8">
            <w:pPr>
              <w:pStyle w:val="new1"/>
              <w:spacing w:line="240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회사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내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하위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관리단위로서의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사업장을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의미함</w:t>
            </w:r>
          </w:p>
        </w:tc>
      </w:tr>
      <w:tr w:rsidR="00155874" w:rsidRPr="0057689E" w14:paraId="42462485" w14:textId="77777777" w:rsidTr="001861C8">
        <w:trPr>
          <w:jc w:val="center"/>
        </w:trPr>
        <w:tc>
          <w:tcPr>
            <w:tcW w:w="622" w:type="dxa"/>
            <w:tcBorders>
              <w:top w:val="single" w:sz="8" w:space="0" w:color="auto"/>
            </w:tcBorders>
          </w:tcPr>
          <w:p w14:paraId="59A1D446" w14:textId="77777777" w:rsidR="00155874" w:rsidRPr="0057689E" w:rsidRDefault="00155874" w:rsidP="001861C8">
            <w:pPr>
              <w:snapToGrid w:val="0"/>
              <w:spacing w:line="240" w:lineRule="auto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2</w:t>
            </w:r>
          </w:p>
        </w:tc>
        <w:tc>
          <w:tcPr>
            <w:tcW w:w="1694" w:type="dxa"/>
            <w:tcBorders>
              <w:top w:val="single" w:sz="8" w:space="0" w:color="auto"/>
            </w:tcBorders>
          </w:tcPr>
          <w:p w14:paraId="30597A84" w14:textId="77777777" w:rsidR="00155874" w:rsidRPr="0057689E" w:rsidRDefault="00155874" w:rsidP="001861C8">
            <w:pPr>
              <w:spacing w:line="240" w:lineRule="auto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공장</w:t>
            </w:r>
          </w:p>
        </w:tc>
        <w:tc>
          <w:tcPr>
            <w:tcW w:w="2210" w:type="dxa"/>
            <w:tcBorders>
              <w:top w:val="single" w:sz="8" w:space="0" w:color="auto"/>
            </w:tcBorders>
          </w:tcPr>
          <w:p w14:paraId="73BDE1CE" w14:textId="77777777" w:rsidR="00155874" w:rsidRPr="0057689E" w:rsidRDefault="00155874" w:rsidP="001861C8">
            <w:pPr>
              <w:snapToGrid w:val="0"/>
              <w:spacing w:line="240" w:lineRule="auto"/>
              <w:rPr>
                <w:rFonts w:eastAsia="돋움"/>
                <w:color w:val="000000" w:themeColor="text1"/>
                <w:lang w:val="de-DE"/>
              </w:rPr>
            </w:pPr>
            <w:r>
              <w:rPr>
                <w:rFonts w:eastAsia="돋움"/>
                <w:color w:val="000000" w:themeColor="text1"/>
                <w:lang w:val="de-DE"/>
              </w:rPr>
              <w:t>Plant</w:t>
            </w:r>
          </w:p>
        </w:tc>
        <w:tc>
          <w:tcPr>
            <w:tcW w:w="1665" w:type="dxa"/>
            <w:tcBorders>
              <w:top w:val="single" w:sz="8" w:space="0" w:color="auto"/>
            </w:tcBorders>
          </w:tcPr>
          <w:p w14:paraId="568CA375" w14:textId="77777777" w:rsidR="00155874" w:rsidRPr="0057689E" w:rsidRDefault="00155874" w:rsidP="001861C8">
            <w:pPr>
              <w:snapToGrid w:val="0"/>
              <w:spacing w:line="240" w:lineRule="auto"/>
              <w:rPr>
                <w:rFonts w:eastAsia="돋움"/>
                <w:color w:val="000000" w:themeColor="text1"/>
                <w:lang w:val="de-DE"/>
              </w:rPr>
            </w:pPr>
            <w:r>
              <w:rPr>
                <w:rFonts w:eastAsia="돋움"/>
                <w:color w:val="000000" w:themeColor="text1"/>
                <w:lang w:val="de-DE"/>
              </w:rPr>
              <w:t>OAGIS</w:t>
            </w:r>
          </w:p>
        </w:tc>
        <w:tc>
          <w:tcPr>
            <w:tcW w:w="1666" w:type="dxa"/>
            <w:tcBorders>
              <w:top w:val="single" w:sz="8" w:space="0" w:color="auto"/>
            </w:tcBorders>
          </w:tcPr>
          <w:p w14:paraId="6C6790A6" w14:textId="77777777" w:rsidR="00155874" w:rsidRPr="0057689E" w:rsidRDefault="00155874" w:rsidP="001861C8">
            <w:pPr>
              <w:pStyle w:val="new1"/>
              <w:spacing w:line="240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de-DE" w:eastAsia="en-US"/>
              </w:rPr>
            </w:pPr>
            <w:r>
              <w:rPr>
                <w:rFonts w:ascii="Arial" w:hAnsi="Arial"/>
                <w:color w:val="000000" w:themeColor="text1"/>
                <w:lang w:val="de-DE" w:eastAsia="en-US"/>
              </w:rPr>
              <w:t>Area</w:t>
            </w:r>
          </w:p>
        </w:tc>
        <w:tc>
          <w:tcPr>
            <w:tcW w:w="1666" w:type="dxa"/>
            <w:tcBorders>
              <w:top w:val="single" w:sz="8" w:space="0" w:color="auto"/>
            </w:tcBorders>
          </w:tcPr>
          <w:p w14:paraId="5C2525A4" w14:textId="77777777" w:rsidR="00155874" w:rsidRPr="0057689E" w:rsidRDefault="00155874" w:rsidP="001861C8">
            <w:pPr>
              <w:pStyle w:val="new1"/>
              <w:spacing w:line="240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de-DE" w:eastAsia="en-US"/>
              </w:rPr>
            </w:pPr>
            <w:r>
              <w:rPr>
                <w:rFonts w:ascii="Arial" w:hAnsi="Arial"/>
                <w:color w:val="000000" w:themeColor="text1"/>
                <w:lang w:val="de-DE" w:eastAsia="en-US"/>
              </w:rPr>
              <w:t>Location</w:t>
            </w:r>
          </w:p>
        </w:tc>
        <w:tc>
          <w:tcPr>
            <w:tcW w:w="1666" w:type="dxa"/>
            <w:tcBorders>
              <w:top w:val="single" w:sz="8" w:space="0" w:color="auto"/>
            </w:tcBorders>
          </w:tcPr>
          <w:p w14:paraId="1821EFCE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40" w:lineRule="auto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551" w:type="dxa"/>
            <w:tcBorders>
              <w:top w:val="single" w:sz="8" w:space="0" w:color="auto"/>
            </w:tcBorders>
          </w:tcPr>
          <w:p w14:paraId="68F9628A" w14:textId="77777777" w:rsidR="00155874" w:rsidRPr="0057689E" w:rsidRDefault="00155874" w:rsidP="001861C8">
            <w:pPr>
              <w:pStyle w:val="new1"/>
              <w:spacing w:line="240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회사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내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하위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관리단위로서의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공장을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의미함</w:t>
            </w:r>
          </w:p>
        </w:tc>
      </w:tr>
      <w:tr w:rsidR="00155874" w:rsidRPr="0057689E" w14:paraId="0AF7E677" w14:textId="77777777" w:rsidTr="001861C8">
        <w:trPr>
          <w:jc w:val="center"/>
        </w:trPr>
        <w:tc>
          <w:tcPr>
            <w:tcW w:w="622" w:type="dxa"/>
            <w:tcBorders>
              <w:top w:val="single" w:sz="8" w:space="0" w:color="auto"/>
            </w:tcBorders>
          </w:tcPr>
          <w:p w14:paraId="17F3DABC" w14:textId="77777777" w:rsidR="00155874" w:rsidRPr="0057689E" w:rsidRDefault="00155874" w:rsidP="001861C8">
            <w:pPr>
              <w:snapToGrid w:val="0"/>
              <w:spacing w:line="240" w:lineRule="auto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3</w:t>
            </w:r>
          </w:p>
        </w:tc>
        <w:tc>
          <w:tcPr>
            <w:tcW w:w="1694" w:type="dxa"/>
            <w:tcBorders>
              <w:top w:val="single" w:sz="8" w:space="0" w:color="auto"/>
            </w:tcBorders>
          </w:tcPr>
          <w:p w14:paraId="011B1EAA" w14:textId="77777777" w:rsidR="00155874" w:rsidRPr="0057689E" w:rsidRDefault="00155874" w:rsidP="001861C8">
            <w:pPr>
              <w:spacing w:line="240" w:lineRule="auto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부서</w:t>
            </w:r>
          </w:p>
        </w:tc>
        <w:tc>
          <w:tcPr>
            <w:tcW w:w="2210" w:type="dxa"/>
            <w:tcBorders>
              <w:top w:val="single" w:sz="8" w:space="0" w:color="auto"/>
            </w:tcBorders>
          </w:tcPr>
          <w:p w14:paraId="0874145C" w14:textId="77777777" w:rsidR="00155874" w:rsidRPr="0057689E" w:rsidRDefault="00155874" w:rsidP="001861C8">
            <w:pPr>
              <w:snapToGrid w:val="0"/>
              <w:spacing w:line="240" w:lineRule="auto"/>
              <w:rPr>
                <w:rFonts w:eastAsia="돋움"/>
                <w:color w:val="000000" w:themeColor="text1"/>
                <w:lang w:val="de-DE"/>
              </w:rPr>
            </w:pPr>
            <w:r>
              <w:rPr>
                <w:rFonts w:eastAsia="돋움"/>
                <w:color w:val="000000" w:themeColor="text1"/>
                <w:lang w:val="de-DE"/>
              </w:rPr>
              <w:t>Department</w:t>
            </w:r>
          </w:p>
        </w:tc>
        <w:tc>
          <w:tcPr>
            <w:tcW w:w="1665" w:type="dxa"/>
            <w:tcBorders>
              <w:top w:val="single" w:sz="8" w:space="0" w:color="auto"/>
            </w:tcBorders>
          </w:tcPr>
          <w:p w14:paraId="683DD487" w14:textId="77777777" w:rsidR="00155874" w:rsidRPr="0057689E" w:rsidRDefault="00155874" w:rsidP="001861C8">
            <w:pPr>
              <w:snapToGrid w:val="0"/>
              <w:spacing w:line="240" w:lineRule="auto"/>
              <w:rPr>
                <w:rFonts w:eastAsia="돋움"/>
                <w:color w:val="000000" w:themeColor="text1"/>
                <w:lang w:val="de-DE"/>
              </w:rPr>
            </w:pPr>
          </w:p>
        </w:tc>
        <w:tc>
          <w:tcPr>
            <w:tcW w:w="1666" w:type="dxa"/>
            <w:tcBorders>
              <w:top w:val="single" w:sz="8" w:space="0" w:color="auto"/>
            </w:tcBorders>
          </w:tcPr>
          <w:p w14:paraId="270F32D9" w14:textId="77777777" w:rsidR="00155874" w:rsidRPr="0057689E" w:rsidRDefault="00155874" w:rsidP="001861C8">
            <w:pPr>
              <w:pStyle w:val="new1"/>
              <w:spacing w:line="240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de-DE" w:eastAsia="en-US"/>
              </w:rPr>
            </w:pPr>
            <w:r>
              <w:rPr>
                <w:rFonts w:ascii="Arial" w:hAnsi="Arial"/>
                <w:color w:val="000000" w:themeColor="text1"/>
                <w:lang w:val="de-DE" w:eastAsia="en-US"/>
              </w:rPr>
              <w:t>Accounting</w:t>
            </w:r>
          </w:p>
        </w:tc>
        <w:tc>
          <w:tcPr>
            <w:tcW w:w="1666" w:type="dxa"/>
            <w:tcBorders>
              <w:top w:val="single" w:sz="8" w:space="0" w:color="auto"/>
            </w:tcBorders>
          </w:tcPr>
          <w:p w14:paraId="0D1E6AEE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40" w:lineRule="auto"/>
              <w:outlineLvl w:val="0"/>
              <w:rPr>
                <w:rFonts w:ascii="Arial" w:hAnsi="Arial"/>
                <w:color w:val="000000" w:themeColor="text1"/>
                <w:lang w:val="de-DE" w:eastAsia="en-US"/>
              </w:rPr>
            </w:pPr>
          </w:p>
        </w:tc>
        <w:tc>
          <w:tcPr>
            <w:tcW w:w="1666" w:type="dxa"/>
            <w:tcBorders>
              <w:top w:val="single" w:sz="8" w:space="0" w:color="auto"/>
            </w:tcBorders>
          </w:tcPr>
          <w:p w14:paraId="62F8D37F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40" w:lineRule="auto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551" w:type="dxa"/>
            <w:tcBorders>
              <w:top w:val="single" w:sz="8" w:space="0" w:color="auto"/>
            </w:tcBorders>
          </w:tcPr>
          <w:p w14:paraId="7ED6A153" w14:textId="77777777" w:rsidR="00155874" w:rsidRPr="0057689E" w:rsidRDefault="00155874" w:rsidP="001861C8">
            <w:pPr>
              <w:pStyle w:val="new1"/>
              <w:spacing w:line="240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회사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내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하위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관리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단위로서의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부서를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의미함</w:t>
            </w:r>
          </w:p>
        </w:tc>
      </w:tr>
      <w:tr w:rsidR="00155874" w:rsidRPr="0057689E" w14:paraId="0FF15279" w14:textId="77777777" w:rsidTr="001861C8">
        <w:trPr>
          <w:jc w:val="center"/>
        </w:trPr>
        <w:tc>
          <w:tcPr>
            <w:tcW w:w="622" w:type="dxa"/>
            <w:tcBorders>
              <w:top w:val="single" w:sz="8" w:space="0" w:color="auto"/>
            </w:tcBorders>
          </w:tcPr>
          <w:p w14:paraId="635119B4" w14:textId="77777777" w:rsidR="00155874" w:rsidRPr="0057689E" w:rsidRDefault="00155874" w:rsidP="001861C8">
            <w:pPr>
              <w:snapToGrid w:val="0"/>
              <w:spacing w:line="240" w:lineRule="auto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4</w:t>
            </w:r>
          </w:p>
        </w:tc>
        <w:tc>
          <w:tcPr>
            <w:tcW w:w="1694" w:type="dxa"/>
            <w:tcBorders>
              <w:top w:val="single" w:sz="8" w:space="0" w:color="auto"/>
            </w:tcBorders>
          </w:tcPr>
          <w:p w14:paraId="3953EA41" w14:textId="77777777" w:rsidR="00155874" w:rsidRPr="0057689E" w:rsidRDefault="00155874" w:rsidP="001861C8">
            <w:pPr>
              <w:spacing w:line="240" w:lineRule="auto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사원</w:t>
            </w:r>
          </w:p>
        </w:tc>
        <w:tc>
          <w:tcPr>
            <w:tcW w:w="2210" w:type="dxa"/>
            <w:tcBorders>
              <w:top w:val="single" w:sz="8" w:space="0" w:color="auto"/>
            </w:tcBorders>
          </w:tcPr>
          <w:p w14:paraId="634E8D9D" w14:textId="77777777" w:rsidR="00155874" w:rsidRPr="0057689E" w:rsidRDefault="00155874" w:rsidP="001861C8">
            <w:pPr>
              <w:snapToGrid w:val="0"/>
              <w:spacing w:line="240" w:lineRule="auto"/>
              <w:rPr>
                <w:rFonts w:eastAsia="돋움"/>
                <w:color w:val="000000" w:themeColor="text1"/>
                <w:lang w:val="de-DE"/>
              </w:rPr>
            </w:pPr>
            <w:r>
              <w:rPr>
                <w:rFonts w:eastAsia="돋움"/>
                <w:color w:val="000000" w:themeColor="text1"/>
                <w:lang w:val="de-DE"/>
              </w:rPr>
              <w:t>Personnel</w:t>
            </w:r>
          </w:p>
        </w:tc>
        <w:tc>
          <w:tcPr>
            <w:tcW w:w="1665" w:type="dxa"/>
            <w:tcBorders>
              <w:top w:val="single" w:sz="8" w:space="0" w:color="auto"/>
            </w:tcBorders>
          </w:tcPr>
          <w:p w14:paraId="579B9D3F" w14:textId="77777777" w:rsidR="00155874" w:rsidRPr="0057689E" w:rsidRDefault="00155874" w:rsidP="001861C8">
            <w:pPr>
              <w:snapToGrid w:val="0"/>
              <w:spacing w:line="240" w:lineRule="auto"/>
              <w:rPr>
                <w:rFonts w:eastAsia="돋움"/>
                <w:color w:val="000000" w:themeColor="text1"/>
                <w:lang w:val="de-DE"/>
              </w:rPr>
            </w:pPr>
            <w:r>
              <w:rPr>
                <w:rFonts w:eastAsia="돋움"/>
                <w:color w:val="000000" w:themeColor="text1"/>
                <w:lang w:val="de-DE"/>
              </w:rPr>
              <w:t>OAGIS</w:t>
            </w:r>
          </w:p>
        </w:tc>
        <w:tc>
          <w:tcPr>
            <w:tcW w:w="1666" w:type="dxa"/>
            <w:tcBorders>
              <w:top w:val="single" w:sz="8" w:space="0" w:color="auto"/>
            </w:tcBorders>
          </w:tcPr>
          <w:p w14:paraId="07EC523B" w14:textId="77777777" w:rsidR="00155874" w:rsidRPr="0057689E" w:rsidRDefault="00155874">
            <w:pPr>
              <w:pStyle w:val="new1"/>
              <w:numPr>
                <w:ilvl w:val="0"/>
                <w:numId w:val="24"/>
              </w:numPr>
              <w:spacing w:line="240" w:lineRule="auto"/>
              <w:jc w:val="left"/>
              <w:outlineLvl w:val="0"/>
              <w:rPr>
                <w:rFonts w:ascii="Arial" w:hAnsi="Arial"/>
                <w:color w:val="000000" w:themeColor="text1"/>
                <w:lang w:val="de-DE" w:eastAsia="en-US"/>
              </w:rPr>
            </w:pPr>
            <w:r>
              <w:rPr>
                <w:rFonts w:ascii="Arial" w:hAnsi="Arial"/>
                <w:color w:val="000000" w:themeColor="text1"/>
                <w:lang w:val="de-DE" w:eastAsia="en-US"/>
              </w:rPr>
              <w:t>Person</w:t>
            </w:r>
          </w:p>
          <w:p w14:paraId="101B5AD5" w14:textId="77777777" w:rsidR="00155874" w:rsidRPr="0057689E" w:rsidRDefault="00155874" w:rsidP="001861C8">
            <w:pPr>
              <w:pStyle w:val="new1"/>
              <w:spacing w:line="240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de-DE" w:eastAsia="en-US"/>
              </w:rPr>
            </w:pPr>
            <w:r>
              <w:rPr>
                <w:rFonts w:ascii="Arial" w:hAnsi="Arial"/>
                <w:color w:val="000000" w:themeColor="text1"/>
                <w:lang w:val="de-DE" w:eastAsia="en-US"/>
              </w:rPr>
              <w:t>Labor</w:t>
            </w:r>
          </w:p>
        </w:tc>
        <w:tc>
          <w:tcPr>
            <w:tcW w:w="1666" w:type="dxa"/>
            <w:tcBorders>
              <w:top w:val="single" w:sz="8" w:space="0" w:color="auto"/>
            </w:tcBorders>
          </w:tcPr>
          <w:p w14:paraId="0478561B" w14:textId="77777777" w:rsidR="00155874" w:rsidRPr="0057689E" w:rsidRDefault="00155874" w:rsidP="001861C8">
            <w:pPr>
              <w:pStyle w:val="new1"/>
              <w:spacing w:line="240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de-DE" w:eastAsia="en-US"/>
              </w:rPr>
            </w:pPr>
            <w:r>
              <w:rPr>
                <w:rFonts w:ascii="Arial" w:hAnsi="Arial"/>
                <w:color w:val="000000" w:themeColor="text1"/>
                <w:lang w:val="de-DE" w:eastAsia="en-US"/>
              </w:rPr>
              <w:t>Personnel</w:t>
            </w:r>
          </w:p>
        </w:tc>
        <w:tc>
          <w:tcPr>
            <w:tcW w:w="1666" w:type="dxa"/>
            <w:tcBorders>
              <w:top w:val="single" w:sz="8" w:space="0" w:color="auto"/>
            </w:tcBorders>
          </w:tcPr>
          <w:p w14:paraId="178BEA2E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40" w:lineRule="auto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551" w:type="dxa"/>
            <w:tcBorders>
              <w:top w:val="single" w:sz="8" w:space="0" w:color="auto"/>
            </w:tcBorders>
          </w:tcPr>
          <w:p w14:paraId="6DA3AC2B" w14:textId="77777777" w:rsidR="00155874" w:rsidRPr="0057689E" w:rsidRDefault="00155874" w:rsidP="001861C8">
            <w:pPr>
              <w:pStyle w:val="new1"/>
              <w:spacing w:line="240" w:lineRule="auto"/>
              <w:ind w:left="284" w:hanging="284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사원코드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, </w:t>
            </w:r>
            <w:r>
              <w:rPr>
                <w:rFonts w:ascii="Arial" w:hAnsi="Arial"/>
                <w:color w:val="000000" w:themeColor="text1"/>
                <w:lang w:val="en-US"/>
              </w:rPr>
              <w:t>사원명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, </w:t>
            </w:r>
            <w:r>
              <w:rPr>
                <w:rFonts w:ascii="Arial" w:hAnsi="Arial"/>
                <w:color w:val="000000" w:themeColor="text1"/>
                <w:lang w:val="en-US"/>
              </w:rPr>
              <w:t>인적정보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등을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관리하는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사원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마스터를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의미함</w:t>
            </w:r>
          </w:p>
          <w:p w14:paraId="3B10D612" w14:textId="77777777" w:rsidR="00155874" w:rsidRPr="0057689E" w:rsidRDefault="00155874" w:rsidP="001861C8">
            <w:pPr>
              <w:pStyle w:val="new1"/>
              <w:spacing w:line="240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*</w:t>
            </w:r>
            <w:r>
              <w:rPr>
                <w:rFonts w:ascii="Arial" w:hAnsi="Arial"/>
                <w:color w:val="000000" w:themeColor="text1"/>
                <w:lang w:val="en-US"/>
              </w:rPr>
              <w:tab/>
            </w:r>
            <w:r>
              <w:rPr>
                <w:rFonts w:ascii="Arial" w:hAnsi="Arial"/>
                <w:color w:val="000000" w:themeColor="text1"/>
                <w:spacing w:val="-4"/>
                <w:lang w:val="en-US"/>
              </w:rPr>
              <w:t>일반적으로</w:t>
            </w:r>
            <w:r>
              <w:rPr>
                <w:rFonts w:ascii="Arial" w:hAnsi="Arial"/>
                <w:color w:val="000000" w:themeColor="text1"/>
                <w:spacing w:val="-4"/>
                <w:lang w:val="en-US"/>
              </w:rPr>
              <w:t xml:space="preserve"> HRMS</w:t>
            </w:r>
            <w:r>
              <w:rPr>
                <w:rFonts w:ascii="Arial" w:hAnsi="Arial"/>
                <w:color w:val="000000" w:themeColor="text1"/>
                <w:spacing w:val="-4"/>
                <w:lang w:val="en-US"/>
              </w:rPr>
              <w:t>에서</w:t>
            </w:r>
            <w:r>
              <w:rPr>
                <w:rFonts w:ascii="Arial" w:hAnsi="Arial"/>
                <w:color w:val="000000" w:themeColor="text1"/>
                <w:spacing w:val="-4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spacing w:val="-4"/>
                <w:lang w:val="en-US"/>
              </w:rPr>
              <w:t>사용되지만</w:t>
            </w:r>
            <w:r>
              <w:rPr>
                <w:rFonts w:ascii="Arial" w:hAnsi="Arial"/>
                <w:color w:val="000000" w:themeColor="text1"/>
                <w:spacing w:val="-4"/>
                <w:lang w:val="en-US"/>
              </w:rPr>
              <w:t xml:space="preserve">, </w:t>
            </w:r>
            <w:r>
              <w:rPr>
                <w:rFonts w:ascii="Arial" w:hAnsi="Arial" w:hint="eastAsia"/>
                <w:color w:val="000000" w:themeColor="text1"/>
                <w:spacing w:val="-4"/>
                <w:lang w:val="en-US"/>
              </w:rPr>
              <w:t>작업</w:t>
            </w:r>
            <w:r>
              <w:rPr>
                <w:rFonts w:ascii="Arial" w:hAnsi="Arial" w:hint="eastAsia"/>
                <w:color w:val="000000" w:themeColor="text1"/>
                <w:spacing w:val="-4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spacing w:val="-4"/>
                <w:lang w:val="en-US"/>
              </w:rPr>
              <w:t>스케줄링</w:t>
            </w:r>
            <w:r>
              <w:rPr>
                <w:rFonts w:ascii="Arial" w:hAnsi="Arial" w:hint="eastAsia"/>
                <w:color w:val="000000" w:themeColor="text1"/>
                <w:spacing w:val="-4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spacing w:val="-4"/>
                <w:lang w:val="en-US"/>
              </w:rPr>
              <w:t>또는</w:t>
            </w:r>
            <w:r>
              <w:rPr>
                <w:rFonts w:ascii="Arial" w:hAnsi="Arial" w:hint="eastAsia"/>
                <w:color w:val="000000" w:themeColor="text1"/>
                <w:spacing w:val="-4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spacing w:val="-4"/>
                <w:lang w:val="en-US"/>
              </w:rPr>
              <w:t>자원</w:t>
            </w:r>
            <w:r>
              <w:rPr>
                <w:rFonts w:ascii="Arial" w:hAnsi="Arial" w:hint="eastAsia"/>
                <w:color w:val="000000" w:themeColor="text1"/>
                <w:spacing w:val="-4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spacing w:val="-4"/>
                <w:lang w:val="en-US"/>
              </w:rPr>
              <w:t>할당</w:t>
            </w:r>
            <w:r>
              <w:rPr>
                <w:rFonts w:ascii="Arial" w:hAnsi="Arial"/>
                <w:color w:val="000000" w:themeColor="text1"/>
                <w:spacing w:val="-4"/>
                <w:lang w:val="en-US"/>
              </w:rPr>
              <w:t>에서</w:t>
            </w:r>
            <w:r>
              <w:rPr>
                <w:rFonts w:ascii="Arial" w:hAnsi="Arial"/>
                <w:color w:val="000000" w:themeColor="text1"/>
                <w:spacing w:val="-4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spacing w:val="-4"/>
                <w:lang w:val="en-US"/>
              </w:rPr>
              <w:t>사용될</w:t>
            </w:r>
            <w:r>
              <w:rPr>
                <w:rFonts w:ascii="Arial" w:hAnsi="Arial"/>
                <w:color w:val="000000" w:themeColor="text1"/>
                <w:spacing w:val="-4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spacing w:val="-4"/>
                <w:lang w:val="en-US"/>
              </w:rPr>
              <w:t>수도</w:t>
            </w:r>
            <w:r>
              <w:rPr>
                <w:rFonts w:ascii="Arial" w:hAnsi="Arial"/>
                <w:color w:val="000000" w:themeColor="text1"/>
                <w:spacing w:val="-4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spacing w:val="-4"/>
                <w:lang w:val="en-US"/>
              </w:rPr>
              <w:t>있음</w:t>
            </w:r>
          </w:p>
        </w:tc>
      </w:tr>
      <w:tr w:rsidR="00155874" w:rsidRPr="0057689E" w14:paraId="6FBE8162" w14:textId="77777777" w:rsidTr="001861C8">
        <w:trPr>
          <w:jc w:val="center"/>
        </w:trPr>
        <w:tc>
          <w:tcPr>
            <w:tcW w:w="622" w:type="dxa"/>
            <w:tcBorders>
              <w:top w:val="single" w:sz="8" w:space="0" w:color="auto"/>
            </w:tcBorders>
          </w:tcPr>
          <w:p w14:paraId="37F5AEF2" w14:textId="77777777" w:rsidR="00155874" w:rsidRPr="0057689E" w:rsidRDefault="00155874" w:rsidP="001861C8">
            <w:pPr>
              <w:snapToGrid w:val="0"/>
              <w:spacing w:line="240" w:lineRule="auto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5</w:t>
            </w:r>
          </w:p>
        </w:tc>
        <w:tc>
          <w:tcPr>
            <w:tcW w:w="1694" w:type="dxa"/>
            <w:tcBorders>
              <w:top w:val="single" w:sz="8" w:space="0" w:color="auto"/>
            </w:tcBorders>
          </w:tcPr>
          <w:p w14:paraId="67453C39" w14:textId="77777777" w:rsidR="00155874" w:rsidRPr="0057689E" w:rsidRDefault="00155874" w:rsidP="001861C8">
            <w:pPr>
              <w:spacing w:line="240" w:lineRule="auto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고객사</w:t>
            </w:r>
          </w:p>
        </w:tc>
        <w:tc>
          <w:tcPr>
            <w:tcW w:w="2210" w:type="dxa"/>
            <w:tcBorders>
              <w:top w:val="single" w:sz="8" w:space="0" w:color="auto"/>
            </w:tcBorders>
          </w:tcPr>
          <w:p w14:paraId="66244D64" w14:textId="77777777" w:rsidR="00155874" w:rsidRPr="0057689E" w:rsidRDefault="00155874" w:rsidP="001861C8">
            <w:pPr>
              <w:snapToGrid w:val="0"/>
              <w:spacing w:line="240" w:lineRule="auto"/>
              <w:rPr>
                <w:rFonts w:eastAsia="돋움"/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CustomerPartyMaster</w:t>
            </w:r>
          </w:p>
        </w:tc>
        <w:tc>
          <w:tcPr>
            <w:tcW w:w="1665" w:type="dxa"/>
            <w:tcBorders>
              <w:top w:val="single" w:sz="8" w:space="0" w:color="auto"/>
            </w:tcBorders>
          </w:tcPr>
          <w:p w14:paraId="19B9EABE" w14:textId="77777777" w:rsidR="00155874" w:rsidRPr="0057689E" w:rsidRDefault="00155874" w:rsidP="001861C8">
            <w:pPr>
              <w:snapToGrid w:val="0"/>
              <w:spacing w:line="240" w:lineRule="auto"/>
              <w:rPr>
                <w:rFonts w:eastAsia="돋움"/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OAGIS</w:t>
            </w:r>
          </w:p>
        </w:tc>
        <w:tc>
          <w:tcPr>
            <w:tcW w:w="1666" w:type="dxa"/>
            <w:tcBorders>
              <w:top w:val="single" w:sz="8" w:space="0" w:color="auto"/>
            </w:tcBorders>
          </w:tcPr>
          <w:p w14:paraId="0C6F46B4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40" w:lineRule="auto"/>
              <w:ind w:left="284" w:hanging="284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</w:p>
        </w:tc>
        <w:tc>
          <w:tcPr>
            <w:tcW w:w="1666" w:type="dxa"/>
            <w:tcBorders>
              <w:top w:val="single" w:sz="8" w:space="0" w:color="auto"/>
            </w:tcBorders>
          </w:tcPr>
          <w:p w14:paraId="23F82C67" w14:textId="77777777" w:rsidR="00155874" w:rsidRPr="0057689E" w:rsidRDefault="00155874" w:rsidP="001861C8">
            <w:pPr>
              <w:pStyle w:val="new1"/>
              <w:spacing w:line="240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w w:val="66"/>
                <w:lang w:val="de-DE" w:eastAsia="en-US"/>
              </w:rPr>
            </w:pPr>
            <w:r>
              <w:rPr>
                <w:rFonts w:ascii="Arial" w:hAnsi="Arial"/>
                <w:color w:val="000000" w:themeColor="text1"/>
                <w:spacing w:val="-6"/>
                <w:w w:val="66"/>
                <w:lang w:val="de-DE" w:eastAsia="en-US"/>
              </w:rPr>
              <w:t>CustomerPartyMaster</w:t>
            </w:r>
          </w:p>
        </w:tc>
        <w:tc>
          <w:tcPr>
            <w:tcW w:w="1666" w:type="dxa"/>
            <w:tcBorders>
              <w:top w:val="single" w:sz="8" w:space="0" w:color="auto"/>
            </w:tcBorders>
          </w:tcPr>
          <w:p w14:paraId="02CC2A10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40" w:lineRule="auto"/>
              <w:outlineLvl w:val="0"/>
              <w:rPr>
                <w:rFonts w:ascii="Arial" w:hAnsi="Arial"/>
                <w:color w:val="000000" w:themeColor="text1"/>
                <w:spacing w:val="2"/>
                <w:lang w:val="en-US"/>
              </w:rPr>
            </w:pPr>
          </w:p>
        </w:tc>
        <w:tc>
          <w:tcPr>
            <w:tcW w:w="2551" w:type="dxa"/>
            <w:tcBorders>
              <w:top w:val="single" w:sz="8" w:space="0" w:color="auto"/>
            </w:tcBorders>
          </w:tcPr>
          <w:p w14:paraId="6D765597" w14:textId="77777777" w:rsidR="00155874" w:rsidRPr="0057689E" w:rsidRDefault="00155874" w:rsidP="001861C8">
            <w:pPr>
              <w:pStyle w:val="new1"/>
              <w:spacing w:line="240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/>
                <w:color w:val="000000" w:themeColor="text1"/>
                <w:spacing w:val="2"/>
                <w:lang w:val="en-US"/>
              </w:rPr>
              <w:t>고객사</w:t>
            </w:r>
            <w:r>
              <w:rPr>
                <w:rFonts w:ascii="Arial" w:hAnsi="Arial" w:hint="eastAsia"/>
                <w:color w:val="000000" w:themeColor="text1"/>
                <w:spacing w:val="2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spacing w:val="2"/>
                <w:lang w:val="en-US"/>
              </w:rPr>
              <w:t>코드</w:t>
            </w:r>
            <w:r>
              <w:rPr>
                <w:rFonts w:ascii="Arial" w:hAnsi="Arial"/>
                <w:color w:val="000000" w:themeColor="text1"/>
                <w:spacing w:val="2"/>
                <w:lang w:val="en-US"/>
              </w:rPr>
              <w:t xml:space="preserve">, </w:t>
            </w:r>
            <w:r>
              <w:rPr>
                <w:rFonts w:ascii="Arial" w:hAnsi="Arial"/>
                <w:color w:val="000000" w:themeColor="text1"/>
                <w:spacing w:val="2"/>
                <w:lang w:val="en-US"/>
              </w:rPr>
              <w:t>고객사명</w:t>
            </w:r>
            <w:r>
              <w:rPr>
                <w:rFonts w:ascii="Arial" w:hAnsi="Arial"/>
                <w:color w:val="000000" w:themeColor="text1"/>
                <w:spacing w:val="2"/>
                <w:lang w:val="en-US"/>
              </w:rPr>
              <w:t xml:space="preserve">, </w:t>
            </w:r>
            <w:r>
              <w:rPr>
                <w:rFonts w:ascii="Arial" w:hAnsi="Arial"/>
                <w:color w:val="000000" w:themeColor="text1"/>
                <w:spacing w:val="2"/>
                <w:lang w:val="en-US"/>
              </w:rPr>
              <w:t>사업자</w:t>
            </w:r>
            <w:r>
              <w:rPr>
                <w:rFonts w:ascii="Arial" w:hAnsi="Arial" w:hint="eastAsia"/>
                <w:color w:val="000000" w:themeColor="text1"/>
                <w:spacing w:val="2"/>
                <w:lang w:val="en-US"/>
              </w:rPr>
              <w:t>등록</w:t>
            </w:r>
            <w:r>
              <w:rPr>
                <w:rFonts w:ascii="Arial" w:hAnsi="Arial"/>
                <w:color w:val="000000" w:themeColor="text1"/>
                <w:spacing w:val="2"/>
                <w:lang w:val="en-US"/>
              </w:rPr>
              <w:t>번호</w:t>
            </w:r>
            <w:r>
              <w:rPr>
                <w:rFonts w:ascii="Arial" w:hAnsi="Arial"/>
                <w:color w:val="000000" w:themeColor="text1"/>
                <w:spacing w:val="2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spacing w:val="2"/>
                <w:lang w:val="en-US"/>
              </w:rPr>
              <w:t>등</w:t>
            </w:r>
            <w:r>
              <w:rPr>
                <w:rFonts w:ascii="Arial" w:hAnsi="Arial"/>
                <w:color w:val="000000" w:themeColor="text1"/>
                <w:spacing w:val="2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spacing w:val="2"/>
                <w:lang w:val="en-US"/>
              </w:rPr>
              <w:t>고객사</w:t>
            </w:r>
            <w:r>
              <w:rPr>
                <w:rFonts w:ascii="Arial" w:hAnsi="Arial" w:hint="eastAsia"/>
                <w:color w:val="000000" w:themeColor="text1"/>
                <w:spacing w:val="2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spacing w:val="2"/>
                <w:lang w:val="en-US"/>
              </w:rPr>
              <w:t>정보를</w:t>
            </w:r>
            <w:r>
              <w:rPr>
                <w:rFonts w:ascii="Arial" w:hAnsi="Arial"/>
                <w:color w:val="000000" w:themeColor="text1"/>
                <w:spacing w:val="2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spacing w:val="2"/>
                <w:lang w:val="en-US"/>
              </w:rPr>
              <w:t>관리하는</w:t>
            </w:r>
            <w:r>
              <w:rPr>
                <w:rFonts w:ascii="Arial" w:hAnsi="Arial"/>
                <w:color w:val="000000" w:themeColor="text1"/>
                <w:spacing w:val="2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spacing w:val="2"/>
                <w:lang w:val="en-US"/>
              </w:rPr>
              <w:t>고객</w:t>
            </w:r>
            <w:r>
              <w:rPr>
                <w:rFonts w:ascii="Arial" w:hAnsi="Arial"/>
                <w:color w:val="000000" w:themeColor="text1"/>
                <w:lang w:val="en-US"/>
              </w:rPr>
              <w:t>사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마스터를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의미함</w:t>
            </w:r>
          </w:p>
        </w:tc>
      </w:tr>
      <w:tr w:rsidR="00155874" w:rsidRPr="0057689E" w14:paraId="27707488" w14:textId="77777777" w:rsidTr="001861C8">
        <w:trPr>
          <w:jc w:val="center"/>
        </w:trPr>
        <w:tc>
          <w:tcPr>
            <w:tcW w:w="622" w:type="dxa"/>
            <w:tcBorders>
              <w:top w:val="single" w:sz="8" w:space="0" w:color="auto"/>
            </w:tcBorders>
          </w:tcPr>
          <w:p w14:paraId="7A76835C" w14:textId="77777777" w:rsidR="00155874" w:rsidRPr="0057689E" w:rsidRDefault="00155874" w:rsidP="001861C8">
            <w:pPr>
              <w:snapToGrid w:val="0"/>
              <w:spacing w:line="240" w:lineRule="auto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6</w:t>
            </w:r>
          </w:p>
        </w:tc>
        <w:tc>
          <w:tcPr>
            <w:tcW w:w="1694" w:type="dxa"/>
            <w:tcBorders>
              <w:top w:val="single" w:sz="8" w:space="0" w:color="auto"/>
            </w:tcBorders>
          </w:tcPr>
          <w:p w14:paraId="2F9A5CE1" w14:textId="77777777" w:rsidR="00155874" w:rsidRPr="0057689E" w:rsidRDefault="00155874" w:rsidP="001861C8">
            <w:pPr>
              <w:spacing w:line="240" w:lineRule="auto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공급사</w:t>
            </w:r>
          </w:p>
        </w:tc>
        <w:tc>
          <w:tcPr>
            <w:tcW w:w="2210" w:type="dxa"/>
            <w:tcBorders>
              <w:top w:val="single" w:sz="8" w:space="0" w:color="auto"/>
            </w:tcBorders>
          </w:tcPr>
          <w:p w14:paraId="4FE9F256" w14:textId="77777777" w:rsidR="00155874" w:rsidRPr="0057689E" w:rsidRDefault="00155874" w:rsidP="001861C8">
            <w:pPr>
              <w:snapToGrid w:val="0"/>
              <w:spacing w:line="240" w:lineRule="auto"/>
              <w:rPr>
                <w:rFonts w:eastAsia="돋움"/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VendorPartyMaster</w:t>
            </w:r>
          </w:p>
        </w:tc>
        <w:tc>
          <w:tcPr>
            <w:tcW w:w="1665" w:type="dxa"/>
            <w:tcBorders>
              <w:top w:val="single" w:sz="8" w:space="0" w:color="auto"/>
            </w:tcBorders>
          </w:tcPr>
          <w:p w14:paraId="5D02BBD6" w14:textId="77777777" w:rsidR="00155874" w:rsidRPr="0057689E" w:rsidRDefault="00155874" w:rsidP="001861C8">
            <w:pPr>
              <w:snapToGrid w:val="0"/>
              <w:spacing w:line="240" w:lineRule="auto"/>
              <w:rPr>
                <w:rFonts w:eastAsia="돋움"/>
                <w:color w:val="000000" w:themeColor="text1"/>
                <w:lang w:val="de-DE"/>
              </w:rPr>
            </w:pPr>
          </w:p>
        </w:tc>
        <w:tc>
          <w:tcPr>
            <w:tcW w:w="1666" w:type="dxa"/>
            <w:tcBorders>
              <w:top w:val="single" w:sz="8" w:space="0" w:color="auto"/>
            </w:tcBorders>
          </w:tcPr>
          <w:p w14:paraId="4CECDE7A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40" w:lineRule="auto"/>
              <w:ind w:left="284" w:hanging="284"/>
              <w:outlineLvl w:val="0"/>
              <w:rPr>
                <w:rFonts w:ascii="Arial" w:hAnsi="Arial"/>
                <w:color w:val="000000" w:themeColor="text1"/>
                <w:lang w:val="de-DE" w:eastAsia="en-US"/>
              </w:rPr>
            </w:pPr>
          </w:p>
        </w:tc>
        <w:tc>
          <w:tcPr>
            <w:tcW w:w="1666" w:type="dxa"/>
            <w:tcBorders>
              <w:top w:val="single" w:sz="8" w:space="0" w:color="auto"/>
            </w:tcBorders>
          </w:tcPr>
          <w:p w14:paraId="361FD114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40" w:lineRule="auto"/>
              <w:ind w:left="284" w:hanging="284"/>
              <w:outlineLvl w:val="0"/>
              <w:rPr>
                <w:rFonts w:ascii="Arial" w:hAnsi="Arial"/>
                <w:color w:val="000000" w:themeColor="text1"/>
                <w:lang w:val="de-DE" w:eastAsia="en-US"/>
              </w:rPr>
            </w:pPr>
          </w:p>
        </w:tc>
        <w:tc>
          <w:tcPr>
            <w:tcW w:w="1666" w:type="dxa"/>
            <w:tcBorders>
              <w:top w:val="single" w:sz="8" w:space="0" w:color="auto"/>
            </w:tcBorders>
          </w:tcPr>
          <w:p w14:paraId="7DA4AF2C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40" w:lineRule="auto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551" w:type="dxa"/>
            <w:tcBorders>
              <w:top w:val="single" w:sz="8" w:space="0" w:color="auto"/>
            </w:tcBorders>
          </w:tcPr>
          <w:p w14:paraId="31E1330E" w14:textId="77777777" w:rsidR="00155874" w:rsidRPr="0057689E" w:rsidRDefault="00155874" w:rsidP="001861C8">
            <w:pPr>
              <w:pStyle w:val="new1"/>
              <w:spacing w:line="240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공급사코드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, </w:t>
            </w:r>
            <w:r>
              <w:rPr>
                <w:rFonts w:ascii="Arial" w:hAnsi="Arial"/>
                <w:color w:val="000000" w:themeColor="text1"/>
                <w:lang w:val="en-US"/>
              </w:rPr>
              <w:t>공급사명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, </w:t>
            </w:r>
            <w:r>
              <w:rPr>
                <w:rFonts w:ascii="Arial" w:hAnsi="Arial"/>
                <w:color w:val="000000" w:themeColor="text1"/>
                <w:lang w:val="en-US"/>
              </w:rPr>
              <w:t>사업자</w:t>
            </w:r>
            <w:r>
              <w:rPr>
                <w:rFonts w:ascii="Arial" w:hAnsi="Arial" w:hint="eastAsia"/>
                <w:color w:val="000000" w:themeColor="text1"/>
                <w:spacing w:val="2"/>
                <w:lang w:val="en-US"/>
              </w:rPr>
              <w:t>등록</w:t>
            </w:r>
            <w:r>
              <w:rPr>
                <w:rFonts w:ascii="Arial" w:hAnsi="Arial"/>
                <w:color w:val="000000" w:themeColor="text1"/>
                <w:lang w:val="en-US"/>
              </w:rPr>
              <w:t>번호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등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공급사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정보를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관리하는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공급사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마스터를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의미함</w:t>
            </w:r>
          </w:p>
        </w:tc>
      </w:tr>
    </w:tbl>
    <w:p w14:paraId="20335415" w14:textId="77777777" w:rsidR="00155874" w:rsidRPr="0057689E" w:rsidRDefault="00155874" w:rsidP="00155874">
      <w:pPr>
        <w:pStyle w:val="KSDTf7"/>
        <w:spacing w:afterLines="50" w:after="120"/>
        <w:rPr>
          <w:snapToGrid w:val="0"/>
          <w:color w:val="000000" w:themeColor="text1"/>
          <w:lang w:val="en-US"/>
        </w:rPr>
      </w:pPr>
    </w:p>
    <w:p w14:paraId="6C2D78D3" w14:textId="77777777" w:rsidR="00155874" w:rsidRPr="0057689E" w:rsidRDefault="00155874" w:rsidP="00155874">
      <w:pPr>
        <w:pStyle w:val="KSDTf7"/>
        <w:spacing w:afterLines="50" w:after="120"/>
        <w:rPr>
          <w:snapToGrid w:val="0"/>
          <w:color w:val="000000" w:themeColor="text1"/>
          <w:lang w:val="en-US"/>
        </w:rPr>
      </w:pPr>
      <w:r>
        <w:rPr>
          <w:rFonts w:hint="eastAsia"/>
          <w:snapToGrid w:val="0"/>
          <w:color w:val="000000" w:themeColor="text1"/>
          <w:lang w:val="en-US"/>
        </w:rPr>
        <w:t>표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snapToGrid w:val="0"/>
          <w:color w:val="000000" w:themeColor="text1"/>
          <w:lang w:val="en-US"/>
        </w:rPr>
        <w:t xml:space="preserve">B.2 </w: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>SEQ aaa</w:instrText>
      </w:r>
      <w:r>
        <w:rPr>
          <w:rFonts w:hint="eastAsia"/>
          <w:snapToGrid w:val="0"/>
          <w:color w:val="000000" w:themeColor="text1"/>
          <w:lang w:val="en-US"/>
        </w:rPr>
        <w:instrText>l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du</w:instrText>
      </w:r>
      <w:r>
        <w:rPr>
          <w:snapToGrid w:val="0"/>
          <w:color w:val="000000" w:themeColor="text1"/>
          <w:lang w:val="en-US"/>
        </w:rPr>
        <w:instrText xml:space="preserve">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 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rFonts w:hint="eastAsia"/>
          <w:snapToGrid w:val="0"/>
          <w:color w:val="000000" w:themeColor="text1"/>
          <w:lang w:val="en-US"/>
        </w:rPr>
        <w:instrText>SEQ 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>\c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instrText>."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t>—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>SEQ aaa</w:instrText>
      </w:r>
      <w:r>
        <w:rPr>
          <w:rFonts w:hint="eastAsia"/>
          <w:snapToGrid w:val="0"/>
          <w:color w:val="000000" w:themeColor="text1"/>
          <w:lang w:val="en-US"/>
        </w:rPr>
        <w:instrText>l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du</w:instrText>
      </w:r>
      <w:r>
        <w:rPr>
          <w:snapToGrid w:val="0"/>
          <w:color w:val="000000" w:themeColor="text1"/>
          <w:lang w:val="en-US"/>
        </w:rPr>
        <w:instrText xml:space="preserve">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 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rFonts w:hint="eastAsia"/>
          <w:snapToGrid w:val="0"/>
          <w:color w:val="000000" w:themeColor="text1"/>
          <w:lang w:val="en-US"/>
        </w:rPr>
        <w:instrText>SEQ 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>\c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instrText>."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t>타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hint="eastAsia"/>
          <w:snapToGrid w:val="0"/>
          <w:color w:val="000000" w:themeColor="text1"/>
          <w:lang w:val="en-US"/>
        </w:rPr>
        <w:t>표준과의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hint="eastAsia"/>
          <w:snapToGrid w:val="0"/>
          <w:color w:val="000000" w:themeColor="text1"/>
          <w:lang w:val="en-US"/>
        </w:rPr>
        <w:t>명사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hint="eastAsia"/>
          <w:snapToGrid w:val="0"/>
          <w:color w:val="000000" w:themeColor="text1"/>
          <w:lang w:val="en-US"/>
        </w:rPr>
        <w:t>비교</w:t>
      </w:r>
      <w:r>
        <w:rPr>
          <w:snapToGrid w:val="0"/>
          <w:color w:val="000000" w:themeColor="text1"/>
          <w:lang w:val="en-US"/>
        </w:rPr>
        <w:t>(</w:t>
      </w:r>
      <w:r>
        <w:rPr>
          <w:rFonts w:hint="eastAsia"/>
          <w:snapToGrid w:val="0"/>
          <w:color w:val="000000" w:themeColor="text1"/>
          <w:lang w:val="en-US"/>
        </w:rPr>
        <w:t>계속</w:t>
      </w:r>
      <w:r>
        <w:rPr>
          <w:snapToGrid w:val="0"/>
          <w:color w:val="000000" w:themeColor="text1"/>
          <w:lang w:val="en-US"/>
        </w:rPr>
        <w:t>)</w:t>
      </w:r>
    </w:p>
    <w:tbl>
      <w:tblPr>
        <w:tblStyle w:val="1e"/>
        <w:tblW w:w="13598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699"/>
        <w:gridCol w:w="1701"/>
        <w:gridCol w:w="2126"/>
        <w:gridCol w:w="1630"/>
        <w:gridCol w:w="1630"/>
        <w:gridCol w:w="1630"/>
        <w:gridCol w:w="1631"/>
        <w:gridCol w:w="2551"/>
      </w:tblGrid>
      <w:tr w:rsidR="00155874" w:rsidRPr="0057689E" w14:paraId="1AA35AC4" w14:textId="77777777" w:rsidTr="001861C8">
        <w:trPr>
          <w:jc w:val="center"/>
        </w:trPr>
        <w:tc>
          <w:tcPr>
            <w:tcW w:w="699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78136A2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b/>
                <w:bCs/>
                <w:color w:val="000000" w:themeColor="text1"/>
                <w:lang w:val="de-DE" w:eastAsia="en-US"/>
              </w:rPr>
            </w:pPr>
            <w:r>
              <w:rPr>
                <w:rFonts w:eastAsia="돋움"/>
                <w:b/>
                <w:bCs/>
                <w:color w:val="000000" w:themeColor="text1"/>
                <w:lang w:val="de-DE" w:eastAsia="en-US"/>
              </w:rPr>
              <w:t>순번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319A19F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b/>
                <w:bCs/>
                <w:color w:val="000000" w:themeColor="text1"/>
                <w:lang w:val="de-DE" w:eastAsia="en-US"/>
              </w:rPr>
            </w:pPr>
            <w:r>
              <w:rPr>
                <w:rFonts w:eastAsia="돋움"/>
                <w:b/>
                <w:bCs/>
                <w:color w:val="000000" w:themeColor="text1"/>
                <w:lang w:val="de-DE" w:eastAsia="en-US"/>
              </w:rPr>
              <w:t>대상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95A1027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color w:val="000000" w:themeColor="text1"/>
                <w:lang w:val="de-DE" w:eastAsia="en-US"/>
              </w:rPr>
            </w:pPr>
            <w:r>
              <w:rPr>
                <w:rFonts w:eastAsia="돋움"/>
                <w:color w:val="000000" w:themeColor="text1"/>
                <w:lang w:val="de-DE" w:eastAsia="en-US"/>
              </w:rPr>
              <w:t>KS X 9101-1</w:t>
            </w:r>
          </w:p>
        </w:tc>
        <w:tc>
          <w:tcPr>
            <w:tcW w:w="163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F2A7544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b/>
                <w:bCs/>
                <w:color w:val="000000" w:themeColor="text1"/>
                <w:lang w:val="de-DE" w:eastAsia="en-US"/>
              </w:rPr>
            </w:pPr>
            <w:r>
              <w:rPr>
                <w:rFonts w:eastAsia="돋움"/>
                <w:b/>
                <w:bCs/>
                <w:color w:val="000000" w:themeColor="text1"/>
                <w:lang w:val="de-DE" w:eastAsia="en-US"/>
              </w:rPr>
              <w:t>참조표준</w:t>
            </w:r>
          </w:p>
        </w:tc>
        <w:tc>
          <w:tcPr>
            <w:tcW w:w="163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AE1AE63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color w:val="000000" w:themeColor="text1"/>
                <w:lang w:val="de-DE" w:eastAsia="en-US"/>
              </w:rPr>
            </w:pPr>
            <w:r>
              <w:rPr>
                <w:rFonts w:eastAsia="돋움"/>
                <w:color w:val="000000" w:themeColor="text1"/>
                <w:lang w:val="de-DE" w:eastAsia="en-US"/>
              </w:rPr>
              <w:t>IEC 62264</w:t>
            </w:r>
          </w:p>
        </w:tc>
        <w:tc>
          <w:tcPr>
            <w:tcW w:w="163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EEBC908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color w:val="000000" w:themeColor="text1"/>
                <w:lang w:val="de-DE" w:eastAsia="en-US"/>
              </w:rPr>
            </w:pPr>
            <w:r>
              <w:rPr>
                <w:rFonts w:eastAsia="돋움"/>
                <w:color w:val="000000" w:themeColor="text1"/>
                <w:lang w:val="de-DE" w:eastAsia="en-US"/>
              </w:rPr>
              <w:t>OAGIS 10.6</w:t>
            </w:r>
          </w:p>
        </w:tc>
        <w:tc>
          <w:tcPr>
            <w:tcW w:w="1631" w:type="dxa"/>
            <w:tcBorders>
              <w:top w:val="single" w:sz="8" w:space="0" w:color="auto"/>
              <w:bottom w:val="single" w:sz="8" w:space="0" w:color="auto"/>
            </w:tcBorders>
          </w:tcPr>
          <w:p w14:paraId="168C132C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color w:val="000000" w:themeColor="text1"/>
                <w:lang w:val="de-DE"/>
              </w:rPr>
            </w:pPr>
            <w:r>
              <w:rPr>
                <w:rFonts w:eastAsia="돋움"/>
                <w:color w:val="000000" w:themeColor="text1"/>
                <w:lang w:val="de-DE"/>
              </w:rPr>
              <w:t>SEMI</w:t>
            </w:r>
          </w:p>
        </w:tc>
        <w:tc>
          <w:tcPr>
            <w:tcW w:w="255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6C83B9B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b/>
                <w:bCs/>
                <w:color w:val="000000" w:themeColor="text1"/>
                <w:lang w:val="de-DE" w:eastAsia="en-US"/>
              </w:rPr>
            </w:pPr>
            <w:r>
              <w:rPr>
                <w:rFonts w:eastAsia="돋움"/>
                <w:b/>
                <w:bCs/>
                <w:color w:val="000000" w:themeColor="text1"/>
                <w:lang w:val="de-DE" w:eastAsia="en-US"/>
              </w:rPr>
              <w:t>정의</w:t>
            </w:r>
          </w:p>
        </w:tc>
      </w:tr>
      <w:tr w:rsidR="00155874" w:rsidRPr="0057689E" w14:paraId="17BB3DC5" w14:textId="77777777" w:rsidTr="001861C8">
        <w:trPr>
          <w:jc w:val="center"/>
        </w:trPr>
        <w:tc>
          <w:tcPr>
            <w:tcW w:w="699" w:type="dxa"/>
            <w:tcBorders>
              <w:top w:val="single" w:sz="8" w:space="0" w:color="auto"/>
            </w:tcBorders>
          </w:tcPr>
          <w:p w14:paraId="07DDC030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7</w:t>
            </w:r>
          </w:p>
        </w:tc>
        <w:tc>
          <w:tcPr>
            <w:tcW w:w="1701" w:type="dxa"/>
            <w:tcBorders>
              <w:top w:val="single" w:sz="8" w:space="0" w:color="auto"/>
            </w:tcBorders>
          </w:tcPr>
          <w:p w14:paraId="6122A0A4" w14:textId="77777777" w:rsidR="00155874" w:rsidRPr="0057689E" w:rsidRDefault="00155874" w:rsidP="001861C8">
            <w:pPr>
              <w:spacing w:line="290" w:lineRule="exact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공통코드정보</w:t>
            </w:r>
          </w:p>
        </w:tc>
        <w:tc>
          <w:tcPr>
            <w:tcW w:w="2126" w:type="dxa"/>
            <w:tcBorders>
              <w:top w:val="single" w:sz="8" w:space="0" w:color="auto"/>
            </w:tcBorders>
          </w:tcPr>
          <w:p w14:paraId="08799E0E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CommonCodeMaster</w:t>
            </w:r>
          </w:p>
        </w:tc>
        <w:tc>
          <w:tcPr>
            <w:tcW w:w="1630" w:type="dxa"/>
            <w:tcBorders>
              <w:top w:val="single" w:sz="8" w:space="0" w:color="auto"/>
            </w:tcBorders>
          </w:tcPr>
          <w:p w14:paraId="3CB136D5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</w:p>
        </w:tc>
        <w:tc>
          <w:tcPr>
            <w:tcW w:w="1630" w:type="dxa"/>
            <w:tcBorders>
              <w:top w:val="single" w:sz="8" w:space="0" w:color="auto"/>
            </w:tcBorders>
          </w:tcPr>
          <w:p w14:paraId="7591689C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ind w:left="284" w:hanging="284"/>
              <w:outlineLvl w:val="0"/>
              <w:rPr>
                <w:rFonts w:ascii="Arial" w:hAnsi="Arial"/>
                <w:color w:val="000000" w:themeColor="text1"/>
                <w:lang w:val="de-DE" w:eastAsia="en-US"/>
              </w:rPr>
            </w:pPr>
          </w:p>
        </w:tc>
        <w:tc>
          <w:tcPr>
            <w:tcW w:w="1630" w:type="dxa"/>
            <w:tcBorders>
              <w:top w:val="single" w:sz="8" w:space="0" w:color="auto"/>
            </w:tcBorders>
          </w:tcPr>
          <w:p w14:paraId="666723B4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rFonts w:ascii="Arial" w:hAnsi="Arial"/>
                <w:color w:val="000000" w:themeColor="text1"/>
                <w:lang w:val="de-DE" w:eastAsia="en-US"/>
              </w:rPr>
            </w:pPr>
          </w:p>
        </w:tc>
        <w:tc>
          <w:tcPr>
            <w:tcW w:w="1631" w:type="dxa"/>
            <w:tcBorders>
              <w:top w:val="single" w:sz="8" w:space="0" w:color="auto"/>
            </w:tcBorders>
          </w:tcPr>
          <w:p w14:paraId="1DD1941F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551" w:type="dxa"/>
            <w:tcBorders>
              <w:top w:val="single" w:sz="8" w:space="0" w:color="auto"/>
            </w:tcBorders>
          </w:tcPr>
          <w:p w14:paraId="0C2C3A0A" w14:textId="77777777" w:rsidR="00155874" w:rsidRPr="0057689E" w:rsidRDefault="00155874" w:rsidP="001861C8">
            <w:pPr>
              <w:pStyle w:val="new1"/>
              <w:spacing w:line="290" w:lineRule="exact"/>
              <w:ind w:left="284" w:hanging="284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애플리케이션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내에서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사용되는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각종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코드를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모아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놓은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통합코드를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의미함</w:t>
            </w:r>
          </w:p>
        </w:tc>
      </w:tr>
      <w:tr w:rsidR="00155874" w:rsidRPr="0057689E" w14:paraId="44A76CC2" w14:textId="77777777" w:rsidTr="001861C8">
        <w:trPr>
          <w:jc w:val="center"/>
        </w:trPr>
        <w:tc>
          <w:tcPr>
            <w:tcW w:w="699" w:type="dxa"/>
          </w:tcPr>
          <w:p w14:paraId="053D6186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outlineLvl w:val="0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8</w:t>
            </w:r>
          </w:p>
        </w:tc>
        <w:tc>
          <w:tcPr>
            <w:tcW w:w="1701" w:type="dxa"/>
          </w:tcPr>
          <w:p w14:paraId="1ED2F293" w14:textId="77777777" w:rsidR="00155874" w:rsidRPr="0057689E" w:rsidRDefault="00155874" w:rsidP="001861C8">
            <w:pPr>
              <w:spacing w:line="290" w:lineRule="exact"/>
              <w:outlineLvl w:val="0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달력</w:t>
            </w:r>
          </w:p>
        </w:tc>
        <w:tc>
          <w:tcPr>
            <w:tcW w:w="2126" w:type="dxa"/>
          </w:tcPr>
          <w:p w14:paraId="1DB0C147" w14:textId="77777777" w:rsidR="00155874" w:rsidRPr="0057689E" w:rsidRDefault="00155874" w:rsidP="001861C8">
            <w:pPr>
              <w:snapToGrid w:val="0"/>
              <w:spacing w:line="290" w:lineRule="exact"/>
              <w:outlineLvl w:val="0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WorkCalendar</w:t>
            </w:r>
          </w:p>
        </w:tc>
        <w:tc>
          <w:tcPr>
            <w:tcW w:w="1630" w:type="dxa"/>
          </w:tcPr>
          <w:p w14:paraId="20F38C66" w14:textId="77777777" w:rsidR="00155874" w:rsidRPr="0057689E" w:rsidRDefault="00155874" w:rsidP="001861C8">
            <w:pPr>
              <w:snapToGrid w:val="0"/>
              <w:spacing w:line="290" w:lineRule="exact"/>
              <w:outlineLvl w:val="0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IEC 62264</w:t>
            </w:r>
          </w:p>
        </w:tc>
        <w:tc>
          <w:tcPr>
            <w:tcW w:w="1630" w:type="dxa"/>
          </w:tcPr>
          <w:p w14:paraId="3A5DE319" w14:textId="77777777" w:rsidR="00155874" w:rsidRPr="0057689E" w:rsidRDefault="00155874">
            <w:pPr>
              <w:pStyle w:val="new1"/>
              <w:numPr>
                <w:ilvl w:val="0"/>
                <w:numId w:val="24"/>
              </w:numPr>
              <w:spacing w:line="290" w:lineRule="exact"/>
              <w:jc w:val="left"/>
              <w:outlineLvl w:val="0"/>
              <w:rPr>
                <w:rFonts w:ascii="Arial" w:hAnsi="Arial"/>
                <w:color w:val="000000" w:themeColor="text1"/>
                <w:w w:val="80"/>
                <w:lang w:val="de-DE"/>
              </w:rPr>
            </w:pPr>
            <w:r>
              <w:rPr>
                <w:rFonts w:ascii="Arial" w:hAnsi="Arial"/>
                <w:color w:val="000000" w:themeColor="text1"/>
                <w:w w:val="80"/>
                <w:lang w:val="de-DE" w:eastAsia="en-US"/>
              </w:rPr>
              <w:t>Work Calendar</w:t>
            </w:r>
          </w:p>
        </w:tc>
        <w:tc>
          <w:tcPr>
            <w:tcW w:w="1630" w:type="dxa"/>
          </w:tcPr>
          <w:p w14:paraId="3EDDF8D8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</w:p>
        </w:tc>
        <w:tc>
          <w:tcPr>
            <w:tcW w:w="1631" w:type="dxa"/>
          </w:tcPr>
          <w:p w14:paraId="64A04A3D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551" w:type="dxa"/>
          </w:tcPr>
          <w:p w14:paraId="744CE2D8" w14:textId="77777777" w:rsidR="00155874" w:rsidRPr="0057689E" w:rsidRDefault="00155874" w:rsidP="001861C8">
            <w:pPr>
              <w:pStyle w:val="new1"/>
              <w:spacing w:line="290" w:lineRule="exact"/>
              <w:ind w:left="284" w:hanging="284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생산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현장의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달력을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의미함</w:t>
            </w:r>
            <w:r>
              <w:rPr>
                <w:rFonts w:ascii="Arial" w:hAnsi="Arial"/>
                <w:color w:val="000000" w:themeColor="text1"/>
                <w:lang w:val="en-US"/>
              </w:rPr>
              <w:t>(</w:t>
            </w:r>
            <w:r>
              <w:rPr>
                <w:rFonts w:ascii="Arial" w:hAnsi="Arial"/>
                <w:color w:val="000000" w:themeColor="text1"/>
                <w:lang w:val="en-US"/>
              </w:rPr>
              <w:t>인사에서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사용하는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일반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달력과는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차이가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있음</w:t>
            </w:r>
            <w:r>
              <w:rPr>
                <w:rFonts w:ascii="Arial" w:hAnsi="Arial"/>
                <w:color w:val="000000" w:themeColor="text1"/>
                <w:lang w:val="en-US"/>
              </w:rPr>
              <w:t>)</w:t>
            </w:r>
          </w:p>
        </w:tc>
      </w:tr>
      <w:tr w:rsidR="00155874" w:rsidRPr="0057689E" w14:paraId="44BE7CB9" w14:textId="77777777" w:rsidTr="001861C8">
        <w:trPr>
          <w:jc w:val="center"/>
        </w:trPr>
        <w:tc>
          <w:tcPr>
            <w:tcW w:w="699" w:type="dxa"/>
          </w:tcPr>
          <w:p w14:paraId="660424B8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outlineLvl w:val="0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9</w:t>
            </w:r>
          </w:p>
        </w:tc>
        <w:tc>
          <w:tcPr>
            <w:tcW w:w="1701" w:type="dxa"/>
          </w:tcPr>
          <w:p w14:paraId="4801834E" w14:textId="77777777" w:rsidR="00155874" w:rsidRPr="0057689E" w:rsidRDefault="00155874" w:rsidP="001861C8">
            <w:pPr>
              <w:spacing w:line="290" w:lineRule="exact"/>
              <w:outlineLvl w:val="0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단위그룹</w:t>
            </w:r>
          </w:p>
        </w:tc>
        <w:tc>
          <w:tcPr>
            <w:tcW w:w="2126" w:type="dxa"/>
          </w:tcPr>
          <w:p w14:paraId="7D1726B7" w14:textId="77777777" w:rsidR="00155874" w:rsidRPr="0057689E" w:rsidRDefault="00155874" w:rsidP="001861C8">
            <w:pPr>
              <w:snapToGrid w:val="0"/>
              <w:spacing w:line="290" w:lineRule="exact"/>
              <w:outlineLvl w:val="0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UOMGroup</w:t>
            </w:r>
          </w:p>
        </w:tc>
        <w:tc>
          <w:tcPr>
            <w:tcW w:w="1630" w:type="dxa"/>
          </w:tcPr>
          <w:p w14:paraId="7C354372" w14:textId="77777777" w:rsidR="00155874" w:rsidRPr="0057689E" w:rsidRDefault="00155874" w:rsidP="001861C8">
            <w:pPr>
              <w:snapToGrid w:val="0"/>
              <w:spacing w:line="290" w:lineRule="exact"/>
              <w:outlineLvl w:val="0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OAGIS</w:t>
            </w:r>
          </w:p>
        </w:tc>
        <w:tc>
          <w:tcPr>
            <w:tcW w:w="1630" w:type="dxa"/>
          </w:tcPr>
          <w:p w14:paraId="22696E1E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ind w:left="284" w:hanging="284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</w:p>
        </w:tc>
        <w:tc>
          <w:tcPr>
            <w:tcW w:w="1630" w:type="dxa"/>
          </w:tcPr>
          <w:p w14:paraId="41B2388F" w14:textId="77777777" w:rsidR="00155874" w:rsidRPr="0057689E" w:rsidRDefault="00155874">
            <w:pPr>
              <w:pStyle w:val="new1"/>
              <w:numPr>
                <w:ilvl w:val="0"/>
                <w:numId w:val="24"/>
              </w:numPr>
              <w:spacing w:line="290" w:lineRule="exact"/>
              <w:jc w:val="lef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  <w:r>
              <w:rPr>
                <w:rFonts w:ascii="Arial" w:hAnsi="Arial"/>
                <w:color w:val="000000" w:themeColor="text1"/>
                <w:lang w:val="de-DE"/>
              </w:rPr>
              <w:t>UOMGroup</w:t>
            </w:r>
          </w:p>
        </w:tc>
        <w:tc>
          <w:tcPr>
            <w:tcW w:w="1631" w:type="dxa"/>
          </w:tcPr>
          <w:p w14:paraId="6D30A09C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80" w:lineRule="exact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551" w:type="dxa"/>
          </w:tcPr>
          <w:p w14:paraId="7D8E78A1" w14:textId="77777777" w:rsidR="00155874" w:rsidRPr="0057689E" w:rsidRDefault="00155874" w:rsidP="001861C8">
            <w:pPr>
              <w:pStyle w:val="new1"/>
              <w:spacing w:line="280" w:lineRule="exact"/>
              <w:ind w:left="284" w:hanging="284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측정단위의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집합을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의미함</w:t>
            </w:r>
          </w:p>
          <w:p w14:paraId="5DB6B159" w14:textId="77777777" w:rsidR="00155874" w:rsidRPr="0057689E" w:rsidRDefault="00155874" w:rsidP="001861C8">
            <w:pPr>
              <w:pStyle w:val="new1"/>
              <w:spacing w:line="290" w:lineRule="exact"/>
              <w:ind w:left="284" w:hanging="284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일반적으로 재고관리 단위가 기본단위가 되며 특정 프로세스에서 변경될 수 있으며 재고에 반영될 때는 환산계수가 적용됨</w:t>
            </w:r>
          </w:p>
        </w:tc>
      </w:tr>
      <w:tr w:rsidR="00155874" w:rsidRPr="0057689E" w14:paraId="3DCDA00D" w14:textId="77777777" w:rsidTr="001861C8">
        <w:trPr>
          <w:jc w:val="center"/>
        </w:trPr>
        <w:tc>
          <w:tcPr>
            <w:tcW w:w="699" w:type="dxa"/>
          </w:tcPr>
          <w:p w14:paraId="5AC3936E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outlineLvl w:val="0"/>
              <w:rPr>
                <w:rFonts w:eastAsia="돋움"/>
                <w:color w:val="000000" w:themeColor="text1"/>
                <w:lang w:val="de-DE"/>
              </w:rPr>
            </w:pPr>
            <w:r>
              <w:rPr>
                <w:rFonts w:eastAsia="돋움" w:hint="eastAsia"/>
                <w:color w:val="000000" w:themeColor="text1"/>
                <w:lang w:val="de-DE"/>
              </w:rPr>
              <w:t>10</w:t>
            </w:r>
          </w:p>
        </w:tc>
        <w:tc>
          <w:tcPr>
            <w:tcW w:w="1701" w:type="dxa"/>
          </w:tcPr>
          <w:p w14:paraId="1BFBD514" w14:textId="77777777" w:rsidR="00155874" w:rsidRPr="0057689E" w:rsidRDefault="00155874" w:rsidP="001861C8">
            <w:pPr>
              <w:spacing w:line="290" w:lineRule="exact"/>
              <w:outlineLvl w:val="0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품목마스터</w:t>
            </w:r>
          </w:p>
        </w:tc>
        <w:tc>
          <w:tcPr>
            <w:tcW w:w="2126" w:type="dxa"/>
          </w:tcPr>
          <w:p w14:paraId="272A2C3F" w14:textId="77777777" w:rsidR="00155874" w:rsidRPr="0057689E" w:rsidRDefault="00155874" w:rsidP="001861C8">
            <w:pPr>
              <w:snapToGrid w:val="0"/>
              <w:spacing w:line="290" w:lineRule="exact"/>
              <w:outlineLvl w:val="0"/>
              <w:rPr>
                <w:rFonts w:eastAsia="돋움"/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ItemMaster</w:t>
            </w:r>
          </w:p>
        </w:tc>
        <w:tc>
          <w:tcPr>
            <w:tcW w:w="1630" w:type="dxa"/>
          </w:tcPr>
          <w:p w14:paraId="17F02769" w14:textId="77777777" w:rsidR="00155874" w:rsidRPr="0057689E" w:rsidRDefault="00155874" w:rsidP="001861C8">
            <w:pPr>
              <w:snapToGrid w:val="0"/>
              <w:spacing w:line="290" w:lineRule="exact"/>
              <w:outlineLvl w:val="0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OAGIS</w:t>
            </w:r>
          </w:p>
        </w:tc>
        <w:tc>
          <w:tcPr>
            <w:tcW w:w="1630" w:type="dxa"/>
          </w:tcPr>
          <w:p w14:paraId="7324954C" w14:textId="77777777" w:rsidR="00155874" w:rsidRPr="0057689E" w:rsidRDefault="00155874" w:rsidP="001861C8">
            <w:pPr>
              <w:pStyle w:val="new1"/>
              <w:spacing w:line="290" w:lineRule="exact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w w:val="66"/>
                <w:lang w:val="de-DE" w:eastAsia="en-US"/>
              </w:rPr>
            </w:pPr>
            <w:r>
              <w:rPr>
                <w:rFonts w:ascii="Arial" w:hAnsi="Arial"/>
                <w:color w:val="000000" w:themeColor="text1"/>
                <w:w w:val="66"/>
                <w:lang w:val="de-DE" w:eastAsia="en-US"/>
              </w:rPr>
              <w:t>Material Definition</w:t>
            </w:r>
          </w:p>
          <w:p w14:paraId="5D80809D" w14:textId="77777777" w:rsidR="00155874" w:rsidRPr="0057689E" w:rsidRDefault="00155874">
            <w:pPr>
              <w:pStyle w:val="new1"/>
              <w:numPr>
                <w:ilvl w:val="0"/>
                <w:numId w:val="24"/>
              </w:numPr>
              <w:spacing w:line="290" w:lineRule="exact"/>
              <w:jc w:val="lef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  <w:r>
              <w:rPr>
                <w:rFonts w:ascii="Arial" w:hAnsi="Arial"/>
                <w:color w:val="000000" w:themeColor="text1"/>
                <w:w w:val="66"/>
                <w:lang w:val="de-DE" w:eastAsia="en-US"/>
              </w:rPr>
              <w:t>Product Definition</w:t>
            </w:r>
          </w:p>
        </w:tc>
        <w:tc>
          <w:tcPr>
            <w:tcW w:w="1630" w:type="dxa"/>
          </w:tcPr>
          <w:p w14:paraId="25D2F88E" w14:textId="77777777" w:rsidR="00155874" w:rsidRPr="0057689E" w:rsidRDefault="00155874" w:rsidP="001861C8">
            <w:pPr>
              <w:pStyle w:val="new1"/>
              <w:spacing w:line="290" w:lineRule="exact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  <w:r>
              <w:rPr>
                <w:rFonts w:ascii="Arial" w:hAnsi="Arial"/>
                <w:color w:val="000000" w:themeColor="text1"/>
                <w:lang w:val="de-DE" w:eastAsia="en-US"/>
              </w:rPr>
              <w:t>ItemMaster</w:t>
            </w:r>
          </w:p>
        </w:tc>
        <w:tc>
          <w:tcPr>
            <w:tcW w:w="1631" w:type="dxa"/>
          </w:tcPr>
          <w:p w14:paraId="29961A2E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551" w:type="dxa"/>
          </w:tcPr>
          <w:p w14:paraId="7E773232" w14:textId="77777777" w:rsidR="00155874" w:rsidRPr="0057689E" w:rsidRDefault="00155874" w:rsidP="001861C8">
            <w:pPr>
              <w:pStyle w:val="new1"/>
              <w:spacing w:line="290" w:lineRule="exact"/>
              <w:ind w:left="284" w:hanging="284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품목코드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, </w:t>
            </w:r>
            <w:r>
              <w:rPr>
                <w:rFonts w:ascii="Arial" w:hAnsi="Arial"/>
                <w:color w:val="000000" w:themeColor="text1"/>
                <w:lang w:val="en-US"/>
              </w:rPr>
              <w:t>품목명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, </w:t>
            </w:r>
            <w:r>
              <w:rPr>
                <w:rFonts w:ascii="Arial" w:hAnsi="Arial"/>
                <w:color w:val="000000" w:themeColor="text1"/>
                <w:lang w:val="en-US"/>
              </w:rPr>
              <w:t>규격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등과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각종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속성값을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관리하는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품목마스터를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의미함</w:t>
            </w:r>
            <w:r>
              <w:rPr>
                <w:rFonts w:ascii="Arial" w:hAnsi="Arial"/>
                <w:color w:val="000000" w:themeColor="text1"/>
                <w:lang w:val="en-US"/>
              </w:rPr>
              <w:t>(</w:t>
            </w:r>
            <w:r>
              <w:rPr>
                <w:rFonts w:ascii="Arial" w:hAnsi="Arial"/>
                <w:color w:val="000000" w:themeColor="text1"/>
                <w:lang w:val="en-US"/>
              </w:rPr>
              <w:t>수량정보는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미포함</w:t>
            </w:r>
            <w:r>
              <w:rPr>
                <w:rFonts w:ascii="Arial" w:hAnsi="Arial"/>
                <w:color w:val="000000" w:themeColor="text1"/>
                <w:lang w:val="en-US"/>
              </w:rPr>
              <w:t>)</w:t>
            </w:r>
          </w:p>
        </w:tc>
      </w:tr>
      <w:tr w:rsidR="00155874" w:rsidRPr="0057689E" w14:paraId="5F0A0201" w14:textId="77777777" w:rsidTr="001861C8">
        <w:trPr>
          <w:jc w:val="center"/>
        </w:trPr>
        <w:tc>
          <w:tcPr>
            <w:tcW w:w="699" w:type="dxa"/>
          </w:tcPr>
          <w:p w14:paraId="1481DE2E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outlineLvl w:val="0"/>
              <w:rPr>
                <w:rFonts w:eastAsia="돋움"/>
                <w:color w:val="000000" w:themeColor="text1"/>
                <w:lang w:val="de-DE"/>
              </w:rPr>
            </w:pPr>
            <w:r>
              <w:rPr>
                <w:rFonts w:eastAsia="돋움" w:hint="eastAsia"/>
                <w:color w:val="000000" w:themeColor="text1"/>
                <w:lang w:val="de-DE"/>
              </w:rPr>
              <w:t>11</w:t>
            </w:r>
          </w:p>
        </w:tc>
        <w:tc>
          <w:tcPr>
            <w:tcW w:w="1701" w:type="dxa"/>
          </w:tcPr>
          <w:p w14:paraId="55353AD0" w14:textId="77777777" w:rsidR="00155874" w:rsidRPr="0057689E" w:rsidRDefault="00155874" w:rsidP="001861C8">
            <w:pPr>
              <w:spacing w:line="290" w:lineRule="exact"/>
              <w:outlineLvl w:val="0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자재명세서</w:t>
            </w:r>
          </w:p>
        </w:tc>
        <w:tc>
          <w:tcPr>
            <w:tcW w:w="2126" w:type="dxa"/>
          </w:tcPr>
          <w:p w14:paraId="761E2EED" w14:textId="77777777" w:rsidR="00155874" w:rsidRPr="0057689E" w:rsidRDefault="00155874" w:rsidP="001861C8">
            <w:pPr>
              <w:snapToGrid w:val="0"/>
              <w:spacing w:line="290" w:lineRule="exact"/>
              <w:outlineLvl w:val="0"/>
              <w:rPr>
                <w:rFonts w:eastAsia="돋움"/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BOM</w:t>
            </w:r>
          </w:p>
        </w:tc>
        <w:tc>
          <w:tcPr>
            <w:tcW w:w="1630" w:type="dxa"/>
          </w:tcPr>
          <w:p w14:paraId="7EFB337A" w14:textId="77777777" w:rsidR="00155874" w:rsidRPr="0057689E" w:rsidRDefault="00155874" w:rsidP="001861C8">
            <w:pPr>
              <w:snapToGrid w:val="0"/>
              <w:spacing w:line="290" w:lineRule="exact"/>
              <w:outlineLvl w:val="0"/>
              <w:rPr>
                <w:rFonts w:eastAsia="돋움"/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OAGIS</w:t>
            </w:r>
          </w:p>
        </w:tc>
        <w:tc>
          <w:tcPr>
            <w:tcW w:w="1630" w:type="dxa"/>
          </w:tcPr>
          <w:p w14:paraId="05F2D96B" w14:textId="77777777" w:rsidR="00155874" w:rsidRPr="0057689E" w:rsidRDefault="00155874" w:rsidP="001861C8">
            <w:pPr>
              <w:pStyle w:val="new1"/>
              <w:spacing w:line="290" w:lineRule="exact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w w:val="80"/>
                <w:lang w:val="de-DE"/>
              </w:rPr>
            </w:pPr>
            <w:r>
              <w:rPr>
                <w:rFonts w:ascii="Arial" w:hAnsi="Arial"/>
                <w:color w:val="000000" w:themeColor="text1"/>
                <w:w w:val="80"/>
                <w:lang w:val="de-DE" w:eastAsia="en-US"/>
              </w:rPr>
              <w:t>Bill of Material</w:t>
            </w:r>
          </w:p>
        </w:tc>
        <w:tc>
          <w:tcPr>
            <w:tcW w:w="1630" w:type="dxa"/>
          </w:tcPr>
          <w:p w14:paraId="508B885B" w14:textId="77777777" w:rsidR="00155874" w:rsidRPr="0057689E" w:rsidRDefault="00155874" w:rsidP="001861C8">
            <w:pPr>
              <w:pStyle w:val="new1"/>
              <w:spacing w:line="290" w:lineRule="exact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  <w:r>
              <w:rPr>
                <w:rFonts w:ascii="Arial" w:hAnsi="Arial"/>
                <w:color w:val="000000" w:themeColor="text1"/>
                <w:lang w:val="de-DE" w:eastAsia="en-US"/>
              </w:rPr>
              <w:t>BOM</w:t>
            </w:r>
          </w:p>
        </w:tc>
        <w:tc>
          <w:tcPr>
            <w:tcW w:w="1631" w:type="dxa"/>
          </w:tcPr>
          <w:p w14:paraId="13FAE487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551" w:type="dxa"/>
          </w:tcPr>
          <w:p w14:paraId="1B1DBDE0" w14:textId="77777777" w:rsidR="00155874" w:rsidRPr="0057689E" w:rsidRDefault="00155874" w:rsidP="001861C8">
            <w:pPr>
              <w:pStyle w:val="new1"/>
              <w:spacing w:line="290" w:lineRule="exact"/>
              <w:ind w:left="284" w:hanging="284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품목을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구성하거나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품목을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생산하기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위해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투입되는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자재명세서를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의미함</w:t>
            </w:r>
          </w:p>
        </w:tc>
      </w:tr>
      <w:tr w:rsidR="00155874" w:rsidRPr="0057689E" w14:paraId="4F04C402" w14:textId="77777777" w:rsidTr="001861C8">
        <w:trPr>
          <w:jc w:val="center"/>
        </w:trPr>
        <w:tc>
          <w:tcPr>
            <w:tcW w:w="699" w:type="dxa"/>
          </w:tcPr>
          <w:p w14:paraId="1DFBD315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outlineLvl w:val="0"/>
              <w:rPr>
                <w:rFonts w:eastAsia="돋움"/>
                <w:color w:val="000000" w:themeColor="text1"/>
                <w:lang w:val="de-DE"/>
              </w:rPr>
            </w:pPr>
            <w:r>
              <w:rPr>
                <w:rFonts w:eastAsia="돋움" w:hint="eastAsia"/>
                <w:color w:val="000000" w:themeColor="text1"/>
                <w:lang w:val="de-DE"/>
              </w:rPr>
              <w:t>12</w:t>
            </w:r>
          </w:p>
        </w:tc>
        <w:tc>
          <w:tcPr>
            <w:tcW w:w="1701" w:type="dxa"/>
          </w:tcPr>
          <w:p w14:paraId="60DD83A0" w14:textId="77777777" w:rsidR="00155874" w:rsidRPr="0057689E" w:rsidRDefault="00155874" w:rsidP="001861C8">
            <w:pPr>
              <w:spacing w:line="290" w:lineRule="exact"/>
              <w:outlineLvl w:val="0"/>
              <w:rPr>
                <w:bCs/>
                <w:color w:val="000000" w:themeColor="text1"/>
              </w:rPr>
            </w:pPr>
            <w:r>
              <w:rPr>
                <w:rFonts w:hint="eastAsia"/>
                <w:bCs/>
                <w:color w:val="000000" w:themeColor="text1"/>
              </w:rPr>
              <w:t>로트</w:t>
            </w:r>
          </w:p>
        </w:tc>
        <w:tc>
          <w:tcPr>
            <w:tcW w:w="2126" w:type="dxa"/>
          </w:tcPr>
          <w:p w14:paraId="2D0F7767" w14:textId="77777777" w:rsidR="00155874" w:rsidRPr="0057689E" w:rsidRDefault="00155874" w:rsidP="001861C8">
            <w:pPr>
              <w:snapToGrid w:val="0"/>
              <w:spacing w:line="290" w:lineRule="exact"/>
              <w:outlineLvl w:val="0"/>
              <w:rPr>
                <w:rFonts w:eastAsia="돋움"/>
                <w:color w:val="000000" w:themeColor="text1"/>
                <w:lang w:val="de-DE"/>
              </w:rPr>
            </w:pPr>
            <w:r>
              <w:rPr>
                <w:rFonts w:eastAsia="돋움" w:hint="eastAsia"/>
                <w:color w:val="000000" w:themeColor="text1"/>
                <w:lang w:val="de-DE"/>
              </w:rPr>
              <w:t>Lot</w:t>
            </w:r>
          </w:p>
        </w:tc>
        <w:tc>
          <w:tcPr>
            <w:tcW w:w="1630" w:type="dxa"/>
          </w:tcPr>
          <w:p w14:paraId="456481EF" w14:textId="77777777" w:rsidR="00155874" w:rsidRPr="0057689E" w:rsidRDefault="00155874" w:rsidP="001861C8">
            <w:pPr>
              <w:snapToGrid w:val="0"/>
              <w:spacing w:line="290" w:lineRule="exact"/>
              <w:outlineLvl w:val="0"/>
              <w:rPr>
                <w:rFonts w:eastAsia="돋움"/>
                <w:color w:val="000000" w:themeColor="text1"/>
                <w:lang w:val="de-DE"/>
              </w:rPr>
            </w:pPr>
            <w:r>
              <w:rPr>
                <w:rFonts w:eastAsia="돋움"/>
                <w:color w:val="000000" w:themeColor="text1"/>
                <w:lang w:val="de-DE"/>
              </w:rPr>
              <w:t>IEC 62264</w:t>
            </w:r>
          </w:p>
        </w:tc>
        <w:tc>
          <w:tcPr>
            <w:tcW w:w="1630" w:type="dxa"/>
          </w:tcPr>
          <w:p w14:paraId="3BD98DA8" w14:textId="77777777" w:rsidR="00155874" w:rsidRPr="0057689E" w:rsidRDefault="00155874" w:rsidP="001861C8">
            <w:pPr>
              <w:pStyle w:val="new1"/>
              <w:spacing w:line="290" w:lineRule="exact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  <w:r>
              <w:rPr>
                <w:rFonts w:ascii="Arial" w:hAnsi="Arial"/>
                <w:color w:val="000000" w:themeColor="text1"/>
                <w:lang w:val="de-DE"/>
              </w:rPr>
              <w:t>Material Lot</w:t>
            </w:r>
          </w:p>
        </w:tc>
        <w:tc>
          <w:tcPr>
            <w:tcW w:w="1630" w:type="dxa"/>
          </w:tcPr>
          <w:p w14:paraId="241C4C16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</w:p>
        </w:tc>
        <w:tc>
          <w:tcPr>
            <w:tcW w:w="1631" w:type="dxa"/>
          </w:tcPr>
          <w:p w14:paraId="6C9FAA9A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rFonts w:ascii="Arial" w:hAnsi="Arial"/>
                <w:color w:val="000000" w:themeColor="text1"/>
                <w:spacing w:val="-2"/>
                <w:lang w:val="en-US"/>
              </w:rPr>
            </w:pPr>
          </w:p>
        </w:tc>
        <w:tc>
          <w:tcPr>
            <w:tcW w:w="2551" w:type="dxa"/>
          </w:tcPr>
          <w:p w14:paraId="4460C224" w14:textId="77777777" w:rsidR="00155874" w:rsidRPr="0057689E" w:rsidRDefault="00155874" w:rsidP="001861C8">
            <w:pPr>
              <w:pStyle w:val="new1"/>
              <w:spacing w:line="290" w:lineRule="exact"/>
              <w:ind w:left="284" w:hanging="284"/>
              <w:outlineLvl w:val="0"/>
              <w:rPr>
                <w:rFonts w:ascii="Arial" w:hAnsi="Arial"/>
                <w:color w:val="000000" w:themeColor="text1"/>
                <w:spacing w:val="-2"/>
                <w:lang w:val="en-US"/>
              </w:rPr>
            </w:pP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>묶음</w:t>
            </w: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>생산</w:t>
            </w: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>단위의</w:t>
            </w: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>정보를</w:t>
            </w: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>의미함</w:t>
            </w:r>
          </w:p>
        </w:tc>
      </w:tr>
    </w:tbl>
    <w:p w14:paraId="04E04DE8" w14:textId="77777777" w:rsidR="00155874" w:rsidRPr="0057689E" w:rsidRDefault="00155874" w:rsidP="00155874">
      <w:pPr>
        <w:pStyle w:val="KSDTf7"/>
        <w:spacing w:afterLines="50" w:after="120"/>
        <w:rPr>
          <w:snapToGrid w:val="0"/>
          <w:color w:val="000000" w:themeColor="text1"/>
          <w:lang w:val="en-US"/>
        </w:rPr>
      </w:pPr>
    </w:p>
    <w:p w14:paraId="2C197435" w14:textId="77777777" w:rsidR="00155874" w:rsidRPr="0057689E" w:rsidRDefault="00155874" w:rsidP="00155874">
      <w:pPr>
        <w:pStyle w:val="KSDTf7"/>
        <w:spacing w:afterLines="50" w:after="120"/>
        <w:rPr>
          <w:snapToGrid w:val="0"/>
          <w:color w:val="000000" w:themeColor="text1"/>
          <w:lang w:val="en-US"/>
        </w:rPr>
      </w:pPr>
    </w:p>
    <w:p w14:paraId="678BCE33" w14:textId="77777777" w:rsidR="00155874" w:rsidRPr="0057689E" w:rsidRDefault="00155874" w:rsidP="00155874">
      <w:pPr>
        <w:pStyle w:val="KSDTf7"/>
        <w:spacing w:afterLines="50" w:after="120"/>
        <w:rPr>
          <w:snapToGrid w:val="0"/>
          <w:color w:val="000000" w:themeColor="text1"/>
          <w:lang w:val="en-US"/>
        </w:rPr>
      </w:pPr>
      <w:commentRangeStart w:id="4325"/>
      <w:r>
        <w:rPr>
          <w:rFonts w:hint="eastAsia"/>
          <w:snapToGrid w:val="0"/>
          <w:color w:val="000000" w:themeColor="text1"/>
          <w:lang w:val="en-US"/>
        </w:rPr>
        <w:t>표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snapToGrid w:val="0"/>
          <w:color w:val="000000" w:themeColor="text1"/>
          <w:lang w:val="en-US"/>
        </w:rPr>
        <w:t xml:space="preserve">B.2 </w: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>SEQ aaa</w:instrText>
      </w:r>
      <w:r>
        <w:rPr>
          <w:rFonts w:hint="eastAsia"/>
          <w:snapToGrid w:val="0"/>
          <w:color w:val="000000" w:themeColor="text1"/>
          <w:lang w:val="en-US"/>
        </w:rPr>
        <w:instrText>l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du</w:instrText>
      </w:r>
      <w:r>
        <w:rPr>
          <w:snapToGrid w:val="0"/>
          <w:color w:val="000000" w:themeColor="text1"/>
          <w:lang w:val="en-US"/>
        </w:rPr>
        <w:instrText xml:space="preserve">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 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rFonts w:hint="eastAsia"/>
          <w:snapToGrid w:val="0"/>
          <w:color w:val="000000" w:themeColor="text1"/>
          <w:lang w:val="en-US"/>
        </w:rPr>
        <w:instrText>SEQ 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>\c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instrText>."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t>—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>SEQ aaa</w:instrText>
      </w:r>
      <w:r>
        <w:rPr>
          <w:rFonts w:hint="eastAsia"/>
          <w:snapToGrid w:val="0"/>
          <w:color w:val="000000" w:themeColor="text1"/>
          <w:lang w:val="en-US"/>
        </w:rPr>
        <w:instrText>l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du</w:instrText>
      </w:r>
      <w:r>
        <w:rPr>
          <w:snapToGrid w:val="0"/>
          <w:color w:val="000000" w:themeColor="text1"/>
          <w:lang w:val="en-US"/>
        </w:rPr>
        <w:instrText xml:space="preserve">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 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rFonts w:hint="eastAsia"/>
          <w:snapToGrid w:val="0"/>
          <w:color w:val="000000" w:themeColor="text1"/>
          <w:lang w:val="en-US"/>
        </w:rPr>
        <w:instrText>SEQ 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>\c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instrText>."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t>타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hint="eastAsia"/>
          <w:snapToGrid w:val="0"/>
          <w:color w:val="000000" w:themeColor="text1"/>
          <w:lang w:val="en-US"/>
        </w:rPr>
        <w:t>표준과의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hint="eastAsia"/>
          <w:snapToGrid w:val="0"/>
          <w:color w:val="000000" w:themeColor="text1"/>
          <w:lang w:val="en-US"/>
        </w:rPr>
        <w:t>명사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hint="eastAsia"/>
          <w:snapToGrid w:val="0"/>
          <w:color w:val="000000" w:themeColor="text1"/>
          <w:lang w:val="en-US"/>
        </w:rPr>
        <w:t>비교</w:t>
      </w:r>
      <w:r>
        <w:rPr>
          <w:snapToGrid w:val="0"/>
          <w:color w:val="000000" w:themeColor="text1"/>
          <w:lang w:val="en-US"/>
        </w:rPr>
        <w:t>(</w:t>
      </w:r>
      <w:r>
        <w:rPr>
          <w:rFonts w:hint="eastAsia"/>
          <w:snapToGrid w:val="0"/>
          <w:color w:val="000000" w:themeColor="text1"/>
          <w:lang w:val="en-US"/>
        </w:rPr>
        <w:t>계속</w:t>
      </w:r>
      <w:r>
        <w:rPr>
          <w:snapToGrid w:val="0"/>
          <w:color w:val="000000" w:themeColor="text1"/>
          <w:lang w:val="en-US"/>
        </w:rPr>
        <w:t>)</w:t>
      </w:r>
      <w:commentRangeEnd w:id="4325"/>
      <w:r w:rsidRPr="0057689E">
        <w:rPr>
          <w:rStyle w:val="aff5"/>
          <w:snapToGrid w:val="0"/>
          <w:color w:val="000000" w:themeColor="text1"/>
          <w:sz w:val="20"/>
          <w:szCs w:val="20"/>
          <w:lang w:val="en-US"/>
        </w:rPr>
        <w:commentReference w:id="4325"/>
      </w:r>
    </w:p>
    <w:tbl>
      <w:tblPr>
        <w:tblStyle w:val="1e"/>
        <w:tblW w:w="13598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699"/>
        <w:gridCol w:w="1701"/>
        <w:gridCol w:w="2126"/>
        <w:gridCol w:w="1630"/>
        <w:gridCol w:w="1630"/>
        <w:gridCol w:w="1630"/>
        <w:gridCol w:w="1631"/>
        <w:gridCol w:w="2551"/>
      </w:tblGrid>
      <w:tr w:rsidR="00155874" w:rsidRPr="0057689E" w14:paraId="3BAE2F00" w14:textId="77777777" w:rsidTr="001861C8">
        <w:trPr>
          <w:jc w:val="center"/>
        </w:trPr>
        <w:tc>
          <w:tcPr>
            <w:tcW w:w="699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9725629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b/>
                <w:bCs/>
                <w:color w:val="000000" w:themeColor="text1"/>
                <w:lang w:val="de-DE" w:eastAsia="en-US"/>
              </w:rPr>
            </w:pPr>
            <w:r>
              <w:rPr>
                <w:rFonts w:eastAsia="돋움"/>
                <w:b/>
                <w:bCs/>
                <w:color w:val="000000" w:themeColor="text1"/>
                <w:lang w:val="de-DE" w:eastAsia="en-US"/>
              </w:rPr>
              <w:t>순번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26068B8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b/>
                <w:bCs/>
                <w:color w:val="000000" w:themeColor="text1"/>
                <w:lang w:val="de-DE" w:eastAsia="en-US"/>
              </w:rPr>
            </w:pPr>
            <w:r>
              <w:rPr>
                <w:rFonts w:eastAsia="돋움"/>
                <w:b/>
                <w:bCs/>
                <w:color w:val="000000" w:themeColor="text1"/>
                <w:lang w:val="de-DE" w:eastAsia="en-US"/>
              </w:rPr>
              <w:t>대상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79E1E35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color w:val="000000" w:themeColor="text1"/>
                <w:lang w:val="de-DE" w:eastAsia="en-US"/>
              </w:rPr>
            </w:pPr>
            <w:r>
              <w:rPr>
                <w:rFonts w:eastAsia="돋움"/>
                <w:color w:val="000000" w:themeColor="text1"/>
                <w:lang w:val="de-DE" w:eastAsia="en-US"/>
              </w:rPr>
              <w:t>KS X 9101-1</w:t>
            </w:r>
          </w:p>
        </w:tc>
        <w:tc>
          <w:tcPr>
            <w:tcW w:w="163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7F9960B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b/>
                <w:bCs/>
                <w:color w:val="000000" w:themeColor="text1"/>
                <w:lang w:val="de-DE" w:eastAsia="en-US"/>
              </w:rPr>
            </w:pPr>
            <w:r>
              <w:rPr>
                <w:rFonts w:eastAsia="돋움"/>
                <w:b/>
                <w:bCs/>
                <w:color w:val="000000" w:themeColor="text1"/>
                <w:lang w:val="de-DE" w:eastAsia="en-US"/>
              </w:rPr>
              <w:t>참조표준</w:t>
            </w:r>
          </w:p>
        </w:tc>
        <w:tc>
          <w:tcPr>
            <w:tcW w:w="163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CFE0614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color w:val="000000" w:themeColor="text1"/>
                <w:lang w:val="de-DE" w:eastAsia="en-US"/>
              </w:rPr>
            </w:pPr>
            <w:r>
              <w:rPr>
                <w:rFonts w:eastAsia="돋움"/>
                <w:color w:val="000000" w:themeColor="text1"/>
                <w:lang w:val="de-DE" w:eastAsia="en-US"/>
              </w:rPr>
              <w:t>IEC 62264</w:t>
            </w:r>
          </w:p>
        </w:tc>
        <w:tc>
          <w:tcPr>
            <w:tcW w:w="163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83BFE30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color w:val="000000" w:themeColor="text1"/>
                <w:lang w:val="de-DE" w:eastAsia="en-US"/>
              </w:rPr>
            </w:pPr>
            <w:r>
              <w:rPr>
                <w:rFonts w:eastAsia="돋움"/>
                <w:color w:val="000000" w:themeColor="text1"/>
                <w:lang w:val="de-DE" w:eastAsia="en-US"/>
              </w:rPr>
              <w:t>OAGIS 10.6</w:t>
            </w:r>
          </w:p>
        </w:tc>
        <w:tc>
          <w:tcPr>
            <w:tcW w:w="1631" w:type="dxa"/>
            <w:tcBorders>
              <w:top w:val="single" w:sz="8" w:space="0" w:color="auto"/>
              <w:bottom w:val="single" w:sz="8" w:space="0" w:color="auto"/>
            </w:tcBorders>
          </w:tcPr>
          <w:p w14:paraId="409357DF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color w:val="000000" w:themeColor="text1"/>
                <w:lang w:val="de-DE"/>
              </w:rPr>
            </w:pPr>
            <w:r>
              <w:rPr>
                <w:rFonts w:eastAsia="돋움" w:hint="eastAsia"/>
                <w:color w:val="000000" w:themeColor="text1"/>
                <w:lang w:val="de-DE"/>
              </w:rPr>
              <w:t>SEMI</w:t>
            </w:r>
          </w:p>
        </w:tc>
        <w:tc>
          <w:tcPr>
            <w:tcW w:w="255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F9ED715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b/>
                <w:bCs/>
                <w:color w:val="000000" w:themeColor="text1"/>
                <w:lang w:val="de-DE" w:eastAsia="en-US"/>
              </w:rPr>
            </w:pPr>
            <w:r>
              <w:rPr>
                <w:rFonts w:eastAsia="돋움"/>
                <w:b/>
                <w:bCs/>
                <w:color w:val="000000" w:themeColor="text1"/>
                <w:lang w:val="de-DE" w:eastAsia="en-US"/>
              </w:rPr>
              <w:t>정의</w:t>
            </w:r>
          </w:p>
        </w:tc>
      </w:tr>
      <w:tr w:rsidR="00155874" w:rsidRPr="0057689E" w14:paraId="4A6CC3D9" w14:textId="77777777" w:rsidTr="001861C8">
        <w:trPr>
          <w:jc w:val="center"/>
        </w:trPr>
        <w:tc>
          <w:tcPr>
            <w:tcW w:w="699" w:type="dxa"/>
            <w:tcBorders>
              <w:top w:val="single" w:sz="8" w:space="0" w:color="auto"/>
            </w:tcBorders>
          </w:tcPr>
          <w:p w14:paraId="244DDBE8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13</w:t>
            </w:r>
          </w:p>
        </w:tc>
        <w:tc>
          <w:tcPr>
            <w:tcW w:w="1701" w:type="dxa"/>
            <w:tcBorders>
              <w:top w:val="single" w:sz="8" w:space="0" w:color="auto"/>
            </w:tcBorders>
          </w:tcPr>
          <w:p w14:paraId="59FA2301" w14:textId="77777777" w:rsidR="00155874" w:rsidRPr="0057689E" w:rsidRDefault="00155874" w:rsidP="001861C8">
            <w:pPr>
              <w:spacing w:line="290" w:lineRule="exact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공정경로</w:t>
            </w:r>
          </w:p>
        </w:tc>
        <w:tc>
          <w:tcPr>
            <w:tcW w:w="2126" w:type="dxa"/>
            <w:tcBorders>
              <w:top w:val="single" w:sz="8" w:space="0" w:color="auto"/>
            </w:tcBorders>
          </w:tcPr>
          <w:p w14:paraId="6C1DC164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Routing</w:t>
            </w:r>
          </w:p>
        </w:tc>
        <w:tc>
          <w:tcPr>
            <w:tcW w:w="1630" w:type="dxa"/>
            <w:tcBorders>
              <w:top w:val="single" w:sz="8" w:space="0" w:color="auto"/>
            </w:tcBorders>
          </w:tcPr>
          <w:p w14:paraId="4C9105F9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OAGIS</w:t>
            </w:r>
          </w:p>
        </w:tc>
        <w:tc>
          <w:tcPr>
            <w:tcW w:w="1630" w:type="dxa"/>
            <w:tcBorders>
              <w:top w:val="single" w:sz="8" w:space="0" w:color="auto"/>
            </w:tcBorders>
          </w:tcPr>
          <w:p w14:paraId="729F09FB" w14:textId="77777777" w:rsidR="00155874" w:rsidRPr="0057689E" w:rsidRDefault="00155874">
            <w:pPr>
              <w:pStyle w:val="new1"/>
              <w:numPr>
                <w:ilvl w:val="0"/>
                <w:numId w:val="24"/>
              </w:numPr>
              <w:tabs>
                <w:tab w:val="clear" w:pos="284"/>
                <w:tab w:val="left" w:pos="127"/>
              </w:tabs>
              <w:spacing w:line="290" w:lineRule="exact"/>
              <w:ind w:left="269" w:hanging="269"/>
              <w:jc w:val="left"/>
              <w:outlineLvl w:val="0"/>
              <w:rPr>
                <w:rFonts w:ascii="Arial" w:hAnsi="Arial"/>
                <w:color w:val="000000" w:themeColor="text1"/>
                <w:lang w:val="de-DE" w:eastAsia="en-US"/>
              </w:rPr>
            </w:pPr>
            <w:r>
              <w:rPr>
                <w:rFonts w:ascii="Arial" w:hAnsi="Arial"/>
                <w:color w:val="000000" w:themeColor="text1"/>
                <w:lang w:val="de-DE" w:eastAsia="en-US"/>
              </w:rPr>
              <w:t xml:space="preserve">Process </w:t>
            </w:r>
            <w:r>
              <w:rPr>
                <w:rFonts w:ascii="Arial" w:hAnsi="Arial"/>
                <w:color w:val="000000" w:themeColor="text1"/>
                <w:lang w:val="de-DE" w:eastAsia="en-US"/>
              </w:rPr>
              <w:br/>
              <w:t>Segment</w:t>
            </w:r>
          </w:p>
        </w:tc>
        <w:tc>
          <w:tcPr>
            <w:tcW w:w="1630" w:type="dxa"/>
            <w:tcBorders>
              <w:top w:val="single" w:sz="8" w:space="0" w:color="auto"/>
            </w:tcBorders>
          </w:tcPr>
          <w:p w14:paraId="5A4ECAEF" w14:textId="77777777" w:rsidR="00155874" w:rsidRPr="0057689E" w:rsidRDefault="00155874">
            <w:pPr>
              <w:pStyle w:val="new1"/>
              <w:numPr>
                <w:ilvl w:val="0"/>
                <w:numId w:val="24"/>
              </w:numPr>
              <w:spacing w:line="290" w:lineRule="exact"/>
              <w:jc w:val="left"/>
              <w:outlineLvl w:val="0"/>
              <w:rPr>
                <w:rFonts w:ascii="Arial" w:hAnsi="Arial"/>
                <w:color w:val="000000" w:themeColor="text1"/>
                <w:lang w:val="de-DE" w:eastAsia="en-US"/>
              </w:rPr>
            </w:pPr>
            <w:r>
              <w:rPr>
                <w:rFonts w:ascii="Arial" w:hAnsi="Arial"/>
                <w:color w:val="000000" w:themeColor="text1"/>
                <w:lang w:val="de-DE" w:eastAsia="en-US"/>
              </w:rPr>
              <w:t>Routing</w:t>
            </w:r>
          </w:p>
        </w:tc>
        <w:tc>
          <w:tcPr>
            <w:tcW w:w="1631" w:type="dxa"/>
            <w:tcBorders>
              <w:top w:val="single" w:sz="8" w:space="0" w:color="auto"/>
            </w:tcBorders>
          </w:tcPr>
          <w:p w14:paraId="1BCC0A45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551" w:type="dxa"/>
            <w:tcBorders>
              <w:top w:val="single" w:sz="8" w:space="0" w:color="auto"/>
            </w:tcBorders>
          </w:tcPr>
          <w:p w14:paraId="7DB2AB91" w14:textId="77777777" w:rsidR="00155874" w:rsidRPr="0057689E" w:rsidRDefault="00155874" w:rsidP="001861C8">
            <w:pPr>
              <w:pStyle w:val="new1"/>
              <w:spacing w:line="290" w:lineRule="exact"/>
              <w:ind w:left="284" w:hanging="284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생산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시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필요한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공정의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순서를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의미하며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경로와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관련된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모든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리소스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, </w:t>
            </w:r>
            <w:r>
              <w:rPr>
                <w:rFonts w:ascii="Arial" w:hAnsi="Arial"/>
                <w:color w:val="000000" w:themeColor="text1"/>
                <w:lang w:val="en-US"/>
              </w:rPr>
              <w:t>활동에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대한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정보를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의미함</w:t>
            </w:r>
            <w:r>
              <w:rPr>
                <w:rFonts w:ascii="Arial" w:hAnsi="Arial"/>
                <w:color w:val="000000" w:themeColor="text1"/>
                <w:lang w:val="en-US"/>
              </w:rPr>
              <w:t>(</w:t>
            </w:r>
            <w:r>
              <w:rPr>
                <w:rFonts w:ascii="Arial" w:hAnsi="Arial"/>
                <w:color w:val="000000" w:themeColor="text1"/>
                <w:lang w:val="en-US"/>
              </w:rPr>
              <w:t>사람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, </w:t>
            </w:r>
            <w:r>
              <w:rPr>
                <w:rFonts w:ascii="Arial" w:hAnsi="Arial"/>
                <w:color w:val="000000" w:themeColor="text1"/>
                <w:lang w:val="en-US"/>
              </w:rPr>
              <w:t>기계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등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포함</w:t>
            </w:r>
            <w:r>
              <w:rPr>
                <w:rFonts w:ascii="Arial" w:hAnsi="Arial"/>
                <w:color w:val="000000" w:themeColor="text1"/>
                <w:lang w:val="en-US"/>
              </w:rPr>
              <w:t>)</w:t>
            </w:r>
          </w:p>
        </w:tc>
      </w:tr>
      <w:tr w:rsidR="00155874" w:rsidRPr="0057689E" w14:paraId="3763A479" w14:textId="77777777" w:rsidTr="001861C8">
        <w:trPr>
          <w:jc w:val="center"/>
        </w:trPr>
        <w:tc>
          <w:tcPr>
            <w:tcW w:w="699" w:type="dxa"/>
            <w:tcBorders>
              <w:top w:val="single" w:sz="8" w:space="0" w:color="auto"/>
            </w:tcBorders>
          </w:tcPr>
          <w:p w14:paraId="49A24482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14</w:t>
            </w:r>
          </w:p>
        </w:tc>
        <w:tc>
          <w:tcPr>
            <w:tcW w:w="1701" w:type="dxa"/>
            <w:tcBorders>
              <w:top w:val="single" w:sz="8" w:space="0" w:color="auto"/>
            </w:tcBorders>
          </w:tcPr>
          <w:p w14:paraId="712AFF8C" w14:textId="77777777" w:rsidR="00155874" w:rsidRPr="0057689E" w:rsidRDefault="00155874" w:rsidP="001861C8">
            <w:pPr>
              <w:spacing w:line="290" w:lineRule="exact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공정</w:t>
            </w:r>
          </w:p>
        </w:tc>
        <w:tc>
          <w:tcPr>
            <w:tcW w:w="2126" w:type="dxa"/>
            <w:tcBorders>
              <w:top w:val="single" w:sz="8" w:space="0" w:color="auto"/>
            </w:tcBorders>
          </w:tcPr>
          <w:p w14:paraId="199A9346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Operation</w:t>
            </w:r>
          </w:p>
        </w:tc>
        <w:tc>
          <w:tcPr>
            <w:tcW w:w="1630" w:type="dxa"/>
            <w:tcBorders>
              <w:top w:val="single" w:sz="8" w:space="0" w:color="auto"/>
            </w:tcBorders>
          </w:tcPr>
          <w:p w14:paraId="5A10B02E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OAGIS</w:t>
            </w:r>
          </w:p>
        </w:tc>
        <w:tc>
          <w:tcPr>
            <w:tcW w:w="1630" w:type="dxa"/>
            <w:tcBorders>
              <w:top w:val="single" w:sz="8" w:space="0" w:color="auto"/>
            </w:tcBorders>
          </w:tcPr>
          <w:p w14:paraId="4D43C70D" w14:textId="77777777" w:rsidR="00155874" w:rsidRPr="0057689E" w:rsidRDefault="00155874">
            <w:pPr>
              <w:pStyle w:val="new1"/>
              <w:numPr>
                <w:ilvl w:val="0"/>
                <w:numId w:val="24"/>
              </w:numPr>
              <w:tabs>
                <w:tab w:val="clear" w:pos="284"/>
                <w:tab w:val="left" w:pos="269"/>
              </w:tabs>
              <w:spacing w:line="290" w:lineRule="exact"/>
              <w:ind w:left="269" w:hanging="269"/>
              <w:jc w:val="left"/>
              <w:outlineLvl w:val="0"/>
              <w:rPr>
                <w:rFonts w:ascii="Arial" w:hAnsi="Arial"/>
                <w:color w:val="000000" w:themeColor="text1"/>
                <w:lang w:val="de-DE" w:eastAsia="en-US"/>
              </w:rPr>
            </w:pPr>
            <w:r>
              <w:rPr>
                <w:rFonts w:ascii="Arial" w:hAnsi="Arial"/>
                <w:color w:val="000000" w:themeColor="text1"/>
                <w:lang w:val="de-DE" w:eastAsia="en-US"/>
              </w:rPr>
              <w:t xml:space="preserve">Process </w:t>
            </w:r>
            <w:r>
              <w:rPr>
                <w:rFonts w:ascii="Arial" w:hAnsi="Arial"/>
                <w:color w:val="000000" w:themeColor="text1"/>
                <w:lang w:val="de-DE" w:eastAsia="en-US"/>
              </w:rPr>
              <w:br/>
              <w:t>Segment</w:t>
            </w:r>
          </w:p>
        </w:tc>
        <w:tc>
          <w:tcPr>
            <w:tcW w:w="1630" w:type="dxa"/>
            <w:tcBorders>
              <w:top w:val="single" w:sz="8" w:space="0" w:color="auto"/>
            </w:tcBorders>
          </w:tcPr>
          <w:p w14:paraId="3C381E9B" w14:textId="77777777" w:rsidR="00155874" w:rsidRPr="0057689E" w:rsidRDefault="00155874">
            <w:pPr>
              <w:pStyle w:val="new1"/>
              <w:numPr>
                <w:ilvl w:val="0"/>
                <w:numId w:val="24"/>
              </w:numPr>
              <w:spacing w:line="290" w:lineRule="exact"/>
              <w:jc w:val="left"/>
              <w:outlineLvl w:val="0"/>
              <w:rPr>
                <w:rFonts w:ascii="Arial" w:hAnsi="Arial"/>
                <w:color w:val="000000" w:themeColor="text1"/>
                <w:lang w:val="de-DE" w:eastAsia="en-US"/>
              </w:rPr>
            </w:pPr>
            <w:r>
              <w:rPr>
                <w:rFonts w:ascii="Arial" w:hAnsi="Arial"/>
                <w:color w:val="000000" w:themeColor="text1"/>
                <w:lang w:val="de-DE" w:eastAsia="en-US"/>
              </w:rPr>
              <w:t>Operation</w:t>
            </w:r>
          </w:p>
        </w:tc>
        <w:tc>
          <w:tcPr>
            <w:tcW w:w="1631" w:type="dxa"/>
            <w:tcBorders>
              <w:top w:val="single" w:sz="8" w:space="0" w:color="auto"/>
            </w:tcBorders>
          </w:tcPr>
          <w:p w14:paraId="4FFAF4D4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551" w:type="dxa"/>
            <w:tcBorders>
              <w:top w:val="single" w:sz="8" w:space="0" w:color="auto"/>
            </w:tcBorders>
          </w:tcPr>
          <w:p w14:paraId="698F3EA8" w14:textId="77777777" w:rsidR="00155874" w:rsidRPr="0057689E" w:rsidRDefault="00155874" w:rsidP="001861C8">
            <w:pPr>
              <w:pStyle w:val="new1"/>
              <w:spacing w:line="290" w:lineRule="exact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생산작업을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수행하는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작업장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또는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작업장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내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세부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작업단위를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의미함</w:t>
            </w:r>
          </w:p>
        </w:tc>
      </w:tr>
      <w:tr w:rsidR="00155874" w:rsidRPr="0057689E" w14:paraId="38457081" w14:textId="77777777" w:rsidTr="001861C8">
        <w:trPr>
          <w:jc w:val="center"/>
        </w:trPr>
        <w:tc>
          <w:tcPr>
            <w:tcW w:w="699" w:type="dxa"/>
            <w:tcBorders>
              <w:top w:val="single" w:sz="8" w:space="0" w:color="auto"/>
            </w:tcBorders>
          </w:tcPr>
          <w:p w14:paraId="04A98FF3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15</w:t>
            </w:r>
          </w:p>
        </w:tc>
        <w:tc>
          <w:tcPr>
            <w:tcW w:w="1701" w:type="dxa"/>
            <w:tcBorders>
              <w:top w:val="single" w:sz="8" w:space="0" w:color="auto"/>
            </w:tcBorders>
          </w:tcPr>
          <w:p w14:paraId="78041685" w14:textId="77777777" w:rsidR="00155874" w:rsidRPr="0057689E" w:rsidRDefault="00155874" w:rsidP="001861C8">
            <w:pPr>
              <w:spacing w:line="290" w:lineRule="exact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설비</w:t>
            </w:r>
          </w:p>
        </w:tc>
        <w:tc>
          <w:tcPr>
            <w:tcW w:w="2126" w:type="dxa"/>
            <w:tcBorders>
              <w:top w:val="single" w:sz="8" w:space="0" w:color="auto"/>
            </w:tcBorders>
          </w:tcPr>
          <w:p w14:paraId="4FE0E3D4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Equipment</w:t>
            </w:r>
          </w:p>
        </w:tc>
        <w:tc>
          <w:tcPr>
            <w:tcW w:w="1630" w:type="dxa"/>
            <w:tcBorders>
              <w:top w:val="single" w:sz="8" w:space="0" w:color="auto"/>
            </w:tcBorders>
          </w:tcPr>
          <w:p w14:paraId="01910B12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IEC 62264</w:t>
            </w:r>
          </w:p>
        </w:tc>
        <w:tc>
          <w:tcPr>
            <w:tcW w:w="1630" w:type="dxa"/>
            <w:tcBorders>
              <w:top w:val="single" w:sz="8" w:space="0" w:color="auto"/>
            </w:tcBorders>
          </w:tcPr>
          <w:p w14:paraId="346256DB" w14:textId="77777777" w:rsidR="00155874" w:rsidRPr="0057689E" w:rsidRDefault="00155874">
            <w:pPr>
              <w:pStyle w:val="new1"/>
              <w:numPr>
                <w:ilvl w:val="0"/>
                <w:numId w:val="24"/>
              </w:numPr>
              <w:spacing w:line="290" w:lineRule="exact"/>
              <w:jc w:val="left"/>
              <w:outlineLvl w:val="0"/>
              <w:rPr>
                <w:rFonts w:ascii="Arial" w:hAnsi="Arial"/>
                <w:color w:val="000000" w:themeColor="text1"/>
                <w:lang w:val="de-DE" w:eastAsia="en-US"/>
              </w:rPr>
            </w:pPr>
            <w:r>
              <w:rPr>
                <w:rFonts w:ascii="Arial" w:hAnsi="Arial"/>
                <w:color w:val="000000" w:themeColor="text1"/>
                <w:lang w:val="de-DE" w:eastAsia="en-US"/>
              </w:rPr>
              <w:t>Equipment</w:t>
            </w:r>
          </w:p>
        </w:tc>
        <w:tc>
          <w:tcPr>
            <w:tcW w:w="1630" w:type="dxa"/>
            <w:tcBorders>
              <w:top w:val="single" w:sz="8" w:space="0" w:color="auto"/>
            </w:tcBorders>
          </w:tcPr>
          <w:p w14:paraId="3BAAD492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rFonts w:ascii="Arial" w:hAnsi="Arial"/>
                <w:color w:val="000000" w:themeColor="text1"/>
                <w:lang w:val="de-DE" w:eastAsia="en-US"/>
              </w:rPr>
            </w:pPr>
          </w:p>
        </w:tc>
        <w:tc>
          <w:tcPr>
            <w:tcW w:w="1631" w:type="dxa"/>
            <w:tcBorders>
              <w:top w:val="single" w:sz="8" w:space="0" w:color="auto"/>
            </w:tcBorders>
          </w:tcPr>
          <w:p w14:paraId="23A9AF2F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551" w:type="dxa"/>
            <w:tcBorders>
              <w:top w:val="single" w:sz="8" w:space="0" w:color="auto"/>
            </w:tcBorders>
          </w:tcPr>
          <w:p w14:paraId="3FB25A77" w14:textId="77777777" w:rsidR="00155874" w:rsidRPr="0057689E" w:rsidRDefault="00155874" w:rsidP="001861C8">
            <w:pPr>
              <w:pStyle w:val="new1"/>
              <w:spacing w:line="290" w:lineRule="exact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 w:hint="eastAsia"/>
                <w:color w:val="000000" w:themeColor="text1"/>
                <w:lang w:val="en-US"/>
              </w:rPr>
              <w:t>설비명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,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설비유형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등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설비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관리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및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회사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자산으로서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관리를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위한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설비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정보를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의미함</w:t>
            </w:r>
          </w:p>
        </w:tc>
      </w:tr>
      <w:tr w:rsidR="00155874" w:rsidRPr="0057689E" w14:paraId="2FC5F467" w14:textId="77777777" w:rsidTr="001861C8">
        <w:trPr>
          <w:jc w:val="center"/>
        </w:trPr>
        <w:tc>
          <w:tcPr>
            <w:tcW w:w="699" w:type="dxa"/>
          </w:tcPr>
          <w:p w14:paraId="5AF9E692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outlineLvl w:val="0"/>
              <w:rPr>
                <w:rFonts w:eastAsia="돋움"/>
                <w:color w:val="000000" w:themeColor="text1"/>
                <w:lang w:val="de-DE"/>
              </w:rPr>
            </w:pPr>
            <w:r>
              <w:rPr>
                <w:rFonts w:eastAsia="돋움" w:hint="eastAsia"/>
                <w:color w:val="000000" w:themeColor="text1"/>
                <w:lang w:val="de-DE"/>
              </w:rPr>
              <w:t>16</w:t>
            </w:r>
          </w:p>
        </w:tc>
        <w:tc>
          <w:tcPr>
            <w:tcW w:w="1701" w:type="dxa"/>
          </w:tcPr>
          <w:p w14:paraId="400F437C" w14:textId="77777777" w:rsidR="00155874" w:rsidRPr="0057689E" w:rsidRDefault="00155874" w:rsidP="001861C8">
            <w:pPr>
              <w:spacing w:line="290" w:lineRule="exact"/>
              <w:outlineLvl w:val="0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공정설비</w:t>
            </w:r>
          </w:p>
        </w:tc>
        <w:tc>
          <w:tcPr>
            <w:tcW w:w="2126" w:type="dxa"/>
          </w:tcPr>
          <w:p w14:paraId="249CBAB9" w14:textId="77777777" w:rsidR="00155874" w:rsidRPr="0057689E" w:rsidRDefault="00155874" w:rsidP="001861C8">
            <w:pPr>
              <w:snapToGrid w:val="0"/>
              <w:spacing w:line="290" w:lineRule="exact"/>
              <w:outlineLvl w:val="0"/>
              <w:rPr>
                <w:rFonts w:eastAsia="돋움"/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OperationEquipment</w:t>
            </w:r>
          </w:p>
        </w:tc>
        <w:tc>
          <w:tcPr>
            <w:tcW w:w="1630" w:type="dxa"/>
          </w:tcPr>
          <w:p w14:paraId="2BB41A68" w14:textId="77777777" w:rsidR="00155874" w:rsidRPr="0057689E" w:rsidRDefault="00155874" w:rsidP="001861C8">
            <w:pPr>
              <w:snapToGrid w:val="0"/>
              <w:spacing w:line="290" w:lineRule="exact"/>
              <w:outlineLvl w:val="0"/>
              <w:rPr>
                <w:color w:val="000000" w:themeColor="text1"/>
                <w:lang w:val="de-DE"/>
              </w:rPr>
            </w:pPr>
          </w:p>
        </w:tc>
        <w:tc>
          <w:tcPr>
            <w:tcW w:w="1630" w:type="dxa"/>
          </w:tcPr>
          <w:p w14:paraId="3765E165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ind w:left="284" w:hanging="284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  <w:r>
              <w:rPr>
                <w:rFonts w:ascii="Arial" w:hAnsi="Arial" w:hint="eastAsia"/>
                <w:color w:val="000000" w:themeColor="text1"/>
                <w:lang w:val="de-DE"/>
              </w:rPr>
              <w:t xml:space="preserve"> </w:t>
            </w:r>
          </w:p>
        </w:tc>
        <w:tc>
          <w:tcPr>
            <w:tcW w:w="1630" w:type="dxa"/>
          </w:tcPr>
          <w:p w14:paraId="5A84C2D2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ind w:left="284" w:hanging="284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</w:p>
        </w:tc>
        <w:tc>
          <w:tcPr>
            <w:tcW w:w="1631" w:type="dxa"/>
          </w:tcPr>
          <w:p w14:paraId="3232D80B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rFonts w:ascii="Arial" w:hAnsi="Arial"/>
                <w:bCs/>
                <w:snapToGrid w:val="0"/>
                <w:color w:val="000000" w:themeColor="text1"/>
                <w:lang w:val="de-DE"/>
              </w:rPr>
            </w:pPr>
          </w:p>
        </w:tc>
        <w:tc>
          <w:tcPr>
            <w:tcW w:w="2551" w:type="dxa"/>
          </w:tcPr>
          <w:p w14:paraId="6396EB18" w14:textId="77777777" w:rsidR="00155874" w:rsidRPr="0057689E" w:rsidRDefault="00155874" w:rsidP="001861C8">
            <w:pPr>
              <w:pStyle w:val="new1"/>
              <w:spacing w:line="290" w:lineRule="exact"/>
              <w:ind w:left="284" w:hanging="284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/>
                <w:bCs/>
                <w:snapToGrid w:val="0"/>
                <w:color w:val="000000" w:themeColor="text1"/>
                <w:lang w:val="de-DE"/>
              </w:rPr>
              <w:t>공정별</w:t>
            </w:r>
            <w:r>
              <w:rPr>
                <w:rFonts w:ascii="Arial" w:hAnsi="Arial"/>
                <w:bCs/>
                <w:snapToGrid w:val="0"/>
                <w:color w:val="000000" w:themeColor="text1"/>
                <w:lang w:val="de-DE"/>
              </w:rPr>
              <w:t xml:space="preserve"> </w:t>
            </w:r>
            <w:r>
              <w:rPr>
                <w:rFonts w:ascii="Arial" w:hAnsi="Arial"/>
                <w:bCs/>
                <w:snapToGrid w:val="0"/>
                <w:color w:val="000000" w:themeColor="text1"/>
                <w:lang w:val="de-DE"/>
              </w:rPr>
              <w:t>사용되는</w:t>
            </w:r>
            <w:r>
              <w:rPr>
                <w:rFonts w:ascii="Arial" w:hAnsi="Arial"/>
                <w:bCs/>
                <w:snapToGrid w:val="0"/>
                <w:color w:val="000000" w:themeColor="text1"/>
                <w:lang w:val="de-DE"/>
              </w:rPr>
              <w:t xml:space="preserve"> </w:t>
            </w:r>
            <w:r>
              <w:rPr>
                <w:rFonts w:ascii="Arial" w:hAnsi="Arial"/>
                <w:bCs/>
                <w:snapToGrid w:val="0"/>
                <w:color w:val="000000" w:themeColor="text1"/>
                <w:lang w:val="de-DE"/>
              </w:rPr>
              <w:t>설비</w:t>
            </w:r>
            <w:r>
              <w:rPr>
                <w:rFonts w:ascii="Arial" w:hAnsi="Arial"/>
                <w:bCs/>
                <w:snapToGrid w:val="0"/>
                <w:color w:val="000000" w:themeColor="text1"/>
                <w:lang w:val="de-DE"/>
              </w:rPr>
              <w:t xml:space="preserve"> </w:t>
            </w:r>
            <w:r>
              <w:rPr>
                <w:rFonts w:ascii="Arial" w:hAnsi="Arial"/>
                <w:bCs/>
                <w:snapToGrid w:val="0"/>
                <w:color w:val="000000" w:themeColor="text1"/>
                <w:lang w:val="de-DE"/>
              </w:rPr>
              <w:t>정보</w:t>
            </w:r>
            <w:r>
              <w:rPr>
                <w:rFonts w:ascii="Arial" w:hAnsi="Arial"/>
                <w:bCs/>
                <w:snapToGrid w:val="0"/>
                <w:color w:val="000000" w:themeColor="text1"/>
                <w:lang w:val="de-DE"/>
              </w:rPr>
              <w:t xml:space="preserve"> </w:t>
            </w:r>
            <w:r>
              <w:rPr>
                <w:rFonts w:ascii="Arial" w:hAnsi="Arial"/>
                <w:bCs/>
                <w:snapToGrid w:val="0"/>
                <w:color w:val="000000" w:themeColor="text1"/>
                <w:lang w:val="de-DE"/>
              </w:rPr>
              <w:t>데이터를</w:t>
            </w:r>
            <w:r>
              <w:rPr>
                <w:rFonts w:ascii="Arial" w:hAnsi="Arial"/>
                <w:bCs/>
                <w:snapToGrid w:val="0"/>
                <w:color w:val="000000" w:themeColor="text1"/>
                <w:lang w:val="de-DE"/>
              </w:rPr>
              <w:t xml:space="preserve"> </w:t>
            </w:r>
            <w:r>
              <w:rPr>
                <w:rFonts w:ascii="Arial" w:hAnsi="Arial"/>
                <w:bCs/>
                <w:snapToGrid w:val="0"/>
                <w:color w:val="000000" w:themeColor="text1"/>
                <w:lang w:val="de-DE"/>
              </w:rPr>
              <w:t>의미함</w:t>
            </w:r>
          </w:p>
        </w:tc>
      </w:tr>
      <w:tr w:rsidR="00155874" w:rsidRPr="0057689E" w14:paraId="1BC8D870" w14:textId="77777777" w:rsidTr="001861C8">
        <w:trPr>
          <w:jc w:val="center"/>
        </w:trPr>
        <w:tc>
          <w:tcPr>
            <w:tcW w:w="699" w:type="dxa"/>
          </w:tcPr>
          <w:p w14:paraId="583DD07C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outlineLvl w:val="0"/>
              <w:rPr>
                <w:rFonts w:eastAsia="돋움"/>
                <w:color w:val="000000" w:themeColor="text1"/>
                <w:lang w:val="de-DE"/>
              </w:rPr>
            </w:pPr>
            <w:r>
              <w:rPr>
                <w:rFonts w:eastAsia="돋움" w:hint="eastAsia"/>
                <w:color w:val="000000" w:themeColor="text1"/>
                <w:lang w:val="de-DE"/>
              </w:rPr>
              <w:t>17</w:t>
            </w:r>
          </w:p>
        </w:tc>
        <w:tc>
          <w:tcPr>
            <w:tcW w:w="1701" w:type="dxa"/>
          </w:tcPr>
          <w:p w14:paraId="5674004F" w14:textId="77777777" w:rsidR="00155874" w:rsidRPr="0057689E" w:rsidRDefault="00155874" w:rsidP="001861C8">
            <w:pPr>
              <w:spacing w:line="290" w:lineRule="exact"/>
              <w:outlineLvl w:val="0"/>
              <w:rPr>
                <w:bCs/>
                <w:color w:val="000000" w:themeColor="text1"/>
              </w:rPr>
            </w:pPr>
            <w:r>
              <w:rPr>
                <w:rFonts w:hint="eastAsia"/>
                <w:bCs/>
                <w:color w:val="000000" w:themeColor="text1"/>
              </w:rPr>
              <w:t>캐리어</w:t>
            </w:r>
          </w:p>
        </w:tc>
        <w:tc>
          <w:tcPr>
            <w:tcW w:w="2126" w:type="dxa"/>
          </w:tcPr>
          <w:p w14:paraId="3B3CB9AE" w14:textId="77777777" w:rsidR="00155874" w:rsidRPr="0057689E" w:rsidRDefault="00155874" w:rsidP="001861C8">
            <w:pPr>
              <w:snapToGrid w:val="0"/>
              <w:spacing w:line="290" w:lineRule="exact"/>
              <w:outlineLvl w:val="0"/>
              <w:rPr>
                <w:rFonts w:eastAsia="돋움"/>
                <w:color w:val="000000" w:themeColor="text1"/>
                <w:lang w:val="de-DE"/>
              </w:rPr>
            </w:pPr>
            <w:r>
              <w:rPr>
                <w:rFonts w:eastAsia="돋움" w:hint="eastAsia"/>
                <w:color w:val="000000" w:themeColor="text1"/>
                <w:lang w:val="de-DE"/>
              </w:rPr>
              <w:t>Carrier</w:t>
            </w:r>
          </w:p>
        </w:tc>
        <w:tc>
          <w:tcPr>
            <w:tcW w:w="1630" w:type="dxa"/>
          </w:tcPr>
          <w:p w14:paraId="23AC2007" w14:textId="77777777" w:rsidR="00155874" w:rsidRPr="0057689E" w:rsidRDefault="00155874" w:rsidP="001861C8">
            <w:pPr>
              <w:snapToGrid w:val="0"/>
              <w:spacing w:line="290" w:lineRule="exact"/>
              <w:outlineLvl w:val="0"/>
              <w:rPr>
                <w:rFonts w:eastAsia="돋움"/>
                <w:color w:val="000000" w:themeColor="text1"/>
                <w:lang w:val="de-DE"/>
              </w:rPr>
            </w:pPr>
            <w:r>
              <w:rPr>
                <w:rFonts w:eastAsia="돋움" w:hint="eastAsia"/>
                <w:color w:val="000000" w:themeColor="text1"/>
                <w:lang w:val="de-DE"/>
              </w:rPr>
              <w:t>SEMI</w:t>
            </w:r>
          </w:p>
        </w:tc>
        <w:tc>
          <w:tcPr>
            <w:tcW w:w="1630" w:type="dxa"/>
          </w:tcPr>
          <w:p w14:paraId="1D5581E4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</w:p>
        </w:tc>
        <w:tc>
          <w:tcPr>
            <w:tcW w:w="1630" w:type="dxa"/>
          </w:tcPr>
          <w:p w14:paraId="7464B708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</w:p>
        </w:tc>
        <w:tc>
          <w:tcPr>
            <w:tcW w:w="1631" w:type="dxa"/>
          </w:tcPr>
          <w:p w14:paraId="56CE9861" w14:textId="77777777" w:rsidR="00155874" w:rsidRPr="0057689E" w:rsidRDefault="00155874" w:rsidP="001861C8">
            <w:pPr>
              <w:pStyle w:val="new1"/>
              <w:spacing w:line="290" w:lineRule="exact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Carrier</w:t>
            </w:r>
          </w:p>
        </w:tc>
        <w:tc>
          <w:tcPr>
            <w:tcW w:w="2551" w:type="dxa"/>
          </w:tcPr>
          <w:p w14:paraId="4EB89F6C" w14:textId="77777777" w:rsidR="00155874" w:rsidRPr="0057689E" w:rsidRDefault="00155874" w:rsidP="001861C8">
            <w:pPr>
              <w:pStyle w:val="new1"/>
              <w:spacing w:line="290" w:lineRule="exact"/>
              <w:ind w:left="284" w:hanging="284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 w:hint="eastAsia"/>
                <w:color w:val="000000" w:themeColor="text1"/>
                <w:lang w:val="en-US"/>
              </w:rPr>
              <w:t>제조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공정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내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이동에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필요한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물리적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용기를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의미함</w:t>
            </w:r>
          </w:p>
        </w:tc>
      </w:tr>
      <w:tr w:rsidR="00155874" w:rsidRPr="0057689E" w14:paraId="425E17F8" w14:textId="77777777" w:rsidTr="001861C8">
        <w:trPr>
          <w:jc w:val="center"/>
        </w:trPr>
        <w:tc>
          <w:tcPr>
            <w:tcW w:w="699" w:type="dxa"/>
          </w:tcPr>
          <w:p w14:paraId="0324113D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outlineLvl w:val="0"/>
              <w:rPr>
                <w:rFonts w:eastAsia="돋움"/>
                <w:color w:val="000000" w:themeColor="text1"/>
                <w:lang w:val="de-DE"/>
              </w:rPr>
            </w:pPr>
            <w:r>
              <w:rPr>
                <w:rFonts w:eastAsia="돋움" w:hint="eastAsia"/>
                <w:color w:val="000000" w:themeColor="text1"/>
                <w:lang w:val="de-DE"/>
              </w:rPr>
              <w:t>18</w:t>
            </w:r>
          </w:p>
        </w:tc>
        <w:tc>
          <w:tcPr>
            <w:tcW w:w="1701" w:type="dxa"/>
          </w:tcPr>
          <w:p w14:paraId="19B60EC1" w14:textId="77777777" w:rsidR="00155874" w:rsidRPr="0057689E" w:rsidRDefault="00155874" w:rsidP="001861C8">
            <w:pPr>
              <w:spacing w:line="290" w:lineRule="exact"/>
              <w:outlineLvl w:val="0"/>
              <w:rPr>
                <w:bCs/>
                <w:color w:val="000000" w:themeColor="text1"/>
              </w:rPr>
            </w:pPr>
            <w:r>
              <w:rPr>
                <w:rFonts w:hint="eastAsia"/>
                <w:bCs/>
                <w:color w:val="000000" w:themeColor="text1"/>
              </w:rPr>
              <w:t>저장소재공정보</w:t>
            </w:r>
          </w:p>
        </w:tc>
        <w:tc>
          <w:tcPr>
            <w:tcW w:w="2126" w:type="dxa"/>
          </w:tcPr>
          <w:p w14:paraId="7860C16D" w14:textId="1C028E33" w:rsidR="00155874" w:rsidRPr="0057689E" w:rsidRDefault="00155874" w:rsidP="001861C8">
            <w:pPr>
              <w:snapToGrid w:val="0"/>
              <w:spacing w:line="290" w:lineRule="exact"/>
              <w:outlineLvl w:val="0"/>
              <w:rPr>
                <w:rFonts w:eastAsia="돋움"/>
                <w:color w:val="000000" w:themeColor="text1"/>
                <w:lang w:val="de-DE"/>
              </w:rPr>
            </w:pPr>
            <w:del w:id="4326" w:author="임픽스 검토" w:date="2026-10-12T04:00:00Z">
              <w:r>
                <w:rPr>
                  <w:rFonts w:eastAsia="돋움" w:hint="eastAsia"/>
                  <w:color w:val="000000" w:themeColor="text1"/>
                  <w:lang w:val="de-DE"/>
                </w:rPr>
                <w:delText>StockInventory</w:delText>
              </w:r>
            </w:del>
            <w:ins w:id="4327" w:author="임픽스 검토" w:date="2026-10-12T04:00:00Z">
              <w:r>
                <w:rPr>
                  <w:rFonts w:eastAsia="돋움" w:hint="eastAsia"/>
                  <w:color w:val="000000" w:themeColor="text1"/>
                  <w:lang w:val="de-DE"/>
                </w:rPr>
                <w:t>StockerInventory</w:t>
              </w:r>
            </w:ins>
          </w:p>
        </w:tc>
        <w:tc>
          <w:tcPr>
            <w:tcW w:w="1630" w:type="dxa"/>
          </w:tcPr>
          <w:p w14:paraId="32E97619" w14:textId="77777777" w:rsidR="00155874" w:rsidRPr="0057689E" w:rsidRDefault="00155874" w:rsidP="001861C8">
            <w:pPr>
              <w:snapToGrid w:val="0"/>
              <w:spacing w:line="290" w:lineRule="exact"/>
              <w:outlineLvl w:val="0"/>
              <w:rPr>
                <w:rFonts w:eastAsia="돋움"/>
                <w:color w:val="000000" w:themeColor="text1"/>
                <w:lang w:val="de-DE"/>
              </w:rPr>
            </w:pPr>
            <w:r>
              <w:rPr>
                <w:rFonts w:eastAsia="돋움"/>
                <w:color w:val="000000" w:themeColor="text1"/>
                <w:lang w:val="de-DE"/>
              </w:rPr>
              <w:t>OAGIS</w:t>
            </w:r>
          </w:p>
        </w:tc>
        <w:tc>
          <w:tcPr>
            <w:tcW w:w="1630" w:type="dxa"/>
          </w:tcPr>
          <w:p w14:paraId="41646E88" w14:textId="77777777" w:rsidR="00155874" w:rsidRPr="0057689E" w:rsidRDefault="00155874" w:rsidP="001861C8">
            <w:pPr>
              <w:pStyle w:val="new1"/>
              <w:spacing w:line="290" w:lineRule="exact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  <w:r>
              <w:rPr>
                <w:rFonts w:ascii="Arial" w:hAnsi="Arial"/>
                <w:color w:val="000000" w:themeColor="text1"/>
                <w:lang w:val="de-DE"/>
              </w:rPr>
              <w:t>Inventory</w:t>
            </w:r>
          </w:p>
        </w:tc>
        <w:tc>
          <w:tcPr>
            <w:tcW w:w="1630" w:type="dxa"/>
          </w:tcPr>
          <w:p w14:paraId="44F11BE4" w14:textId="77777777" w:rsidR="00155874" w:rsidRPr="0057689E" w:rsidRDefault="00155874" w:rsidP="001861C8">
            <w:pPr>
              <w:pStyle w:val="new1"/>
              <w:spacing w:line="290" w:lineRule="exact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w w:val="80"/>
                <w:lang w:val="de-DE"/>
              </w:rPr>
            </w:pPr>
            <w:r>
              <w:rPr>
                <w:rFonts w:ascii="Arial" w:hAnsi="Arial"/>
                <w:color w:val="000000" w:themeColor="text1"/>
                <w:w w:val="80"/>
                <w:lang w:val="de-DE"/>
              </w:rPr>
              <w:t>InventoryCount</w:t>
            </w:r>
          </w:p>
        </w:tc>
        <w:tc>
          <w:tcPr>
            <w:tcW w:w="1631" w:type="dxa"/>
          </w:tcPr>
          <w:p w14:paraId="70C7D46A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rFonts w:ascii="Arial" w:hAnsi="Arial"/>
                <w:color w:val="000000" w:themeColor="text1"/>
                <w:spacing w:val="-2"/>
                <w:lang w:val="en-US"/>
              </w:rPr>
            </w:pPr>
          </w:p>
        </w:tc>
        <w:tc>
          <w:tcPr>
            <w:tcW w:w="2551" w:type="dxa"/>
          </w:tcPr>
          <w:p w14:paraId="3D2CD780" w14:textId="77777777" w:rsidR="00155874" w:rsidRPr="0057689E" w:rsidRDefault="00155874" w:rsidP="001861C8">
            <w:pPr>
              <w:pStyle w:val="new1"/>
              <w:spacing w:line="290" w:lineRule="exact"/>
              <w:ind w:left="284" w:hanging="284"/>
              <w:outlineLvl w:val="0"/>
              <w:rPr>
                <w:rFonts w:ascii="Arial" w:hAnsi="Arial"/>
                <w:color w:val="000000" w:themeColor="text1"/>
                <w:spacing w:val="-2"/>
                <w:lang w:val="en-US"/>
              </w:rPr>
            </w:pP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>공장</w:t>
            </w: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>내</w:t>
            </w: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>공정</w:t>
            </w: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>물류</w:t>
            </w: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>저장소</w:t>
            </w: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>정보를</w:t>
            </w: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>의미함</w:t>
            </w:r>
          </w:p>
          <w:p w14:paraId="7C54200A" w14:textId="77777777" w:rsidR="00155874" w:rsidRPr="0057689E" w:rsidRDefault="00155874" w:rsidP="001861C8">
            <w:pPr>
              <w:pStyle w:val="new1"/>
              <w:spacing w:line="290" w:lineRule="exact"/>
              <w:ind w:left="284" w:hanging="284"/>
              <w:outlineLvl w:val="0"/>
              <w:rPr>
                <w:rFonts w:ascii="Arial" w:hAnsi="Arial"/>
                <w:color w:val="000000" w:themeColor="text1"/>
                <w:spacing w:val="-2"/>
                <w:lang w:val="en-US"/>
              </w:rPr>
            </w:pP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>공정</w:t>
            </w: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>내</w:t>
            </w: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>물류</w:t>
            </w: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>최적화를</w:t>
            </w: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>위해</w:t>
            </w: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spacing w:val="-2"/>
                <w:w w:val="90"/>
                <w:lang w:val="en-US"/>
              </w:rPr>
              <w:t>Lot Dispatcher</w:t>
            </w: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>를</w:t>
            </w: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>사용하는데</w:t>
            </w: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 xml:space="preserve"> SCS </w:t>
            </w:r>
            <w:r>
              <w:rPr>
                <w:rFonts w:ascii="Arial" w:hAnsi="Arial" w:hint="eastAsia"/>
                <w:color w:val="000000" w:themeColor="text1"/>
                <w:spacing w:val="-2"/>
                <w:w w:val="90"/>
                <w:lang w:val="en-US"/>
              </w:rPr>
              <w:t>(StockerControlSystem),</w:t>
            </w: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 xml:space="preserve"> Dispatcher, MES </w:t>
            </w: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>상호연동을</w:t>
            </w: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>이해</w:t>
            </w: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>존재함</w:t>
            </w:r>
          </w:p>
        </w:tc>
      </w:tr>
    </w:tbl>
    <w:p w14:paraId="2ECA5425" w14:textId="77777777" w:rsidR="00155874" w:rsidRPr="0057689E" w:rsidRDefault="00155874" w:rsidP="00155874">
      <w:pPr>
        <w:pStyle w:val="KSDTf7"/>
        <w:spacing w:afterLines="50" w:after="120"/>
        <w:rPr>
          <w:snapToGrid w:val="0"/>
          <w:color w:val="000000" w:themeColor="text1"/>
          <w:lang w:val="en-US"/>
        </w:rPr>
      </w:pPr>
    </w:p>
    <w:p w14:paraId="230ADB1F" w14:textId="77777777" w:rsidR="00155874" w:rsidRPr="0057689E" w:rsidRDefault="00155874" w:rsidP="00155874">
      <w:pPr>
        <w:pStyle w:val="KSDTf7"/>
        <w:spacing w:afterLines="50" w:after="120"/>
        <w:rPr>
          <w:snapToGrid w:val="0"/>
          <w:color w:val="000000" w:themeColor="text1"/>
          <w:lang w:val="en-US"/>
        </w:rPr>
      </w:pPr>
    </w:p>
    <w:p w14:paraId="7284F945" w14:textId="77777777" w:rsidR="00155874" w:rsidRPr="0057689E" w:rsidRDefault="00155874" w:rsidP="00155874">
      <w:pPr>
        <w:pStyle w:val="KSDTf7"/>
        <w:spacing w:afterLines="50" w:after="120"/>
        <w:rPr>
          <w:snapToGrid w:val="0"/>
          <w:color w:val="000000" w:themeColor="text1"/>
          <w:lang w:val="en-US"/>
        </w:rPr>
      </w:pPr>
      <w:r>
        <w:rPr>
          <w:rFonts w:hint="eastAsia"/>
          <w:snapToGrid w:val="0"/>
          <w:color w:val="000000" w:themeColor="text1"/>
          <w:lang w:val="en-US"/>
        </w:rPr>
        <w:t>표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snapToGrid w:val="0"/>
          <w:color w:val="000000" w:themeColor="text1"/>
          <w:lang w:val="en-US"/>
        </w:rPr>
        <w:t xml:space="preserve">B.2 </w: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>SEQ aaa</w:instrText>
      </w:r>
      <w:r>
        <w:rPr>
          <w:rFonts w:hint="eastAsia"/>
          <w:snapToGrid w:val="0"/>
          <w:color w:val="000000" w:themeColor="text1"/>
          <w:lang w:val="en-US"/>
        </w:rPr>
        <w:instrText>l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du</w:instrText>
      </w:r>
      <w:r>
        <w:rPr>
          <w:snapToGrid w:val="0"/>
          <w:color w:val="000000" w:themeColor="text1"/>
          <w:lang w:val="en-US"/>
        </w:rPr>
        <w:instrText xml:space="preserve">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 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rFonts w:hint="eastAsia"/>
          <w:snapToGrid w:val="0"/>
          <w:color w:val="000000" w:themeColor="text1"/>
          <w:lang w:val="en-US"/>
        </w:rPr>
        <w:instrText>SEQ 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>\c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instrText>."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t>—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>SEQ aaa</w:instrText>
      </w:r>
      <w:r>
        <w:rPr>
          <w:rFonts w:hint="eastAsia"/>
          <w:snapToGrid w:val="0"/>
          <w:color w:val="000000" w:themeColor="text1"/>
          <w:lang w:val="en-US"/>
        </w:rPr>
        <w:instrText>l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du</w:instrText>
      </w:r>
      <w:r>
        <w:rPr>
          <w:snapToGrid w:val="0"/>
          <w:color w:val="000000" w:themeColor="text1"/>
          <w:lang w:val="en-US"/>
        </w:rPr>
        <w:instrText xml:space="preserve">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 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rFonts w:hint="eastAsia"/>
          <w:snapToGrid w:val="0"/>
          <w:color w:val="000000" w:themeColor="text1"/>
          <w:lang w:val="en-US"/>
        </w:rPr>
        <w:instrText>SEQ 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>\c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instrText>."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t>타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hint="eastAsia"/>
          <w:snapToGrid w:val="0"/>
          <w:color w:val="000000" w:themeColor="text1"/>
          <w:lang w:val="en-US"/>
        </w:rPr>
        <w:t>표준과의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hint="eastAsia"/>
          <w:snapToGrid w:val="0"/>
          <w:color w:val="000000" w:themeColor="text1"/>
          <w:lang w:val="en-US"/>
        </w:rPr>
        <w:t>명사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hint="eastAsia"/>
          <w:snapToGrid w:val="0"/>
          <w:color w:val="000000" w:themeColor="text1"/>
          <w:lang w:val="en-US"/>
        </w:rPr>
        <w:t>비교</w:t>
      </w:r>
      <w:r>
        <w:rPr>
          <w:snapToGrid w:val="0"/>
          <w:color w:val="000000" w:themeColor="text1"/>
          <w:lang w:val="en-US"/>
        </w:rPr>
        <w:t>(</w:t>
      </w:r>
      <w:r>
        <w:rPr>
          <w:rFonts w:hint="eastAsia"/>
          <w:snapToGrid w:val="0"/>
          <w:color w:val="000000" w:themeColor="text1"/>
          <w:lang w:val="en-US"/>
        </w:rPr>
        <w:t>계속</w:t>
      </w:r>
      <w:r>
        <w:rPr>
          <w:snapToGrid w:val="0"/>
          <w:color w:val="000000" w:themeColor="text1"/>
          <w:lang w:val="en-US"/>
        </w:rPr>
        <w:t>)</w:t>
      </w:r>
    </w:p>
    <w:tbl>
      <w:tblPr>
        <w:tblStyle w:val="1e"/>
        <w:tblW w:w="13598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699"/>
        <w:gridCol w:w="1701"/>
        <w:gridCol w:w="2126"/>
        <w:gridCol w:w="1630"/>
        <w:gridCol w:w="1630"/>
        <w:gridCol w:w="1630"/>
        <w:gridCol w:w="1631"/>
        <w:gridCol w:w="2551"/>
      </w:tblGrid>
      <w:tr w:rsidR="00155874" w:rsidRPr="0057689E" w14:paraId="1C785B5D" w14:textId="77777777" w:rsidTr="001861C8">
        <w:trPr>
          <w:jc w:val="center"/>
        </w:trPr>
        <w:tc>
          <w:tcPr>
            <w:tcW w:w="699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25BB111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b/>
                <w:bCs/>
                <w:color w:val="000000" w:themeColor="text1"/>
                <w:lang w:val="de-DE" w:eastAsia="en-US"/>
              </w:rPr>
            </w:pPr>
            <w:r>
              <w:rPr>
                <w:rFonts w:eastAsia="돋움"/>
                <w:b/>
                <w:bCs/>
                <w:color w:val="000000" w:themeColor="text1"/>
                <w:lang w:val="de-DE" w:eastAsia="en-US"/>
              </w:rPr>
              <w:t>순번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2A4D3AF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b/>
                <w:bCs/>
                <w:color w:val="000000" w:themeColor="text1"/>
                <w:lang w:val="de-DE" w:eastAsia="en-US"/>
              </w:rPr>
            </w:pPr>
            <w:r>
              <w:rPr>
                <w:rFonts w:eastAsia="돋움"/>
                <w:b/>
                <w:bCs/>
                <w:color w:val="000000" w:themeColor="text1"/>
                <w:lang w:val="de-DE" w:eastAsia="en-US"/>
              </w:rPr>
              <w:t>대상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859B9D0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color w:val="000000" w:themeColor="text1"/>
                <w:lang w:val="de-DE" w:eastAsia="en-US"/>
              </w:rPr>
            </w:pPr>
            <w:r>
              <w:rPr>
                <w:rFonts w:eastAsia="돋움"/>
                <w:color w:val="000000" w:themeColor="text1"/>
                <w:lang w:val="de-DE" w:eastAsia="en-US"/>
              </w:rPr>
              <w:t>KS X 9101-1</w:t>
            </w:r>
          </w:p>
        </w:tc>
        <w:tc>
          <w:tcPr>
            <w:tcW w:w="163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53A4737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b/>
                <w:bCs/>
                <w:color w:val="000000" w:themeColor="text1"/>
                <w:lang w:val="de-DE" w:eastAsia="en-US"/>
              </w:rPr>
            </w:pPr>
            <w:r>
              <w:rPr>
                <w:rFonts w:eastAsia="돋움"/>
                <w:b/>
                <w:bCs/>
                <w:color w:val="000000" w:themeColor="text1"/>
                <w:lang w:val="de-DE" w:eastAsia="en-US"/>
              </w:rPr>
              <w:t>참조표준</w:t>
            </w:r>
          </w:p>
        </w:tc>
        <w:tc>
          <w:tcPr>
            <w:tcW w:w="163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7CADCFA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color w:val="000000" w:themeColor="text1"/>
                <w:lang w:val="de-DE" w:eastAsia="en-US"/>
              </w:rPr>
            </w:pPr>
            <w:r>
              <w:rPr>
                <w:rFonts w:eastAsia="돋움"/>
                <w:color w:val="000000" w:themeColor="text1"/>
                <w:lang w:val="de-DE" w:eastAsia="en-US"/>
              </w:rPr>
              <w:t>IEC 62264</w:t>
            </w:r>
          </w:p>
        </w:tc>
        <w:tc>
          <w:tcPr>
            <w:tcW w:w="163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C8C2E0C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color w:val="000000" w:themeColor="text1"/>
                <w:lang w:val="de-DE" w:eastAsia="en-US"/>
              </w:rPr>
            </w:pPr>
            <w:r>
              <w:rPr>
                <w:rFonts w:eastAsia="돋움"/>
                <w:color w:val="000000" w:themeColor="text1"/>
                <w:lang w:val="de-DE" w:eastAsia="en-US"/>
              </w:rPr>
              <w:t>OAGIS 10.6</w:t>
            </w:r>
          </w:p>
        </w:tc>
        <w:tc>
          <w:tcPr>
            <w:tcW w:w="1631" w:type="dxa"/>
            <w:tcBorders>
              <w:top w:val="single" w:sz="8" w:space="0" w:color="auto"/>
              <w:bottom w:val="single" w:sz="8" w:space="0" w:color="auto"/>
            </w:tcBorders>
          </w:tcPr>
          <w:p w14:paraId="08CF6A4A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color w:val="000000" w:themeColor="text1"/>
                <w:lang w:val="de-DE"/>
              </w:rPr>
            </w:pPr>
            <w:r>
              <w:rPr>
                <w:rFonts w:eastAsia="돋움"/>
                <w:color w:val="000000" w:themeColor="text1"/>
                <w:lang w:val="de-DE"/>
              </w:rPr>
              <w:t>SEMI</w:t>
            </w:r>
          </w:p>
        </w:tc>
        <w:tc>
          <w:tcPr>
            <w:tcW w:w="255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82D49E4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b/>
                <w:bCs/>
                <w:color w:val="000000" w:themeColor="text1"/>
                <w:lang w:val="de-DE" w:eastAsia="en-US"/>
              </w:rPr>
            </w:pPr>
            <w:r>
              <w:rPr>
                <w:rFonts w:eastAsia="돋움"/>
                <w:b/>
                <w:bCs/>
                <w:color w:val="000000" w:themeColor="text1"/>
                <w:lang w:val="de-DE" w:eastAsia="en-US"/>
              </w:rPr>
              <w:t>정의</w:t>
            </w:r>
          </w:p>
        </w:tc>
      </w:tr>
      <w:tr w:rsidR="00155874" w:rsidRPr="0057689E" w14:paraId="41FAE142" w14:textId="77777777" w:rsidTr="001861C8">
        <w:trPr>
          <w:jc w:val="center"/>
        </w:trPr>
        <w:tc>
          <w:tcPr>
            <w:tcW w:w="699" w:type="dxa"/>
            <w:tcBorders>
              <w:top w:val="single" w:sz="8" w:space="0" w:color="auto"/>
            </w:tcBorders>
          </w:tcPr>
          <w:p w14:paraId="5055C6B7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19</w:t>
            </w:r>
          </w:p>
        </w:tc>
        <w:tc>
          <w:tcPr>
            <w:tcW w:w="1701" w:type="dxa"/>
            <w:tcBorders>
              <w:top w:val="single" w:sz="8" w:space="0" w:color="auto"/>
            </w:tcBorders>
          </w:tcPr>
          <w:p w14:paraId="05B542B6" w14:textId="77777777" w:rsidR="00155874" w:rsidRPr="0057689E" w:rsidRDefault="00155874" w:rsidP="001861C8">
            <w:pPr>
              <w:spacing w:line="290" w:lineRule="exact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창고</w:t>
            </w:r>
          </w:p>
        </w:tc>
        <w:tc>
          <w:tcPr>
            <w:tcW w:w="2126" w:type="dxa"/>
            <w:tcBorders>
              <w:top w:val="single" w:sz="8" w:space="0" w:color="auto"/>
            </w:tcBorders>
          </w:tcPr>
          <w:p w14:paraId="15CCE6A2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r>
              <w:rPr>
                <w:rFonts w:eastAsia="돋움"/>
                <w:color w:val="000000" w:themeColor="text1"/>
                <w:lang w:val="de-DE"/>
              </w:rPr>
              <w:t>WarehouseLocation</w:t>
            </w:r>
          </w:p>
        </w:tc>
        <w:tc>
          <w:tcPr>
            <w:tcW w:w="1630" w:type="dxa"/>
            <w:tcBorders>
              <w:top w:val="single" w:sz="8" w:space="0" w:color="auto"/>
            </w:tcBorders>
          </w:tcPr>
          <w:p w14:paraId="70B89643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r>
              <w:rPr>
                <w:rFonts w:eastAsia="돋움"/>
                <w:color w:val="000000" w:themeColor="text1"/>
                <w:lang w:val="de-DE"/>
              </w:rPr>
              <w:t>OAGIS</w:t>
            </w:r>
          </w:p>
        </w:tc>
        <w:tc>
          <w:tcPr>
            <w:tcW w:w="1630" w:type="dxa"/>
            <w:tcBorders>
              <w:top w:val="single" w:sz="8" w:space="0" w:color="auto"/>
            </w:tcBorders>
          </w:tcPr>
          <w:p w14:paraId="74697821" w14:textId="77777777" w:rsidR="00155874" w:rsidRPr="0057689E" w:rsidRDefault="00155874">
            <w:pPr>
              <w:pStyle w:val="new1"/>
              <w:numPr>
                <w:ilvl w:val="0"/>
                <w:numId w:val="24"/>
              </w:numPr>
              <w:spacing w:line="290" w:lineRule="exact"/>
              <w:jc w:val="left"/>
              <w:outlineLvl w:val="0"/>
              <w:rPr>
                <w:rFonts w:ascii="Arial" w:hAnsi="Arial"/>
                <w:color w:val="000000" w:themeColor="text1"/>
                <w:w w:val="90"/>
                <w:lang w:val="de-DE" w:eastAsia="en-US"/>
              </w:rPr>
            </w:pPr>
            <w:r>
              <w:rPr>
                <w:rFonts w:ascii="Arial" w:hAnsi="Arial"/>
                <w:color w:val="000000" w:themeColor="text1"/>
                <w:w w:val="90"/>
                <w:lang w:val="de-DE" w:eastAsia="en-US"/>
              </w:rPr>
              <w:t>Storage Zone</w:t>
            </w:r>
          </w:p>
        </w:tc>
        <w:tc>
          <w:tcPr>
            <w:tcW w:w="1630" w:type="dxa"/>
            <w:tcBorders>
              <w:top w:val="single" w:sz="8" w:space="0" w:color="auto"/>
            </w:tcBorders>
          </w:tcPr>
          <w:p w14:paraId="0D328A7E" w14:textId="77777777" w:rsidR="00155874" w:rsidRPr="0057689E" w:rsidRDefault="00155874">
            <w:pPr>
              <w:pStyle w:val="new1"/>
              <w:numPr>
                <w:ilvl w:val="0"/>
                <w:numId w:val="24"/>
              </w:numPr>
              <w:spacing w:line="290" w:lineRule="exact"/>
              <w:jc w:val="left"/>
              <w:outlineLvl w:val="0"/>
              <w:rPr>
                <w:rFonts w:ascii="Arial" w:hAnsi="Arial"/>
                <w:color w:val="000000" w:themeColor="text1"/>
                <w:lang w:val="de-DE" w:eastAsia="en-US"/>
              </w:rPr>
            </w:pPr>
            <w:r>
              <w:rPr>
                <w:rFonts w:ascii="Arial" w:hAnsi="Arial"/>
                <w:color w:val="000000" w:themeColor="text1"/>
                <w:lang w:val="de-DE" w:eastAsia="en-US"/>
              </w:rPr>
              <w:t>Location</w:t>
            </w:r>
          </w:p>
        </w:tc>
        <w:tc>
          <w:tcPr>
            <w:tcW w:w="1631" w:type="dxa"/>
            <w:tcBorders>
              <w:top w:val="single" w:sz="8" w:space="0" w:color="auto"/>
            </w:tcBorders>
          </w:tcPr>
          <w:p w14:paraId="66F7CB07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40" w:lineRule="auto"/>
              <w:outlineLvl w:val="0"/>
              <w:rPr>
                <w:rFonts w:ascii="Arial" w:hAnsi="Arial"/>
                <w:color w:val="000000" w:themeColor="text1"/>
                <w:spacing w:val="-2"/>
                <w:lang w:val="en-US"/>
              </w:rPr>
            </w:pPr>
          </w:p>
        </w:tc>
        <w:tc>
          <w:tcPr>
            <w:tcW w:w="2551" w:type="dxa"/>
            <w:tcBorders>
              <w:top w:val="single" w:sz="8" w:space="0" w:color="auto"/>
            </w:tcBorders>
          </w:tcPr>
          <w:p w14:paraId="4B34C1C8" w14:textId="77777777" w:rsidR="00155874" w:rsidRPr="0057689E" w:rsidRDefault="00155874" w:rsidP="001861C8">
            <w:pPr>
              <w:pStyle w:val="new1"/>
              <w:spacing w:line="240" w:lineRule="auto"/>
              <w:ind w:left="284" w:hanging="284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/>
                <w:color w:val="000000" w:themeColor="text1"/>
                <w:spacing w:val="-2"/>
                <w:lang w:val="en-US"/>
              </w:rPr>
              <w:t>재고를</w:t>
            </w:r>
            <w:r>
              <w:rPr>
                <w:rFonts w:ascii="Arial" w:hAnsi="Arial"/>
                <w:color w:val="000000" w:themeColor="text1"/>
                <w:spacing w:val="-2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spacing w:val="-2"/>
                <w:lang w:val="en-US"/>
              </w:rPr>
              <w:t>모아</w:t>
            </w:r>
            <w:r>
              <w:rPr>
                <w:rFonts w:ascii="Arial" w:hAnsi="Arial"/>
                <w:color w:val="000000" w:themeColor="text1"/>
                <w:spacing w:val="-2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spacing w:val="-2"/>
                <w:lang w:val="en-US"/>
              </w:rPr>
              <w:t>놓고</w:t>
            </w:r>
            <w:r>
              <w:rPr>
                <w:rFonts w:ascii="Arial" w:hAnsi="Arial"/>
                <w:color w:val="000000" w:themeColor="text1"/>
                <w:spacing w:val="-2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spacing w:val="-2"/>
                <w:lang w:val="en-US"/>
              </w:rPr>
              <w:t>관리하는</w:t>
            </w:r>
            <w:r>
              <w:rPr>
                <w:rFonts w:ascii="Arial" w:hAnsi="Arial"/>
                <w:color w:val="000000" w:themeColor="text1"/>
                <w:spacing w:val="-2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spacing w:val="-2"/>
                <w:lang w:val="en-US"/>
              </w:rPr>
              <w:t>위치를</w:t>
            </w:r>
            <w:r>
              <w:rPr>
                <w:rFonts w:ascii="Arial" w:hAnsi="Arial"/>
                <w:color w:val="000000" w:themeColor="text1"/>
                <w:spacing w:val="-2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spacing w:val="-2"/>
                <w:lang w:val="en-US"/>
              </w:rPr>
              <w:t>의미함</w:t>
            </w:r>
          </w:p>
        </w:tc>
      </w:tr>
      <w:tr w:rsidR="00155874" w:rsidRPr="0057689E" w14:paraId="023103C3" w14:textId="77777777" w:rsidTr="001861C8">
        <w:trPr>
          <w:jc w:val="center"/>
        </w:trPr>
        <w:tc>
          <w:tcPr>
            <w:tcW w:w="699" w:type="dxa"/>
            <w:tcBorders>
              <w:top w:val="single" w:sz="8" w:space="0" w:color="auto"/>
            </w:tcBorders>
          </w:tcPr>
          <w:p w14:paraId="50A08561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20</w:t>
            </w:r>
          </w:p>
        </w:tc>
        <w:tc>
          <w:tcPr>
            <w:tcW w:w="1701" w:type="dxa"/>
            <w:tcBorders>
              <w:top w:val="single" w:sz="8" w:space="0" w:color="auto"/>
            </w:tcBorders>
          </w:tcPr>
          <w:p w14:paraId="3929C35D" w14:textId="77777777" w:rsidR="00155874" w:rsidRPr="0057689E" w:rsidRDefault="00155874" w:rsidP="001861C8">
            <w:pPr>
              <w:spacing w:line="290" w:lineRule="exact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프로젝트마스터</w:t>
            </w:r>
          </w:p>
        </w:tc>
        <w:tc>
          <w:tcPr>
            <w:tcW w:w="2126" w:type="dxa"/>
            <w:tcBorders>
              <w:top w:val="single" w:sz="8" w:space="0" w:color="auto"/>
            </w:tcBorders>
          </w:tcPr>
          <w:p w14:paraId="12389A8F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ProjectMaster</w:t>
            </w:r>
          </w:p>
        </w:tc>
        <w:tc>
          <w:tcPr>
            <w:tcW w:w="1630" w:type="dxa"/>
            <w:tcBorders>
              <w:top w:val="single" w:sz="8" w:space="0" w:color="auto"/>
            </w:tcBorders>
          </w:tcPr>
          <w:p w14:paraId="208E1646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OAGIS</w:t>
            </w:r>
          </w:p>
        </w:tc>
        <w:tc>
          <w:tcPr>
            <w:tcW w:w="1630" w:type="dxa"/>
            <w:tcBorders>
              <w:top w:val="single" w:sz="8" w:space="0" w:color="auto"/>
            </w:tcBorders>
          </w:tcPr>
          <w:p w14:paraId="05F9495C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ind w:left="284" w:hanging="284"/>
              <w:outlineLvl w:val="0"/>
              <w:rPr>
                <w:rFonts w:ascii="Arial" w:hAnsi="Arial"/>
                <w:color w:val="000000" w:themeColor="text1"/>
                <w:lang w:val="de-DE" w:eastAsia="en-US"/>
              </w:rPr>
            </w:pPr>
          </w:p>
        </w:tc>
        <w:tc>
          <w:tcPr>
            <w:tcW w:w="1630" w:type="dxa"/>
            <w:tcBorders>
              <w:top w:val="single" w:sz="8" w:space="0" w:color="auto"/>
            </w:tcBorders>
          </w:tcPr>
          <w:p w14:paraId="477FFE4D" w14:textId="77777777" w:rsidR="00155874" w:rsidRPr="0057689E" w:rsidRDefault="00155874">
            <w:pPr>
              <w:pStyle w:val="new1"/>
              <w:numPr>
                <w:ilvl w:val="0"/>
                <w:numId w:val="24"/>
              </w:numPr>
              <w:spacing w:line="290" w:lineRule="exact"/>
              <w:jc w:val="left"/>
              <w:outlineLvl w:val="0"/>
              <w:rPr>
                <w:rFonts w:ascii="Arial" w:hAnsi="Arial"/>
                <w:color w:val="000000" w:themeColor="text1"/>
                <w:w w:val="90"/>
                <w:lang w:val="de-DE" w:eastAsia="en-US"/>
              </w:rPr>
            </w:pPr>
            <w:r>
              <w:rPr>
                <w:rFonts w:ascii="Arial" w:hAnsi="Arial"/>
                <w:color w:val="000000" w:themeColor="text1"/>
                <w:w w:val="90"/>
                <w:lang w:val="de-DE" w:eastAsia="en-US"/>
              </w:rPr>
              <w:t>ProjectMaster</w:t>
            </w:r>
          </w:p>
        </w:tc>
        <w:tc>
          <w:tcPr>
            <w:tcW w:w="1631" w:type="dxa"/>
            <w:tcBorders>
              <w:top w:val="single" w:sz="8" w:space="0" w:color="auto"/>
            </w:tcBorders>
          </w:tcPr>
          <w:p w14:paraId="144BAC70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40" w:lineRule="auto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551" w:type="dxa"/>
            <w:tcBorders>
              <w:top w:val="single" w:sz="8" w:space="0" w:color="auto"/>
            </w:tcBorders>
          </w:tcPr>
          <w:p w14:paraId="3622FDB5" w14:textId="77777777" w:rsidR="00155874" w:rsidRPr="0057689E" w:rsidRDefault="00155874" w:rsidP="001861C8">
            <w:pPr>
              <w:pStyle w:val="new1"/>
              <w:spacing w:line="240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프로젝트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코드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, </w:t>
            </w:r>
            <w:r>
              <w:rPr>
                <w:rFonts w:ascii="Arial" w:hAnsi="Arial"/>
                <w:color w:val="000000" w:themeColor="text1"/>
                <w:lang w:val="en-US"/>
              </w:rPr>
              <w:t>프로젝트명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등을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관리하는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프로젝트마스터를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의미함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.</w:t>
            </w:r>
          </w:p>
          <w:p w14:paraId="776BEB5B" w14:textId="77777777" w:rsidR="00155874" w:rsidRPr="0057689E" w:rsidRDefault="00155874" w:rsidP="001861C8">
            <w:pPr>
              <w:pStyle w:val="new1"/>
              <w:spacing w:line="240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주요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프로젝트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spacing w:val="-6"/>
                <w:lang w:val="en-US"/>
              </w:rPr>
              <w:t>필드의</w:t>
            </w:r>
            <w:r>
              <w:rPr>
                <w:rFonts w:ascii="Arial" w:hAnsi="Arial"/>
                <w:color w:val="000000" w:themeColor="text1"/>
                <w:spacing w:val="-6"/>
                <w:lang w:val="en-US"/>
              </w:rPr>
              <w:t xml:space="preserve"> ProjectAccounting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관련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애플리케이션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활성화를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위한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정보이기도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함</w:t>
            </w:r>
          </w:p>
        </w:tc>
      </w:tr>
      <w:tr w:rsidR="00155874" w:rsidRPr="0057689E" w14:paraId="0EF0861E" w14:textId="77777777" w:rsidTr="001861C8">
        <w:trPr>
          <w:jc w:val="center"/>
        </w:trPr>
        <w:tc>
          <w:tcPr>
            <w:tcW w:w="699" w:type="dxa"/>
            <w:tcBorders>
              <w:top w:val="single" w:sz="8" w:space="0" w:color="auto"/>
            </w:tcBorders>
          </w:tcPr>
          <w:p w14:paraId="2D6A1380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21</w:t>
            </w:r>
          </w:p>
        </w:tc>
        <w:tc>
          <w:tcPr>
            <w:tcW w:w="1701" w:type="dxa"/>
            <w:tcBorders>
              <w:top w:val="single" w:sz="8" w:space="0" w:color="auto"/>
            </w:tcBorders>
          </w:tcPr>
          <w:p w14:paraId="597AF02A" w14:textId="77777777" w:rsidR="00155874" w:rsidRPr="0057689E" w:rsidRDefault="00155874" w:rsidP="001861C8">
            <w:pPr>
              <w:spacing w:line="290" w:lineRule="exact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설계변경지시</w:t>
            </w:r>
          </w:p>
        </w:tc>
        <w:tc>
          <w:tcPr>
            <w:tcW w:w="2126" w:type="dxa"/>
            <w:tcBorders>
              <w:top w:val="single" w:sz="8" w:space="0" w:color="auto"/>
            </w:tcBorders>
          </w:tcPr>
          <w:p w14:paraId="5C5C63DB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w w:val="80"/>
                <w:lang w:val="de-DE"/>
              </w:rPr>
            </w:pPr>
            <w:r>
              <w:rPr>
                <w:rFonts w:eastAsia="돋움"/>
                <w:color w:val="000000" w:themeColor="text1"/>
                <w:w w:val="80"/>
                <w:lang w:val="de-DE"/>
              </w:rPr>
              <w:t>EngineeringChangeOrder</w:t>
            </w:r>
          </w:p>
        </w:tc>
        <w:tc>
          <w:tcPr>
            <w:tcW w:w="1630" w:type="dxa"/>
            <w:tcBorders>
              <w:top w:val="single" w:sz="8" w:space="0" w:color="auto"/>
            </w:tcBorders>
          </w:tcPr>
          <w:p w14:paraId="5F6FB846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r>
              <w:rPr>
                <w:rFonts w:eastAsia="돋움"/>
                <w:color w:val="000000" w:themeColor="text1"/>
                <w:lang w:val="de-DE"/>
              </w:rPr>
              <w:t>OAGIS</w:t>
            </w:r>
          </w:p>
        </w:tc>
        <w:tc>
          <w:tcPr>
            <w:tcW w:w="1630" w:type="dxa"/>
            <w:tcBorders>
              <w:top w:val="single" w:sz="8" w:space="0" w:color="auto"/>
            </w:tcBorders>
          </w:tcPr>
          <w:p w14:paraId="5BFD4EF6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ind w:left="284" w:hanging="284"/>
              <w:outlineLvl w:val="0"/>
              <w:rPr>
                <w:rFonts w:ascii="Arial" w:hAnsi="Arial"/>
                <w:color w:val="000000" w:themeColor="text1"/>
                <w:lang w:val="de-DE" w:eastAsia="en-US"/>
              </w:rPr>
            </w:pPr>
          </w:p>
        </w:tc>
        <w:tc>
          <w:tcPr>
            <w:tcW w:w="1630" w:type="dxa"/>
            <w:tcBorders>
              <w:top w:val="single" w:sz="8" w:space="0" w:color="auto"/>
            </w:tcBorders>
          </w:tcPr>
          <w:p w14:paraId="1FCB2509" w14:textId="77777777" w:rsidR="00155874" w:rsidRPr="0057689E" w:rsidRDefault="00155874">
            <w:pPr>
              <w:pStyle w:val="new1"/>
              <w:numPr>
                <w:ilvl w:val="0"/>
                <w:numId w:val="26"/>
              </w:numPr>
              <w:tabs>
                <w:tab w:val="clear" w:pos="284"/>
                <w:tab w:val="left" w:pos="338"/>
              </w:tabs>
              <w:spacing w:line="290" w:lineRule="exact"/>
              <w:outlineLvl w:val="0"/>
              <w:rPr>
                <w:rFonts w:ascii="Arial" w:hAnsi="Arial"/>
                <w:color w:val="000000" w:themeColor="text1"/>
                <w:w w:val="90"/>
                <w:lang w:val="de-DE" w:eastAsia="en-US"/>
              </w:rPr>
            </w:pPr>
            <w:r>
              <w:rPr>
                <w:rFonts w:ascii="Arial" w:hAnsi="Arial"/>
                <w:color w:val="000000" w:themeColor="text1"/>
                <w:w w:val="90"/>
                <w:lang w:val="de-DE" w:eastAsia="en-US"/>
              </w:rPr>
              <w:t>Engineering</w:t>
            </w:r>
            <w:r>
              <w:rPr>
                <w:rFonts w:ascii="Arial" w:hAnsi="Arial"/>
                <w:color w:val="000000" w:themeColor="text1"/>
                <w:w w:val="90"/>
                <w:lang w:val="de-DE" w:eastAsia="en-US"/>
              </w:rPr>
              <w:br/>
              <w:t>Chang</w:t>
            </w:r>
            <w:r>
              <w:rPr>
                <w:rFonts w:ascii="Arial" w:hAnsi="Arial" w:hint="eastAsia"/>
                <w:color w:val="000000" w:themeColor="text1"/>
                <w:w w:val="90"/>
                <w:lang w:val="de-DE"/>
              </w:rPr>
              <w:t>e</w:t>
            </w:r>
            <w:r>
              <w:rPr>
                <w:rFonts w:ascii="Arial" w:hAnsi="Arial"/>
                <w:color w:val="000000" w:themeColor="text1"/>
                <w:w w:val="90"/>
                <w:lang w:val="de-DE" w:eastAsia="en-US"/>
              </w:rPr>
              <w:t>Order</w:t>
            </w:r>
          </w:p>
        </w:tc>
        <w:tc>
          <w:tcPr>
            <w:tcW w:w="1631" w:type="dxa"/>
            <w:tcBorders>
              <w:top w:val="single" w:sz="8" w:space="0" w:color="auto"/>
            </w:tcBorders>
          </w:tcPr>
          <w:p w14:paraId="4F5892CD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40" w:lineRule="auto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551" w:type="dxa"/>
            <w:tcBorders>
              <w:top w:val="single" w:sz="8" w:space="0" w:color="auto"/>
            </w:tcBorders>
          </w:tcPr>
          <w:p w14:paraId="140495B9" w14:textId="77777777" w:rsidR="00155874" w:rsidRPr="0057689E" w:rsidRDefault="00155874" w:rsidP="001861C8">
            <w:pPr>
              <w:pStyle w:val="new1"/>
              <w:spacing w:line="240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 w:hint="eastAsia"/>
                <w:color w:val="000000" w:themeColor="text1"/>
                <w:lang w:val="en-US"/>
              </w:rPr>
              <w:t>제품의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설계를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변경하는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지시를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의미함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(</w:t>
            </w:r>
            <w:r>
              <w:rPr>
                <w:rFonts w:ascii="Arial" w:hAnsi="Arial"/>
                <w:color w:val="000000" w:themeColor="text1"/>
                <w:lang w:val="en-US"/>
              </w:rPr>
              <w:t>설계변경지시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수행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결과는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BOM </w:t>
            </w:r>
            <w:r>
              <w:rPr>
                <w:rFonts w:ascii="Arial" w:hAnsi="Arial"/>
                <w:color w:val="000000" w:themeColor="text1"/>
                <w:lang w:val="en-US"/>
              </w:rPr>
              <w:t>및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공정경로</w:t>
            </w:r>
            <w:r>
              <w:rPr>
                <w:rFonts w:ascii="Arial" w:hAnsi="Arial"/>
                <w:color w:val="000000" w:themeColor="text1"/>
                <w:lang w:val="en-US"/>
              </w:rPr>
              <w:t>BOM</w:t>
            </w:r>
            <w:r>
              <w:rPr>
                <w:rFonts w:ascii="Arial" w:hAnsi="Arial"/>
                <w:color w:val="000000" w:themeColor="text1"/>
                <w:lang w:val="en-US"/>
              </w:rPr>
              <w:t>에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반영됨</w:t>
            </w:r>
            <w:r>
              <w:rPr>
                <w:rFonts w:ascii="Arial" w:hAnsi="Arial"/>
                <w:color w:val="000000" w:themeColor="text1"/>
                <w:lang w:val="en-US"/>
              </w:rPr>
              <w:t>)</w:t>
            </w:r>
          </w:p>
        </w:tc>
      </w:tr>
      <w:tr w:rsidR="00155874" w:rsidRPr="0057689E" w14:paraId="7C0D0F4F" w14:textId="77777777" w:rsidTr="001861C8">
        <w:trPr>
          <w:jc w:val="center"/>
        </w:trPr>
        <w:tc>
          <w:tcPr>
            <w:tcW w:w="699" w:type="dxa"/>
          </w:tcPr>
          <w:p w14:paraId="3C55F14F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outlineLvl w:val="0"/>
              <w:rPr>
                <w:rFonts w:eastAsia="돋움"/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22</w:t>
            </w:r>
          </w:p>
        </w:tc>
        <w:tc>
          <w:tcPr>
            <w:tcW w:w="1701" w:type="dxa"/>
          </w:tcPr>
          <w:p w14:paraId="48173752" w14:textId="77777777" w:rsidR="00155874" w:rsidRPr="0057689E" w:rsidRDefault="00155874" w:rsidP="001861C8">
            <w:pPr>
              <w:spacing w:line="290" w:lineRule="exact"/>
              <w:outlineLvl w:val="0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수주오더</w:t>
            </w:r>
          </w:p>
        </w:tc>
        <w:tc>
          <w:tcPr>
            <w:tcW w:w="2126" w:type="dxa"/>
          </w:tcPr>
          <w:p w14:paraId="3DB2138A" w14:textId="77777777" w:rsidR="00155874" w:rsidRPr="0057689E" w:rsidRDefault="00155874" w:rsidP="001861C8">
            <w:pPr>
              <w:snapToGrid w:val="0"/>
              <w:spacing w:line="290" w:lineRule="exact"/>
              <w:outlineLvl w:val="0"/>
              <w:rPr>
                <w:rFonts w:eastAsia="돋움"/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SalesOrder</w:t>
            </w:r>
          </w:p>
        </w:tc>
        <w:tc>
          <w:tcPr>
            <w:tcW w:w="1630" w:type="dxa"/>
          </w:tcPr>
          <w:p w14:paraId="73A46B4C" w14:textId="77777777" w:rsidR="00155874" w:rsidRPr="0057689E" w:rsidRDefault="00155874" w:rsidP="001861C8">
            <w:pPr>
              <w:snapToGrid w:val="0"/>
              <w:spacing w:line="290" w:lineRule="exact"/>
              <w:outlineLvl w:val="0"/>
              <w:rPr>
                <w:rFonts w:eastAsia="돋움"/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OAGIS</w:t>
            </w:r>
          </w:p>
        </w:tc>
        <w:tc>
          <w:tcPr>
            <w:tcW w:w="1630" w:type="dxa"/>
          </w:tcPr>
          <w:p w14:paraId="05B53E78" w14:textId="77777777" w:rsidR="00155874" w:rsidRPr="0057689E" w:rsidRDefault="00155874" w:rsidP="001861C8">
            <w:pPr>
              <w:pStyle w:val="new1"/>
              <w:spacing w:line="290" w:lineRule="exact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w w:val="80"/>
                <w:lang w:val="de-DE"/>
              </w:rPr>
            </w:pPr>
            <w:r>
              <w:rPr>
                <w:rFonts w:ascii="Arial" w:hAnsi="Arial"/>
                <w:color w:val="000000" w:themeColor="text1"/>
                <w:w w:val="80"/>
                <w:lang w:val="de-DE" w:eastAsia="en-US"/>
              </w:rPr>
              <w:t>Incoming Order</w:t>
            </w:r>
          </w:p>
        </w:tc>
        <w:tc>
          <w:tcPr>
            <w:tcW w:w="1630" w:type="dxa"/>
          </w:tcPr>
          <w:p w14:paraId="152A3ED0" w14:textId="77777777" w:rsidR="00155874" w:rsidRPr="0057689E" w:rsidRDefault="00155874" w:rsidP="001861C8">
            <w:pPr>
              <w:pStyle w:val="new1"/>
              <w:spacing w:line="290" w:lineRule="exact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  <w:r>
              <w:rPr>
                <w:rFonts w:ascii="Arial" w:hAnsi="Arial"/>
                <w:color w:val="000000" w:themeColor="text1"/>
                <w:lang w:val="de-DE" w:eastAsia="en-US"/>
              </w:rPr>
              <w:t>SalesOrder</w:t>
            </w:r>
          </w:p>
        </w:tc>
        <w:tc>
          <w:tcPr>
            <w:tcW w:w="1631" w:type="dxa"/>
          </w:tcPr>
          <w:p w14:paraId="10B87467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40" w:lineRule="auto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551" w:type="dxa"/>
          </w:tcPr>
          <w:p w14:paraId="0F5647CC" w14:textId="77777777" w:rsidR="00155874" w:rsidRPr="0057689E" w:rsidRDefault="00155874" w:rsidP="001861C8">
            <w:pPr>
              <w:pStyle w:val="new1"/>
              <w:spacing w:line="240" w:lineRule="auto"/>
              <w:ind w:left="284" w:hanging="284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고객사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주문정보를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의미함</w:t>
            </w:r>
          </w:p>
        </w:tc>
      </w:tr>
      <w:tr w:rsidR="00155874" w:rsidRPr="0057689E" w14:paraId="7F626E20" w14:textId="77777777" w:rsidTr="001861C8">
        <w:trPr>
          <w:jc w:val="center"/>
        </w:trPr>
        <w:tc>
          <w:tcPr>
            <w:tcW w:w="699" w:type="dxa"/>
          </w:tcPr>
          <w:p w14:paraId="1C113E5D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outlineLvl w:val="0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23</w:t>
            </w:r>
          </w:p>
        </w:tc>
        <w:tc>
          <w:tcPr>
            <w:tcW w:w="1701" w:type="dxa"/>
          </w:tcPr>
          <w:p w14:paraId="5C924894" w14:textId="77777777" w:rsidR="00155874" w:rsidRPr="0057689E" w:rsidRDefault="00155874" w:rsidP="001861C8">
            <w:pPr>
              <w:spacing w:line="290" w:lineRule="exact"/>
              <w:outlineLvl w:val="0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판매계획</w:t>
            </w:r>
          </w:p>
        </w:tc>
        <w:tc>
          <w:tcPr>
            <w:tcW w:w="2126" w:type="dxa"/>
          </w:tcPr>
          <w:p w14:paraId="72F74AF3" w14:textId="77777777" w:rsidR="00155874" w:rsidRPr="0057689E" w:rsidRDefault="00155874" w:rsidP="001861C8">
            <w:pPr>
              <w:snapToGrid w:val="0"/>
              <w:spacing w:line="290" w:lineRule="exact"/>
              <w:outlineLvl w:val="0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SalesPlan</w:t>
            </w:r>
          </w:p>
        </w:tc>
        <w:tc>
          <w:tcPr>
            <w:tcW w:w="1630" w:type="dxa"/>
          </w:tcPr>
          <w:p w14:paraId="14034FC8" w14:textId="77777777" w:rsidR="00155874" w:rsidRPr="0057689E" w:rsidRDefault="00155874" w:rsidP="001861C8">
            <w:pPr>
              <w:snapToGrid w:val="0"/>
              <w:spacing w:line="290" w:lineRule="exact"/>
              <w:outlineLvl w:val="0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OAGIS</w:t>
            </w:r>
          </w:p>
        </w:tc>
        <w:tc>
          <w:tcPr>
            <w:tcW w:w="1630" w:type="dxa"/>
          </w:tcPr>
          <w:p w14:paraId="5E1856BD" w14:textId="77777777" w:rsidR="00155874" w:rsidRPr="0057689E" w:rsidRDefault="00155874" w:rsidP="001861C8">
            <w:pPr>
              <w:pStyle w:val="new1"/>
              <w:spacing w:line="290" w:lineRule="exact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w w:val="66"/>
                <w:lang w:val="de-DE"/>
              </w:rPr>
            </w:pPr>
            <w:r>
              <w:rPr>
                <w:rFonts w:ascii="Arial" w:hAnsi="Arial"/>
                <w:color w:val="000000" w:themeColor="text1"/>
                <w:w w:val="66"/>
                <w:lang w:val="de-DE" w:eastAsia="en-US"/>
              </w:rPr>
              <w:t>Delivery Schedule</w:t>
            </w:r>
          </w:p>
        </w:tc>
        <w:tc>
          <w:tcPr>
            <w:tcW w:w="1630" w:type="dxa"/>
          </w:tcPr>
          <w:p w14:paraId="66C47B81" w14:textId="77777777" w:rsidR="00155874" w:rsidRPr="0057689E" w:rsidRDefault="00155874" w:rsidP="001861C8">
            <w:pPr>
              <w:pStyle w:val="new1"/>
              <w:spacing w:line="290" w:lineRule="exact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w w:val="66"/>
                <w:lang w:val="de-DE"/>
              </w:rPr>
            </w:pPr>
            <w:r>
              <w:rPr>
                <w:rFonts w:ascii="Arial" w:hAnsi="Arial"/>
                <w:color w:val="000000" w:themeColor="text1"/>
                <w:w w:val="66"/>
                <w:lang w:val="de-DE" w:eastAsia="en-US"/>
              </w:rPr>
              <w:t>PlanningSchedule</w:t>
            </w:r>
          </w:p>
        </w:tc>
        <w:tc>
          <w:tcPr>
            <w:tcW w:w="1631" w:type="dxa"/>
          </w:tcPr>
          <w:p w14:paraId="1AC304D1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40" w:lineRule="auto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551" w:type="dxa"/>
          </w:tcPr>
          <w:p w14:paraId="469C908E" w14:textId="77777777" w:rsidR="00155874" w:rsidRPr="0057689E" w:rsidRDefault="00155874" w:rsidP="001861C8">
            <w:pPr>
              <w:pStyle w:val="new1"/>
              <w:spacing w:line="240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고객사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Forecast</w:t>
            </w:r>
            <w:r>
              <w:rPr>
                <w:rFonts w:ascii="Arial" w:hAnsi="Arial"/>
                <w:color w:val="000000" w:themeColor="text1"/>
                <w:lang w:val="en-US"/>
              </w:rPr>
              <w:t>정보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및</w:t>
            </w:r>
            <w:r>
              <w:rPr>
                <w:rFonts w:ascii="Arial" w:hAnsi="Arial"/>
                <w:color w:val="000000" w:themeColor="text1"/>
                <w:w w:val="150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수요예측정보를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토대로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작성된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판매계획을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의미함</w:t>
            </w:r>
          </w:p>
        </w:tc>
      </w:tr>
      <w:tr w:rsidR="00155874" w:rsidRPr="0057689E" w14:paraId="726463FA" w14:textId="77777777" w:rsidTr="001861C8">
        <w:trPr>
          <w:jc w:val="center"/>
        </w:trPr>
        <w:tc>
          <w:tcPr>
            <w:tcW w:w="699" w:type="dxa"/>
          </w:tcPr>
          <w:p w14:paraId="7E27B9F5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outlineLvl w:val="0"/>
              <w:rPr>
                <w:rFonts w:eastAsia="돋움"/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24</w:t>
            </w:r>
          </w:p>
        </w:tc>
        <w:tc>
          <w:tcPr>
            <w:tcW w:w="1701" w:type="dxa"/>
          </w:tcPr>
          <w:p w14:paraId="5515E16A" w14:textId="77777777" w:rsidR="00155874" w:rsidRPr="0057689E" w:rsidRDefault="00155874" w:rsidP="001861C8">
            <w:pPr>
              <w:spacing w:line="290" w:lineRule="exact"/>
              <w:outlineLvl w:val="0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기준가격</w:t>
            </w:r>
          </w:p>
        </w:tc>
        <w:tc>
          <w:tcPr>
            <w:tcW w:w="2126" w:type="dxa"/>
          </w:tcPr>
          <w:p w14:paraId="437591A0" w14:textId="77777777" w:rsidR="00155874" w:rsidRPr="0057689E" w:rsidRDefault="00155874" w:rsidP="001861C8">
            <w:pPr>
              <w:snapToGrid w:val="0"/>
              <w:spacing w:line="290" w:lineRule="exact"/>
              <w:outlineLvl w:val="0"/>
              <w:rPr>
                <w:rFonts w:eastAsia="돋움"/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BasePrice</w:t>
            </w:r>
          </w:p>
        </w:tc>
        <w:tc>
          <w:tcPr>
            <w:tcW w:w="1630" w:type="dxa"/>
          </w:tcPr>
          <w:p w14:paraId="1060731B" w14:textId="77777777" w:rsidR="00155874" w:rsidRPr="0057689E" w:rsidRDefault="00155874" w:rsidP="001861C8">
            <w:pPr>
              <w:snapToGrid w:val="0"/>
              <w:spacing w:line="290" w:lineRule="exact"/>
              <w:outlineLvl w:val="0"/>
              <w:rPr>
                <w:rFonts w:eastAsia="돋움"/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OAGIS</w:t>
            </w:r>
          </w:p>
        </w:tc>
        <w:tc>
          <w:tcPr>
            <w:tcW w:w="1630" w:type="dxa"/>
          </w:tcPr>
          <w:p w14:paraId="5F2C8D53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ind w:left="284" w:hanging="284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</w:p>
        </w:tc>
        <w:tc>
          <w:tcPr>
            <w:tcW w:w="1630" w:type="dxa"/>
          </w:tcPr>
          <w:p w14:paraId="4B36A409" w14:textId="77777777" w:rsidR="00155874" w:rsidRPr="0057689E" w:rsidRDefault="00155874" w:rsidP="001861C8">
            <w:pPr>
              <w:pStyle w:val="new1"/>
              <w:spacing w:line="290" w:lineRule="exact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  <w:r>
              <w:rPr>
                <w:rFonts w:ascii="Arial" w:hAnsi="Arial"/>
                <w:color w:val="000000" w:themeColor="text1"/>
                <w:lang w:val="de-DE"/>
              </w:rPr>
              <w:t>PriceList</w:t>
            </w:r>
          </w:p>
        </w:tc>
        <w:tc>
          <w:tcPr>
            <w:tcW w:w="1631" w:type="dxa"/>
          </w:tcPr>
          <w:p w14:paraId="0A3FC2EB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40" w:lineRule="auto"/>
              <w:outlineLvl w:val="0"/>
              <w:rPr>
                <w:rFonts w:ascii="Arial" w:hAnsi="Arial"/>
                <w:bCs/>
                <w:snapToGrid w:val="0"/>
                <w:color w:val="000000" w:themeColor="text1"/>
                <w:spacing w:val="-2"/>
                <w:lang w:val="de-DE"/>
              </w:rPr>
            </w:pPr>
          </w:p>
        </w:tc>
        <w:tc>
          <w:tcPr>
            <w:tcW w:w="2551" w:type="dxa"/>
          </w:tcPr>
          <w:p w14:paraId="4B255616" w14:textId="77777777" w:rsidR="00155874" w:rsidRPr="0057689E" w:rsidRDefault="00155874" w:rsidP="001861C8">
            <w:pPr>
              <w:pStyle w:val="new1"/>
              <w:spacing w:line="240" w:lineRule="auto"/>
              <w:ind w:left="284" w:hanging="284"/>
              <w:outlineLvl w:val="0"/>
              <w:rPr>
                <w:rFonts w:ascii="Arial" w:hAnsi="Arial"/>
                <w:color w:val="000000" w:themeColor="text1"/>
                <w:spacing w:val="-2"/>
                <w:lang w:val="en-US"/>
              </w:rPr>
            </w:pPr>
            <w:r>
              <w:rPr>
                <w:rFonts w:ascii="Arial" w:hAnsi="Arial"/>
                <w:bCs/>
                <w:snapToGrid w:val="0"/>
                <w:color w:val="000000" w:themeColor="text1"/>
                <w:spacing w:val="-2"/>
                <w:lang w:val="de-DE"/>
              </w:rPr>
              <w:t>구매요청</w:t>
            </w:r>
            <w:r>
              <w:rPr>
                <w:rFonts w:ascii="Arial" w:hAnsi="Arial"/>
                <w:bCs/>
                <w:snapToGrid w:val="0"/>
                <w:color w:val="000000" w:themeColor="text1"/>
                <w:spacing w:val="-2"/>
                <w:lang w:val="de-DE"/>
              </w:rPr>
              <w:t xml:space="preserve"> </w:t>
            </w:r>
            <w:r>
              <w:rPr>
                <w:rFonts w:ascii="Arial" w:hAnsi="Arial"/>
                <w:bCs/>
                <w:snapToGrid w:val="0"/>
                <w:color w:val="000000" w:themeColor="text1"/>
                <w:spacing w:val="-2"/>
                <w:lang w:val="de-DE"/>
              </w:rPr>
              <w:t>시</w:t>
            </w:r>
            <w:r>
              <w:rPr>
                <w:rFonts w:ascii="Arial" w:hAnsi="Arial"/>
                <w:bCs/>
                <w:snapToGrid w:val="0"/>
                <w:color w:val="000000" w:themeColor="text1"/>
                <w:spacing w:val="-2"/>
                <w:lang w:val="de-DE"/>
              </w:rPr>
              <w:t xml:space="preserve"> </w:t>
            </w:r>
            <w:r>
              <w:rPr>
                <w:rFonts w:ascii="Arial" w:hAnsi="Arial"/>
                <w:bCs/>
                <w:snapToGrid w:val="0"/>
                <w:color w:val="000000" w:themeColor="text1"/>
                <w:spacing w:val="-2"/>
                <w:lang w:val="de-DE"/>
              </w:rPr>
              <w:t>참조하기</w:t>
            </w:r>
            <w:r>
              <w:rPr>
                <w:rFonts w:ascii="Arial" w:hAnsi="Arial"/>
                <w:bCs/>
                <w:snapToGrid w:val="0"/>
                <w:color w:val="000000" w:themeColor="text1"/>
                <w:spacing w:val="-2"/>
                <w:lang w:val="de-DE"/>
              </w:rPr>
              <w:t xml:space="preserve"> </w:t>
            </w:r>
            <w:r>
              <w:rPr>
                <w:rFonts w:ascii="Arial" w:hAnsi="Arial"/>
                <w:bCs/>
                <w:snapToGrid w:val="0"/>
                <w:color w:val="000000" w:themeColor="text1"/>
                <w:spacing w:val="-2"/>
                <w:lang w:val="de-DE"/>
              </w:rPr>
              <w:t>위한</w:t>
            </w:r>
            <w:r>
              <w:rPr>
                <w:rFonts w:ascii="Arial" w:hAnsi="Arial"/>
                <w:bCs/>
                <w:snapToGrid w:val="0"/>
                <w:color w:val="000000" w:themeColor="text1"/>
                <w:spacing w:val="-2"/>
                <w:lang w:val="de-DE"/>
              </w:rPr>
              <w:t xml:space="preserve"> </w:t>
            </w:r>
            <w:r>
              <w:rPr>
                <w:rFonts w:ascii="Arial" w:hAnsi="Arial"/>
                <w:bCs/>
                <w:snapToGrid w:val="0"/>
                <w:color w:val="000000" w:themeColor="text1"/>
                <w:spacing w:val="-2"/>
                <w:lang w:val="de-DE"/>
              </w:rPr>
              <w:t>구매품의</w:t>
            </w:r>
            <w:r>
              <w:rPr>
                <w:rFonts w:ascii="Arial" w:hAnsi="Arial"/>
                <w:bCs/>
                <w:snapToGrid w:val="0"/>
                <w:color w:val="000000" w:themeColor="text1"/>
                <w:spacing w:val="-2"/>
                <w:lang w:val="de-DE"/>
              </w:rPr>
              <w:t xml:space="preserve"> </w:t>
            </w:r>
            <w:r>
              <w:rPr>
                <w:rFonts w:ascii="Arial" w:hAnsi="Arial"/>
                <w:bCs/>
                <w:snapToGrid w:val="0"/>
                <w:color w:val="000000" w:themeColor="text1"/>
                <w:spacing w:val="-2"/>
                <w:lang w:val="de-DE"/>
              </w:rPr>
              <w:t>기준가격</w:t>
            </w:r>
            <w:r>
              <w:rPr>
                <w:rFonts w:ascii="Arial" w:hAnsi="Arial"/>
                <w:bCs/>
                <w:snapToGrid w:val="0"/>
                <w:color w:val="000000" w:themeColor="text1"/>
                <w:spacing w:val="-2"/>
                <w:lang w:val="de-DE"/>
              </w:rPr>
              <w:t xml:space="preserve"> </w:t>
            </w:r>
            <w:r>
              <w:rPr>
                <w:rFonts w:ascii="Arial" w:hAnsi="Arial"/>
                <w:bCs/>
                <w:snapToGrid w:val="0"/>
                <w:color w:val="000000" w:themeColor="text1"/>
                <w:spacing w:val="-2"/>
                <w:lang w:val="de-DE"/>
              </w:rPr>
              <w:t>정보를</w:t>
            </w:r>
            <w:r>
              <w:rPr>
                <w:rFonts w:ascii="Arial" w:hAnsi="Arial"/>
                <w:bCs/>
                <w:snapToGrid w:val="0"/>
                <w:color w:val="000000" w:themeColor="text1"/>
                <w:spacing w:val="-2"/>
                <w:lang w:val="de-DE"/>
              </w:rPr>
              <w:t xml:space="preserve"> </w:t>
            </w:r>
            <w:r>
              <w:rPr>
                <w:rFonts w:ascii="Arial" w:hAnsi="Arial"/>
                <w:bCs/>
                <w:snapToGrid w:val="0"/>
                <w:color w:val="000000" w:themeColor="text1"/>
                <w:spacing w:val="-2"/>
                <w:lang w:val="de-DE"/>
              </w:rPr>
              <w:t>의미함</w:t>
            </w:r>
          </w:p>
        </w:tc>
      </w:tr>
      <w:tr w:rsidR="00155874" w:rsidRPr="0057689E" w14:paraId="71516E64" w14:textId="77777777" w:rsidTr="001861C8">
        <w:trPr>
          <w:jc w:val="center"/>
        </w:trPr>
        <w:tc>
          <w:tcPr>
            <w:tcW w:w="699" w:type="dxa"/>
          </w:tcPr>
          <w:p w14:paraId="105C73CC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outlineLvl w:val="0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25</w:t>
            </w:r>
          </w:p>
        </w:tc>
        <w:tc>
          <w:tcPr>
            <w:tcW w:w="1701" w:type="dxa"/>
          </w:tcPr>
          <w:p w14:paraId="45D303E5" w14:textId="77777777" w:rsidR="00155874" w:rsidRPr="0057689E" w:rsidRDefault="00155874" w:rsidP="001861C8">
            <w:pPr>
              <w:spacing w:line="290" w:lineRule="exact"/>
              <w:outlineLvl w:val="0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구매요청</w:t>
            </w:r>
          </w:p>
        </w:tc>
        <w:tc>
          <w:tcPr>
            <w:tcW w:w="2126" w:type="dxa"/>
          </w:tcPr>
          <w:p w14:paraId="4B49372A" w14:textId="77777777" w:rsidR="00155874" w:rsidRPr="0057689E" w:rsidRDefault="00155874" w:rsidP="001861C8">
            <w:pPr>
              <w:snapToGrid w:val="0"/>
              <w:spacing w:line="290" w:lineRule="exact"/>
              <w:outlineLvl w:val="0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PurchaseRequisition</w:t>
            </w:r>
          </w:p>
        </w:tc>
        <w:tc>
          <w:tcPr>
            <w:tcW w:w="1630" w:type="dxa"/>
          </w:tcPr>
          <w:p w14:paraId="52D63154" w14:textId="77777777" w:rsidR="00155874" w:rsidRPr="0057689E" w:rsidRDefault="00155874" w:rsidP="001861C8">
            <w:pPr>
              <w:snapToGrid w:val="0"/>
              <w:spacing w:line="290" w:lineRule="exact"/>
              <w:outlineLvl w:val="0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OAGIS</w:t>
            </w:r>
          </w:p>
        </w:tc>
        <w:tc>
          <w:tcPr>
            <w:tcW w:w="1630" w:type="dxa"/>
          </w:tcPr>
          <w:p w14:paraId="7E2F5301" w14:textId="77777777" w:rsidR="00155874" w:rsidRPr="0057689E" w:rsidRDefault="00155874" w:rsidP="001861C8">
            <w:pPr>
              <w:pStyle w:val="new1"/>
              <w:spacing w:line="290" w:lineRule="exact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w w:val="90"/>
                <w:lang w:val="de-DE"/>
              </w:rPr>
            </w:pPr>
            <w:r>
              <w:rPr>
                <w:rFonts w:ascii="Arial" w:hAnsi="Arial"/>
                <w:color w:val="000000" w:themeColor="text1"/>
                <w:w w:val="90"/>
                <w:lang w:val="de-DE" w:eastAsia="en-US"/>
              </w:rPr>
              <w:t>Requests for</w:t>
            </w:r>
            <w:r>
              <w:rPr>
                <w:rFonts w:ascii="Arial" w:hAnsi="Arial" w:hint="eastAsia"/>
                <w:color w:val="000000" w:themeColor="text1"/>
                <w:w w:val="90"/>
                <w:lang w:val="de-DE"/>
              </w:rPr>
              <w:t xml:space="preserve"> </w:t>
            </w:r>
            <w:r>
              <w:rPr>
                <w:rFonts w:ascii="Arial" w:hAnsi="Arial"/>
                <w:color w:val="000000" w:themeColor="text1"/>
                <w:w w:val="90"/>
                <w:lang w:val="de-DE" w:eastAsia="en-US"/>
              </w:rPr>
              <w:t>Purchasing</w:t>
            </w:r>
          </w:p>
        </w:tc>
        <w:tc>
          <w:tcPr>
            <w:tcW w:w="1630" w:type="dxa"/>
          </w:tcPr>
          <w:p w14:paraId="7890585A" w14:textId="77777777" w:rsidR="00155874" w:rsidRPr="0057689E" w:rsidRDefault="00155874" w:rsidP="001861C8">
            <w:pPr>
              <w:pStyle w:val="new1"/>
              <w:spacing w:line="290" w:lineRule="exact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  <w:r>
              <w:rPr>
                <w:rFonts w:ascii="Arial" w:hAnsi="Arial"/>
                <w:color w:val="000000" w:themeColor="text1"/>
                <w:lang w:val="de-DE" w:eastAsia="en-US"/>
              </w:rPr>
              <w:t>Requisition</w:t>
            </w:r>
          </w:p>
        </w:tc>
        <w:tc>
          <w:tcPr>
            <w:tcW w:w="1631" w:type="dxa"/>
          </w:tcPr>
          <w:p w14:paraId="549A72CC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40" w:lineRule="auto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551" w:type="dxa"/>
          </w:tcPr>
          <w:p w14:paraId="4432F0EC" w14:textId="77777777" w:rsidR="00155874" w:rsidRPr="0057689E" w:rsidRDefault="00155874" w:rsidP="001861C8">
            <w:pPr>
              <w:pStyle w:val="new1"/>
              <w:spacing w:line="240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spacing w:val="-2"/>
                <w:lang w:val="en-US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생산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또는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판매를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위해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수급되어야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할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품목을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요청하는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것을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의미함</w:t>
            </w:r>
            <w:r>
              <w:rPr>
                <w:rFonts w:ascii="Arial" w:hAnsi="Arial"/>
                <w:color w:val="000000" w:themeColor="text1"/>
                <w:lang w:val="en-US"/>
              </w:rPr>
              <w:t>(</w:t>
            </w:r>
            <w:r>
              <w:rPr>
                <w:rFonts w:ascii="Arial" w:hAnsi="Arial"/>
                <w:color w:val="000000" w:themeColor="text1"/>
                <w:lang w:val="en-US"/>
              </w:rPr>
              <w:t>원부자재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, </w:t>
            </w:r>
            <w:r>
              <w:rPr>
                <w:rFonts w:ascii="Arial" w:hAnsi="Arial"/>
                <w:color w:val="000000" w:themeColor="text1"/>
                <w:lang w:val="en-US"/>
              </w:rPr>
              <w:t>소모품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, </w:t>
            </w:r>
            <w:r>
              <w:rPr>
                <w:rFonts w:ascii="Arial" w:hAnsi="Arial"/>
                <w:color w:val="000000" w:themeColor="text1"/>
                <w:lang w:val="en-US"/>
              </w:rPr>
              <w:t>상품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등</w:t>
            </w:r>
            <w:r>
              <w:rPr>
                <w:rFonts w:ascii="Arial" w:hAnsi="Arial"/>
                <w:color w:val="000000" w:themeColor="text1"/>
                <w:lang w:val="en-US"/>
              </w:rPr>
              <w:t>)</w:t>
            </w:r>
          </w:p>
        </w:tc>
      </w:tr>
    </w:tbl>
    <w:p w14:paraId="5C04D84E" w14:textId="77777777" w:rsidR="00155874" w:rsidRPr="0057689E" w:rsidRDefault="00155874" w:rsidP="00155874">
      <w:pPr>
        <w:pStyle w:val="KSDTf7"/>
        <w:spacing w:afterLines="50" w:after="120"/>
        <w:rPr>
          <w:snapToGrid w:val="0"/>
          <w:color w:val="000000" w:themeColor="text1"/>
          <w:lang w:val="en-US"/>
        </w:rPr>
      </w:pPr>
    </w:p>
    <w:p w14:paraId="40EB0A6B" w14:textId="77777777" w:rsidR="00155874" w:rsidRPr="0057689E" w:rsidRDefault="00155874" w:rsidP="00155874">
      <w:pPr>
        <w:rPr>
          <w:color w:val="000000" w:themeColor="text1"/>
          <w:lang w:eastAsia="ko-KR"/>
        </w:rPr>
      </w:pPr>
    </w:p>
    <w:p w14:paraId="13FB7BCC" w14:textId="77777777" w:rsidR="00155874" w:rsidRPr="0057689E" w:rsidRDefault="00155874" w:rsidP="00155874">
      <w:pPr>
        <w:pStyle w:val="KSDTf7"/>
        <w:spacing w:afterLines="50" w:after="120"/>
        <w:rPr>
          <w:snapToGrid w:val="0"/>
          <w:color w:val="000000" w:themeColor="text1"/>
          <w:lang w:val="en-US"/>
        </w:rPr>
      </w:pPr>
      <w:r>
        <w:rPr>
          <w:rFonts w:hint="eastAsia"/>
          <w:snapToGrid w:val="0"/>
          <w:color w:val="000000" w:themeColor="text1"/>
          <w:lang w:val="en-US"/>
        </w:rPr>
        <w:t>표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snapToGrid w:val="0"/>
          <w:color w:val="000000" w:themeColor="text1"/>
          <w:lang w:val="en-US"/>
        </w:rPr>
        <w:t xml:space="preserve">B.2 </w: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>SEQ aaa</w:instrText>
      </w:r>
      <w:r>
        <w:rPr>
          <w:rFonts w:hint="eastAsia"/>
          <w:snapToGrid w:val="0"/>
          <w:color w:val="000000" w:themeColor="text1"/>
          <w:lang w:val="en-US"/>
        </w:rPr>
        <w:instrText>l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du</w:instrText>
      </w:r>
      <w:r>
        <w:rPr>
          <w:snapToGrid w:val="0"/>
          <w:color w:val="000000" w:themeColor="text1"/>
          <w:lang w:val="en-US"/>
        </w:rPr>
        <w:instrText xml:space="preserve">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 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rFonts w:hint="eastAsia"/>
          <w:snapToGrid w:val="0"/>
          <w:color w:val="000000" w:themeColor="text1"/>
          <w:lang w:val="en-US"/>
        </w:rPr>
        <w:instrText>SEQ 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>\c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instrText>."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t>—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>SEQ aaa</w:instrText>
      </w:r>
      <w:r>
        <w:rPr>
          <w:rFonts w:hint="eastAsia"/>
          <w:snapToGrid w:val="0"/>
          <w:color w:val="000000" w:themeColor="text1"/>
          <w:lang w:val="en-US"/>
        </w:rPr>
        <w:instrText>l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du</w:instrText>
      </w:r>
      <w:r>
        <w:rPr>
          <w:snapToGrid w:val="0"/>
          <w:color w:val="000000" w:themeColor="text1"/>
          <w:lang w:val="en-US"/>
        </w:rPr>
        <w:instrText xml:space="preserve">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 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rFonts w:hint="eastAsia"/>
          <w:snapToGrid w:val="0"/>
          <w:color w:val="000000" w:themeColor="text1"/>
          <w:lang w:val="en-US"/>
        </w:rPr>
        <w:instrText>SEQ 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>\c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instrText>."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t>타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hint="eastAsia"/>
          <w:snapToGrid w:val="0"/>
          <w:color w:val="000000" w:themeColor="text1"/>
          <w:lang w:val="en-US"/>
        </w:rPr>
        <w:t>표준과의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hint="eastAsia"/>
          <w:snapToGrid w:val="0"/>
          <w:color w:val="000000" w:themeColor="text1"/>
          <w:lang w:val="en-US"/>
        </w:rPr>
        <w:t>명사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hint="eastAsia"/>
          <w:snapToGrid w:val="0"/>
          <w:color w:val="000000" w:themeColor="text1"/>
          <w:lang w:val="en-US"/>
        </w:rPr>
        <w:t>비교</w:t>
      </w:r>
      <w:r>
        <w:rPr>
          <w:snapToGrid w:val="0"/>
          <w:color w:val="000000" w:themeColor="text1"/>
          <w:lang w:val="en-US"/>
        </w:rPr>
        <w:t>(</w:t>
      </w:r>
      <w:r>
        <w:rPr>
          <w:rFonts w:hint="eastAsia"/>
          <w:snapToGrid w:val="0"/>
          <w:color w:val="000000" w:themeColor="text1"/>
          <w:lang w:val="en-US"/>
        </w:rPr>
        <w:t>계속</w:t>
      </w:r>
      <w:r>
        <w:rPr>
          <w:snapToGrid w:val="0"/>
          <w:color w:val="000000" w:themeColor="text1"/>
          <w:lang w:val="en-US"/>
        </w:rPr>
        <w:t>)</w:t>
      </w:r>
    </w:p>
    <w:tbl>
      <w:tblPr>
        <w:tblStyle w:val="1e"/>
        <w:tblW w:w="13457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622"/>
        <w:gridCol w:w="1694"/>
        <w:gridCol w:w="2210"/>
        <w:gridCol w:w="1594"/>
        <w:gridCol w:w="1595"/>
        <w:gridCol w:w="1631"/>
        <w:gridCol w:w="1559"/>
        <w:gridCol w:w="2552"/>
      </w:tblGrid>
      <w:tr w:rsidR="00155874" w:rsidRPr="0057689E" w14:paraId="5DE024F8" w14:textId="77777777" w:rsidTr="001861C8">
        <w:trPr>
          <w:jc w:val="center"/>
        </w:trPr>
        <w:tc>
          <w:tcPr>
            <w:tcW w:w="62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1C8FB2E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b/>
                <w:bCs/>
                <w:color w:val="000000" w:themeColor="text1"/>
                <w:lang w:val="de-DE" w:eastAsia="en-US"/>
              </w:rPr>
            </w:pPr>
            <w:r>
              <w:rPr>
                <w:rFonts w:eastAsia="돋움"/>
                <w:b/>
                <w:bCs/>
                <w:color w:val="000000" w:themeColor="text1"/>
                <w:lang w:val="de-DE" w:eastAsia="en-US"/>
              </w:rPr>
              <w:t>순번</w:t>
            </w:r>
          </w:p>
        </w:tc>
        <w:tc>
          <w:tcPr>
            <w:tcW w:w="169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658E4CA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b/>
                <w:bCs/>
                <w:color w:val="000000" w:themeColor="text1"/>
                <w:lang w:val="de-DE" w:eastAsia="en-US"/>
              </w:rPr>
            </w:pPr>
            <w:r>
              <w:rPr>
                <w:rFonts w:eastAsia="돋움"/>
                <w:b/>
                <w:bCs/>
                <w:color w:val="000000" w:themeColor="text1"/>
                <w:lang w:val="de-DE" w:eastAsia="en-US"/>
              </w:rPr>
              <w:t>대상</w:t>
            </w:r>
          </w:p>
        </w:tc>
        <w:tc>
          <w:tcPr>
            <w:tcW w:w="221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B4DBB07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color w:val="000000" w:themeColor="text1"/>
                <w:lang w:val="de-DE" w:eastAsia="en-US"/>
              </w:rPr>
            </w:pPr>
            <w:r>
              <w:rPr>
                <w:rFonts w:eastAsia="돋움"/>
                <w:color w:val="000000" w:themeColor="text1"/>
                <w:lang w:val="de-DE" w:eastAsia="en-US"/>
              </w:rPr>
              <w:t>KS X 9101-1</w:t>
            </w:r>
          </w:p>
        </w:tc>
        <w:tc>
          <w:tcPr>
            <w:tcW w:w="159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00CC460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b/>
                <w:bCs/>
                <w:color w:val="000000" w:themeColor="text1"/>
                <w:lang w:val="de-DE" w:eastAsia="en-US"/>
              </w:rPr>
            </w:pPr>
            <w:r>
              <w:rPr>
                <w:rFonts w:eastAsia="돋움"/>
                <w:b/>
                <w:bCs/>
                <w:color w:val="000000" w:themeColor="text1"/>
                <w:lang w:val="de-DE" w:eastAsia="en-US"/>
              </w:rPr>
              <w:t>참조표준</w:t>
            </w:r>
          </w:p>
        </w:tc>
        <w:tc>
          <w:tcPr>
            <w:tcW w:w="159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4D65FA1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color w:val="000000" w:themeColor="text1"/>
                <w:lang w:val="de-DE" w:eastAsia="en-US"/>
              </w:rPr>
            </w:pPr>
            <w:r>
              <w:rPr>
                <w:rFonts w:eastAsia="돋움"/>
                <w:color w:val="000000" w:themeColor="text1"/>
                <w:lang w:val="de-DE" w:eastAsia="en-US"/>
              </w:rPr>
              <w:t>IEC 62264</w:t>
            </w:r>
          </w:p>
        </w:tc>
        <w:tc>
          <w:tcPr>
            <w:tcW w:w="163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F1F8BA4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color w:val="000000" w:themeColor="text1"/>
                <w:lang w:val="de-DE" w:eastAsia="en-US"/>
              </w:rPr>
            </w:pPr>
            <w:r>
              <w:rPr>
                <w:rFonts w:eastAsia="돋움"/>
                <w:color w:val="000000" w:themeColor="text1"/>
                <w:lang w:val="de-DE" w:eastAsia="en-US"/>
              </w:rPr>
              <w:t>OAGIS 10.6</w:t>
            </w:r>
          </w:p>
        </w:tc>
        <w:tc>
          <w:tcPr>
            <w:tcW w:w="1559" w:type="dxa"/>
            <w:tcBorders>
              <w:top w:val="single" w:sz="8" w:space="0" w:color="auto"/>
              <w:bottom w:val="single" w:sz="8" w:space="0" w:color="auto"/>
            </w:tcBorders>
          </w:tcPr>
          <w:p w14:paraId="383CD87D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color w:val="000000" w:themeColor="text1"/>
                <w:lang w:val="de-DE"/>
              </w:rPr>
            </w:pPr>
            <w:r>
              <w:rPr>
                <w:rFonts w:eastAsia="돋움"/>
                <w:color w:val="000000" w:themeColor="text1"/>
                <w:lang w:val="de-DE"/>
              </w:rPr>
              <w:t>SEMI</w:t>
            </w:r>
          </w:p>
        </w:tc>
        <w:tc>
          <w:tcPr>
            <w:tcW w:w="255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149F8F2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b/>
                <w:bCs/>
                <w:color w:val="000000" w:themeColor="text1"/>
                <w:lang w:val="de-DE" w:eastAsia="en-US"/>
              </w:rPr>
            </w:pPr>
            <w:r>
              <w:rPr>
                <w:rFonts w:eastAsia="돋움"/>
                <w:b/>
                <w:bCs/>
                <w:color w:val="000000" w:themeColor="text1"/>
                <w:lang w:val="de-DE" w:eastAsia="en-US"/>
              </w:rPr>
              <w:t>정의</w:t>
            </w:r>
          </w:p>
        </w:tc>
      </w:tr>
      <w:tr w:rsidR="00155874" w:rsidRPr="0057689E" w14:paraId="20BC043A" w14:textId="77777777" w:rsidTr="001861C8">
        <w:trPr>
          <w:jc w:val="center"/>
        </w:trPr>
        <w:tc>
          <w:tcPr>
            <w:tcW w:w="622" w:type="dxa"/>
            <w:tcBorders>
              <w:top w:val="single" w:sz="8" w:space="0" w:color="auto"/>
            </w:tcBorders>
          </w:tcPr>
          <w:p w14:paraId="7AF71BC0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rPr>
                <w:color w:val="000000" w:themeColor="text1"/>
                <w:lang w:val="de-DE"/>
              </w:rPr>
            </w:pPr>
            <w:r>
              <w:rPr>
                <w:rFonts w:eastAsia="돋움" w:hint="eastAsia"/>
                <w:color w:val="000000" w:themeColor="text1"/>
                <w:lang w:val="de-DE"/>
              </w:rPr>
              <w:t>26</w:t>
            </w:r>
          </w:p>
        </w:tc>
        <w:tc>
          <w:tcPr>
            <w:tcW w:w="1694" w:type="dxa"/>
            <w:tcBorders>
              <w:top w:val="single" w:sz="8" w:space="0" w:color="auto"/>
            </w:tcBorders>
          </w:tcPr>
          <w:p w14:paraId="74F096E6" w14:textId="77777777" w:rsidR="00155874" w:rsidRPr="0057689E" w:rsidRDefault="00155874" w:rsidP="001861C8">
            <w:pPr>
              <w:spacing w:line="290" w:lineRule="exact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구매발주</w:t>
            </w:r>
          </w:p>
        </w:tc>
        <w:tc>
          <w:tcPr>
            <w:tcW w:w="2210" w:type="dxa"/>
            <w:tcBorders>
              <w:top w:val="single" w:sz="8" w:space="0" w:color="auto"/>
            </w:tcBorders>
          </w:tcPr>
          <w:p w14:paraId="4CD9E306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PurchaseOrder</w:t>
            </w:r>
          </w:p>
        </w:tc>
        <w:tc>
          <w:tcPr>
            <w:tcW w:w="1594" w:type="dxa"/>
            <w:tcBorders>
              <w:top w:val="single" w:sz="8" w:space="0" w:color="auto"/>
            </w:tcBorders>
          </w:tcPr>
          <w:p w14:paraId="5DE7458E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OAGIS</w:t>
            </w:r>
          </w:p>
        </w:tc>
        <w:tc>
          <w:tcPr>
            <w:tcW w:w="1595" w:type="dxa"/>
            <w:tcBorders>
              <w:top w:val="single" w:sz="8" w:space="0" w:color="auto"/>
            </w:tcBorders>
          </w:tcPr>
          <w:p w14:paraId="0C643367" w14:textId="77777777" w:rsidR="00155874" w:rsidRPr="0057689E" w:rsidRDefault="00155874">
            <w:pPr>
              <w:pStyle w:val="new1"/>
              <w:numPr>
                <w:ilvl w:val="0"/>
                <w:numId w:val="24"/>
              </w:numPr>
              <w:spacing w:line="290" w:lineRule="exact"/>
              <w:jc w:val="left"/>
              <w:outlineLvl w:val="0"/>
              <w:rPr>
                <w:rFonts w:ascii="Arial" w:hAnsi="Arial"/>
                <w:color w:val="000000" w:themeColor="text1"/>
                <w:w w:val="80"/>
                <w:lang w:val="de-DE" w:eastAsia="en-US"/>
              </w:rPr>
            </w:pPr>
            <w:r>
              <w:rPr>
                <w:rFonts w:ascii="Arial" w:hAnsi="Arial"/>
                <w:color w:val="000000" w:themeColor="text1"/>
                <w:w w:val="80"/>
                <w:lang w:val="de-DE" w:eastAsia="en-US"/>
              </w:rPr>
              <w:t>Order Request</w:t>
            </w:r>
          </w:p>
        </w:tc>
        <w:tc>
          <w:tcPr>
            <w:tcW w:w="1631" w:type="dxa"/>
            <w:tcBorders>
              <w:top w:val="single" w:sz="8" w:space="0" w:color="auto"/>
            </w:tcBorders>
          </w:tcPr>
          <w:p w14:paraId="7B14AF96" w14:textId="77777777" w:rsidR="00155874" w:rsidRPr="0057689E" w:rsidRDefault="00155874">
            <w:pPr>
              <w:pStyle w:val="new1"/>
              <w:numPr>
                <w:ilvl w:val="0"/>
                <w:numId w:val="24"/>
              </w:numPr>
              <w:spacing w:line="290" w:lineRule="exact"/>
              <w:jc w:val="left"/>
              <w:outlineLvl w:val="0"/>
              <w:rPr>
                <w:rFonts w:ascii="Arial" w:hAnsi="Arial"/>
                <w:color w:val="000000" w:themeColor="text1"/>
                <w:w w:val="80"/>
                <w:lang w:val="de-DE" w:eastAsia="en-US"/>
              </w:rPr>
            </w:pPr>
            <w:r>
              <w:rPr>
                <w:rFonts w:ascii="Arial" w:hAnsi="Arial"/>
                <w:color w:val="000000" w:themeColor="text1"/>
                <w:w w:val="80"/>
                <w:lang w:val="de-DE" w:eastAsia="en-US"/>
              </w:rPr>
              <w:t>PurchaseOrder</w:t>
            </w: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63A0FE08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40" w:lineRule="auto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552" w:type="dxa"/>
            <w:tcBorders>
              <w:top w:val="single" w:sz="8" w:space="0" w:color="auto"/>
            </w:tcBorders>
          </w:tcPr>
          <w:p w14:paraId="323E7284" w14:textId="77777777" w:rsidR="00155874" w:rsidRPr="0057689E" w:rsidRDefault="00155874" w:rsidP="001861C8">
            <w:pPr>
              <w:pStyle w:val="new1"/>
              <w:spacing w:line="240" w:lineRule="auto"/>
              <w:ind w:left="284" w:hanging="284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구매자가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공급자의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품목을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구매하기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위한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주문을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의미함</w:t>
            </w:r>
          </w:p>
        </w:tc>
      </w:tr>
      <w:tr w:rsidR="00155874" w:rsidRPr="0057689E" w14:paraId="3834D2A7" w14:textId="77777777" w:rsidTr="001861C8">
        <w:trPr>
          <w:jc w:val="center"/>
        </w:trPr>
        <w:tc>
          <w:tcPr>
            <w:tcW w:w="622" w:type="dxa"/>
            <w:tcBorders>
              <w:top w:val="single" w:sz="8" w:space="0" w:color="auto"/>
            </w:tcBorders>
          </w:tcPr>
          <w:p w14:paraId="67FAE97A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rPr>
                <w:color w:val="000000" w:themeColor="text1"/>
                <w:lang w:val="de-DE"/>
              </w:rPr>
            </w:pPr>
            <w:r>
              <w:rPr>
                <w:rFonts w:eastAsia="돋움" w:hint="eastAsia"/>
                <w:color w:val="000000" w:themeColor="text1"/>
                <w:lang w:val="de-DE"/>
              </w:rPr>
              <w:t>27</w:t>
            </w:r>
          </w:p>
        </w:tc>
        <w:tc>
          <w:tcPr>
            <w:tcW w:w="1694" w:type="dxa"/>
            <w:tcBorders>
              <w:top w:val="single" w:sz="8" w:space="0" w:color="auto"/>
            </w:tcBorders>
          </w:tcPr>
          <w:p w14:paraId="1FDBE74E" w14:textId="77777777" w:rsidR="00155874" w:rsidRPr="0057689E" w:rsidRDefault="00155874" w:rsidP="001861C8">
            <w:pPr>
              <w:spacing w:line="290" w:lineRule="exact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자재도착</w:t>
            </w:r>
          </w:p>
        </w:tc>
        <w:tc>
          <w:tcPr>
            <w:tcW w:w="2210" w:type="dxa"/>
            <w:tcBorders>
              <w:top w:val="single" w:sz="8" w:space="0" w:color="auto"/>
            </w:tcBorders>
          </w:tcPr>
          <w:p w14:paraId="52456A16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MaterialArrival</w:t>
            </w:r>
          </w:p>
        </w:tc>
        <w:tc>
          <w:tcPr>
            <w:tcW w:w="1594" w:type="dxa"/>
            <w:tcBorders>
              <w:top w:val="single" w:sz="8" w:space="0" w:color="auto"/>
            </w:tcBorders>
          </w:tcPr>
          <w:p w14:paraId="4C03A429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OAGIS</w:t>
            </w:r>
          </w:p>
        </w:tc>
        <w:tc>
          <w:tcPr>
            <w:tcW w:w="1595" w:type="dxa"/>
            <w:tcBorders>
              <w:top w:val="single" w:sz="8" w:space="0" w:color="auto"/>
            </w:tcBorders>
          </w:tcPr>
          <w:p w14:paraId="42BD8E63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ind w:left="284" w:hanging="284"/>
              <w:outlineLvl w:val="0"/>
              <w:rPr>
                <w:rFonts w:ascii="Arial" w:hAnsi="Arial"/>
                <w:color w:val="000000" w:themeColor="text1"/>
                <w:lang w:val="de-DE" w:eastAsia="en-US"/>
              </w:rPr>
            </w:pPr>
          </w:p>
        </w:tc>
        <w:tc>
          <w:tcPr>
            <w:tcW w:w="1631" w:type="dxa"/>
            <w:tcBorders>
              <w:top w:val="single" w:sz="8" w:space="0" w:color="auto"/>
            </w:tcBorders>
          </w:tcPr>
          <w:p w14:paraId="7D0C4F77" w14:textId="77777777" w:rsidR="00155874" w:rsidRPr="0057689E" w:rsidRDefault="00155874">
            <w:pPr>
              <w:pStyle w:val="new1"/>
              <w:numPr>
                <w:ilvl w:val="0"/>
                <w:numId w:val="24"/>
              </w:numPr>
              <w:spacing w:line="290" w:lineRule="exact"/>
              <w:jc w:val="left"/>
              <w:outlineLvl w:val="0"/>
              <w:rPr>
                <w:rFonts w:ascii="Arial" w:hAnsi="Arial"/>
                <w:color w:val="000000" w:themeColor="text1"/>
                <w:lang w:val="de-DE" w:eastAsia="en-US"/>
              </w:rPr>
            </w:pPr>
            <w:r>
              <w:rPr>
                <w:rFonts w:ascii="Arial" w:hAnsi="Arial"/>
                <w:color w:val="000000" w:themeColor="text1"/>
                <w:lang w:val="de-DE"/>
              </w:rPr>
              <w:t>ReceiveItem</w:t>
            </w: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5C5190D3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40" w:lineRule="auto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552" w:type="dxa"/>
            <w:tcBorders>
              <w:top w:val="single" w:sz="8" w:space="0" w:color="auto"/>
            </w:tcBorders>
          </w:tcPr>
          <w:p w14:paraId="402DCD96" w14:textId="77777777" w:rsidR="00155874" w:rsidRPr="0057689E" w:rsidRDefault="00155874" w:rsidP="001861C8">
            <w:pPr>
              <w:pStyle w:val="new1"/>
              <w:spacing w:line="240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자재가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입고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전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수입검사를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위해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도착한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정보를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의미함</w:t>
            </w:r>
          </w:p>
        </w:tc>
      </w:tr>
      <w:tr w:rsidR="00155874" w:rsidRPr="0057689E" w14:paraId="2B2DC4EF" w14:textId="77777777" w:rsidTr="001861C8">
        <w:trPr>
          <w:jc w:val="center"/>
        </w:trPr>
        <w:tc>
          <w:tcPr>
            <w:tcW w:w="622" w:type="dxa"/>
            <w:tcBorders>
              <w:top w:val="single" w:sz="8" w:space="0" w:color="auto"/>
            </w:tcBorders>
          </w:tcPr>
          <w:p w14:paraId="5D821E5E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rPr>
                <w:color w:val="000000" w:themeColor="text1"/>
                <w:lang w:val="de-DE"/>
              </w:rPr>
            </w:pPr>
            <w:r>
              <w:rPr>
                <w:rFonts w:eastAsia="돋움" w:hint="eastAsia"/>
                <w:color w:val="000000" w:themeColor="text1"/>
                <w:lang w:val="de-DE"/>
              </w:rPr>
              <w:t>28</w:t>
            </w:r>
          </w:p>
        </w:tc>
        <w:tc>
          <w:tcPr>
            <w:tcW w:w="1694" w:type="dxa"/>
            <w:tcBorders>
              <w:top w:val="single" w:sz="8" w:space="0" w:color="auto"/>
            </w:tcBorders>
          </w:tcPr>
          <w:p w14:paraId="63D3E3D9" w14:textId="77777777" w:rsidR="00155874" w:rsidRPr="0057689E" w:rsidRDefault="00155874" w:rsidP="001861C8">
            <w:pPr>
              <w:spacing w:line="290" w:lineRule="exact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입고</w:t>
            </w:r>
          </w:p>
        </w:tc>
        <w:tc>
          <w:tcPr>
            <w:tcW w:w="2210" w:type="dxa"/>
            <w:tcBorders>
              <w:top w:val="single" w:sz="8" w:space="0" w:color="auto"/>
            </w:tcBorders>
          </w:tcPr>
          <w:p w14:paraId="52D8E4A8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GoodsReceipt</w:t>
            </w:r>
          </w:p>
        </w:tc>
        <w:tc>
          <w:tcPr>
            <w:tcW w:w="1594" w:type="dxa"/>
            <w:tcBorders>
              <w:top w:val="single" w:sz="8" w:space="0" w:color="auto"/>
            </w:tcBorders>
          </w:tcPr>
          <w:p w14:paraId="65C8DF4A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</w:p>
        </w:tc>
        <w:tc>
          <w:tcPr>
            <w:tcW w:w="1595" w:type="dxa"/>
            <w:tcBorders>
              <w:top w:val="single" w:sz="8" w:space="0" w:color="auto"/>
            </w:tcBorders>
          </w:tcPr>
          <w:p w14:paraId="662B070D" w14:textId="77777777" w:rsidR="00155874" w:rsidRPr="0057689E" w:rsidRDefault="00155874">
            <w:pPr>
              <w:pStyle w:val="new1"/>
              <w:numPr>
                <w:ilvl w:val="0"/>
                <w:numId w:val="24"/>
              </w:numPr>
              <w:spacing w:line="290" w:lineRule="exact"/>
              <w:ind w:left="305" w:hanging="284"/>
              <w:jc w:val="left"/>
              <w:outlineLvl w:val="0"/>
              <w:rPr>
                <w:rFonts w:ascii="Arial" w:hAnsi="Arial"/>
                <w:color w:val="000000" w:themeColor="text1"/>
                <w:lang w:val="de-DE" w:eastAsia="en-US"/>
              </w:rPr>
            </w:pPr>
            <w:r>
              <w:rPr>
                <w:rFonts w:ascii="Arial" w:hAnsi="Arial"/>
                <w:color w:val="000000" w:themeColor="text1"/>
                <w:lang w:val="de-DE" w:eastAsia="en-US"/>
              </w:rPr>
              <w:t xml:space="preserve">Incoming </w:t>
            </w:r>
            <w:r>
              <w:rPr>
                <w:rFonts w:ascii="Arial" w:hAnsi="Arial"/>
                <w:color w:val="000000" w:themeColor="text1"/>
                <w:lang w:val="de-DE" w:eastAsia="en-US"/>
              </w:rPr>
              <w:br/>
              <w:t>Material</w:t>
            </w:r>
          </w:p>
        </w:tc>
        <w:tc>
          <w:tcPr>
            <w:tcW w:w="1631" w:type="dxa"/>
            <w:tcBorders>
              <w:top w:val="single" w:sz="8" w:space="0" w:color="auto"/>
            </w:tcBorders>
          </w:tcPr>
          <w:p w14:paraId="1BBA7084" w14:textId="77777777" w:rsidR="00155874" w:rsidRPr="0057689E" w:rsidRDefault="00155874">
            <w:pPr>
              <w:pStyle w:val="new1"/>
              <w:numPr>
                <w:ilvl w:val="0"/>
                <w:numId w:val="26"/>
              </w:numPr>
              <w:spacing w:line="290" w:lineRule="exact"/>
              <w:outlineLvl w:val="0"/>
              <w:rPr>
                <w:rFonts w:ascii="Arial" w:hAnsi="Arial"/>
                <w:color w:val="000000" w:themeColor="text1"/>
                <w:w w:val="80"/>
                <w:lang w:val="de-DE" w:eastAsia="en-US"/>
              </w:rPr>
            </w:pPr>
            <w:r>
              <w:rPr>
                <w:rFonts w:ascii="Arial" w:hAnsi="Arial"/>
                <w:color w:val="000000" w:themeColor="text1"/>
                <w:w w:val="80"/>
                <w:lang w:val="de-DE" w:eastAsia="en-US"/>
              </w:rPr>
              <w:t>ReceiveDelivery</w:t>
            </w: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5A7B35EB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40" w:lineRule="auto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552" w:type="dxa"/>
            <w:tcBorders>
              <w:top w:val="single" w:sz="8" w:space="0" w:color="auto"/>
            </w:tcBorders>
          </w:tcPr>
          <w:p w14:paraId="43D05A87" w14:textId="77777777" w:rsidR="00155874" w:rsidRPr="0057689E" w:rsidRDefault="00155874" w:rsidP="001861C8">
            <w:pPr>
              <w:pStyle w:val="new1"/>
              <w:spacing w:line="240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구매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발주된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품목을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협력업체로부터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납품받은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정보를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의미함</w:t>
            </w:r>
          </w:p>
        </w:tc>
      </w:tr>
      <w:tr w:rsidR="00155874" w:rsidRPr="0057689E" w14:paraId="5471EB0B" w14:textId="77777777" w:rsidTr="001861C8">
        <w:trPr>
          <w:jc w:val="center"/>
        </w:trPr>
        <w:tc>
          <w:tcPr>
            <w:tcW w:w="622" w:type="dxa"/>
          </w:tcPr>
          <w:p w14:paraId="15E8E124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outlineLvl w:val="0"/>
              <w:rPr>
                <w:rFonts w:eastAsia="돋움"/>
                <w:color w:val="000000" w:themeColor="text1"/>
                <w:lang w:val="de-DE"/>
              </w:rPr>
            </w:pPr>
            <w:r>
              <w:rPr>
                <w:rFonts w:eastAsia="돋움" w:hint="eastAsia"/>
                <w:color w:val="000000" w:themeColor="text1"/>
                <w:lang w:val="de-DE"/>
              </w:rPr>
              <w:t>29</w:t>
            </w:r>
          </w:p>
        </w:tc>
        <w:tc>
          <w:tcPr>
            <w:tcW w:w="1694" w:type="dxa"/>
          </w:tcPr>
          <w:p w14:paraId="2211CD2A" w14:textId="77777777" w:rsidR="00155874" w:rsidRPr="0057689E" w:rsidRDefault="00155874" w:rsidP="001861C8">
            <w:pPr>
              <w:spacing w:line="290" w:lineRule="exact"/>
              <w:outlineLvl w:val="0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자재불출</w:t>
            </w:r>
          </w:p>
        </w:tc>
        <w:tc>
          <w:tcPr>
            <w:tcW w:w="2210" w:type="dxa"/>
          </w:tcPr>
          <w:p w14:paraId="1FF888BF" w14:textId="77777777" w:rsidR="00155874" w:rsidRPr="0057689E" w:rsidRDefault="00155874" w:rsidP="001861C8">
            <w:pPr>
              <w:snapToGrid w:val="0"/>
              <w:spacing w:line="290" w:lineRule="exact"/>
              <w:outlineLvl w:val="0"/>
              <w:rPr>
                <w:rFonts w:eastAsia="돋움"/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GoodsIssue</w:t>
            </w:r>
          </w:p>
        </w:tc>
        <w:tc>
          <w:tcPr>
            <w:tcW w:w="1594" w:type="dxa"/>
          </w:tcPr>
          <w:p w14:paraId="1CA2BB9D" w14:textId="77777777" w:rsidR="00155874" w:rsidRPr="0057689E" w:rsidRDefault="00155874" w:rsidP="001861C8">
            <w:pPr>
              <w:snapToGrid w:val="0"/>
              <w:spacing w:line="290" w:lineRule="exact"/>
              <w:outlineLvl w:val="0"/>
              <w:rPr>
                <w:rFonts w:eastAsia="돋움"/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OAGIS</w:t>
            </w:r>
          </w:p>
        </w:tc>
        <w:tc>
          <w:tcPr>
            <w:tcW w:w="1595" w:type="dxa"/>
          </w:tcPr>
          <w:p w14:paraId="2A0440AA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ind w:left="284" w:hanging="284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</w:p>
        </w:tc>
        <w:tc>
          <w:tcPr>
            <w:tcW w:w="1631" w:type="dxa"/>
          </w:tcPr>
          <w:p w14:paraId="0031904E" w14:textId="77777777" w:rsidR="00155874" w:rsidRPr="0057689E" w:rsidRDefault="00155874" w:rsidP="001861C8">
            <w:pPr>
              <w:pStyle w:val="new1"/>
              <w:spacing w:line="290" w:lineRule="exact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w w:val="90"/>
                <w:lang w:val="de-DE"/>
              </w:rPr>
            </w:pPr>
            <w:r>
              <w:rPr>
                <w:rFonts w:ascii="Arial" w:hAnsi="Arial"/>
                <w:color w:val="000000" w:themeColor="text1"/>
                <w:w w:val="90"/>
                <w:lang w:val="de-DE"/>
              </w:rPr>
              <w:t>IssueInventory</w:t>
            </w:r>
          </w:p>
        </w:tc>
        <w:tc>
          <w:tcPr>
            <w:tcW w:w="1559" w:type="dxa"/>
          </w:tcPr>
          <w:p w14:paraId="0879ABF3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40" w:lineRule="auto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552" w:type="dxa"/>
          </w:tcPr>
          <w:p w14:paraId="3EC631D1" w14:textId="77777777" w:rsidR="00155874" w:rsidRPr="0057689E" w:rsidRDefault="00155874" w:rsidP="001861C8">
            <w:pPr>
              <w:pStyle w:val="new1"/>
              <w:spacing w:line="240" w:lineRule="auto"/>
              <w:ind w:left="284" w:hanging="284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자재불출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요청된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자재를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불출하는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것을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의미함</w:t>
            </w:r>
            <w:r>
              <w:rPr>
                <w:rFonts w:ascii="Arial" w:hAnsi="Arial"/>
                <w:color w:val="000000" w:themeColor="text1"/>
                <w:lang w:val="en-US"/>
              </w:rPr>
              <w:t>(</w:t>
            </w:r>
            <w:r>
              <w:rPr>
                <w:rFonts w:ascii="Arial" w:hAnsi="Arial"/>
                <w:color w:val="000000" w:themeColor="text1"/>
                <w:lang w:val="en-US"/>
              </w:rPr>
              <w:t>일반적으로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재고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관리주체가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다를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경우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창고관리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부서에서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사용</w:t>
            </w:r>
            <w:r>
              <w:rPr>
                <w:rFonts w:ascii="Arial" w:hAnsi="Arial"/>
                <w:color w:val="000000" w:themeColor="text1"/>
                <w:lang w:val="en-US"/>
              </w:rPr>
              <w:t>)</w:t>
            </w:r>
          </w:p>
        </w:tc>
      </w:tr>
      <w:tr w:rsidR="00155874" w:rsidRPr="0057689E" w14:paraId="76D6E75F" w14:textId="77777777" w:rsidTr="001861C8">
        <w:trPr>
          <w:jc w:val="center"/>
        </w:trPr>
        <w:tc>
          <w:tcPr>
            <w:tcW w:w="622" w:type="dxa"/>
          </w:tcPr>
          <w:p w14:paraId="3152E488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outlineLvl w:val="0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30</w:t>
            </w:r>
          </w:p>
        </w:tc>
        <w:tc>
          <w:tcPr>
            <w:tcW w:w="1694" w:type="dxa"/>
          </w:tcPr>
          <w:p w14:paraId="5415FF96" w14:textId="77777777" w:rsidR="00155874" w:rsidRPr="0057689E" w:rsidRDefault="00155874" w:rsidP="001861C8">
            <w:pPr>
              <w:spacing w:line="290" w:lineRule="exact"/>
              <w:outlineLvl w:val="0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생산계획</w:t>
            </w:r>
          </w:p>
        </w:tc>
        <w:tc>
          <w:tcPr>
            <w:tcW w:w="2210" w:type="dxa"/>
          </w:tcPr>
          <w:p w14:paraId="6AFAF096" w14:textId="77777777" w:rsidR="00155874" w:rsidRPr="0057689E" w:rsidRDefault="00155874" w:rsidP="001861C8">
            <w:pPr>
              <w:snapToGrid w:val="0"/>
              <w:spacing w:line="290" w:lineRule="exact"/>
              <w:outlineLvl w:val="0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ProductionPlanning</w:t>
            </w:r>
          </w:p>
        </w:tc>
        <w:tc>
          <w:tcPr>
            <w:tcW w:w="1594" w:type="dxa"/>
          </w:tcPr>
          <w:p w14:paraId="37EC9531" w14:textId="77777777" w:rsidR="00155874" w:rsidRPr="0057689E" w:rsidRDefault="00155874" w:rsidP="001861C8">
            <w:pPr>
              <w:snapToGrid w:val="0"/>
              <w:spacing w:line="290" w:lineRule="exact"/>
              <w:outlineLvl w:val="0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IEC 62264</w:t>
            </w:r>
          </w:p>
        </w:tc>
        <w:tc>
          <w:tcPr>
            <w:tcW w:w="1595" w:type="dxa"/>
          </w:tcPr>
          <w:p w14:paraId="0A244575" w14:textId="77777777" w:rsidR="00155874" w:rsidRPr="0057689E" w:rsidRDefault="00155874">
            <w:pPr>
              <w:pStyle w:val="new1"/>
              <w:numPr>
                <w:ilvl w:val="0"/>
                <w:numId w:val="23"/>
              </w:numPr>
              <w:spacing w:line="290" w:lineRule="exact"/>
              <w:ind w:left="305" w:hanging="284"/>
              <w:jc w:val="left"/>
              <w:outlineLvl w:val="0"/>
              <w:rPr>
                <w:rFonts w:ascii="Arial" w:hAnsi="Arial"/>
                <w:color w:val="000000" w:themeColor="text1"/>
                <w:lang w:val="de-DE" w:eastAsia="en-US"/>
              </w:rPr>
            </w:pPr>
            <w:r>
              <w:rPr>
                <w:rFonts w:ascii="Arial" w:hAnsi="Arial"/>
                <w:color w:val="000000" w:themeColor="text1"/>
                <w:lang w:val="de-DE" w:eastAsia="en-US"/>
              </w:rPr>
              <w:t>Production</w:t>
            </w:r>
            <w:r>
              <w:rPr>
                <w:rFonts w:ascii="Arial" w:hAnsi="Arial"/>
                <w:color w:val="000000" w:themeColor="text1"/>
                <w:w w:val="33"/>
                <w:lang w:val="de-DE" w:eastAsia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w w:val="33"/>
                <w:lang w:val="de-DE" w:eastAsia="en-US"/>
              </w:rPr>
              <w:br/>
            </w:r>
            <w:r>
              <w:rPr>
                <w:rFonts w:ascii="Arial" w:hAnsi="Arial"/>
                <w:color w:val="000000" w:themeColor="text1"/>
                <w:lang w:val="de-DE" w:eastAsia="en-US"/>
              </w:rPr>
              <w:t>Schedule</w:t>
            </w:r>
          </w:p>
          <w:p w14:paraId="2C894603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ind w:left="284" w:hanging="284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</w:p>
        </w:tc>
        <w:tc>
          <w:tcPr>
            <w:tcW w:w="1631" w:type="dxa"/>
          </w:tcPr>
          <w:p w14:paraId="294FB6E2" w14:textId="77777777" w:rsidR="00155874" w:rsidRPr="0057689E" w:rsidRDefault="00155874" w:rsidP="001861C8">
            <w:pPr>
              <w:pStyle w:val="new1"/>
              <w:spacing w:line="290" w:lineRule="exact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  <w:r>
              <w:rPr>
                <w:rFonts w:ascii="Arial" w:hAnsi="Arial"/>
                <w:color w:val="000000" w:themeColor="text1"/>
                <w:lang w:val="de-DE" w:eastAsia="en-US"/>
              </w:rPr>
              <w:t>Production</w:t>
            </w:r>
            <w:r>
              <w:rPr>
                <w:rFonts w:ascii="Arial" w:hAnsi="Arial"/>
                <w:color w:val="000000" w:themeColor="text1"/>
                <w:lang w:val="de-DE" w:eastAsia="en-US"/>
              </w:rPr>
              <w:br/>
              <w:t>Schedule</w:t>
            </w:r>
          </w:p>
        </w:tc>
        <w:tc>
          <w:tcPr>
            <w:tcW w:w="1559" w:type="dxa"/>
          </w:tcPr>
          <w:p w14:paraId="7227D51D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40" w:lineRule="auto"/>
              <w:outlineLvl w:val="0"/>
              <w:rPr>
                <w:rFonts w:ascii="Arial" w:hAnsi="Arial"/>
                <w:color w:val="000000" w:themeColor="text1"/>
                <w:spacing w:val="-4"/>
                <w:lang w:val="en-US"/>
              </w:rPr>
            </w:pPr>
          </w:p>
        </w:tc>
        <w:tc>
          <w:tcPr>
            <w:tcW w:w="2552" w:type="dxa"/>
          </w:tcPr>
          <w:p w14:paraId="7D27B1A4" w14:textId="77777777" w:rsidR="00155874" w:rsidRPr="0057689E" w:rsidRDefault="00155874" w:rsidP="001861C8">
            <w:pPr>
              <w:pStyle w:val="new1"/>
              <w:spacing w:line="240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/>
                <w:color w:val="000000" w:themeColor="text1"/>
                <w:spacing w:val="-4"/>
                <w:lang w:val="en-US"/>
              </w:rPr>
              <w:t>특정</w:t>
            </w:r>
            <w:r>
              <w:rPr>
                <w:rFonts w:ascii="Arial" w:hAnsi="Arial"/>
                <w:color w:val="000000" w:themeColor="text1"/>
                <w:spacing w:val="-4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spacing w:val="-4"/>
                <w:lang w:val="en-US"/>
              </w:rPr>
              <w:t>제품을</w:t>
            </w:r>
            <w:r>
              <w:rPr>
                <w:rFonts w:ascii="Arial" w:hAnsi="Arial"/>
                <w:color w:val="000000" w:themeColor="text1"/>
                <w:spacing w:val="-4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spacing w:val="-4"/>
                <w:lang w:val="en-US"/>
              </w:rPr>
              <w:t>생산하기</w:t>
            </w:r>
            <w:r>
              <w:rPr>
                <w:rFonts w:ascii="Arial" w:hAnsi="Arial"/>
                <w:color w:val="000000" w:themeColor="text1"/>
                <w:spacing w:val="-4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spacing w:val="-4"/>
                <w:lang w:val="en-US"/>
              </w:rPr>
              <w:t>위한</w:t>
            </w:r>
            <w:r>
              <w:rPr>
                <w:rFonts w:ascii="Arial" w:hAnsi="Arial"/>
                <w:color w:val="000000" w:themeColor="text1"/>
                <w:spacing w:val="-4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spacing w:val="-4"/>
                <w:lang w:val="en-US"/>
              </w:rPr>
              <w:t>계획을</w:t>
            </w:r>
            <w:r>
              <w:rPr>
                <w:rFonts w:ascii="Arial" w:hAnsi="Arial"/>
                <w:color w:val="000000" w:themeColor="text1"/>
                <w:spacing w:val="-4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spacing w:val="-4"/>
                <w:lang w:val="en-US"/>
              </w:rPr>
              <w:t>의미함</w:t>
            </w:r>
          </w:p>
        </w:tc>
      </w:tr>
      <w:tr w:rsidR="00155874" w:rsidRPr="0057689E" w14:paraId="4813B2E4" w14:textId="77777777" w:rsidTr="001861C8">
        <w:trPr>
          <w:jc w:val="center"/>
        </w:trPr>
        <w:tc>
          <w:tcPr>
            <w:tcW w:w="622" w:type="dxa"/>
          </w:tcPr>
          <w:p w14:paraId="2D771F06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outlineLvl w:val="0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31</w:t>
            </w:r>
          </w:p>
        </w:tc>
        <w:tc>
          <w:tcPr>
            <w:tcW w:w="1694" w:type="dxa"/>
          </w:tcPr>
          <w:p w14:paraId="4DEDF83A" w14:textId="77777777" w:rsidR="00155874" w:rsidRPr="0057689E" w:rsidRDefault="00155874" w:rsidP="001861C8">
            <w:pPr>
              <w:spacing w:line="290" w:lineRule="exact"/>
              <w:outlineLvl w:val="0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생산지시</w:t>
            </w:r>
          </w:p>
        </w:tc>
        <w:tc>
          <w:tcPr>
            <w:tcW w:w="2210" w:type="dxa"/>
          </w:tcPr>
          <w:p w14:paraId="3D58BB1D" w14:textId="77777777" w:rsidR="00155874" w:rsidRPr="0057689E" w:rsidRDefault="00155874" w:rsidP="001861C8">
            <w:pPr>
              <w:snapToGrid w:val="0"/>
              <w:spacing w:line="290" w:lineRule="exact"/>
              <w:outlineLvl w:val="0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ProductionOrder</w:t>
            </w:r>
          </w:p>
        </w:tc>
        <w:tc>
          <w:tcPr>
            <w:tcW w:w="1594" w:type="dxa"/>
          </w:tcPr>
          <w:p w14:paraId="100F0C8C" w14:textId="77777777" w:rsidR="00155874" w:rsidRPr="0057689E" w:rsidRDefault="00155874" w:rsidP="001861C8">
            <w:pPr>
              <w:snapToGrid w:val="0"/>
              <w:spacing w:line="290" w:lineRule="exact"/>
              <w:outlineLvl w:val="0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OAGIS</w:t>
            </w:r>
          </w:p>
        </w:tc>
        <w:tc>
          <w:tcPr>
            <w:tcW w:w="1595" w:type="dxa"/>
          </w:tcPr>
          <w:p w14:paraId="2C611580" w14:textId="77777777" w:rsidR="00155874" w:rsidRPr="0057689E" w:rsidRDefault="00155874">
            <w:pPr>
              <w:pStyle w:val="new1"/>
              <w:numPr>
                <w:ilvl w:val="0"/>
                <w:numId w:val="23"/>
              </w:numPr>
              <w:spacing w:line="290" w:lineRule="exact"/>
              <w:ind w:left="305" w:hanging="284"/>
              <w:jc w:val="left"/>
              <w:outlineLvl w:val="0"/>
              <w:rPr>
                <w:rFonts w:ascii="Arial" w:hAnsi="Arial"/>
                <w:color w:val="000000" w:themeColor="text1"/>
                <w:lang w:val="de-DE" w:eastAsia="en-US"/>
              </w:rPr>
            </w:pPr>
            <w:r>
              <w:rPr>
                <w:rFonts w:ascii="Arial" w:hAnsi="Arial"/>
                <w:color w:val="000000" w:themeColor="text1"/>
                <w:lang w:val="de-DE" w:eastAsia="en-US"/>
              </w:rPr>
              <w:t>Production Request</w:t>
            </w:r>
          </w:p>
        </w:tc>
        <w:tc>
          <w:tcPr>
            <w:tcW w:w="1631" w:type="dxa"/>
          </w:tcPr>
          <w:p w14:paraId="2382A3A6" w14:textId="77777777" w:rsidR="00155874" w:rsidRPr="0057689E" w:rsidRDefault="00155874" w:rsidP="001861C8">
            <w:pPr>
              <w:pStyle w:val="new1"/>
              <w:spacing w:line="290" w:lineRule="exact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de-DE" w:eastAsia="en-US"/>
              </w:rPr>
            </w:pPr>
            <w:r>
              <w:rPr>
                <w:rFonts w:ascii="Arial" w:hAnsi="Arial"/>
                <w:color w:val="000000" w:themeColor="text1"/>
                <w:lang w:val="de-DE" w:eastAsia="en-US"/>
              </w:rPr>
              <w:t>Production</w:t>
            </w:r>
            <w:r>
              <w:rPr>
                <w:rFonts w:ascii="Arial" w:hAnsi="Arial"/>
                <w:color w:val="000000" w:themeColor="text1"/>
                <w:lang w:val="de-DE" w:eastAsia="en-US"/>
              </w:rPr>
              <w:br/>
              <w:t>Order</w:t>
            </w:r>
          </w:p>
        </w:tc>
        <w:tc>
          <w:tcPr>
            <w:tcW w:w="1559" w:type="dxa"/>
          </w:tcPr>
          <w:p w14:paraId="65CCCA1B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40" w:lineRule="auto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552" w:type="dxa"/>
          </w:tcPr>
          <w:p w14:paraId="7C724D7D" w14:textId="77777777" w:rsidR="00155874" w:rsidRPr="0057689E" w:rsidRDefault="00155874" w:rsidP="001861C8">
            <w:pPr>
              <w:pStyle w:val="new1"/>
              <w:spacing w:line="240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spacing w:val="-4"/>
                <w:lang w:val="en-US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특정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제품의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생산을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지시하는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정보를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의미함</w:t>
            </w:r>
          </w:p>
        </w:tc>
      </w:tr>
      <w:tr w:rsidR="00155874" w:rsidRPr="0057689E" w14:paraId="07BA5E68" w14:textId="77777777" w:rsidTr="001861C8">
        <w:trPr>
          <w:jc w:val="center"/>
        </w:trPr>
        <w:tc>
          <w:tcPr>
            <w:tcW w:w="622" w:type="dxa"/>
          </w:tcPr>
          <w:p w14:paraId="36C29FAF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outlineLvl w:val="0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32</w:t>
            </w:r>
          </w:p>
        </w:tc>
        <w:tc>
          <w:tcPr>
            <w:tcW w:w="1694" w:type="dxa"/>
          </w:tcPr>
          <w:p w14:paraId="6374C1A8" w14:textId="77777777" w:rsidR="00155874" w:rsidRPr="0057689E" w:rsidRDefault="00155874" w:rsidP="001861C8">
            <w:pPr>
              <w:spacing w:line="290" w:lineRule="exact"/>
              <w:outlineLvl w:val="0"/>
              <w:rPr>
                <w:bCs/>
                <w:color w:val="000000" w:themeColor="text1"/>
              </w:rPr>
            </w:pPr>
            <w:r>
              <w:rPr>
                <w:rFonts w:hint="eastAsia"/>
                <w:bCs/>
                <w:color w:val="000000" w:themeColor="text1"/>
              </w:rPr>
              <w:t>착공</w:t>
            </w:r>
          </w:p>
        </w:tc>
        <w:tc>
          <w:tcPr>
            <w:tcW w:w="2210" w:type="dxa"/>
          </w:tcPr>
          <w:p w14:paraId="11363602" w14:textId="77777777" w:rsidR="00155874" w:rsidRPr="0057689E" w:rsidRDefault="00155874" w:rsidP="001861C8">
            <w:pPr>
              <w:snapToGrid w:val="0"/>
              <w:spacing w:line="290" w:lineRule="exact"/>
              <w:outlineLvl w:val="0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OperationStart</w:t>
            </w:r>
          </w:p>
        </w:tc>
        <w:tc>
          <w:tcPr>
            <w:tcW w:w="1594" w:type="dxa"/>
          </w:tcPr>
          <w:p w14:paraId="67C29462" w14:textId="77777777" w:rsidR="00155874" w:rsidRPr="0057689E" w:rsidRDefault="00155874" w:rsidP="001861C8">
            <w:pPr>
              <w:snapToGrid w:val="0"/>
              <w:spacing w:line="290" w:lineRule="exact"/>
              <w:outlineLvl w:val="0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SEMI</w:t>
            </w:r>
          </w:p>
        </w:tc>
        <w:tc>
          <w:tcPr>
            <w:tcW w:w="1595" w:type="dxa"/>
          </w:tcPr>
          <w:p w14:paraId="2EC37381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</w:p>
        </w:tc>
        <w:tc>
          <w:tcPr>
            <w:tcW w:w="1631" w:type="dxa"/>
          </w:tcPr>
          <w:p w14:paraId="1B32F807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</w:p>
        </w:tc>
        <w:tc>
          <w:tcPr>
            <w:tcW w:w="1559" w:type="dxa"/>
          </w:tcPr>
          <w:p w14:paraId="0D61E80F" w14:textId="77777777" w:rsidR="00155874" w:rsidRPr="0057689E" w:rsidRDefault="00155874" w:rsidP="001861C8">
            <w:pPr>
              <w:pStyle w:val="new1"/>
              <w:spacing w:line="240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spacing w:val="-2"/>
                <w:lang w:val="en-US"/>
              </w:rPr>
            </w:pPr>
            <w:r>
              <w:rPr>
                <w:rFonts w:ascii="Arial" w:hAnsi="Arial"/>
                <w:color w:val="000000" w:themeColor="text1"/>
                <w:spacing w:val="-2"/>
                <w:lang w:val="en-US"/>
              </w:rPr>
              <w:t>Processing Started</w:t>
            </w:r>
          </w:p>
        </w:tc>
        <w:tc>
          <w:tcPr>
            <w:tcW w:w="2552" w:type="dxa"/>
          </w:tcPr>
          <w:p w14:paraId="00102DD1" w14:textId="77777777" w:rsidR="00155874" w:rsidRPr="0057689E" w:rsidRDefault="00155874" w:rsidP="001861C8">
            <w:pPr>
              <w:pStyle w:val="new1"/>
              <w:spacing w:line="240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spacing w:val="-2"/>
                <w:lang w:val="en-US"/>
              </w:rPr>
            </w:pP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>설비에</w:t>
            </w: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>해당</w:t>
            </w: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>공정의</w:t>
            </w: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>생산을</w:t>
            </w: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>지시함</w:t>
            </w:r>
          </w:p>
        </w:tc>
      </w:tr>
      <w:tr w:rsidR="00155874" w:rsidRPr="0057689E" w14:paraId="7574654A" w14:textId="77777777" w:rsidTr="001861C8">
        <w:trPr>
          <w:jc w:val="center"/>
        </w:trPr>
        <w:tc>
          <w:tcPr>
            <w:tcW w:w="622" w:type="dxa"/>
          </w:tcPr>
          <w:p w14:paraId="13C46718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outlineLvl w:val="0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33</w:t>
            </w:r>
          </w:p>
        </w:tc>
        <w:tc>
          <w:tcPr>
            <w:tcW w:w="1694" w:type="dxa"/>
          </w:tcPr>
          <w:p w14:paraId="70B3C466" w14:textId="77777777" w:rsidR="00155874" w:rsidRPr="0057689E" w:rsidRDefault="00155874" w:rsidP="001861C8">
            <w:pPr>
              <w:spacing w:line="290" w:lineRule="exact"/>
              <w:outlineLvl w:val="0"/>
              <w:rPr>
                <w:bCs/>
                <w:color w:val="000000" w:themeColor="text1"/>
              </w:rPr>
            </w:pPr>
            <w:r>
              <w:rPr>
                <w:rFonts w:hint="eastAsia"/>
                <w:bCs/>
                <w:color w:val="000000" w:themeColor="text1"/>
              </w:rPr>
              <w:t>완공</w:t>
            </w:r>
          </w:p>
        </w:tc>
        <w:tc>
          <w:tcPr>
            <w:tcW w:w="2210" w:type="dxa"/>
          </w:tcPr>
          <w:p w14:paraId="3B826C0B" w14:textId="77777777" w:rsidR="00155874" w:rsidRPr="0057689E" w:rsidRDefault="00155874" w:rsidP="001861C8">
            <w:pPr>
              <w:snapToGrid w:val="0"/>
              <w:spacing w:line="290" w:lineRule="exact"/>
              <w:outlineLvl w:val="0"/>
              <w:rPr>
                <w:color w:val="000000" w:themeColor="text1"/>
                <w:lang w:val="de-DE"/>
              </w:rPr>
            </w:pPr>
            <w:r>
              <w:rPr>
                <w:rFonts w:eastAsia="돋움"/>
                <w:color w:val="000000" w:themeColor="text1"/>
                <w:lang w:val="de-DE"/>
              </w:rPr>
              <w:t>OperationEnd</w:t>
            </w:r>
          </w:p>
        </w:tc>
        <w:tc>
          <w:tcPr>
            <w:tcW w:w="1594" w:type="dxa"/>
          </w:tcPr>
          <w:p w14:paraId="1577B47F" w14:textId="77777777" w:rsidR="00155874" w:rsidRPr="0057689E" w:rsidRDefault="00155874" w:rsidP="001861C8">
            <w:pPr>
              <w:snapToGrid w:val="0"/>
              <w:spacing w:line="290" w:lineRule="exact"/>
              <w:outlineLvl w:val="0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SEMI</w:t>
            </w:r>
          </w:p>
        </w:tc>
        <w:tc>
          <w:tcPr>
            <w:tcW w:w="1595" w:type="dxa"/>
          </w:tcPr>
          <w:p w14:paraId="2C541F17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rFonts w:ascii="Arial" w:hAnsi="Arial"/>
                <w:color w:val="000000" w:themeColor="text1"/>
                <w:lang w:val="de-DE" w:eastAsia="en-US"/>
              </w:rPr>
            </w:pPr>
          </w:p>
        </w:tc>
        <w:tc>
          <w:tcPr>
            <w:tcW w:w="1631" w:type="dxa"/>
          </w:tcPr>
          <w:p w14:paraId="32397C9D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rFonts w:ascii="Arial" w:hAnsi="Arial"/>
                <w:color w:val="000000" w:themeColor="text1"/>
                <w:lang w:val="de-DE" w:eastAsia="en-US"/>
              </w:rPr>
            </w:pPr>
          </w:p>
        </w:tc>
        <w:tc>
          <w:tcPr>
            <w:tcW w:w="1559" w:type="dxa"/>
          </w:tcPr>
          <w:p w14:paraId="626E62E8" w14:textId="77777777" w:rsidR="00155874" w:rsidRPr="0057689E" w:rsidRDefault="00155874" w:rsidP="001861C8">
            <w:pPr>
              <w:pStyle w:val="new1"/>
              <w:spacing w:line="240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Processing Completed</w:t>
            </w:r>
          </w:p>
        </w:tc>
        <w:tc>
          <w:tcPr>
            <w:tcW w:w="2552" w:type="dxa"/>
          </w:tcPr>
          <w:p w14:paraId="3FD5503F" w14:textId="77777777" w:rsidR="00155874" w:rsidRPr="0057689E" w:rsidRDefault="00155874" w:rsidP="001861C8">
            <w:pPr>
              <w:pStyle w:val="new1"/>
              <w:spacing w:line="240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 w:hint="eastAsia"/>
                <w:color w:val="000000" w:themeColor="text1"/>
                <w:lang w:val="en-US"/>
              </w:rPr>
              <w:t>해당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공정의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생산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완료를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보고함</w:t>
            </w:r>
          </w:p>
        </w:tc>
      </w:tr>
      <w:tr w:rsidR="00155874" w:rsidRPr="0057689E" w14:paraId="046A5D75" w14:textId="77777777" w:rsidTr="001861C8">
        <w:trPr>
          <w:jc w:val="center"/>
        </w:trPr>
        <w:tc>
          <w:tcPr>
            <w:tcW w:w="622" w:type="dxa"/>
          </w:tcPr>
          <w:p w14:paraId="0D5EB103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outlineLvl w:val="0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34</w:t>
            </w:r>
          </w:p>
        </w:tc>
        <w:tc>
          <w:tcPr>
            <w:tcW w:w="1694" w:type="dxa"/>
          </w:tcPr>
          <w:p w14:paraId="04B96D93" w14:textId="77777777" w:rsidR="00155874" w:rsidRPr="0057689E" w:rsidRDefault="00155874" w:rsidP="001861C8">
            <w:pPr>
              <w:spacing w:line="290" w:lineRule="exact"/>
              <w:outlineLvl w:val="0"/>
              <w:rPr>
                <w:bCs/>
                <w:color w:val="000000" w:themeColor="text1"/>
              </w:rPr>
            </w:pPr>
            <w:r>
              <w:rPr>
                <w:rFonts w:hint="eastAsia"/>
                <w:bCs/>
                <w:color w:val="000000" w:themeColor="text1"/>
              </w:rPr>
              <w:t>이동지시</w:t>
            </w:r>
          </w:p>
        </w:tc>
        <w:tc>
          <w:tcPr>
            <w:tcW w:w="2210" w:type="dxa"/>
          </w:tcPr>
          <w:p w14:paraId="58AD5DB1" w14:textId="77777777" w:rsidR="00155874" w:rsidRPr="0057689E" w:rsidRDefault="00155874" w:rsidP="001861C8">
            <w:pPr>
              <w:snapToGrid w:val="0"/>
              <w:spacing w:line="290" w:lineRule="exact"/>
              <w:outlineLvl w:val="0"/>
              <w:rPr>
                <w:rFonts w:eastAsia="돋움"/>
                <w:color w:val="000000" w:themeColor="text1"/>
                <w:lang w:val="de-DE"/>
              </w:rPr>
            </w:pPr>
            <w:r>
              <w:rPr>
                <w:rFonts w:eastAsia="돋움" w:hint="eastAsia"/>
                <w:color w:val="000000" w:themeColor="text1"/>
                <w:lang w:val="de-DE"/>
              </w:rPr>
              <w:t>TransferCommand</w:t>
            </w:r>
          </w:p>
        </w:tc>
        <w:tc>
          <w:tcPr>
            <w:tcW w:w="1594" w:type="dxa"/>
          </w:tcPr>
          <w:p w14:paraId="0DF03F79" w14:textId="77777777" w:rsidR="00155874" w:rsidRPr="0057689E" w:rsidRDefault="00155874" w:rsidP="001861C8">
            <w:pPr>
              <w:snapToGrid w:val="0"/>
              <w:spacing w:line="290" w:lineRule="exact"/>
              <w:outlineLvl w:val="0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SEMI</w:t>
            </w:r>
          </w:p>
        </w:tc>
        <w:tc>
          <w:tcPr>
            <w:tcW w:w="1595" w:type="dxa"/>
          </w:tcPr>
          <w:p w14:paraId="54BFB536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rFonts w:ascii="Arial" w:hAnsi="Arial"/>
                <w:color w:val="000000" w:themeColor="text1"/>
                <w:lang w:val="de-DE" w:eastAsia="en-US"/>
              </w:rPr>
            </w:pPr>
          </w:p>
        </w:tc>
        <w:tc>
          <w:tcPr>
            <w:tcW w:w="1631" w:type="dxa"/>
          </w:tcPr>
          <w:p w14:paraId="5997B18E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rFonts w:ascii="Arial" w:hAnsi="Arial"/>
                <w:color w:val="000000" w:themeColor="text1"/>
                <w:lang w:val="de-DE" w:eastAsia="en-US"/>
              </w:rPr>
            </w:pPr>
          </w:p>
        </w:tc>
        <w:tc>
          <w:tcPr>
            <w:tcW w:w="1559" w:type="dxa"/>
          </w:tcPr>
          <w:p w14:paraId="2B8385BB" w14:textId="77777777" w:rsidR="00155874" w:rsidRPr="0057689E" w:rsidRDefault="00155874" w:rsidP="001861C8">
            <w:pPr>
              <w:pStyle w:val="new1"/>
              <w:spacing w:line="240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Transfer Command</w:t>
            </w:r>
          </w:p>
        </w:tc>
        <w:tc>
          <w:tcPr>
            <w:tcW w:w="2552" w:type="dxa"/>
          </w:tcPr>
          <w:p w14:paraId="6FAE150C" w14:textId="77777777" w:rsidR="00155874" w:rsidRPr="0057689E" w:rsidRDefault="00155874" w:rsidP="001861C8">
            <w:pPr>
              <w:pStyle w:val="new1"/>
              <w:spacing w:line="240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 w:hint="eastAsia"/>
                <w:color w:val="000000" w:themeColor="text1"/>
                <w:lang w:val="en-US"/>
              </w:rPr>
              <w:t>현재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공정에서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다음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공정으로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작업할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Lot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의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이동을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지시함</w:t>
            </w:r>
          </w:p>
        </w:tc>
      </w:tr>
      <w:tr w:rsidR="00155874" w:rsidRPr="0057689E" w14:paraId="54306A49" w14:textId="77777777" w:rsidTr="001861C8">
        <w:trPr>
          <w:jc w:val="center"/>
        </w:trPr>
        <w:tc>
          <w:tcPr>
            <w:tcW w:w="622" w:type="dxa"/>
          </w:tcPr>
          <w:p w14:paraId="7F8FFAC9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outlineLvl w:val="0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35</w:t>
            </w:r>
          </w:p>
        </w:tc>
        <w:tc>
          <w:tcPr>
            <w:tcW w:w="1694" w:type="dxa"/>
          </w:tcPr>
          <w:p w14:paraId="5194F471" w14:textId="77777777" w:rsidR="00155874" w:rsidRPr="0057689E" w:rsidRDefault="00155874" w:rsidP="001861C8">
            <w:pPr>
              <w:spacing w:line="290" w:lineRule="exact"/>
              <w:outlineLvl w:val="0"/>
              <w:rPr>
                <w:bCs/>
                <w:color w:val="000000" w:themeColor="text1"/>
              </w:rPr>
            </w:pPr>
            <w:r>
              <w:rPr>
                <w:rFonts w:hint="eastAsia"/>
                <w:bCs/>
                <w:color w:val="000000" w:themeColor="text1"/>
              </w:rPr>
              <w:t>운행시작</w:t>
            </w:r>
          </w:p>
        </w:tc>
        <w:tc>
          <w:tcPr>
            <w:tcW w:w="2210" w:type="dxa"/>
          </w:tcPr>
          <w:p w14:paraId="5A7283F7" w14:textId="77777777" w:rsidR="00155874" w:rsidRPr="0057689E" w:rsidRDefault="00155874" w:rsidP="001861C8">
            <w:pPr>
              <w:snapToGrid w:val="0"/>
              <w:spacing w:line="290" w:lineRule="exact"/>
              <w:outlineLvl w:val="0"/>
              <w:rPr>
                <w:rFonts w:eastAsia="돋움"/>
                <w:color w:val="000000" w:themeColor="text1"/>
                <w:lang w:val="de-DE"/>
              </w:rPr>
            </w:pPr>
            <w:r>
              <w:rPr>
                <w:rFonts w:eastAsia="돋움" w:hint="eastAsia"/>
                <w:color w:val="000000" w:themeColor="text1"/>
                <w:lang w:val="de-DE"/>
              </w:rPr>
              <w:t>TransferStart</w:t>
            </w:r>
          </w:p>
        </w:tc>
        <w:tc>
          <w:tcPr>
            <w:tcW w:w="1594" w:type="dxa"/>
          </w:tcPr>
          <w:p w14:paraId="763D90AA" w14:textId="77777777" w:rsidR="00155874" w:rsidRPr="0057689E" w:rsidRDefault="00155874" w:rsidP="001861C8">
            <w:pPr>
              <w:snapToGrid w:val="0"/>
              <w:spacing w:line="290" w:lineRule="exact"/>
              <w:outlineLvl w:val="0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SEMI</w:t>
            </w:r>
          </w:p>
        </w:tc>
        <w:tc>
          <w:tcPr>
            <w:tcW w:w="1595" w:type="dxa"/>
          </w:tcPr>
          <w:p w14:paraId="32E3C637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rFonts w:ascii="Arial" w:hAnsi="Arial"/>
                <w:color w:val="000000" w:themeColor="text1"/>
                <w:lang w:val="de-DE" w:eastAsia="en-US"/>
              </w:rPr>
            </w:pPr>
          </w:p>
        </w:tc>
        <w:tc>
          <w:tcPr>
            <w:tcW w:w="1631" w:type="dxa"/>
          </w:tcPr>
          <w:p w14:paraId="6737FA94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rFonts w:ascii="Arial" w:hAnsi="Arial"/>
                <w:color w:val="000000" w:themeColor="text1"/>
                <w:lang w:val="de-DE" w:eastAsia="en-US"/>
              </w:rPr>
            </w:pPr>
          </w:p>
        </w:tc>
        <w:tc>
          <w:tcPr>
            <w:tcW w:w="1559" w:type="dxa"/>
          </w:tcPr>
          <w:p w14:paraId="6994EE5C" w14:textId="77777777" w:rsidR="00155874" w:rsidRPr="0057689E" w:rsidRDefault="00155874" w:rsidP="001861C8">
            <w:pPr>
              <w:pStyle w:val="new1"/>
              <w:spacing w:line="240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Transfer Initiated</w:t>
            </w:r>
          </w:p>
        </w:tc>
        <w:tc>
          <w:tcPr>
            <w:tcW w:w="2552" w:type="dxa"/>
          </w:tcPr>
          <w:p w14:paraId="11891D29" w14:textId="77777777" w:rsidR="00155874" w:rsidRPr="0057689E" w:rsidRDefault="00155874" w:rsidP="001861C8">
            <w:pPr>
              <w:pStyle w:val="new1"/>
              <w:spacing w:line="240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 w:hint="eastAsia"/>
                <w:color w:val="000000" w:themeColor="text1"/>
                <w:lang w:val="en-US"/>
              </w:rPr>
              <w:t>이동지시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명령을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받아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운행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시작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시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시작정보를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보고함</w:t>
            </w:r>
          </w:p>
        </w:tc>
      </w:tr>
    </w:tbl>
    <w:p w14:paraId="606A5BCB" w14:textId="77777777" w:rsidR="00155874" w:rsidRPr="0057689E" w:rsidRDefault="00155874" w:rsidP="00155874">
      <w:pPr>
        <w:pStyle w:val="KSDTf7"/>
        <w:spacing w:afterLines="50" w:after="120"/>
        <w:rPr>
          <w:snapToGrid w:val="0"/>
          <w:color w:val="000000" w:themeColor="text1"/>
          <w:lang w:val="en-US"/>
        </w:rPr>
      </w:pPr>
    </w:p>
    <w:p w14:paraId="6B505C73" w14:textId="77777777" w:rsidR="00155874" w:rsidRPr="0057689E" w:rsidRDefault="00155874" w:rsidP="00155874">
      <w:pPr>
        <w:pStyle w:val="KSDTf7"/>
        <w:spacing w:afterLines="50" w:after="120"/>
        <w:rPr>
          <w:snapToGrid w:val="0"/>
          <w:color w:val="000000" w:themeColor="text1"/>
          <w:lang w:val="en-US"/>
        </w:rPr>
      </w:pPr>
      <w:commentRangeStart w:id="4328"/>
      <w:r>
        <w:rPr>
          <w:rFonts w:hint="eastAsia"/>
          <w:snapToGrid w:val="0"/>
          <w:color w:val="000000" w:themeColor="text1"/>
          <w:lang w:val="en-US"/>
        </w:rPr>
        <w:t>표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snapToGrid w:val="0"/>
          <w:color w:val="000000" w:themeColor="text1"/>
          <w:lang w:val="en-US"/>
        </w:rPr>
        <w:t xml:space="preserve">B.2 </w: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>SEQ aaa</w:instrText>
      </w:r>
      <w:r>
        <w:rPr>
          <w:rFonts w:hint="eastAsia"/>
          <w:snapToGrid w:val="0"/>
          <w:color w:val="000000" w:themeColor="text1"/>
          <w:lang w:val="en-US"/>
        </w:rPr>
        <w:instrText>l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du</w:instrText>
      </w:r>
      <w:r>
        <w:rPr>
          <w:snapToGrid w:val="0"/>
          <w:color w:val="000000" w:themeColor="text1"/>
          <w:lang w:val="en-US"/>
        </w:rPr>
        <w:instrText xml:space="preserve">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 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rFonts w:hint="eastAsia"/>
          <w:snapToGrid w:val="0"/>
          <w:color w:val="000000" w:themeColor="text1"/>
          <w:lang w:val="en-US"/>
        </w:rPr>
        <w:instrText>SEQ 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>\c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instrText>."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t>—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>SEQ aaa</w:instrText>
      </w:r>
      <w:r>
        <w:rPr>
          <w:rFonts w:hint="eastAsia"/>
          <w:snapToGrid w:val="0"/>
          <w:color w:val="000000" w:themeColor="text1"/>
          <w:lang w:val="en-US"/>
        </w:rPr>
        <w:instrText>l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du</w:instrText>
      </w:r>
      <w:r>
        <w:rPr>
          <w:snapToGrid w:val="0"/>
          <w:color w:val="000000" w:themeColor="text1"/>
          <w:lang w:val="en-US"/>
        </w:rPr>
        <w:instrText xml:space="preserve">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 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rFonts w:hint="eastAsia"/>
          <w:snapToGrid w:val="0"/>
          <w:color w:val="000000" w:themeColor="text1"/>
          <w:lang w:val="en-US"/>
        </w:rPr>
        <w:instrText>SEQ 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>\c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instrText>."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t>타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hint="eastAsia"/>
          <w:snapToGrid w:val="0"/>
          <w:color w:val="000000" w:themeColor="text1"/>
          <w:lang w:val="en-US"/>
        </w:rPr>
        <w:t>표준과의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hint="eastAsia"/>
          <w:snapToGrid w:val="0"/>
          <w:color w:val="000000" w:themeColor="text1"/>
          <w:lang w:val="en-US"/>
        </w:rPr>
        <w:t>명사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hint="eastAsia"/>
          <w:snapToGrid w:val="0"/>
          <w:color w:val="000000" w:themeColor="text1"/>
          <w:lang w:val="en-US"/>
        </w:rPr>
        <w:t>비교</w:t>
      </w:r>
      <w:r>
        <w:rPr>
          <w:snapToGrid w:val="0"/>
          <w:color w:val="000000" w:themeColor="text1"/>
          <w:lang w:val="en-US"/>
        </w:rPr>
        <w:t>(</w:t>
      </w:r>
      <w:r>
        <w:rPr>
          <w:rFonts w:hint="eastAsia"/>
          <w:snapToGrid w:val="0"/>
          <w:color w:val="000000" w:themeColor="text1"/>
          <w:lang w:val="en-US"/>
        </w:rPr>
        <w:t>계속</w:t>
      </w:r>
      <w:r>
        <w:rPr>
          <w:snapToGrid w:val="0"/>
          <w:color w:val="000000" w:themeColor="text1"/>
          <w:lang w:val="en-US"/>
        </w:rPr>
        <w:t>)</w:t>
      </w:r>
      <w:commentRangeEnd w:id="4328"/>
      <w:r w:rsidRPr="0057689E">
        <w:rPr>
          <w:rStyle w:val="aff5"/>
          <w:snapToGrid w:val="0"/>
          <w:color w:val="000000" w:themeColor="text1"/>
          <w:sz w:val="20"/>
          <w:szCs w:val="20"/>
          <w:lang w:val="en-US"/>
        </w:rPr>
        <w:commentReference w:id="4328"/>
      </w:r>
    </w:p>
    <w:tbl>
      <w:tblPr>
        <w:tblStyle w:val="1e"/>
        <w:tblW w:w="13608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699"/>
        <w:gridCol w:w="1701"/>
        <w:gridCol w:w="2268"/>
        <w:gridCol w:w="1559"/>
        <w:gridCol w:w="1559"/>
        <w:gridCol w:w="1559"/>
        <w:gridCol w:w="1560"/>
        <w:gridCol w:w="2703"/>
      </w:tblGrid>
      <w:tr w:rsidR="00155874" w:rsidRPr="0057689E" w14:paraId="2DFFA6A7" w14:textId="77777777" w:rsidTr="001861C8">
        <w:trPr>
          <w:jc w:val="center"/>
        </w:trPr>
        <w:tc>
          <w:tcPr>
            <w:tcW w:w="699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4F7A297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b/>
                <w:bCs/>
                <w:color w:val="000000" w:themeColor="text1"/>
                <w:lang w:val="de-DE" w:eastAsia="en-US"/>
              </w:rPr>
            </w:pPr>
            <w:r>
              <w:rPr>
                <w:rFonts w:eastAsia="돋움"/>
                <w:b/>
                <w:bCs/>
                <w:color w:val="000000" w:themeColor="text1"/>
                <w:lang w:val="de-DE" w:eastAsia="en-US"/>
              </w:rPr>
              <w:t>순번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B25233E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b/>
                <w:bCs/>
                <w:color w:val="000000" w:themeColor="text1"/>
                <w:lang w:val="de-DE" w:eastAsia="en-US"/>
              </w:rPr>
            </w:pPr>
            <w:r>
              <w:rPr>
                <w:rFonts w:eastAsia="돋움"/>
                <w:b/>
                <w:bCs/>
                <w:color w:val="000000" w:themeColor="text1"/>
                <w:lang w:val="de-DE" w:eastAsia="en-US"/>
              </w:rPr>
              <w:t>대상</w:t>
            </w: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AC5D7B1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color w:val="000000" w:themeColor="text1"/>
                <w:lang w:val="de-DE" w:eastAsia="en-US"/>
              </w:rPr>
            </w:pPr>
            <w:r>
              <w:rPr>
                <w:rFonts w:eastAsia="돋움"/>
                <w:color w:val="000000" w:themeColor="text1"/>
                <w:lang w:val="de-DE" w:eastAsia="en-US"/>
              </w:rPr>
              <w:t>KS X 9101-1</w:t>
            </w:r>
          </w:p>
        </w:tc>
        <w:tc>
          <w:tcPr>
            <w:tcW w:w="1559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2F076CC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b/>
                <w:bCs/>
                <w:color w:val="000000" w:themeColor="text1"/>
                <w:lang w:val="de-DE" w:eastAsia="en-US"/>
              </w:rPr>
            </w:pPr>
            <w:r>
              <w:rPr>
                <w:rFonts w:eastAsia="돋움"/>
                <w:b/>
                <w:bCs/>
                <w:color w:val="000000" w:themeColor="text1"/>
                <w:lang w:val="de-DE" w:eastAsia="en-US"/>
              </w:rPr>
              <w:t>참조표준</w:t>
            </w:r>
          </w:p>
        </w:tc>
        <w:tc>
          <w:tcPr>
            <w:tcW w:w="1559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E0A2D3F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color w:val="000000" w:themeColor="text1"/>
                <w:lang w:val="de-DE" w:eastAsia="en-US"/>
              </w:rPr>
            </w:pPr>
            <w:r>
              <w:rPr>
                <w:rFonts w:eastAsia="돋움"/>
                <w:color w:val="000000" w:themeColor="text1"/>
                <w:lang w:val="de-DE" w:eastAsia="en-US"/>
              </w:rPr>
              <w:t>IEC 62264</w:t>
            </w:r>
          </w:p>
        </w:tc>
        <w:tc>
          <w:tcPr>
            <w:tcW w:w="1559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776D27B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color w:val="000000" w:themeColor="text1"/>
                <w:lang w:val="de-DE" w:eastAsia="en-US"/>
              </w:rPr>
            </w:pPr>
            <w:r>
              <w:rPr>
                <w:rFonts w:eastAsia="돋움"/>
                <w:color w:val="000000" w:themeColor="text1"/>
                <w:lang w:val="de-DE" w:eastAsia="en-US"/>
              </w:rPr>
              <w:t>OAGIS 10.6</w:t>
            </w:r>
          </w:p>
        </w:tc>
        <w:tc>
          <w:tcPr>
            <w:tcW w:w="1560" w:type="dxa"/>
            <w:tcBorders>
              <w:top w:val="single" w:sz="8" w:space="0" w:color="auto"/>
              <w:bottom w:val="single" w:sz="8" w:space="0" w:color="auto"/>
            </w:tcBorders>
          </w:tcPr>
          <w:p w14:paraId="5475979E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color w:val="000000" w:themeColor="text1"/>
                <w:lang w:val="de-DE"/>
              </w:rPr>
            </w:pPr>
            <w:r>
              <w:rPr>
                <w:rFonts w:eastAsia="돋움"/>
                <w:color w:val="000000" w:themeColor="text1"/>
                <w:lang w:val="de-DE"/>
              </w:rPr>
              <w:t>SEMI</w:t>
            </w:r>
          </w:p>
        </w:tc>
        <w:tc>
          <w:tcPr>
            <w:tcW w:w="2703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E46678F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b/>
                <w:bCs/>
                <w:color w:val="000000" w:themeColor="text1"/>
                <w:lang w:val="de-DE" w:eastAsia="en-US"/>
              </w:rPr>
            </w:pPr>
            <w:r>
              <w:rPr>
                <w:rFonts w:eastAsia="돋움"/>
                <w:b/>
                <w:bCs/>
                <w:color w:val="000000" w:themeColor="text1"/>
                <w:lang w:val="de-DE" w:eastAsia="en-US"/>
              </w:rPr>
              <w:t>정의</w:t>
            </w:r>
          </w:p>
        </w:tc>
      </w:tr>
      <w:tr w:rsidR="00155874" w:rsidRPr="0057689E" w14:paraId="05372C4C" w14:textId="77777777" w:rsidTr="001861C8">
        <w:trPr>
          <w:jc w:val="center"/>
        </w:trPr>
        <w:tc>
          <w:tcPr>
            <w:tcW w:w="699" w:type="dxa"/>
            <w:tcBorders>
              <w:top w:val="single" w:sz="8" w:space="0" w:color="auto"/>
            </w:tcBorders>
          </w:tcPr>
          <w:p w14:paraId="43A91601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36</w:t>
            </w:r>
          </w:p>
        </w:tc>
        <w:tc>
          <w:tcPr>
            <w:tcW w:w="1701" w:type="dxa"/>
            <w:tcBorders>
              <w:top w:val="single" w:sz="8" w:space="0" w:color="auto"/>
            </w:tcBorders>
          </w:tcPr>
          <w:p w14:paraId="48BE0D30" w14:textId="77777777" w:rsidR="00155874" w:rsidRPr="0057689E" w:rsidRDefault="00155874" w:rsidP="001861C8">
            <w:pPr>
              <w:spacing w:line="290" w:lineRule="exact"/>
              <w:rPr>
                <w:bCs/>
                <w:color w:val="000000" w:themeColor="text1"/>
              </w:rPr>
            </w:pPr>
            <w:r>
              <w:rPr>
                <w:rFonts w:hint="eastAsia"/>
                <w:bCs/>
                <w:color w:val="000000" w:themeColor="text1"/>
              </w:rPr>
              <w:t>운행완료</w:t>
            </w:r>
          </w:p>
        </w:tc>
        <w:tc>
          <w:tcPr>
            <w:tcW w:w="2268" w:type="dxa"/>
            <w:tcBorders>
              <w:top w:val="single" w:sz="8" w:space="0" w:color="auto"/>
            </w:tcBorders>
          </w:tcPr>
          <w:p w14:paraId="3E0CC8B3" w14:textId="75E8C49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del w:id="4329" w:author="임픽스 검토" w:date="2026-10-12T04:00:00Z">
              <w:r>
                <w:rPr>
                  <w:rFonts w:hint="eastAsia"/>
                  <w:color w:val="000000" w:themeColor="text1"/>
                  <w:lang w:val="de-DE"/>
                </w:rPr>
                <w:delText>TranferEnd</w:delText>
              </w:r>
            </w:del>
            <w:ins w:id="4330" w:author="임픽스 검토" w:date="2026-10-12T04:00:00Z">
              <w:r>
                <w:rPr>
                  <w:rFonts w:hint="eastAsia"/>
                  <w:color w:val="000000" w:themeColor="text1"/>
                  <w:lang w:val="de-DE"/>
                </w:rPr>
                <w:t>TransferEnd</w:t>
              </w:r>
            </w:ins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0B7C41D7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SEMI</w:t>
            </w: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38F67B2B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rFonts w:ascii="Arial" w:hAnsi="Arial"/>
                <w:color w:val="000000" w:themeColor="text1"/>
                <w:lang w:val="de-DE" w:eastAsia="en-US"/>
              </w:rPr>
            </w:pP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62E004F3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rFonts w:ascii="Arial" w:hAnsi="Arial"/>
                <w:color w:val="000000" w:themeColor="text1"/>
                <w:lang w:val="de-DE" w:eastAsia="en-US"/>
              </w:rPr>
            </w:pPr>
          </w:p>
        </w:tc>
        <w:tc>
          <w:tcPr>
            <w:tcW w:w="1560" w:type="dxa"/>
            <w:tcBorders>
              <w:top w:val="single" w:sz="8" w:space="0" w:color="auto"/>
            </w:tcBorders>
          </w:tcPr>
          <w:p w14:paraId="472AC06F" w14:textId="77777777" w:rsidR="00155874" w:rsidRPr="0057689E" w:rsidRDefault="00155874" w:rsidP="001861C8">
            <w:pPr>
              <w:pStyle w:val="new1"/>
              <w:spacing w:line="276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Transfer Completed</w:t>
            </w:r>
          </w:p>
        </w:tc>
        <w:tc>
          <w:tcPr>
            <w:tcW w:w="2703" w:type="dxa"/>
            <w:tcBorders>
              <w:top w:val="single" w:sz="8" w:space="0" w:color="auto"/>
            </w:tcBorders>
          </w:tcPr>
          <w:p w14:paraId="4E253A37" w14:textId="77777777" w:rsidR="00155874" w:rsidRPr="0057689E" w:rsidRDefault="00155874" w:rsidP="001861C8">
            <w:pPr>
              <w:pStyle w:val="new1"/>
              <w:spacing w:line="276" w:lineRule="auto"/>
              <w:ind w:left="284" w:hanging="284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 w:hint="eastAsia"/>
                <w:color w:val="000000" w:themeColor="text1"/>
                <w:lang w:val="en-US"/>
              </w:rPr>
              <w:t>이동지시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명령을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받아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운행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완료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시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완료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정보를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보고함</w:t>
            </w:r>
          </w:p>
        </w:tc>
      </w:tr>
      <w:tr w:rsidR="00155874" w:rsidRPr="0057689E" w14:paraId="05C0ABC7" w14:textId="77777777" w:rsidTr="001861C8">
        <w:trPr>
          <w:jc w:val="center"/>
        </w:trPr>
        <w:tc>
          <w:tcPr>
            <w:tcW w:w="699" w:type="dxa"/>
            <w:tcBorders>
              <w:top w:val="single" w:sz="8" w:space="0" w:color="auto"/>
            </w:tcBorders>
          </w:tcPr>
          <w:p w14:paraId="30AB0AB2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37</w:t>
            </w:r>
          </w:p>
        </w:tc>
        <w:tc>
          <w:tcPr>
            <w:tcW w:w="1701" w:type="dxa"/>
            <w:tcBorders>
              <w:top w:val="single" w:sz="8" w:space="0" w:color="auto"/>
            </w:tcBorders>
          </w:tcPr>
          <w:p w14:paraId="2CC61326" w14:textId="77777777" w:rsidR="00155874" w:rsidRPr="0057689E" w:rsidRDefault="00155874" w:rsidP="001861C8">
            <w:pPr>
              <w:spacing w:line="290" w:lineRule="exact"/>
              <w:rPr>
                <w:bCs/>
                <w:color w:val="000000" w:themeColor="text1"/>
              </w:rPr>
            </w:pPr>
            <w:r>
              <w:rPr>
                <w:rFonts w:hint="eastAsia"/>
                <w:bCs/>
                <w:color w:val="000000" w:themeColor="text1"/>
              </w:rPr>
              <w:t>운송위치</w:t>
            </w:r>
          </w:p>
        </w:tc>
        <w:tc>
          <w:tcPr>
            <w:tcW w:w="2268" w:type="dxa"/>
            <w:tcBorders>
              <w:top w:val="single" w:sz="8" w:space="0" w:color="auto"/>
            </w:tcBorders>
          </w:tcPr>
          <w:p w14:paraId="45D97365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InTransitLocation</w:t>
            </w: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422CB452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SEMI</w:t>
            </w: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480E8455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rFonts w:ascii="Arial" w:hAnsi="Arial"/>
                <w:color w:val="000000" w:themeColor="text1"/>
                <w:lang w:val="de-DE" w:eastAsia="en-US"/>
              </w:rPr>
            </w:pP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6FF782D9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rFonts w:ascii="Arial" w:hAnsi="Arial"/>
                <w:color w:val="000000" w:themeColor="text1"/>
                <w:lang w:val="de-DE" w:eastAsia="en-US"/>
              </w:rPr>
            </w:pPr>
          </w:p>
        </w:tc>
        <w:tc>
          <w:tcPr>
            <w:tcW w:w="1560" w:type="dxa"/>
            <w:tcBorders>
              <w:top w:val="single" w:sz="8" w:space="0" w:color="auto"/>
            </w:tcBorders>
          </w:tcPr>
          <w:p w14:paraId="0563B419" w14:textId="77777777" w:rsidR="00155874" w:rsidRPr="0057689E" w:rsidRDefault="00155874" w:rsidP="001861C8">
            <w:pPr>
              <w:pStyle w:val="new1"/>
              <w:spacing w:line="276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Transferring</w:t>
            </w:r>
          </w:p>
        </w:tc>
        <w:tc>
          <w:tcPr>
            <w:tcW w:w="2703" w:type="dxa"/>
            <w:tcBorders>
              <w:top w:val="single" w:sz="8" w:space="0" w:color="auto"/>
            </w:tcBorders>
          </w:tcPr>
          <w:p w14:paraId="5D00E0E5" w14:textId="77777777" w:rsidR="00155874" w:rsidRPr="0057689E" w:rsidRDefault="00155874" w:rsidP="001861C8">
            <w:pPr>
              <w:pStyle w:val="new1"/>
              <w:spacing w:line="276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 w:hint="eastAsia"/>
                <w:color w:val="000000" w:themeColor="text1"/>
                <w:lang w:val="en-US"/>
              </w:rPr>
              <w:t>이동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중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현재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운송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위치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정보를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보고함</w:t>
            </w:r>
          </w:p>
        </w:tc>
      </w:tr>
      <w:tr w:rsidR="00155874" w:rsidRPr="0057689E" w14:paraId="0D3B0357" w14:textId="77777777" w:rsidTr="001861C8">
        <w:trPr>
          <w:jc w:val="center"/>
        </w:trPr>
        <w:tc>
          <w:tcPr>
            <w:tcW w:w="699" w:type="dxa"/>
            <w:tcBorders>
              <w:top w:val="single" w:sz="8" w:space="0" w:color="auto"/>
            </w:tcBorders>
          </w:tcPr>
          <w:p w14:paraId="4B8AAB10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38</w:t>
            </w:r>
          </w:p>
        </w:tc>
        <w:tc>
          <w:tcPr>
            <w:tcW w:w="1701" w:type="dxa"/>
            <w:tcBorders>
              <w:top w:val="single" w:sz="8" w:space="0" w:color="auto"/>
            </w:tcBorders>
          </w:tcPr>
          <w:p w14:paraId="21D16061" w14:textId="77777777" w:rsidR="00155874" w:rsidRPr="0057689E" w:rsidRDefault="00155874" w:rsidP="001861C8">
            <w:pPr>
              <w:spacing w:line="290" w:lineRule="exact"/>
              <w:rPr>
                <w:bCs/>
                <w:color w:val="000000" w:themeColor="text1"/>
              </w:rPr>
            </w:pPr>
            <w:r>
              <w:rPr>
                <w:rFonts w:hint="eastAsia"/>
                <w:bCs/>
                <w:color w:val="000000" w:themeColor="text1"/>
              </w:rPr>
              <w:t>설비상태</w:t>
            </w:r>
          </w:p>
        </w:tc>
        <w:tc>
          <w:tcPr>
            <w:tcW w:w="2268" w:type="dxa"/>
            <w:tcBorders>
              <w:top w:val="single" w:sz="8" w:space="0" w:color="auto"/>
            </w:tcBorders>
          </w:tcPr>
          <w:p w14:paraId="786B1B5D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EquipmentState</w:t>
            </w: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4005AC7B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SEMI</w:t>
            </w: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34B6C187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rFonts w:ascii="Arial" w:hAnsi="Arial"/>
                <w:color w:val="000000" w:themeColor="text1"/>
                <w:lang w:val="de-DE" w:eastAsia="en-US"/>
              </w:rPr>
            </w:pP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622B1F86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rFonts w:ascii="Arial" w:hAnsi="Arial"/>
                <w:color w:val="000000" w:themeColor="text1"/>
                <w:lang w:val="de-DE" w:eastAsia="en-US"/>
              </w:rPr>
            </w:pPr>
          </w:p>
        </w:tc>
        <w:tc>
          <w:tcPr>
            <w:tcW w:w="1560" w:type="dxa"/>
            <w:tcBorders>
              <w:top w:val="single" w:sz="8" w:space="0" w:color="auto"/>
            </w:tcBorders>
          </w:tcPr>
          <w:p w14:paraId="2B653C76" w14:textId="77777777" w:rsidR="00155874" w:rsidRPr="0057689E" w:rsidRDefault="00155874" w:rsidP="001861C8">
            <w:pPr>
              <w:pStyle w:val="new1"/>
              <w:spacing w:line="276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Equipment State</w:t>
            </w:r>
          </w:p>
        </w:tc>
        <w:tc>
          <w:tcPr>
            <w:tcW w:w="2703" w:type="dxa"/>
            <w:tcBorders>
              <w:top w:val="single" w:sz="8" w:space="0" w:color="auto"/>
            </w:tcBorders>
          </w:tcPr>
          <w:p w14:paraId="65CD3A1B" w14:textId="77777777" w:rsidR="00155874" w:rsidRPr="0057689E" w:rsidRDefault="00155874" w:rsidP="001861C8">
            <w:pPr>
              <w:pStyle w:val="new1"/>
              <w:spacing w:line="276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 w:hint="eastAsia"/>
                <w:color w:val="000000" w:themeColor="text1"/>
                <w:lang w:val="en-US"/>
              </w:rPr>
              <w:t>설비의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상태가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변경될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시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상태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정보를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보고함</w:t>
            </w:r>
          </w:p>
        </w:tc>
      </w:tr>
      <w:tr w:rsidR="00155874" w:rsidRPr="0057689E" w14:paraId="5AF8E331" w14:textId="77777777" w:rsidTr="001861C8">
        <w:trPr>
          <w:jc w:val="center"/>
        </w:trPr>
        <w:tc>
          <w:tcPr>
            <w:tcW w:w="699" w:type="dxa"/>
            <w:tcBorders>
              <w:top w:val="single" w:sz="8" w:space="0" w:color="auto"/>
            </w:tcBorders>
          </w:tcPr>
          <w:p w14:paraId="2BFBD8CE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39</w:t>
            </w:r>
          </w:p>
        </w:tc>
        <w:tc>
          <w:tcPr>
            <w:tcW w:w="1701" w:type="dxa"/>
            <w:tcBorders>
              <w:top w:val="single" w:sz="8" w:space="0" w:color="auto"/>
            </w:tcBorders>
          </w:tcPr>
          <w:p w14:paraId="77B91326" w14:textId="77777777" w:rsidR="00155874" w:rsidRPr="0057689E" w:rsidRDefault="00155874" w:rsidP="001861C8">
            <w:pPr>
              <w:spacing w:line="290" w:lineRule="exact"/>
              <w:rPr>
                <w:bCs/>
                <w:color w:val="000000" w:themeColor="text1"/>
              </w:rPr>
            </w:pPr>
            <w:r>
              <w:rPr>
                <w:rFonts w:hint="eastAsia"/>
                <w:bCs/>
                <w:color w:val="000000" w:themeColor="text1"/>
              </w:rPr>
              <w:t>알람</w:t>
            </w:r>
          </w:p>
        </w:tc>
        <w:tc>
          <w:tcPr>
            <w:tcW w:w="2268" w:type="dxa"/>
            <w:tcBorders>
              <w:top w:val="single" w:sz="8" w:space="0" w:color="auto"/>
            </w:tcBorders>
          </w:tcPr>
          <w:p w14:paraId="1220A17A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Alarm</w:t>
            </w: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08DF84CA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SEMI</w:t>
            </w: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01F5E718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51AF2F8D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</w:p>
        </w:tc>
        <w:tc>
          <w:tcPr>
            <w:tcW w:w="1560" w:type="dxa"/>
            <w:tcBorders>
              <w:top w:val="single" w:sz="8" w:space="0" w:color="auto"/>
            </w:tcBorders>
          </w:tcPr>
          <w:p w14:paraId="48C01807" w14:textId="77777777" w:rsidR="00155874" w:rsidRPr="0057689E" w:rsidRDefault="00155874" w:rsidP="001861C8">
            <w:pPr>
              <w:pStyle w:val="new1"/>
              <w:spacing w:line="276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Send Alarm Report</w:t>
            </w:r>
          </w:p>
        </w:tc>
        <w:tc>
          <w:tcPr>
            <w:tcW w:w="2703" w:type="dxa"/>
            <w:tcBorders>
              <w:top w:val="single" w:sz="8" w:space="0" w:color="auto"/>
            </w:tcBorders>
          </w:tcPr>
          <w:p w14:paraId="0C66B34A" w14:textId="77777777" w:rsidR="00155874" w:rsidRPr="0057689E" w:rsidRDefault="00155874" w:rsidP="001861C8">
            <w:pPr>
              <w:pStyle w:val="new1"/>
              <w:spacing w:line="276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 w:hint="eastAsia"/>
                <w:color w:val="000000" w:themeColor="text1"/>
                <w:lang w:val="en-US"/>
              </w:rPr>
              <w:t>설비에서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발생하는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알람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정보를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의미함</w:t>
            </w:r>
          </w:p>
        </w:tc>
      </w:tr>
      <w:tr w:rsidR="00155874" w:rsidRPr="0057689E" w14:paraId="1E580040" w14:textId="77777777" w:rsidTr="001861C8">
        <w:trPr>
          <w:jc w:val="center"/>
        </w:trPr>
        <w:tc>
          <w:tcPr>
            <w:tcW w:w="699" w:type="dxa"/>
            <w:tcBorders>
              <w:top w:val="single" w:sz="8" w:space="0" w:color="auto"/>
            </w:tcBorders>
          </w:tcPr>
          <w:p w14:paraId="1930A951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40</w:t>
            </w:r>
          </w:p>
        </w:tc>
        <w:tc>
          <w:tcPr>
            <w:tcW w:w="1701" w:type="dxa"/>
            <w:tcBorders>
              <w:top w:val="single" w:sz="8" w:space="0" w:color="auto"/>
            </w:tcBorders>
          </w:tcPr>
          <w:p w14:paraId="7ADC4C15" w14:textId="77777777" w:rsidR="00155874" w:rsidRPr="0057689E" w:rsidRDefault="00155874" w:rsidP="001861C8">
            <w:pPr>
              <w:spacing w:line="290" w:lineRule="exact"/>
              <w:rPr>
                <w:bCs/>
                <w:color w:val="000000" w:themeColor="text1"/>
              </w:rPr>
            </w:pPr>
            <w:r>
              <w:rPr>
                <w:rFonts w:hint="eastAsia"/>
                <w:bCs/>
                <w:color w:val="000000" w:themeColor="text1"/>
              </w:rPr>
              <w:t>협력업체품질</w:t>
            </w:r>
          </w:p>
          <w:p w14:paraId="705FC2A7" w14:textId="77777777" w:rsidR="00155874" w:rsidRPr="0057689E" w:rsidRDefault="00155874" w:rsidP="001861C8">
            <w:pPr>
              <w:spacing w:line="290" w:lineRule="exact"/>
              <w:rPr>
                <w:bCs/>
                <w:color w:val="000000" w:themeColor="text1"/>
              </w:rPr>
            </w:pPr>
            <w:r>
              <w:rPr>
                <w:rFonts w:hint="eastAsia"/>
                <w:bCs/>
                <w:color w:val="000000" w:themeColor="text1"/>
              </w:rPr>
              <w:t>검사계획</w:t>
            </w:r>
          </w:p>
        </w:tc>
        <w:tc>
          <w:tcPr>
            <w:tcW w:w="2268" w:type="dxa"/>
            <w:tcBorders>
              <w:top w:val="single" w:sz="8" w:space="0" w:color="auto"/>
            </w:tcBorders>
          </w:tcPr>
          <w:p w14:paraId="24BB78C8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SupplierInspectionPlan</w:t>
            </w: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47154ABA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16E092A5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40668BF3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</w:p>
        </w:tc>
        <w:tc>
          <w:tcPr>
            <w:tcW w:w="1560" w:type="dxa"/>
            <w:tcBorders>
              <w:top w:val="single" w:sz="8" w:space="0" w:color="auto"/>
            </w:tcBorders>
          </w:tcPr>
          <w:p w14:paraId="3913B21C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76" w:lineRule="auto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703" w:type="dxa"/>
            <w:tcBorders>
              <w:top w:val="single" w:sz="8" w:space="0" w:color="auto"/>
            </w:tcBorders>
          </w:tcPr>
          <w:p w14:paraId="43A4A4ED" w14:textId="77777777" w:rsidR="00155874" w:rsidRPr="0057689E" w:rsidRDefault="00155874" w:rsidP="001861C8">
            <w:pPr>
              <w:pStyle w:val="new1"/>
              <w:spacing w:line="276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 w:hint="eastAsia"/>
                <w:color w:val="000000" w:themeColor="text1"/>
                <w:lang w:val="en-US"/>
              </w:rPr>
              <w:t>수주산업에서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프로젝트성으로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추진하고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있는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협력업체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발주품에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대해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발주처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및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협력업체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품질부서에서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품질검사를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하기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위한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일정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계획을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의미함</w:t>
            </w:r>
          </w:p>
        </w:tc>
      </w:tr>
      <w:tr w:rsidR="00155874" w:rsidRPr="0057689E" w14:paraId="416ADF3C" w14:textId="77777777" w:rsidTr="001861C8">
        <w:trPr>
          <w:jc w:val="center"/>
        </w:trPr>
        <w:tc>
          <w:tcPr>
            <w:tcW w:w="699" w:type="dxa"/>
            <w:tcBorders>
              <w:top w:val="single" w:sz="8" w:space="0" w:color="auto"/>
            </w:tcBorders>
          </w:tcPr>
          <w:p w14:paraId="310E5D29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41</w:t>
            </w:r>
          </w:p>
        </w:tc>
        <w:tc>
          <w:tcPr>
            <w:tcW w:w="1701" w:type="dxa"/>
            <w:tcBorders>
              <w:top w:val="single" w:sz="8" w:space="0" w:color="auto"/>
            </w:tcBorders>
          </w:tcPr>
          <w:p w14:paraId="0F18B36E" w14:textId="77777777" w:rsidR="00155874" w:rsidRPr="0057689E" w:rsidRDefault="00155874" w:rsidP="001861C8">
            <w:pPr>
              <w:spacing w:line="290" w:lineRule="exact"/>
              <w:rPr>
                <w:bCs/>
                <w:color w:val="000000" w:themeColor="text1"/>
              </w:rPr>
            </w:pPr>
            <w:r>
              <w:rPr>
                <w:rFonts w:hint="eastAsia"/>
                <w:bCs/>
                <w:color w:val="000000" w:themeColor="text1"/>
              </w:rPr>
              <w:t>협력업체품질</w:t>
            </w:r>
          </w:p>
          <w:p w14:paraId="41A84C04" w14:textId="77777777" w:rsidR="00155874" w:rsidRPr="0057689E" w:rsidRDefault="00155874" w:rsidP="001861C8">
            <w:pPr>
              <w:spacing w:line="290" w:lineRule="exact"/>
              <w:rPr>
                <w:bCs/>
                <w:color w:val="000000" w:themeColor="text1"/>
              </w:rPr>
            </w:pPr>
            <w:r>
              <w:rPr>
                <w:rFonts w:hint="eastAsia"/>
                <w:bCs/>
                <w:color w:val="000000" w:themeColor="text1"/>
              </w:rPr>
              <w:t>검사신청</w:t>
            </w:r>
          </w:p>
        </w:tc>
        <w:tc>
          <w:tcPr>
            <w:tcW w:w="2268" w:type="dxa"/>
            <w:tcBorders>
              <w:top w:val="single" w:sz="8" w:space="0" w:color="auto"/>
            </w:tcBorders>
          </w:tcPr>
          <w:p w14:paraId="7079131C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w w:val="76"/>
                <w:lang w:val="de-DE"/>
              </w:rPr>
            </w:pPr>
            <w:r>
              <w:rPr>
                <w:rFonts w:hint="eastAsia"/>
                <w:color w:val="000000" w:themeColor="text1"/>
                <w:w w:val="76"/>
                <w:lang w:val="de-DE"/>
              </w:rPr>
              <w:t>SupplierInspectionApplication</w:t>
            </w: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6FDF1B52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OAGIS</w:t>
            </w: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5D280642" w14:textId="77777777" w:rsidR="00155874" w:rsidRPr="0057689E" w:rsidRDefault="00155874" w:rsidP="001861C8">
            <w:pPr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Material Test Specification</w:t>
            </w:r>
          </w:p>
          <w:p w14:paraId="6384FA5A" w14:textId="77777777" w:rsidR="00155874" w:rsidRPr="0057689E" w:rsidRDefault="00155874" w:rsidP="001861C8">
            <w:pPr>
              <w:rPr>
                <w:color w:val="000000" w:themeColor="text1"/>
                <w:lang w:val="de-DE"/>
              </w:rPr>
            </w:pP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7F852981" w14:textId="77777777" w:rsidR="00155874" w:rsidRPr="0057689E" w:rsidRDefault="00155874" w:rsidP="001861C8">
            <w:pPr>
              <w:rPr>
                <w:color w:val="000000" w:themeColor="text1"/>
                <w:w w:val="90"/>
                <w:lang w:val="de-DE"/>
              </w:rPr>
            </w:pPr>
            <w:r>
              <w:rPr>
                <w:color w:val="000000" w:themeColor="text1"/>
                <w:w w:val="90"/>
                <w:lang w:val="de-DE"/>
              </w:rPr>
              <w:t>InspectionOrder</w:t>
            </w:r>
          </w:p>
          <w:p w14:paraId="32963FC3" w14:textId="77777777" w:rsidR="00155874" w:rsidRPr="0057689E" w:rsidRDefault="00155874" w:rsidP="001861C8">
            <w:pPr>
              <w:rPr>
                <w:color w:val="000000" w:themeColor="text1"/>
                <w:lang w:val="de-DE"/>
              </w:rPr>
            </w:pPr>
          </w:p>
        </w:tc>
        <w:tc>
          <w:tcPr>
            <w:tcW w:w="1560" w:type="dxa"/>
            <w:tcBorders>
              <w:top w:val="single" w:sz="8" w:space="0" w:color="auto"/>
            </w:tcBorders>
          </w:tcPr>
          <w:p w14:paraId="4918E618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76" w:lineRule="auto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703" w:type="dxa"/>
            <w:tcBorders>
              <w:top w:val="single" w:sz="8" w:space="0" w:color="auto"/>
            </w:tcBorders>
          </w:tcPr>
          <w:p w14:paraId="5B4000C8" w14:textId="77777777" w:rsidR="00155874" w:rsidRPr="0057689E" w:rsidRDefault="00155874" w:rsidP="001861C8">
            <w:pPr>
              <w:pStyle w:val="new1"/>
              <w:spacing w:line="276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 w:hint="eastAsia"/>
                <w:color w:val="000000" w:themeColor="text1"/>
                <w:lang w:val="en-US"/>
              </w:rPr>
              <w:t>품질검사계획에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따라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협력업체에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품질검사를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신청하는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것을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의미함</w:t>
            </w:r>
          </w:p>
        </w:tc>
      </w:tr>
      <w:tr w:rsidR="00155874" w:rsidRPr="0057689E" w14:paraId="23CA44A9" w14:textId="77777777" w:rsidTr="001861C8">
        <w:trPr>
          <w:jc w:val="center"/>
        </w:trPr>
        <w:tc>
          <w:tcPr>
            <w:tcW w:w="699" w:type="dxa"/>
            <w:tcBorders>
              <w:top w:val="single" w:sz="8" w:space="0" w:color="auto"/>
            </w:tcBorders>
          </w:tcPr>
          <w:p w14:paraId="3C02CDD3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42</w:t>
            </w:r>
          </w:p>
        </w:tc>
        <w:tc>
          <w:tcPr>
            <w:tcW w:w="1701" w:type="dxa"/>
            <w:tcBorders>
              <w:top w:val="single" w:sz="8" w:space="0" w:color="auto"/>
            </w:tcBorders>
          </w:tcPr>
          <w:p w14:paraId="529EE700" w14:textId="77777777" w:rsidR="00155874" w:rsidRPr="0057689E" w:rsidRDefault="00155874" w:rsidP="001861C8">
            <w:pPr>
              <w:spacing w:line="290" w:lineRule="exact"/>
              <w:rPr>
                <w:bCs/>
                <w:color w:val="000000" w:themeColor="text1"/>
              </w:rPr>
            </w:pPr>
            <w:r>
              <w:rPr>
                <w:rFonts w:hint="eastAsia"/>
                <w:bCs/>
                <w:color w:val="000000" w:themeColor="text1"/>
              </w:rPr>
              <w:t>협력업체품질</w:t>
            </w:r>
          </w:p>
          <w:p w14:paraId="3510D28D" w14:textId="77777777" w:rsidR="00155874" w:rsidRPr="0057689E" w:rsidRDefault="00155874" w:rsidP="001861C8">
            <w:pPr>
              <w:spacing w:line="290" w:lineRule="exact"/>
              <w:rPr>
                <w:bCs/>
                <w:color w:val="000000" w:themeColor="text1"/>
              </w:rPr>
            </w:pPr>
            <w:r>
              <w:rPr>
                <w:rFonts w:hint="eastAsia"/>
                <w:bCs/>
                <w:color w:val="000000" w:themeColor="text1"/>
              </w:rPr>
              <w:t>검사결과</w:t>
            </w:r>
          </w:p>
        </w:tc>
        <w:tc>
          <w:tcPr>
            <w:tcW w:w="2268" w:type="dxa"/>
            <w:tcBorders>
              <w:top w:val="single" w:sz="8" w:space="0" w:color="auto"/>
            </w:tcBorders>
          </w:tcPr>
          <w:p w14:paraId="616A461C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w w:val="90"/>
                <w:lang w:val="de-DE"/>
              </w:rPr>
            </w:pPr>
            <w:r>
              <w:rPr>
                <w:rFonts w:hint="eastAsia"/>
                <w:color w:val="000000" w:themeColor="text1"/>
                <w:w w:val="90"/>
                <w:lang w:val="de-DE"/>
              </w:rPr>
              <w:t>SupplierInspectionResult</w:t>
            </w: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451086AC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OAGIS</w:t>
            </w: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260B60E8" w14:textId="77777777" w:rsidR="00155874" w:rsidRPr="0057689E" w:rsidRDefault="00155874" w:rsidP="001861C8">
            <w:pPr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Material Test Result</w:t>
            </w:r>
          </w:p>
          <w:p w14:paraId="1D9177C1" w14:textId="77777777" w:rsidR="00155874" w:rsidRPr="0057689E" w:rsidRDefault="00155874" w:rsidP="001861C8">
            <w:pPr>
              <w:pStyle w:val="afff"/>
              <w:rPr>
                <w:color w:val="000000" w:themeColor="text1"/>
              </w:rPr>
            </w:pP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70ABE7EC" w14:textId="77777777" w:rsidR="00155874" w:rsidRPr="0057689E" w:rsidRDefault="00155874" w:rsidP="001861C8">
            <w:pPr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TestResult</w:t>
            </w:r>
          </w:p>
          <w:p w14:paraId="0DED4D83" w14:textId="77777777" w:rsidR="00155874" w:rsidRPr="0057689E" w:rsidRDefault="00155874" w:rsidP="001861C8">
            <w:pPr>
              <w:rPr>
                <w:color w:val="000000" w:themeColor="text1"/>
                <w:lang w:val="de-DE"/>
              </w:rPr>
            </w:pPr>
          </w:p>
        </w:tc>
        <w:tc>
          <w:tcPr>
            <w:tcW w:w="1560" w:type="dxa"/>
            <w:tcBorders>
              <w:top w:val="single" w:sz="8" w:space="0" w:color="auto"/>
            </w:tcBorders>
          </w:tcPr>
          <w:p w14:paraId="63C348F8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76" w:lineRule="auto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703" w:type="dxa"/>
            <w:tcBorders>
              <w:top w:val="single" w:sz="8" w:space="0" w:color="auto"/>
            </w:tcBorders>
          </w:tcPr>
          <w:p w14:paraId="55D33CA4" w14:textId="77777777" w:rsidR="00155874" w:rsidRPr="0057689E" w:rsidRDefault="00155874" w:rsidP="001861C8">
            <w:pPr>
              <w:pStyle w:val="new1"/>
              <w:spacing w:line="276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 w:hint="eastAsia"/>
                <w:color w:val="000000" w:themeColor="text1"/>
                <w:lang w:val="en-US"/>
              </w:rPr>
              <w:t>검사결과를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품질관리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부서에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전달하는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것을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의미함</w:t>
            </w:r>
          </w:p>
        </w:tc>
      </w:tr>
      <w:tr w:rsidR="00155874" w:rsidRPr="0057689E" w14:paraId="5607B1AB" w14:textId="77777777" w:rsidTr="001861C8">
        <w:trPr>
          <w:jc w:val="center"/>
        </w:trPr>
        <w:tc>
          <w:tcPr>
            <w:tcW w:w="699" w:type="dxa"/>
            <w:tcBorders>
              <w:top w:val="single" w:sz="8" w:space="0" w:color="auto"/>
            </w:tcBorders>
          </w:tcPr>
          <w:p w14:paraId="21B8BC25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43</w:t>
            </w:r>
          </w:p>
        </w:tc>
        <w:tc>
          <w:tcPr>
            <w:tcW w:w="1701" w:type="dxa"/>
            <w:tcBorders>
              <w:top w:val="single" w:sz="8" w:space="0" w:color="auto"/>
            </w:tcBorders>
          </w:tcPr>
          <w:p w14:paraId="4716AC7C" w14:textId="77777777" w:rsidR="00155874" w:rsidRPr="0057689E" w:rsidRDefault="00155874" w:rsidP="001861C8">
            <w:pPr>
              <w:spacing w:line="290" w:lineRule="exact"/>
              <w:rPr>
                <w:bCs/>
                <w:color w:val="000000" w:themeColor="text1"/>
              </w:rPr>
            </w:pPr>
            <w:r>
              <w:rPr>
                <w:rFonts w:hint="eastAsia"/>
                <w:bCs/>
                <w:color w:val="000000" w:themeColor="text1"/>
              </w:rPr>
              <w:t>시정조치요청</w:t>
            </w:r>
          </w:p>
        </w:tc>
        <w:tc>
          <w:tcPr>
            <w:tcW w:w="2268" w:type="dxa"/>
            <w:tcBorders>
              <w:top w:val="single" w:sz="8" w:space="0" w:color="auto"/>
            </w:tcBorders>
          </w:tcPr>
          <w:p w14:paraId="4BE3F11B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w w:val="90"/>
                <w:lang w:val="de-DE"/>
              </w:rPr>
            </w:pPr>
            <w:r>
              <w:rPr>
                <w:rFonts w:hint="eastAsia"/>
                <w:color w:val="000000" w:themeColor="text1"/>
                <w:w w:val="90"/>
                <w:lang w:val="de-DE"/>
              </w:rPr>
              <w:t>CorrectiveActionRequest</w:t>
            </w: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02A56D68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OAGIS</w:t>
            </w: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1F62E508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ind w:left="400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2FF92ADE" w14:textId="77777777" w:rsidR="00155874" w:rsidRPr="0057689E" w:rsidRDefault="00155874" w:rsidP="001861C8">
            <w:pPr>
              <w:rPr>
                <w:color w:val="000000" w:themeColor="text1"/>
                <w:w w:val="90"/>
                <w:lang w:val="de-DE"/>
              </w:rPr>
            </w:pPr>
            <w:r>
              <w:rPr>
                <w:color w:val="000000" w:themeColor="text1"/>
                <w:w w:val="90"/>
                <w:lang w:val="de-DE"/>
              </w:rPr>
              <w:t>CorrectiveActionRequest</w:t>
            </w:r>
          </w:p>
        </w:tc>
        <w:tc>
          <w:tcPr>
            <w:tcW w:w="1560" w:type="dxa"/>
            <w:tcBorders>
              <w:top w:val="single" w:sz="8" w:space="0" w:color="auto"/>
            </w:tcBorders>
          </w:tcPr>
          <w:p w14:paraId="04EE51A8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76" w:lineRule="auto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703" w:type="dxa"/>
            <w:tcBorders>
              <w:top w:val="single" w:sz="8" w:space="0" w:color="auto"/>
            </w:tcBorders>
          </w:tcPr>
          <w:p w14:paraId="45BF46B0" w14:textId="77777777" w:rsidR="00155874" w:rsidRPr="0057689E" w:rsidRDefault="00155874" w:rsidP="001861C8">
            <w:pPr>
              <w:pStyle w:val="new1"/>
              <w:spacing w:line="276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 w:hint="eastAsia"/>
                <w:color w:val="000000" w:themeColor="text1"/>
                <w:lang w:val="en-US"/>
              </w:rPr>
              <w:t>공급사에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시정조치를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요청하는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것을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의미함</w:t>
            </w:r>
          </w:p>
        </w:tc>
      </w:tr>
    </w:tbl>
    <w:p w14:paraId="0037BDE6" w14:textId="77777777" w:rsidR="00155874" w:rsidRPr="0057689E" w:rsidRDefault="00155874" w:rsidP="00155874">
      <w:pPr>
        <w:pStyle w:val="KSDTf7"/>
        <w:spacing w:afterLines="50" w:after="120"/>
        <w:rPr>
          <w:snapToGrid w:val="0"/>
          <w:color w:val="000000" w:themeColor="text1"/>
          <w:lang w:val="en-US"/>
        </w:rPr>
      </w:pPr>
    </w:p>
    <w:p w14:paraId="757CCCAF" w14:textId="77777777" w:rsidR="00155874" w:rsidRPr="0057689E" w:rsidRDefault="00155874" w:rsidP="00155874">
      <w:pPr>
        <w:pStyle w:val="KSDTf7"/>
        <w:spacing w:afterLines="50" w:after="120"/>
        <w:rPr>
          <w:snapToGrid w:val="0"/>
          <w:color w:val="000000" w:themeColor="text1"/>
          <w:lang w:val="en-US"/>
        </w:rPr>
      </w:pPr>
    </w:p>
    <w:p w14:paraId="4FC55541" w14:textId="77777777" w:rsidR="00155874" w:rsidRPr="0057689E" w:rsidRDefault="00155874" w:rsidP="00155874">
      <w:pPr>
        <w:pStyle w:val="KSDTf7"/>
        <w:spacing w:afterLines="50" w:after="120"/>
        <w:rPr>
          <w:snapToGrid w:val="0"/>
          <w:color w:val="000000" w:themeColor="text1"/>
          <w:lang w:val="en-US"/>
        </w:rPr>
      </w:pPr>
    </w:p>
    <w:p w14:paraId="60647441" w14:textId="77777777" w:rsidR="00155874" w:rsidRPr="0057689E" w:rsidRDefault="00155874" w:rsidP="00155874">
      <w:pPr>
        <w:pStyle w:val="KSDTf7"/>
        <w:spacing w:afterLines="50" w:after="120"/>
        <w:rPr>
          <w:snapToGrid w:val="0"/>
          <w:color w:val="000000" w:themeColor="text1"/>
          <w:lang w:val="en-US"/>
        </w:rPr>
      </w:pPr>
      <w:r>
        <w:rPr>
          <w:rFonts w:hint="eastAsia"/>
          <w:snapToGrid w:val="0"/>
          <w:color w:val="000000" w:themeColor="text1"/>
          <w:lang w:val="en-US"/>
        </w:rPr>
        <w:t>표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snapToGrid w:val="0"/>
          <w:color w:val="000000" w:themeColor="text1"/>
          <w:lang w:val="en-US"/>
        </w:rPr>
        <w:t xml:space="preserve">B.2 </w: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>SEQ aaa</w:instrText>
      </w:r>
      <w:r>
        <w:rPr>
          <w:rFonts w:hint="eastAsia"/>
          <w:snapToGrid w:val="0"/>
          <w:color w:val="000000" w:themeColor="text1"/>
          <w:lang w:val="en-US"/>
        </w:rPr>
        <w:instrText>l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du</w:instrText>
      </w:r>
      <w:r>
        <w:rPr>
          <w:snapToGrid w:val="0"/>
          <w:color w:val="000000" w:themeColor="text1"/>
          <w:lang w:val="en-US"/>
        </w:rPr>
        <w:instrText xml:space="preserve">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 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rFonts w:hint="eastAsia"/>
          <w:snapToGrid w:val="0"/>
          <w:color w:val="000000" w:themeColor="text1"/>
          <w:lang w:val="en-US"/>
        </w:rPr>
        <w:instrText>SEQ 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>\c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instrText>."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t>—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>SEQ aaa</w:instrText>
      </w:r>
      <w:r>
        <w:rPr>
          <w:rFonts w:hint="eastAsia"/>
          <w:snapToGrid w:val="0"/>
          <w:color w:val="000000" w:themeColor="text1"/>
          <w:lang w:val="en-US"/>
        </w:rPr>
        <w:instrText>l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du</w:instrText>
      </w:r>
      <w:r>
        <w:rPr>
          <w:snapToGrid w:val="0"/>
          <w:color w:val="000000" w:themeColor="text1"/>
          <w:lang w:val="en-US"/>
        </w:rPr>
        <w:instrText xml:space="preserve">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 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rFonts w:hint="eastAsia"/>
          <w:snapToGrid w:val="0"/>
          <w:color w:val="000000" w:themeColor="text1"/>
          <w:lang w:val="en-US"/>
        </w:rPr>
        <w:instrText>SEQ 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>\c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instrText>."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t>타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hint="eastAsia"/>
          <w:snapToGrid w:val="0"/>
          <w:color w:val="000000" w:themeColor="text1"/>
          <w:lang w:val="en-US"/>
        </w:rPr>
        <w:t>표준과의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hint="eastAsia"/>
          <w:snapToGrid w:val="0"/>
          <w:color w:val="000000" w:themeColor="text1"/>
          <w:lang w:val="en-US"/>
        </w:rPr>
        <w:t>명사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hint="eastAsia"/>
          <w:snapToGrid w:val="0"/>
          <w:color w:val="000000" w:themeColor="text1"/>
          <w:lang w:val="en-US"/>
        </w:rPr>
        <w:t>비교</w:t>
      </w:r>
      <w:r>
        <w:rPr>
          <w:snapToGrid w:val="0"/>
          <w:color w:val="000000" w:themeColor="text1"/>
          <w:lang w:val="en-US"/>
        </w:rPr>
        <w:t>(</w:t>
      </w:r>
      <w:r>
        <w:rPr>
          <w:rFonts w:hint="eastAsia"/>
          <w:snapToGrid w:val="0"/>
          <w:color w:val="000000" w:themeColor="text1"/>
          <w:lang w:val="en-US"/>
        </w:rPr>
        <w:t>계속</w:t>
      </w:r>
      <w:r>
        <w:rPr>
          <w:snapToGrid w:val="0"/>
          <w:color w:val="000000" w:themeColor="text1"/>
          <w:lang w:val="en-US"/>
        </w:rPr>
        <w:t>)</w:t>
      </w:r>
    </w:p>
    <w:tbl>
      <w:tblPr>
        <w:tblStyle w:val="1e"/>
        <w:tblW w:w="13598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699"/>
        <w:gridCol w:w="1701"/>
        <w:gridCol w:w="2268"/>
        <w:gridCol w:w="1559"/>
        <w:gridCol w:w="1559"/>
        <w:gridCol w:w="1559"/>
        <w:gridCol w:w="1560"/>
        <w:gridCol w:w="2693"/>
      </w:tblGrid>
      <w:tr w:rsidR="00155874" w:rsidRPr="0057689E" w14:paraId="6D31EB19" w14:textId="77777777" w:rsidTr="001861C8">
        <w:trPr>
          <w:jc w:val="center"/>
        </w:trPr>
        <w:tc>
          <w:tcPr>
            <w:tcW w:w="699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8CCD30F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b/>
                <w:bCs/>
                <w:color w:val="000000" w:themeColor="text1"/>
                <w:lang w:val="de-DE" w:eastAsia="en-US"/>
              </w:rPr>
            </w:pPr>
            <w:r>
              <w:rPr>
                <w:rFonts w:eastAsia="돋움"/>
                <w:b/>
                <w:bCs/>
                <w:color w:val="000000" w:themeColor="text1"/>
                <w:lang w:val="de-DE" w:eastAsia="en-US"/>
              </w:rPr>
              <w:t>순번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4C99A13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b/>
                <w:bCs/>
                <w:color w:val="000000" w:themeColor="text1"/>
                <w:lang w:val="de-DE" w:eastAsia="en-US"/>
              </w:rPr>
            </w:pPr>
            <w:r>
              <w:rPr>
                <w:rFonts w:eastAsia="돋움"/>
                <w:b/>
                <w:bCs/>
                <w:color w:val="000000" w:themeColor="text1"/>
                <w:lang w:val="de-DE" w:eastAsia="en-US"/>
              </w:rPr>
              <w:t>대상</w:t>
            </w: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528AA83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color w:val="000000" w:themeColor="text1"/>
                <w:lang w:val="de-DE" w:eastAsia="en-US"/>
              </w:rPr>
            </w:pPr>
            <w:r>
              <w:rPr>
                <w:rFonts w:eastAsia="돋움"/>
                <w:color w:val="000000" w:themeColor="text1"/>
                <w:lang w:val="de-DE" w:eastAsia="en-US"/>
              </w:rPr>
              <w:t>KS X 9101-1</w:t>
            </w:r>
          </w:p>
        </w:tc>
        <w:tc>
          <w:tcPr>
            <w:tcW w:w="1559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42234BC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b/>
                <w:bCs/>
                <w:color w:val="000000" w:themeColor="text1"/>
                <w:lang w:val="de-DE" w:eastAsia="en-US"/>
              </w:rPr>
            </w:pPr>
            <w:r>
              <w:rPr>
                <w:rFonts w:eastAsia="돋움"/>
                <w:b/>
                <w:bCs/>
                <w:color w:val="000000" w:themeColor="text1"/>
                <w:lang w:val="de-DE" w:eastAsia="en-US"/>
              </w:rPr>
              <w:t>참조표준</w:t>
            </w:r>
          </w:p>
        </w:tc>
        <w:tc>
          <w:tcPr>
            <w:tcW w:w="1559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F4E05A2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color w:val="000000" w:themeColor="text1"/>
                <w:lang w:val="de-DE" w:eastAsia="en-US"/>
              </w:rPr>
            </w:pPr>
            <w:r>
              <w:rPr>
                <w:rFonts w:eastAsia="돋움"/>
                <w:color w:val="000000" w:themeColor="text1"/>
                <w:lang w:val="de-DE" w:eastAsia="en-US"/>
              </w:rPr>
              <w:t>IEC 62264</w:t>
            </w:r>
          </w:p>
        </w:tc>
        <w:tc>
          <w:tcPr>
            <w:tcW w:w="1559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F3B0313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color w:val="000000" w:themeColor="text1"/>
                <w:lang w:val="de-DE" w:eastAsia="en-US"/>
              </w:rPr>
            </w:pPr>
            <w:r>
              <w:rPr>
                <w:rFonts w:eastAsia="돋움"/>
                <w:color w:val="000000" w:themeColor="text1"/>
                <w:lang w:val="de-DE" w:eastAsia="en-US"/>
              </w:rPr>
              <w:t>OAGIS 10.6</w:t>
            </w:r>
          </w:p>
        </w:tc>
        <w:tc>
          <w:tcPr>
            <w:tcW w:w="1560" w:type="dxa"/>
            <w:tcBorders>
              <w:top w:val="single" w:sz="8" w:space="0" w:color="auto"/>
              <w:bottom w:val="single" w:sz="8" w:space="0" w:color="auto"/>
            </w:tcBorders>
          </w:tcPr>
          <w:p w14:paraId="25F1C6F9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color w:val="000000" w:themeColor="text1"/>
                <w:lang w:val="de-DE"/>
              </w:rPr>
            </w:pPr>
            <w:r>
              <w:rPr>
                <w:rFonts w:eastAsia="돋움"/>
                <w:color w:val="000000" w:themeColor="text1"/>
                <w:lang w:val="de-DE"/>
              </w:rPr>
              <w:t>SEMI</w:t>
            </w:r>
          </w:p>
        </w:tc>
        <w:tc>
          <w:tcPr>
            <w:tcW w:w="2693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76AF47B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b/>
                <w:bCs/>
                <w:color w:val="000000" w:themeColor="text1"/>
                <w:lang w:val="de-DE" w:eastAsia="en-US"/>
              </w:rPr>
            </w:pPr>
            <w:r>
              <w:rPr>
                <w:rFonts w:eastAsia="돋움"/>
                <w:b/>
                <w:bCs/>
                <w:color w:val="000000" w:themeColor="text1"/>
                <w:lang w:val="de-DE" w:eastAsia="en-US"/>
              </w:rPr>
              <w:t>정의</w:t>
            </w:r>
          </w:p>
        </w:tc>
      </w:tr>
      <w:tr w:rsidR="00155874" w:rsidRPr="0057689E" w14:paraId="3093993D" w14:textId="77777777" w:rsidTr="001861C8">
        <w:trPr>
          <w:jc w:val="center"/>
        </w:trPr>
        <w:tc>
          <w:tcPr>
            <w:tcW w:w="699" w:type="dxa"/>
            <w:tcBorders>
              <w:top w:val="single" w:sz="8" w:space="0" w:color="auto"/>
            </w:tcBorders>
          </w:tcPr>
          <w:p w14:paraId="2F1504CF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44</w:t>
            </w:r>
          </w:p>
        </w:tc>
        <w:tc>
          <w:tcPr>
            <w:tcW w:w="1701" w:type="dxa"/>
            <w:tcBorders>
              <w:top w:val="single" w:sz="8" w:space="0" w:color="auto"/>
            </w:tcBorders>
          </w:tcPr>
          <w:p w14:paraId="5466543C" w14:textId="77777777" w:rsidR="00155874" w:rsidRPr="0057689E" w:rsidRDefault="00155874" w:rsidP="001861C8">
            <w:pPr>
              <w:spacing w:line="290" w:lineRule="exact"/>
              <w:rPr>
                <w:bCs/>
                <w:color w:val="000000" w:themeColor="text1"/>
              </w:rPr>
            </w:pPr>
            <w:r>
              <w:rPr>
                <w:rFonts w:hint="eastAsia"/>
                <w:bCs/>
                <w:color w:val="000000" w:themeColor="text1"/>
              </w:rPr>
              <w:t>시정조치계획</w:t>
            </w:r>
          </w:p>
        </w:tc>
        <w:tc>
          <w:tcPr>
            <w:tcW w:w="2268" w:type="dxa"/>
            <w:tcBorders>
              <w:top w:val="single" w:sz="8" w:space="0" w:color="auto"/>
            </w:tcBorders>
          </w:tcPr>
          <w:p w14:paraId="74BA763C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CorrectiveActionPlan</w:t>
            </w: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3056BFFA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OAGIS</w:t>
            </w: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0B0FAE1E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rFonts w:ascii="Arial" w:hAnsi="Arial"/>
                <w:color w:val="000000" w:themeColor="text1"/>
                <w:lang w:val="de-DE" w:eastAsia="en-US"/>
              </w:rPr>
            </w:pP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739775A2" w14:textId="77777777" w:rsidR="00155874" w:rsidRPr="0057689E" w:rsidRDefault="00155874" w:rsidP="001861C8">
            <w:pPr>
              <w:rPr>
                <w:color w:val="000000" w:themeColor="text1"/>
                <w:w w:val="90"/>
                <w:lang w:val="de-DE" w:eastAsia="en-US"/>
              </w:rPr>
            </w:pPr>
            <w:r>
              <w:rPr>
                <w:color w:val="000000" w:themeColor="text1"/>
                <w:w w:val="90"/>
                <w:lang w:val="de-DE" w:eastAsia="en-US"/>
              </w:rPr>
              <w:t>CorrectiveActionPlan</w:t>
            </w:r>
          </w:p>
        </w:tc>
        <w:tc>
          <w:tcPr>
            <w:tcW w:w="1560" w:type="dxa"/>
            <w:tcBorders>
              <w:top w:val="single" w:sz="8" w:space="0" w:color="auto"/>
            </w:tcBorders>
          </w:tcPr>
          <w:p w14:paraId="1488C5A9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40" w:lineRule="auto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693" w:type="dxa"/>
            <w:tcBorders>
              <w:top w:val="single" w:sz="8" w:space="0" w:color="auto"/>
            </w:tcBorders>
          </w:tcPr>
          <w:p w14:paraId="5E1396F8" w14:textId="77777777" w:rsidR="00155874" w:rsidRPr="0057689E" w:rsidRDefault="00155874" w:rsidP="001861C8">
            <w:pPr>
              <w:pStyle w:val="new1"/>
              <w:spacing w:line="240" w:lineRule="auto"/>
              <w:ind w:left="284" w:hanging="284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 w:hint="eastAsia"/>
                <w:color w:val="000000" w:themeColor="text1"/>
                <w:lang w:val="en-US"/>
              </w:rPr>
              <w:t>공급사에서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시정조치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사항을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기술하고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,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시정조치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계획을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수립하여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고객사에게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전달하는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것을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의미함</w:t>
            </w:r>
          </w:p>
        </w:tc>
      </w:tr>
      <w:tr w:rsidR="00155874" w:rsidRPr="0057689E" w14:paraId="133B5923" w14:textId="77777777" w:rsidTr="001861C8">
        <w:trPr>
          <w:jc w:val="center"/>
        </w:trPr>
        <w:tc>
          <w:tcPr>
            <w:tcW w:w="699" w:type="dxa"/>
            <w:tcBorders>
              <w:top w:val="single" w:sz="8" w:space="0" w:color="auto"/>
            </w:tcBorders>
          </w:tcPr>
          <w:p w14:paraId="296A7747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45</w:t>
            </w:r>
          </w:p>
        </w:tc>
        <w:tc>
          <w:tcPr>
            <w:tcW w:w="1701" w:type="dxa"/>
            <w:tcBorders>
              <w:top w:val="single" w:sz="8" w:space="0" w:color="auto"/>
            </w:tcBorders>
          </w:tcPr>
          <w:p w14:paraId="746EA885" w14:textId="77777777" w:rsidR="00155874" w:rsidRPr="0057689E" w:rsidRDefault="00155874" w:rsidP="001861C8">
            <w:pPr>
              <w:spacing w:line="290" w:lineRule="exact"/>
              <w:rPr>
                <w:bCs/>
                <w:color w:val="000000" w:themeColor="text1"/>
              </w:rPr>
            </w:pPr>
            <w:r>
              <w:rPr>
                <w:rFonts w:hint="eastAsia"/>
                <w:bCs/>
                <w:color w:val="000000" w:themeColor="text1"/>
              </w:rPr>
              <w:t>시정조치결과</w:t>
            </w:r>
          </w:p>
        </w:tc>
        <w:tc>
          <w:tcPr>
            <w:tcW w:w="2268" w:type="dxa"/>
            <w:tcBorders>
              <w:top w:val="single" w:sz="8" w:space="0" w:color="auto"/>
            </w:tcBorders>
          </w:tcPr>
          <w:p w14:paraId="5443EC54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CorrectiveActionResult</w:t>
            </w: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4CCE2FA7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OAGIS</w:t>
            </w: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1D06EB0B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2D73C284" w14:textId="77777777" w:rsidR="00155874" w:rsidRPr="0057689E" w:rsidRDefault="00155874" w:rsidP="001861C8">
            <w:pPr>
              <w:rPr>
                <w:color w:val="000000" w:themeColor="text1"/>
                <w:w w:val="90"/>
                <w:lang w:val="de-DE"/>
              </w:rPr>
            </w:pPr>
            <w:r>
              <w:rPr>
                <w:color w:val="000000" w:themeColor="text1"/>
                <w:w w:val="90"/>
                <w:lang w:val="de-DE"/>
              </w:rPr>
              <w:t>CorrectiveAction</w:t>
            </w:r>
          </w:p>
        </w:tc>
        <w:tc>
          <w:tcPr>
            <w:tcW w:w="1560" w:type="dxa"/>
            <w:tcBorders>
              <w:top w:val="single" w:sz="8" w:space="0" w:color="auto"/>
            </w:tcBorders>
          </w:tcPr>
          <w:p w14:paraId="4CF9FA4C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40" w:lineRule="auto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</w:p>
        </w:tc>
        <w:tc>
          <w:tcPr>
            <w:tcW w:w="2693" w:type="dxa"/>
            <w:tcBorders>
              <w:top w:val="single" w:sz="8" w:space="0" w:color="auto"/>
            </w:tcBorders>
          </w:tcPr>
          <w:p w14:paraId="2D04263A" w14:textId="77777777" w:rsidR="00155874" w:rsidRPr="0057689E" w:rsidRDefault="00155874" w:rsidP="001861C8">
            <w:pPr>
              <w:pStyle w:val="new1"/>
              <w:spacing w:line="240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  <w:r>
              <w:rPr>
                <w:rFonts w:ascii="Arial" w:hAnsi="Arial" w:hint="eastAsia"/>
                <w:color w:val="000000" w:themeColor="text1"/>
                <w:lang w:val="de-DE"/>
              </w:rPr>
              <w:t>시정조치계획에</w:t>
            </w:r>
            <w:r>
              <w:rPr>
                <w:rFonts w:ascii="Arial" w:hAnsi="Arial" w:hint="eastAsia"/>
                <w:color w:val="000000" w:themeColor="text1"/>
                <w:lang w:val="de-DE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de-DE"/>
              </w:rPr>
              <w:t>따라</w:t>
            </w:r>
            <w:r>
              <w:rPr>
                <w:rFonts w:ascii="Arial" w:hAnsi="Arial" w:hint="eastAsia"/>
                <w:color w:val="000000" w:themeColor="text1"/>
                <w:lang w:val="de-DE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de-DE"/>
              </w:rPr>
              <w:t>수행</w:t>
            </w:r>
            <w:r>
              <w:rPr>
                <w:rFonts w:ascii="Arial" w:hAnsi="Arial" w:hint="eastAsia"/>
                <w:color w:val="000000" w:themeColor="text1"/>
                <w:lang w:val="de-DE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de-DE"/>
              </w:rPr>
              <w:t>결과를</w:t>
            </w:r>
            <w:r>
              <w:rPr>
                <w:rFonts w:ascii="Arial" w:hAnsi="Arial" w:hint="eastAsia"/>
                <w:color w:val="000000" w:themeColor="text1"/>
                <w:lang w:val="de-DE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de-DE"/>
              </w:rPr>
              <w:t>고객사에</w:t>
            </w:r>
            <w:r>
              <w:rPr>
                <w:rFonts w:ascii="Arial" w:hAnsi="Arial" w:hint="eastAsia"/>
                <w:color w:val="000000" w:themeColor="text1"/>
                <w:lang w:val="de-DE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de-DE"/>
              </w:rPr>
              <w:t>전달하는</w:t>
            </w:r>
            <w:r>
              <w:rPr>
                <w:rFonts w:ascii="Arial" w:hAnsi="Arial" w:hint="eastAsia"/>
                <w:color w:val="000000" w:themeColor="text1"/>
                <w:lang w:val="de-DE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de-DE"/>
              </w:rPr>
              <w:t>것을</w:t>
            </w:r>
            <w:r>
              <w:rPr>
                <w:rFonts w:ascii="Arial" w:hAnsi="Arial" w:hint="eastAsia"/>
                <w:color w:val="000000" w:themeColor="text1"/>
                <w:lang w:val="de-DE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de-DE"/>
              </w:rPr>
              <w:t>의미함</w:t>
            </w:r>
          </w:p>
        </w:tc>
      </w:tr>
      <w:tr w:rsidR="00155874" w:rsidRPr="0057689E" w14:paraId="649FCA3D" w14:textId="77777777" w:rsidTr="001861C8">
        <w:trPr>
          <w:jc w:val="center"/>
        </w:trPr>
        <w:tc>
          <w:tcPr>
            <w:tcW w:w="699" w:type="dxa"/>
            <w:tcBorders>
              <w:top w:val="single" w:sz="8" w:space="0" w:color="auto"/>
            </w:tcBorders>
          </w:tcPr>
          <w:p w14:paraId="66D753ED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46</w:t>
            </w:r>
          </w:p>
        </w:tc>
        <w:tc>
          <w:tcPr>
            <w:tcW w:w="1701" w:type="dxa"/>
            <w:tcBorders>
              <w:top w:val="single" w:sz="8" w:space="0" w:color="auto"/>
            </w:tcBorders>
          </w:tcPr>
          <w:p w14:paraId="6DBB9E7C" w14:textId="77777777" w:rsidR="00155874" w:rsidRPr="0057689E" w:rsidRDefault="00155874" w:rsidP="001861C8">
            <w:pPr>
              <w:spacing w:line="290" w:lineRule="exact"/>
              <w:rPr>
                <w:bCs/>
                <w:color w:val="000000" w:themeColor="text1"/>
                <w:lang w:val="de-DE"/>
              </w:rPr>
            </w:pPr>
            <w:r>
              <w:rPr>
                <w:bCs/>
                <w:color w:val="000000" w:themeColor="text1"/>
              </w:rPr>
              <w:t>제품포장</w:t>
            </w:r>
          </w:p>
        </w:tc>
        <w:tc>
          <w:tcPr>
            <w:tcW w:w="2268" w:type="dxa"/>
            <w:tcBorders>
              <w:top w:val="single" w:sz="8" w:space="0" w:color="auto"/>
            </w:tcBorders>
          </w:tcPr>
          <w:p w14:paraId="51BBF0C2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ProductPacking</w:t>
            </w: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32102A1B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312C094E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016DB15C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ind w:left="284" w:hanging="284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</w:p>
        </w:tc>
        <w:tc>
          <w:tcPr>
            <w:tcW w:w="1560" w:type="dxa"/>
            <w:tcBorders>
              <w:top w:val="single" w:sz="8" w:space="0" w:color="auto"/>
            </w:tcBorders>
          </w:tcPr>
          <w:p w14:paraId="6839B67D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76" w:lineRule="auto"/>
              <w:outlineLvl w:val="0"/>
              <w:rPr>
                <w:rFonts w:ascii="Arial" w:hAnsi="Arial"/>
                <w:color w:val="000000" w:themeColor="text1"/>
                <w:spacing w:val="-2"/>
                <w:lang w:val="en-US"/>
              </w:rPr>
            </w:pPr>
          </w:p>
        </w:tc>
        <w:tc>
          <w:tcPr>
            <w:tcW w:w="2693" w:type="dxa"/>
            <w:tcBorders>
              <w:top w:val="single" w:sz="8" w:space="0" w:color="auto"/>
            </w:tcBorders>
          </w:tcPr>
          <w:p w14:paraId="091ACFBA" w14:textId="77777777" w:rsidR="00155874" w:rsidRPr="0057689E" w:rsidRDefault="00155874" w:rsidP="001861C8">
            <w:pPr>
              <w:pStyle w:val="new1"/>
              <w:spacing w:line="276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  <w:r>
              <w:rPr>
                <w:rFonts w:ascii="Arial" w:hAnsi="Arial"/>
                <w:color w:val="000000" w:themeColor="text1"/>
                <w:spacing w:val="-2"/>
                <w:lang w:val="en-US"/>
              </w:rPr>
              <w:t>제품</w:t>
            </w:r>
            <w:r>
              <w:rPr>
                <w:rFonts w:ascii="Arial" w:hAnsi="Arial"/>
                <w:color w:val="000000" w:themeColor="text1"/>
                <w:spacing w:val="-2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spacing w:val="-2"/>
                <w:lang w:val="en-US"/>
              </w:rPr>
              <w:t>출하를</w:t>
            </w:r>
            <w:r>
              <w:rPr>
                <w:rFonts w:ascii="Arial" w:hAnsi="Arial"/>
                <w:color w:val="000000" w:themeColor="text1"/>
                <w:spacing w:val="-2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spacing w:val="-2"/>
                <w:lang w:val="en-US"/>
              </w:rPr>
              <w:t>위해</w:t>
            </w:r>
            <w:r>
              <w:rPr>
                <w:rFonts w:ascii="Arial" w:hAnsi="Arial"/>
                <w:color w:val="000000" w:themeColor="text1"/>
                <w:spacing w:val="-2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spacing w:val="-2"/>
                <w:lang w:val="en-US"/>
              </w:rPr>
              <w:t>완성된</w:t>
            </w:r>
            <w:r>
              <w:rPr>
                <w:rFonts w:ascii="Arial" w:hAnsi="Arial"/>
                <w:color w:val="000000" w:themeColor="text1"/>
                <w:spacing w:val="-2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spacing w:val="-2"/>
                <w:lang w:val="en-US"/>
              </w:rPr>
              <w:t>제품을</w:t>
            </w:r>
            <w:r>
              <w:rPr>
                <w:rFonts w:ascii="Arial" w:hAnsi="Arial"/>
                <w:color w:val="000000" w:themeColor="text1"/>
                <w:spacing w:val="-2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spacing w:val="-2"/>
                <w:lang w:val="en-US"/>
              </w:rPr>
              <w:t>포장하기</w:t>
            </w:r>
            <w:r>
              <w:rPr>
                <w:rFonts w:ascii="Arial" w:hAnsi="Arial"/>
                <w:color w:val="000000" w:themeColor="text1"/>
                <w:spacing w:val="-2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spacing w:val="-2"/>
                <w:lang w:val="en-US"/>
              </w:rPr>
              <w:t>위한</w:t>
            </w:r>
            <w:r>
              <w:rPr>
                <w:rFonts w:ascii="Arial" w:hAnsi="Arial"/>
                <w:color w:val="000000" w:themeColor="text1"/>
                <w:spacing w:val="-2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spacing w:val="-2"/>
                <w:lang w:val="en-US"/>
              </w:rPr>
              <w:t>정보를</w:t>
            </w:r>
            <w:r>
              <w:rPr>
                <w:rFonts w:ascii="Arial" w:hAnsi="Arial"/>
                <w:color w:val="000000" w:themeColor="text1"/>
                <w:spacing w:val="-2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spacing w:val="-2"/>
                <w:lang w:val="en-US"/>
              </w:rPr>
              <w:t>의미함</w:t>
            </w:r>
          </w:p>
        </w:tc>
      </w:tr>
      <w:tr w:rsidR="00155874" w:rsidRPr="0057689E" w14:paraId="3D51E329" w14:textId="77777777" w:rsidTr="001861C8">
        <w:trPr>
          <w:jc w:val="center"/>
        </w:trPr>
        <w:tc>
          <w:tcPr>
            <w:tcW w:w="699" w:type="dxa"/>
            <w:tcBorders>
              <w:top w:val="single" w:sz="8" w:space="0" w:color="auto"/>
            </w:tcBorders>
          </w:tcPr>
          <w:p w14:paraId="611E84CA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47</w:t>
            </w:r>
          </w:p>
        </w:tc>
        <w:tc>
          <w:tcPr>
            <w:tcW w:w="1701" w:type="dxa"/>
            <w:tcBorders>
              <w:top w:val="single" w:sz="8" w:space="0" w:color="auto"/>
            </w:tcBorders>
          </w:tcPr>
          <w:p w14:paraId="6AD9122C" w14:textId="77777777" w:rsidR="00155874" w:rsidRPr="0057689E" w:rsidRDefault="00155874" w:rsidP="001861C8">
            <w:pPr>
              <w:spacing w:line="290" w:lineRule="exact"/>
              <w:rPr>
                <w:bCs/>
                <w:color w:val="000000" w:themeColor="text1"/>
                <w:lang w:val="de-DE"/>
              </w:rPr>
            </w:pPr>
            <w:r>
              <w:rPr>
                <w:bCs/>
                <w:color w:val="000000" w:themeColor="text1"/>
              </w:rPr>
              <w:t>설비파라미터</w:t>
            </w:r>
          </w:p>
        </w:tc>
        <w:tc>
          <w:tcPr>
            <w:tcW w:w="2268" w:type="dxa"/>
            <w:tcBorders>
              <w:top w:val="single" w:sz="8" w:space="0" w:color="auto"/>
            </w:tcBorders>
          </w:tcPr>
          <w:p w14:paraId="249B0531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r>
              <w:rPr>
                <w:rFonts w:eastAsia="돋움"/>
                <w:color w:val="000000" w:themeColor="text1"/>
                <w:lang w:val="de-DE"/>
              </w:rPr>
              <w:t>EquipmentParameter</w:t>
            </w: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6A22EF28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593DC0E0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311D2811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</w:p>
        </w:tc>
        <w:tc>
          <w:tcPr>
            <w:tcW w:w="1560" w:type="dxa"/>
            <w:tcBorders>
              <w:top w:val="single" w:sz="8" w:space="0" w:color="auto"/>
            </w:tcBorders>
          </w:tcPr>
          <w:p w14:paraId="4696F415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76" w:lineRule="auto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693" w:type="dxa"/>
            <w:tcBorders>
              <w:top w:val="single" w:sz="8" w:space="0" w:color="auto"/>
            </w:tcBorders>
          </w:tcPr>
          <w:p w14:paraId="281EB6A7" w14:textId="77777777" w:rsidR="00155874" w:rsidRPr="0057689E" w:rsidRDefault="00155874" w:rsidP="001861C8">
            <w:pPr>
              <w:pStyle w:val="new1"/>
              <w:spacing w:line="276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설비에서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수집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되는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Parameter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값의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집합을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의미함</w:t>
            </w:r>
          </w:p>
        </w:tc>
      </w:tr>
      <w:tr w:rsidR="00155874" w:rsidRPr="0057689E" w14:paraId="744490D4" w14:textId="77777777" w:rsidTr="001861C8">
        <w:trPr>
          <w:jc w:val="center"/>
        </w:trPr>
        <w:tc>
          <w:tcPr>
            <w:tcW w:w="699" w:type="dxa"/>
            <w:tcBorders>
              <w:top w:val="single" w:sz="8" w:space="0" w:color="auto"/>
            </w:tcBorders>
          </w:tcPr>
          <w:p w14:paraId="0984621B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48</w:t>
            </w:r>
          </w:p>
        </w:tc>
        <w:tc>
          <w:tcPr>
            <w:tcW w:w="1701" w:type="dxa"/>
            <w:tcBorders>
              <w:top w:val="single" w:sz="8" w:space="0" w:color="auto"/>
            </w:tcBorders>
          </w:tcPr>
          <w:p w14:paraId="36B460DA" w14:textId="77777777" w:rsidR="00155874" w:rsidRPr="0057689E" w:rsidRDefault="00155874" w:rsidP="001861C8">
            <w:pPr>
              <w:spacing w:line="290" w:lineRule="exact"/>
              <w:rPr>
                <w:bCs/>
                <w:color w:val="000000" w:themeColor="text1"/>
                <w:lang w:val="de-DE"/>
              </w:rPr>
            </w:pPr>
            <w:r>
              <w:rPr>
                <w:bCs/>
                <w:color w:val="000000" w:themeColor="text1"/>
              </w:rPr>
              <w:t>설</w:t>
            </w:r>
            <w:r>
              <w:rPr>
                <w:bCs/>
                <w:color w:val="000000" w:themeColor="text1"/>
                <w:spacing w:val="-6"/>
              </w:rPr>
              <w:t>비파라미터이력</w:t>
            </w:r>
          </w:p>
        </w:tc>
        <w:tc>
          <w:tcPr>
            <w:tcW w:w="2268" w:type="dxa"/>
            <w:tcBorders>
              <w:top w:val="single" w:sz="8" w:space="0" w:color="auto"/>
            </w:tcBorders>
          </w:tcPr>
          <w:p w14:paraId="40F46A21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r>
              <w:rPr>
                <w:rFonts w:eastAsia="돋움"/>
                <w:color w:val="000000" w:themeColor="text1"/>
                <w:lang w:val="de-DE"/>
              </w:rPr>
              <w:t>TraceParameter</w:t>
            </w: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7B985325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1DBAA682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1C928AA4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40" w:lineRule="auto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</w:p>
        </w:tc>
        <w:tc>
          <w:tcPr>
            <w:tcW w:w="1560" w:type="dxa"/>
            <w:tcBorders>
              <w:top w:val="single" w:sz="8" w:space="0" w:color="auto"/>
            </w:tcBorders>
          </w:tcPr>
          <w:p w14:paraId="3CDD7F02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40" w:lineRule="auto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693" w:type="dxa"/>
            <w:tcBorders>
              <w:top w:val="single" w:sz="8" w:space="0" w:color="auto"/>
            </w:tcBorders>
          </w:tcPr>
          <w:p w14:paraId="185E49DE" w14:textId="77777777" w:rsidR="00155874" w:rsidRPr="0057689E" w:rsidRDefault="00155874" w:rsidP="001861C8">
            <w:pPr>
              <w:pStyle w:val="new1"/>
              <w:spacing w:line="240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  <w:r>
              <w:rPr>
                <w:rFonts w:ascii="Arial" w:hAnsi="Arial" w:hint="eastAsia"/>
                <w:color w:val="000000" w:themeColor="text1"/>
                <w:lang w:val="en-US"/>
              </w:rPr>
              <w:t>설비에서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수집되는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P</w:t>
            </w:r>
            <w:r>
              <w:rPr>
                <w:rFonts w:ascii="Arial" w:hAnsi="Arial"/>
                <w:color w:val="000000" w:themeColor="text1"/>
                <w:lang w:val="en-US"/>
              </w:rPr>
              <w:t>arameter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값의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적재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및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검증이력을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의미함</w:t>
            </w:r>
          </w:p>
        </w:tc>
      </w:tr>
      <w:tr w:rsidR="00155874" w:rsidRPr="0057689E" w14:paraId="18192B42" w14:textId="77777777" w:rsidTr="001861C8">
        <w:trPr>
          <w:jc w:val="center"/>
        </w:trPr>
        <w:tc>
          <w:tcPr>
            <w:tcW w:w="699" w:type="dxa"/>
            <w:tcBorders>
              <w:top w:val="single" w:sz="8" w:space="0" w:color="auto"/>
            </w:tcBorders>
          </w:tcPr>
          <w:p w14:paraId="0575044A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49</w:t>
            </w:r>
          </w:p>
        </w:tc>
        <w:tc>
          <w:tcPr>
            <w:tcW w:w="1701" w:type="dxa"/>
            <w:tcBorders>
              <w:top w:val="single" w:sz="8" w:space="0" w:color="auto"/>
            </w:tcBorders>
          </w:tcPr>
          <w:p w14:paraId="75323451" w14:textId="77777777" w:rsidR="00155874" w:rsidRPr="0057689E" w:rsidRDefault="00155874" w:rsidP="001861C8">
            <w:pPr>
              <w:spacing w:line="290" w:lineRule="exact"/>
              <w:rPr>
                <w:bCs/>
                <w:color w:val="000000" w:themeColor="text1"/>
                <w:lang w:val="de-DE"/>
              </w:rPr>
            </w:pPr>
            <w:r>
              <w:rPr>
                <w:bCs/>
                <w:color w:val="000000" w:themeColor="text1"/>
              </w:rPr>
              <w:t>생산실적</w:t>
            </w:r>
          </w:p>
        </w:tc>
        <w:tc>
          <w:tcPr>
            <w:tcW w:w="2268" w:type="dxa"/>
            <w:tcBorders>
              <w:top w:val="single" w:sz="8" w:space="0" w:color="auto"/>
            </w:tcBorders>
          </w:tcPr>
          <w:p w14:paraId="220DF26D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w w:val="90"/>
                <w:lang w:val="de-DE"/>
              </w:rPr>
            </w:pPr>
            <w:r>
              <w:rPr>
                <w:color w:val="000000" w:themeColor="text1"/>
                <w:w w:val="90"/>
                <w:lang w:val="de-DE"/>
              </w:rPr>
              <w:t>ProductionPerformance</w:t>
            </w: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0C1A01C3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OAGIS</w:t>
            </w: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5CC2583A" w14:textId="77777777" w:rsidR="00155874" w:rsidRPr="0057689E" w:rsidRDefault="00155874">
            <w:pPr>
              <w:pStyle w:val="new1"/>
              <w:numPr>
                <w:ilvl w:val="0"/>
                <w:numId w:val="24"/>
              </w:numPr>
              <w:tabs>
                <w:tab w:val="clear" w:pos="284"/>
                <w:tab w:val="left" w:pos="55"/>
              </w:tabs>
              <w:spacing w:line="290" w:lineRule="exact"/>
              <w:jc w:val="lef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  <w:r>
              <w:rPr>
                <w:rFonts w:ascii="Arial" w:hAnsi="Arial"/>
                <w:color w:val="000000" w:themeColor="text1"/>
                <w:lang w:val="de-DE" w:eastAsia="en-US"/>
              </w:rPr>
              <w:t>Segment Response</w:t>
            </w: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26BF805D" w14:textId="77777777" w:rsidR="00155874" w:rsidRPr="0057689E" w:rsidRDefault="00155874">
            <w:pPr>
              <w:pStyle w:val="new1"/>
              <w:numPr>
                <w:ilvl w:val="0"/>
                <w:numId w:val="24"/>
              </w:numPr>
              <w:tabs>
                <w:tab w:val="clear" w:pos="284"/>
                <w:tab w:val="left" w:pos="480"/>
              </w:tabs>
              <w:spacing w:line="290" w:lineRule="exact"/>
              <w:ind w:left="196" w:hanging="196"/>
              <w:jc w:val="left"/>
              <w:outlineLvl w:val="0"/>
              <w:rPr>
                <w:rFonts w:ascii="Arial" w:hAnsi="Arial"/>
                <w:color w:val="000000" w:themeColor="text1"/>
                <w:w w:val="90"/>
                <w:lang w:val="de-DE"/>
              </w:rPr>
            </w:pPr>
            <w:r>
              <w:rPr>
                <w:rFonts w:ascii="Arial" w:hAnsi="Arial" w:hint="eastAsia"/>
                <w:color w:val="000000" w:themeColor="text1"/>
                <w:w w:val="90"/>
                <w:lang w:val="de-DE"/>
              </w:rPr>
              <w:t xml:space="preserve"> </w:t>
            </w:r>
            <w:r>
              <w:rPr>
                <w:rFonts w:ascii="Arial" w:hAnsi="Arial"/>
                <w:color w:val="000000" w:themeColor="text1"/>
                <w:w w:val="90"/>
                <w:lang w:val="de-DE" w:eastAsia="en-US"/>
              </w:rPr>
              <w:t>Production</w:t>
            </w:r>
            <w:r>
              <w:rPr>
                <w:rFonts w:ascii="Arial" w:hAnsi="Arial"/>
                <w:color w:val="000000" w:themeColor="text1"/>
                <w:w w:val="90"/>
                <w:lang w:val="de-DE" w:eastAsia="en-US"/>
              </w:rPr>
              <w:br/>
            </w:r>
            <w:r>
              <w:rPr>
                <w:rFonts w:ascii="Arial" w:hAnsi="Arial" w:hint="eastAsia"/>
                <w:color w:val="000000" w:themeColor="text1"/>
                <w:w w:val="90"/>
                <w:lang w:val="de-DE"/>
              </w:rPr>
              <w:t xml:space="preserve"> </w:t>
            </w:r>
            <w:r>
              <w:rPr>
                <w:rFonts w:ascii="Arial" w:hAnsi="Arial"/>
                <w:color w:val="000000" w:themeColor="text1"/>
                <w:w w:val="90"/>
                <w:lang w:val="de-DE" w:eastAsia="en-US"/>
              </w:rPr>
              <w:t>Perfor</w:t>
            </w:r>
            <w:r>
              <w:rPr>
                <w:rFonts w:ascii="Arial" w:hAnsi="Arial" w:hint="eastAsia"/>
                <w:color w:val="000000" w:themeColor="text1"/>
                <w:w w:val="90"/>
                <w:lang w:val="de-DE"/>
              </w:rPr>
              <w:t>ma</w:t>
            </w:r>
            <w:r>
              <w:rPr>
                <w:rFonts w:ascii="Arial" w:hAnsi="Arial"/>
                <w:color w:val="000000" w:themeColor="text1"/>
                <w:w w:val="90"/>
                <w:lang w:val="de-DE" w:eastAsia="en-US"/>
              </w:rPr>
              <w:t>nce</w:t>
            </w:r>
          </w:p>
        </w:tc>
        <w:tc>
          <w:tcPr>
            <w:tcW w:w="1560" w:type="dxa"/>
            <w:tcBorders>
              <w:top w:val="single" w:sz="8" w:space="0" w:color="auto"/>
            </w:tcBorders>
          </w:tcPr>
          <w:p w14:paraId="1BAC3AB7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76" w:lineRule="auto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693" w:type="dxa"/>
            <w:tcBorders>
              <w:top w:val="single" w:sz="8" w:space="0" w:color="auto"/>
            </w:tcBorders>
          </w:tcPr>
          <w:p w14:paraId="39554A89" w14:textId="77777777" w:rsidR="00155874" w:rsidRPr="0057689E" w:rsidRDefault="00155874" w:rsidP="001861C8">
            <w:pPr>
              <w:pStyle w:val="new1"/>
              <w:spacing w:line="276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생산지시에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의해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실행된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생산실적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결과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정보를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의미함</w:t>
            </w:r>
          </w:p>
        </w:tc>
      </w:tr>
      <w:tr w:rsidR="00155874" w:rsidRPr="0057689E" w14:paraId="488EB18B" w14:textId="77777777" w:rsidTr="001861C8">
        <w:trPr>
          <w:jc w:val="center"/>
        </w:trPr>
        <w:tc>
          <w:tcPr>
            <w:tcW w:w="699" w:type="dxa"/>
            <w:tcBorders>
              <w:top w:val="single" w:sz="8" w:space="0" w:color="auto"/>
            </w:tcBorders>
          </w:tcPr>
          <w:p w14:paraId="189D5361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50</w:t>
            </w:r>
          </w:p>
        </w:tc>
        <w:tc>
          <w:tcPr>
            <w:tcW w:w="1701" w:type="dxa"/>
            <w:tcBorders>
              <w:top w:val="single" w:sz="8" w:space="0" w:color="auto"/>
            </w:tcBorders>
          </w:tcPr>
          <w:p w14:paraId="66945FE4" w14:textId="77777777" w:rsidR="00155874" w:rsidRPr="0057689E" w:rsidRDefault="00155874" w:rsidP="001861C8">
            <w:pPr>
              <w:spacing w:line="290" w:lineRule="exact"/>
              <w:rPr>
                <w:bCs/>
                <w:color w:val="000000" w:themeColor="text1"/>
                <w:lang w:val="de-DE"/>
              </w:rPr>
            </w:pPr>
            <w:r>
              <w:rPr>
                <w:bCs/>
                <w:color w:val="000000" w:themeColor="text1"/>
                <w:spacing w:val="-6"/>
              </w:rPr>
              <w:t>생산실적투입품목</w:t>
            </w:r>
          </w:p>
        </w:tc>
        <w:tc>
          <w:tcPr>
            <w:tcW w:w="2268" w:type="dxa"/>
            <w:tcBorders>
              <w:top w:val="single" w:sz="8" w:space="0" w:color="auto"/>
            </w:tcBorders>
          </w:tcPr>
          <w:p w14:paraId="652F9BBF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w w:val="80"/>
                <w:lang w:val="de-DE"/>
              </w:rPr>
            </w:pPr>
            <w:r>
              <w:rPr>
                <w:color w:val="000000" w:themeColor="text1"/>
                <w:w w:val="80"/>
                <w:lang w:val="de-DE"/>
              </w:rPr>
              <w:t>ProductionPerformanceItem</w:t>
            </w: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6E76DA22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609B2BD5" w14:textId="77777777" w:rsidR="00155874" w:rsidRPr="0057689E" w:rsidRDefault="00155874">
            <w:pPr>
              <w:pStyle w:val="new1"/>
              <w:numPr>
                <w:ilvl w:val="0"/>
                <w:numId w:val="24"/>
              </w:numPr>
              <w:tabs>
                <w:tab w:val="clear" w:pos="284"/>
                <w:tab w:val="left" w:pos="55"/>
              </w:tabs>
              <w:spacing w:line="290" w:lineRule="exact"/>
              <w:jc w:val="lef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  <w:r>
              <w:rPr>
                <w:rFonts w:ascii="Arial" w:hAnsi="Arial"/>
                <w:color w:val="000000" w:themeColor="text1"/>
                <w:lang w:val="de-DE" w:eastAsia="en-US"/>
              </w:rPr>
              <w:t xml:space="preserve">Material </w:t>
            </w:r>
            <w:r>
              <w:rPr>
                <w:rFonts w:ascii="Arial" w:hAnsi="Arial"/>
                <w:color w:val="000000" w:themeColor="text1"/>
                <w:lang w:val="de-DE" w:eastAsia="en-US"/>
              </w:rPr>
              <w:br/>
              <w:t>Actual</w:t>
            </w: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3BED705B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</w:p>
        </w:tc>
        <w:tc>
          <w:tcPr>
            <w:tcW w:w="1560" w:type="dxa"/>
            <w:tcBorders>
              <w:top w:val="single" w:sz="8" w:space="0" w:color="auto"/>
            </w:tcBorders>
          </w:tcPr>
          <w:p w14:paraId="1EFC3511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76" w:lineRule="auto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693" w:type="dxa"/>
            <w:tcBorders>
              <w:top w:val="single" w:sz="8" w:space="0" w:color="auto"/>
            </w:tcBorders>
          </w:tcPr>
          <w:p w14:paraId="4C8C9721" w14:textId="77777777" w:rsidR="00155874" w:rsidRPr="0057689E" w:rsidRDefault="00155874" w:rsidP="001861C8">
            <w:pPr>
              <w:pStyle w:val="new1"/>
              <w:spacing w:line="276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생산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과정에서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투입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되는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모든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품목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(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원자재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,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부자재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,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반제품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,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완제품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등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)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관련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정보를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의미함</w:t>
            </w:r>
          </w:p>
        </w:tc>
      </w:tr>
      <w:tr w:rsidR="00155874" w:rsidRPr="0057689E" w14:paraId="3E8564D8" w14:textId="77777777" w:rsidTr="001861C8">
        <w:trPr>
          <w:jc w:val="center"/>
        </w:trPr>
        <w:tc>
          <w:tcPr>
            <w:tcW w:w="699" w:type="dxa"/>
            <w:tcBorders>
              <w:top w:val="single" w:sz="8" w:space="0" w:color="auto"/>
              <w:bottom w:val="single" w:sz="8" w:space="0" w:color="auto"/>
            </w:tcBorders>
          </w:tcPr>
          <w:p w14:paraId="253DF232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51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</w:tcBorders>
          </w:tcPr>
          <w:p w14:paraId="548133B1" w14:textId="77777777" w:rsidR="00155874" w:rsidRPr="0057689E" w:rsidRDefault="00155874" w:rsidP="001861C8">
            <w:pPr>
              <w:spacing w:line="290" w:lineRule="exact"/>
              <w:rPr>
                <w:bCs/>
                <w:color w:val="000000" w:themeColor="text1"/>
                <w:lang w:val="de-DE"/>
              </w:rPr>
            </w:pPr>
            <w:r>
              <w:rPr>
                <w:bCs/>
                <w:color w:val="000000" w:themeColor="text1"/>
              </w:rPr>
              <w:t>생</w:t>
            </w:r>
            <w:r>
              <w:rPr>
                <w:bCs/>
                <w:color w:val="000000" w:themeColor="text1"/>
                <w:spacing w:val="-6"/>
              </w:rPr>
              <w:t>산실적투입인력</w:t>
            </w: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</w:tcBorders>
          </w:tcPr>
          <w:p w14:paraId="7BA8EABC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spacing w:val="-4"/>
                <w:lang w:val="de-DE"/>
              </w:rPr>
              <w:t>ProductionPerformancePersonnel</w:t>
            </w:r>
          </w:p>
        </w:tc>
        <w:tc>
          <w:tcPr>
            <w:tcW w:w="1559" w:type="dxa"/>
            <w:tcBorders>
              <w:top w:val="single" w:sz="8" w:space="0" w:color="auto"/>
              <w:bottom w:val="single" w:sz="8" w:space="0" w:color="auto"/>
            </w:tcBorders>
          </w:tcPr>
          <w:p w14:paraId="1A421B8C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</w:p>
        </w:tc>
        <w:tc>
          <w:tcPr>
            <w:tcW w:w="1559" w:type="dxa"/>
            <w:tcBorders>
              <w:top w:val="single" w:sz="8" w:space="0" w:color="auto"/>
              <w:bottom w:val="single" w:sz="8" w:space="0" w:color="auto"/>
            </w:tcBorders>
          </w:tcPr>
          <w:p w14:paraId="7527770A" w14:textId="77777777" w:rsidR="00155874" w:rsidRPr="0057689E" w:rsidRDefault="00155874">
            <w:pPr>
              <w:pStyle w:val="new1"/>
              <w:numPr>
                <w:ilvl w:val="0"/>
                <w:numId w:val="24"/>
              </w:numPr>
              <w:tabs>
                <w:tab w:val="clear" w:pos="284"/>
                <w:tab w:val="left" w:pos="55"/>
              </w:tabs>
              <w:spacing w:line="290" w:lineRule="exact"/>
              <w:jc w:val="lef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  <w:r>
              <w:rPr>
                <w:rFonts w:ascii="Arial" w:hAnsi="Arial"/>
                <w:color w:val="000000" w:themeColor="text1"/>
                <w:lang w:val="de-DE" w:eastAsia="en-US"/>
              </w:rPr>
              <w:t>Personnel Actual</w:t>
            </w:r>
          </w:p>
        </w:tc>
        <w:tc>
          <w:tcPr>
            <w:tcW w:w="1559" w:type="dxa"/>
            <w:tcBorders>
              <w:top w:val="single" w:sz="8" w:space="0" w:color="auto"/>
              <w:bottom w:val="single" w:sz="8" w:space="0" w:color="auto"/>
            </w:tcBorders>
          </w:tcPr>
          <w:p w14:paraId="060EA8C8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</w:p>
        </w:tc>
        <w:tc>
          <w:tcPr>
            <w:tcW w:w="1560" w:type="dxa"/>
            <w:tcBorders>
              <w:top w:val="single" w:sz="8" w:space="0" w:color="auto"/>
              <w:bottom w:val="single" w:sz="8" w:space="0" w:color="auto"/>
            </w:tcBorders>
          </w:tcPr>
          <w:p w14:paraId="7B6DB4BA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76" w:lineRule="auto"/>
              <w:outlineLvl w:val="0"/>
              <w:rPr>
                <w:rFonts w:ascii="Arial" w:hAnsi="Arial"/>
                <w:color w:val="000000" w:themeColor="text1"/>
                <w:spacing w:val="-6"/>
                <w:lang w:val="en-US"/>
              </w:rPr>
            </w:pPr>
          </w:p>
        </w:tc>
        <w:tc>
          <w:tcPr>
            <w:tcW w:w="2693" w:type="dxa"/>
            <w:tcBorders>
              <w:top w:val="single" w:sz="8" w:space="0" w:color="auto"/>
              <w:bottom w:val="single" w:sz="8" w:space="0" w:color="auto"/>
            </w:tcBorders>
          </w:tcPr>
          <w:p w14:paraId="3ABB4CFD" w14:textId="77777777" w:rsidR="00155874" w:rsidRPr="0057689E" w:rsidRDefault="00155874" w:rsidP="001861C8">
            <w:pPr>
              <w:pStyle w:val="new1"/>
              <w:spacing w:line="276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  <w:r>
              <w:rPr>
                <w:rFonts w:ascii="Arial" w:hAnsi="Arial"/>
                <w:color w:val="000000" w:themeColor="text1"/>
                <w:spacing w:val="-6"/>
                <w:lang w:val="en-US"/>
              </w:rPr>
              <w:t>생산</w:t>
            </w:r>
            <w:r>
              <w:rPr>
                <w:rFonts w:ascii="Arial" w:hAnsi="Arial" w:hint="eastAsia"/>
                <w:color w:val="000000" w:themeColor="text1"/>
                <w:spacing w:val="-6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spacing w:val="-6"/>
                <w:lang w:val="en-US"/>
              </w:rPr>
              <w:t>과정에서</w:t>
            </w:r>
            <w:r>
              <w:rPr>
                <w:rFonts w:ascii="Arial" w:hAnsi="Arial" w:hint="eastAsia"/>
                <w:color w:val="000000" w:themeColor="text1"/>
                <w:spacing w:val="-6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spacing w:val="-6"/>
                <w:lang w:val="en-US"/>
              </w:rPr>
              <w:t>투입된</w:t>
            </w:r>
            <w:r>
              <w:rPr>
                <w:rFonts w:ascii="Arial" w:hAnsi="Arial" w:hint="eastAsia"/>
                <w:color w:val="000000" w:themeColor="text1"/>
                <w:spacing w:val="-6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spacing w:val="-6"/>
                <w:lang w:val="en-US"/>
              </w:rPr>
              <w:t>인력정보를</w:t>
            </w:r>
            <w:r>
              <w:rPr>
                <w:rFonts w:ascii="Arial" w:hAnsi="Arial" w:hint="eastAsia"/>
                <w:color w:val="000000" w:themeColor="text1"/>
                <w:spacing w:val="-6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spacing w:val="-6"/>
                <w:lang w:val="en-US"/>
              </w:rPr>
              <w:t>의미함</w:t>
            </w:r>
          </w:p>
        </w:tc>
      </w:tr>
      <w:tr w:rsidR="00155874" w:rsidRPr="0057689E" w14:paraId="20530629" w14:textId="77777777" w:rsidTr="001861C8">
        <w:trPr>
          <w:jc w:val="center"/>
        </w:trPr>
        <w:tc>
          <w:tcPr>
            <w:tcW w:w="699" w:type="dxa"/>
            <w:tcBorders>
              <w:top w:val="single" w:sz="8" w:space="0" w:color="auto"/>
            </w:tcBorders>
          </w:tcPr>
          <w:p w14:paraId="1E7A91A1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52</w:t>
            </w:r>
          </w:p>
        </w:tc>
        <w:tc>
          <w:tcPr>
            <w:tcW w:w="1701" w:type="dxa"/>
            <w:tcBorders>
              <w:top w:val="single" w:sz="8" w:space="0" w:color="auto"/>
            </w:tcBorders>
          </w:tcPr>
          <w:p w14:paraId="5F319B30" w14:textId="77777777" w:rsidR="00155874" w:rsidRPr="0057689E" w:rsidRDefault="00155874" w:rsidP="001861C8">
            <w:pPr>
              <w:spacing w:line="290" w:lineRule="exact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설비활용실적</w:t>
            </w:r>
          </w:p>
        </w:tc>
        <w:tc>
          <w:tcPr>
            <w:tcW w:w="2268" w:type="dxa"/>
            <w:tcBorders>
              <w:top w:val="single" w:sz="8" w:space="0" w:color="auto"/>
            </w:tcBorders>
          </w:tcPr>
          <w:p w14:paraId="0D1B6824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spacing w:val="-4"/>
                <w:lang w:val="de-DE"/>
              </w:rPr>
            </w:pPr>
            <w:r>
              <w:rPr>
                <w:color w:val="000000" w:themeColor="text1"/>
                <w:spacing w:val="-4"/>
                <w:lang w:val="de-DE"/>
              </w:rPr>
              <w:t>ProductionPerformanceEquipment</w:t>
            </w: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6F76EF89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40D05F65" w14:textId="77777777" w:rsidR="00155874" w:rsidRPr="0057689E" w:rsidRDefault="00155874">
            <w:pPr>
              <w:pStyle w:val="new1"/>
              <w:numPr>
                <w:ilvl w:val="0"/>
                <w:numId w:val="24"/>
              </w:numPr>
              <w:tabs>
                <w:tab w:val="clear" w:pos="284"/>
                <w:tab w:val="left" w:pos="55"/>
              </w:tabs>
              <w:spacing w:line="290" w:lineRule="exact"/>
              <w:jc w:val="left"/>
              <w:outlineLvl w:val="0"/>
              <w:rPr>
                <w:rFonts w:ascii="Arial" w:hAnsi="Arial"/>
                <w:color w:val="000000" w:themeColor="text1"/>
                <w:lang w:val="de-DE" w:eastAsia="en-US"/>
              </w:rPr>
            </w:pPr>
            <w:r>
              <w:rPr>
                <w:rFonts w:ascii="Arial" w:hAnsi="Arial"/>
                <w:color w:val="000000" w:themeColor="text1"/>
                <w:lang w:val="de-DE" w:eastAsia="en-US"/>
              </w:rPr>
              <w:t>EquipmentActual</w:t>
            </w: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14E86CA7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</w:p>
        </w:tc>
        <w:tc>
          <w:tcPr>
            <w:tcW w:w="1560" w:type="dxa"/>
            <w:tcBorders>
              <w:top w:val="single" w:sz="8" w:space="0" w:color="auto"/>
            </w:tcBorders>
          </w:tcPr>
          <w:p w14:paraId="339CF6AB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76" w:lineRule="auto"/>
              <w:outlineLvl w:val="0"/>
              <w:rPr>
                <w:rFonts w:ascii="Arial" w:hAnsi="Arial"/>
                <w:color w:val="000000" w:themeColor="text1"/>
                <w:spacing w:val="-6"/>
                <w:lang w:val="en-US"/>
              </w:rPr>
            </w:pPr>
          </w:p>
        </w:tc>
        <w:tc>
          <w:tcPr>
            <w:tcW w:w="2693" w:type="dxa"/>
            <w:tcBorders>
              <w:top w:val="single" w:sz="8" w:space="0" w:color="auto"/>
            </w:tcBorders>
          </w:tcPr>
          <w:p w14:paraId="27AFDA36" w14:textId="77777777" w:rsidR="00155874" w:rsidRPr="0057689E" w:rsidRDefault="00155874" w:rsidP="001861C8">
            <w:pPr>
              <w:pStyle w:val="new1"/>
              <w:spacing w:line="276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spacing w:val="-6"/>
                <w:lang w:val="en-US"/>
              </w:rPr>
            </w:pPr>
            <w:r>
              <w:rPr>
                <w:rFonts w:ascii="Arial" w:hAnsi="Arial"/>
                <w:color w:val="000000" w:themeColor="text1"/>
                <w:spacing w:val="-6"/>
                <w:lang w:val="en-US"/>
              </w:rPr>
              <w:t>생산</w:t>
            </w:r>
            <w:r>
              <w:rPr>
                <w:rFonts w:ascii="Arial" w:hAnsi="Arial" w:hint="eastAsia"/>
                <w:color w:val="000000" w:themeColor="text1"/>
                <w:spacing w:val="-6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spacing w:val="-6"/>
                <w:lang w:val="en-US"/>
              </w:rPr>
              <w:t>과정에서</w:t>
            </w:r>
            <w:r>
              <w:rPr>
                <w:rFonts w:ascii="Arial" w:hAnsi="Arial" w:hint="eastAsia"/>
                <w:color w:val="000000" w:themeColor="text1"/>
                <w:spacing w:val="-6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spacing w:val="-6"/>
                <w:lang w:val="en-US"/>
              </w:rPr>
              <w:t>사용된</w:t>
            </w:r>
            <w:r>
              <w:rPr>
                <w:rFonts w:ascii="Arial" w:hAnsi="Arial" w:hint="eastAsia"/>
                <w:color w:val="000000" w:themeColor="text1"/>
                <w:spacing w:val="-6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spacing w:val="-6"/>
                <w:lang w:val="en-US"/>
              </w:rPr>
              <w:t>설비의</w:t>
            </w:r>
            <w:r>
              <w:rPr>
                <w:rFonts w:ascii="Arial" w:hAnsi="Arial" w:hint="eastAsia"/>
                <w:color w:val="000000" w:themeColor="text1"/>
                <w:spacing w:val="-6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spacing w:val="-6"/>
                <w:lang w:val="en-US"/>
              </w:rPr>
              <w:t>활용실적</w:t>
            </w:r>
            <w:r>
              <w:rPr>
                <w:rFonts w:ascii="Arial" w:hAnsi="Arial" w:hint="eastAsia"/>
                <w:color w:val="000000" w:themeColor="text1"/>
                <w:spacing w:val="-6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spacing w:val="-6"/>
                <w:lang w:val="en-US"/>
              </w:rPr>
              <w:t>정보를</w:t>
            </w:r>
            <w:r>
              <w:rPr>
                <w:rFonts w:ascii="Arial" w:hAnsi="Arial"/>
                <w:color w:val="000000" w:themeColor="text1"/>
                <w:spacing w:val="-6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spacing w:val="-6"/>
                <w:lang w:val="en-US"/>
              </w:rPr>
              <w:t>의미함</w:t>
            </w:r>
          </w:p>
        </w:tc>
      </w:tr>
    </w:tbl>
    <w:p w14:paraId="2C2023BE" w14:textId="77777777" w:rsidR="00155874" w:rsidRPr="0057689E" w:rsidRDefault="00155874" w:rsidP="00155874">
      <w:pPr>
        <w:rPr>
          <w:color w:val="000000" w:themeColor="text1"/>
          <w:lang w:eastAsia="ko-KR"/>
        </w:rPr>
      </w:pPr>
    </w:p>
    <w:p w14:paraId="6808097C" w14:textId="77777777" w:rsidR="00155874" w:rsidRPr="0057689E" w:rsidRDefault="00155874" w:rsidP="00155874">
      <w:pPr>
        <w:pStyle w:val="KSDTf7"/>
        <w:spacing w:afterLines="50" w:after="120"/>
        <w:rPr>
          <w:snapToGrid w:val="0"/>
          <w:color w:val="000000" w:themeColor="text1"/>
          <w:lang w:val="en-US"/>
        </w:rPr>
      </w:pPr>
      <w:r>
        <w:rPr>
          <w:rFonts w:hint="eastAsia"/>
          <w:snapToGrid w:val="0"/>
          <w:color w:val="000000" w:themeColor="text1"/>
          <w:lang w:val="en-US"/>
        </w:rPr>
        <w:t>표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snapToGrid w:val="0"/>
          <w:color w:val="000000" w:themeColor="text1"/>
          <w:lang w:val="en-US"/>
        </w:rPr>
        <w:t xml:space="preserve">B.2 </w: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>SEQ aaa</w:instrText>
      </w:r>
      <w:r>
        <w:rPr>
          <w:rFonts w:hint="eastAsia"/>
          <w:snapToGrid w:val="0"/>
          <w:color w:val="000000" w:themeColor="text1"/>
          <w:lang w:val="en-US"/>
        </w:rPr>
        <w:instrText>l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du</w:instrText>
      </w:r>
      <w:r>
        <w:rPr>
          <w:snapToGrid w:val="0"/>
          <w:color w:val="000000" w:themeColor="text1"/>
          <w:lang w:val="en-US"/>
        </w:rPr>
        <w:instrText xml:space="preserve">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 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rFonts w:hint="eastAsia"/>
          <w:snapToGrid w:val="0"/>
          <w:color w:val="000000" w:themeColor="text1"/>
          <w:lang w:val="en-US"/>
        </w:rPr>
        <w:instrText>SEQ 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>\c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instrText>."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t>—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>SEQ aaa</w:instrText>
      </w:r>
      <w:r>
        <w:rPr>
          <w:rFonts w:hint="eastAsia"/>
          <w:snapToGrid w:val="0"/>
          <w:color w:val="000000" w:themeColor="text1"/>
          <w:lang w:val="en-US"/>
        </w:rPr>
        <w:instrText>l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du</w:instrText>
      </w:r>
      <w:r>
        <w:rPr>
          <w:snapToGrid w:val="0"/>
          <w:color w:val="000000" w:themeColor="text1"/>
          <w:lang w:val="en-US"/>
        </w:rPr>
        <w:instrText xml:space="preserve">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 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rFonts w:hint="eastAsia"/>
          <w:snapToGrid w:val="0"/>
          <w:color w:val="000000" w:themeColor="text1"/>
          <w:lang w:val="en-US"/>
        </w:rPr>
        <w:instrText>SEQ 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>\c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instrText>."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t>타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hint="eastAsia"/>
          <w:snapToGrid w:val="0"/>
          <w:color w:val="000000" w:themeColor="text1"/>
          <w:lang w:val="en-US"/>
        </w:rPr>
        <w:t>표준과의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hint="eastAsia"/>
          <w:snapToGrid w:val="0"/>
          <w:color w:val="000000" w:themeColor="text1"/>
          <w:lang w:val="en-US"/>
        </w:rPr>
        <w:t>명사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hint="eastAsia"/>
          <w:snapToGrid w:val="0"/>
          <w:color w:val="000000" w:themeColor="text1"/>
          <w:lang w:val="en-US"/>
        </w:rPr>
        <w:t>비교</w:t>
      </w:r>
      <w:r>
        <w:rPr>
          <w:snapToGrid w:val="0"/>
          <w:color w:val="000000" w:themeColor="text1"/>
          <w:lang w:val="en-US"/>
        </w:rPr>
        <w:t>(</w:t>
      </w:r>
      <w:r>
        <w:rPr>
          <w:rFonts w:hint="eastAsia"/>
          <w:snapToGrid w:val="0"/>
          <w:color w:val="000000" w:themeColor="text1"/>
          <w:lang w:val="en-US"/>
        </w:rPr>
        <w:t>계속</w:t>
      </w:r>
      <w:r>
        <w:rPr>
          <w:snapToGrid w:val="0"/>
          <w:color w:val="000000" w:themeColor="text1"/>
          <w:lang w:val="en-US"/>
        </w:rPr>
        <w:t>)</w:t>
      </w:r>
    </w:p>
    <w:tbl>
      <w:tblPr>
        <w:tblStyle w:val="1e"/>
        <w:tblW w:w="13477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699"/>
        <w:gridCol w:w="1559"/>
        <w:gridCol w:w="2410"/>
        <w:gridCol w:w="1523"/>
        <w:gridCol w:w="1524"/>
        <w:gridCol w:w="1524"/>
        <w:gridCol w:w="1524"/>
        <w:gridCol w:w="2714"/>
      </w:tblGrid>
      <w:tr w:rsidR="00155874" w:rsidRPr="0057689E" w14:paraId="4A870C01" w14:textId="77777777" w:rsidTr="001861C8">
        <w:trPr>
          <w:jc w:val="center"/>
        </w:trPr>
        <w:tc>
          <w:tcPr>
            <w:tcW w:w="699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760D59B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b/>
                <w:bCs/>
                <w:color w:val="000000" w:themeColor="text1"/>
                <w:lang w:val="de-DE" w:eastAsia="en-US"/>
              </w:rPr>
            </w:pPr>
            <w:r>
              <w:rPr>
                <w:rFonts w:eastAsia="돋움"/>
                <w:b/>
                <w:bCs/>
                <w:color w:val="000000" w:themeColor="text1"/>
                <w:lang w:val="de-DE" w:eastAsia="en-US"/>
              </w:rPr>
              <w:t>순번</w:t>
            </w:r>
          </w:p>
        </w:tc>
        <w:tc>
          <w:tcPr>
            <w:tcW w:w="1559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8EF62F0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b/>
                <w:bCs/>
                <w:color w:val="000000" w:themeColor="text1"/>
                <w:lang w:val="de-DE" w:eastAsia="en-US"/>
              </w:rPr>
            </w:pPr>
            <w:r>
              <w:rPr>
                <w:rFonts w:eastAsia="돋움"/>
                <w:b/>
                <w:bCs/>
                <w:color w:val="000000" w:themeColor="text1"/>
                <w:lang w:val="de-DE" w:eastAsia="en-US"/>
              </w:rPr>
              <w:t>대상</w:t>
            </w:r>
          </w:p>
        </w:tc>
        <w:tc>
          <w:tcPr>
            <w:tcW w:w="241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2B383E8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color w:val="000000" w:themeColor="text1"/>
                <w:lang w:val="de-DE" w:eastAsia="en-US"/>
              </w:rPr>
            </w:pPr>
            <w:r>
              <w:rPr>
                <w:rFonts w:eastAsia="돋움"/>
                <w:color w:val="000000" w:themeColor="text1"/>
                <w:lang w:val="de-DE" w:eastAsia="en-US"/>
              </w:rPr>
              <w:t>KS X 9101-1</w:t>
            </w:r>
          </w:p>
        </w:tc>
        <w:tc>
          <w:tcPr>
            <w:tcW w:w="1523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BD8125B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b/>
                <w:bCs/>
                <w:color w:val="000000" w:themeColor="text1"/>
                <w:lang w:val="de-DE" w:eastAsia="en-US"/>
              </w:rPr>
            </w:pPr>
            <w:r>
              <w:rPr>
                <w:rFonts w:eastAsia="돋움"/>
                <w:b/>
                <w:bCs/>
                <w:color w:val="000000" w:themeColor="text1"/>
                <w:lang w:val="de-DE" w:eastAsia="en-US"/>
              </w:rPr>
              <w:t>참조표준</w:t>
            </w:r>
          </w:p>
        </w:tc>
        <w:tc>
          <w:tcPr>
            <w:tcW w:w="152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B44F3F0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color w:val="000000" w:themeColor="text1"/>
                <w:lang w:val="de-DE" w:eastAsia="en-US"/>
              </w:rPr>
            </w:pPr>
            <w:r>
              <w:rPr>
                <w:rFonts w:eastAsia="돋움"/>
                <w:color w:val="000000" w:themeColor="text1"/>
                <w:lang w:val="de-DE" w:eastAsia="en-US"/>
              </w:rPr>
              <w:t>IEC 62264</w:t>
            </w:r>
          </w:p>
        </w:tc>
        <w:tc>
          <w:tcPr>
            <w:tcW w:w="152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F4F37F3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color w:val="000000" w:themeColor="text1"/>
                <w:lang w:val="de-DE" w:eastAsia="en-US"/>
              </w:rPr>
            </w:pPr>
            <w:r>
              <w:rPr>
                <w:rFonts w:eastAsia="돋움"/>
                <w:color w:val="000000" w:themeColor="text1"/>
                <w:lang w:val="de-DE" w:eastAsia="en-US"/>
              </w:rPr>
              <w:t>OAGIS 10.6</w:t>
            </w:r>
          </w:p>
        </w:tc>
        <w:tc>
          <w:tcPr>
            <w:tcW w:w="1524" w:type="dxa"/>
            <w:tcBorders>
              <w:top w:val="single" w:sz="8" w:space="0" w:color="auto"/>
              <w:bottom w:val="single" w:sz="8" w:space="0" w:color="auto"/>
            </w:tcBorders>
          </w:tcPr>
          <w:p w14:paraId="3D221F33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color w:val="000000" w:themeColor="text1"/>
                <w:lang w:val="de-DE"/>
              </w:rPr>
            </w:pPr>
            <w:r>
              <w:rPr>
                <w:rFonts w:eastAsia="돋움"/>
                <w:color w:val="000000" w:themeColor="text1"/>
                <w:lang w:val="de-DE"/>
              </w:rPr>
              <w:t>SEMI</w:t>
            </w:r>
          </w:p>
        </w:tc>
        <w:tc>
          <w:tcPr>
            <w:tcW w:w="271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113AAA9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b/>
                <w:bCs/>
                <w:color w:val="000000" w:themeColor="text1"/>
                <w:lang w:val="de-DE" w:eastAsia="en-US"/>
              </w:rPr>
            </w:pPr>
            <w:r>
              <w:rPr>
                <w:rFonts w:eastAsia="돋움"/>
                <w:b/>
                <w:bCs/>
                <w:color w:val="000000" w:themeColor="text1"/>
                <w:lang w:val="de-DE" w:eastAsia="en-US"/>
              </w:rPr>
              <w:t>정의</w:t>
            </w:r>
          </w:p>
        </w:tc>
      </w:tr>
      <w:tr w:rsidR="00155874" w:rsidRPr="0057689E" w14:paraId="0A537B9C" w14:textId="77777777" w:rsidTr="001861C8">
        <w:trPr>
          <w:jc w:val="center"/>
        </w:trPr>
        <w:tc>
          <w:tcPr>
            <w:tcW w:w="699" w:type="dxa"/>
            <w:tcBorders>
              <w:top w:val="single" w:sz="8" w:space="0" w:color="auto"/>
            </w:tcBorders>
          </w:tcPr>
          <w:p w14:paraId="39E470CF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53</w:t>
            </w: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0BC88500" w14:textId="77777777" w:rsidR="00155874" w:rsidRPr="0057689E" w:rsidRDefault="00155874" w:rsidP="001861C8">
            <w:pPr>
              <w:spacing w:line="290" w:lineRule="exact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생산품질실적</w:t>
            </w:r>
          </w:p>
        </w:tc>
        <w:tc>
          <w:tcPr>
            <w:tcW w:w="2410" w:type="dxa"/>
            <w:tcBorders>
              <w:top w:val="single" w:sz="8" w:space="0" w:color="auto"/>
            </w:tcBorders>
          </w:tcPr>
          <w:p w14:paraId="26A315A3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ProductionPerformanceQuality</w:t>
            </w:r>
          </w:p>
        </w:tc>
        <w:tc>
          <w:tcPr>
            <w:tcW w:w="1523" w:type="dxa"/>
            <w:tcBorders>
              <w:top w:val="single" w:sz="8" w:space="0" w:color="auto"/>
            </w:tcBorders>
          </w:tcPr>
          <w:p w14:paraId="5981D060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</w:p>
        </w:tc>
        <w:tc>
          <w:tcPr>
            <w:tcW w:w="1524" w:type="dxa"/>
            <w:tcBorders>
              <w:top w:val="single" w:sz="8" w:space="0" w:color="auto"/>
            </w:tcBorders>
          </w:tcPr>
          <w:p w14:paraId="6423DB9F" w14:textId="77777777" w:rsidR="00155874" w:rsidRPr="0057689E" w:rsidRDefault="00155874">
            <w:pPr>
              <w:pStyle w:val="new1"/>
              <w:numPr>
                <w:ilvl w:val="0"/>
                <w:numId w:val="24"/>
              </w:numPr>
              <w:tabs>
                <w:tab w:val="clear" w:pos="284"/>
                <w:tab w:val="left" w:pos="91"/>
              </w:tabs>
              <w:spacing w:line="290" w:lineRule="exact"/>
              <w:ind w:left="375"/>
              <w:jc w:val="left"/>
              <w:outlineLvl w:val="0"/>
              <w:rPr>
                <w:rFonts w:ascii="Arial" w:hAnsi="Arial"/>
                <w:color w:val="000000" w:themeColor="text1"/>
                <w:lang w:val="de-DE" w:eastAsia="en-US"/>
              </w:rPr>
            </w:pPr>
            <w:r>
              <w:rPr>
                <w:rFonts w:ascii="Arial" w:hAnsi="Arial"/>
                <w:color w:val="000000" w:themeColor="text1"/>
                <w:lang w:val="de-DE" w:eastAsia="en-US"/>
              </w:rPr>
              <w:t xml:space="preserve">Segment </w:t>
            </w:r>
            <w:r>
              <w:rPr>
                <w:rFonts w:ascii="Arial" w:hAnsi="Arial"/>
                <w:color w:val="000000" w:themeColor="text1"/>
                <w:lang w:val="de-DE" w:eastAsia="en-US"/>
              </w:rPr>
              <w:br/>
              <w:t>Data</w:t>
            </w:r>
          </w:p>
        </w:tc>
        <w:tc>
          <w:tcPr>
            <w:tcW w:w="1524" w:type="dxa"/>
            <w:tcBorders>
              <w:top w:val="single" w:sz="8" w:space="0" w:color="auto"/>
            </w:tcBorders>
          </w:tcPr>
          <w:p w14:paraId="4EAD606A" w14:textId="77777777" w:rsidR="00155874" w:rsidRPr="0057689E" w:rsidRDefault="00155874">
            <w:pPr>
              <w:pStyle w:val="new1"/>
              <w:numPr>
                <w:ilvl w:val="0"/>
                <w:numId w:val="24"/>
              </w:numPr>
              <w:spacing w:line="290" w:lineRule="exact"/>
              <w:jc w:val="left"/>
              <w:outlineLvl w:val="0"/>
              <w:rPr>
                <w:rFonts w:ascii="Arial" w:hAnsi="Arial"/>
                <w:color w:val="000000" w:themeColor="text1"/>
                <w:lang w:val="de-DE" w:eastAsia="en-US"/>
              </w:rPr>
            </w:pPr>
          </w:p>
        </w:tc>
        <w:tc>
          <w:tcPr>
            <w:tcW w:w="1524" w:type="dxa"/>
            <w:tcBorders>
              <w:top w:val="single" w:sz="8" w:space="0" w:color="auto"/>
            </w:tcBorders>
          </w:tcPr>
          <w:p w14:paraId="6C58B3CC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76" w:lineRule="auto"/>
              <w:outlineLvl w:val="0"/>
              <w:rPr>
                <w:rFonts w:ascii="Arial" w:hAnsi="Arial"/>
                <w:color w:val="000000" w:themeColor="text1"/>
                <w:spacing w:val="-6"/>
                <w:lang w:val="en-US"/>
              </w:rPr>
            </w:pPr>
          </w:p>
        </w:tc>
        <w:tc>
          <w:tcPr>
            <w:tcW w:w="2714" w:type="dxa"/>
            <w:tcBorders>
              <w:top w:val="single" w:sz="8" w:space="0" w:color="auto"/>
            </w:tcBorders>
          </w:tcPr>
          <w:p w14:paraId="21F68B87" w14:textId="77777777" w:rsidR="00155874" w:rsidRPr="0057689E" w:rsidRDefault="00155874" w:rsidP="001861C8">
            <w:pPr>
              <w:pStyle w:val="new1"/>
              <w:spacing w:line="276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spacing w:val="-6"/>
                <w:lang w:val="en-US"/>
              </w:rPr>
            </w:pPr>
            <w:r>
              <w:rPr>
                <w:rFonts w:ascii="Arial" w:hAnsi="Arial"/>
                <w:color w:val="000000" w:themeColor="text1"/>
                <w:spacing w:val="-6"/>
                <w:lang w:val="en-US"/>
              </w:rPr>
              <w:t>생산</w:t>
            </w:r>
            <w:r>
              <w:rPr>
                <w:rFonts w:ascii="Arial" w:hAnsi="Arial" w:hint="eastAsia"/>
                <w:color w:val="000000" w:themeColor="text1"/>
                <w:spacing w:val="-6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spacing w:val="-6"/>
                <w:lang w:val="en-US"/>
              </w:rPr>
              <w:t>과정에서</w:t>
            </w:r>
            <w:r>
              <w:rPr>
                <w:rFonts w:ascii="Arial" w:hAnsi="Arial"/>
                <w:color w:val="000000" w:themeColor="text1"/>
                <w:spacing w:val="-6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spacing w:val="-6"/>
                <w:lang w:val="en-US"/>
              </w:rPr>
              <w:t>발생한</w:t>
            </w:r>
            <w:r>
              <w:rPr>
                <w:rFonts w:ascii="Arial" w:hAnsi="Arial" w:hint="eastAsia"/>
                <w:color w:val="000000" w:themeColor="text1"/>
                <w:spacing w:val="-6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spacing w:val="-6"/>
                <w:lang w:val="en-US"/>
              </w:rPr>
              <w:t>품질정보를</w:t>
            </w:r>
            <w:r>
              <w:rPr>
                <w:rFonts w:ascii="Arial" w:hAnsi="Arial" w:hint="eastAsia"/>
                <w:color w:val="000000" w:themeColor="text1"/>
                <w:spacing w:val="-6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spacing w:val="-6"/>
                <w:lang w:val="en-US"/>
              </w:rPr>
              <w:t>의미함</w:t>
            </w:r>
          </w:p>
        </w:tc>
      </w:tr>
      <w:tr w:rsidR="00155874" w:rsidRPr="0057689E" w14:paraId="0CC2EFFF" w14:textId="77777777" w:rsidTr="001861C8">
        <w:trPr>
          <w:jc w:val="center"/>
        </w:trPr>
        <w:tc>
          <w:tcPr>
            <w:tcW w:w="699" w:type="dxa"/>
            <w:tcBorders>
              <w:top w:val="single" w:sz="8" w:space="0" w:color="auto"/>
            </w:tcBorders>
          </w:tcPr>
          <w:p w14:paraId="3FB9C0AD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54</w:t>
            </w: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54217EBE" w14:textId="77777777" w:rsidR="00155874" w:rsidRPr="0057689E" w:rsidRDefault="00155874" w:rsidP="001861C8">
            <w:pPr>
              <w:spacing w:line="290" w:lineRule="exact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재고</w:t>
            </w:r>
          </w:p>
        </w:tc>
        <w:tc>
          <w:tcPr>
            <w:tcW w:w="2410" w:type="dxa"/>
            <w:tcBorders>
              <w:top w:val="single" w:sz="8" w:space="0" w:color="auto"/>
            </w:tcBorders>
          </w:tcPr>
          <w:p w14:paraId="24082D52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r>
              <w:rPr>
                <w:rFonts w:eastAsia="돋움"/>
                <w:color w:val="000000" w:themeColor="text1"/>
                <w:lang w:val="de-DE"/>
              </w:rPr>
              <w:t>Inventory</w:t>
            </w:r>
          </w:p>
        </w:tc>
        <w:tc>
          <w:tcPr>
            <w:tcW w:w="1523" w:type="dxa"/>
            <w:tcBorders>
              <w:top w:val="single" w:sz="8" w:space="0" w:color="auto"/>
            </w:tcBorders>
          </w:tcPr>
          <w:p w14:paraId="68BF64A6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r>
              <w:rPr>
                <w:rFonts w:eastAsia="돋움"/>
                <w:color w:val="000000" w:themeColor="text1"/>
                <w:lang w:val="de-DE"/>
              </w:rPr>
              <w:t>OAGIS</w:t>
            </w:r>
          </w:p>
        </w:tc>
        <w:tc>
          <w:tcPr>
            <w:tcW w:w="1524" w:type="dxa"/>
            <w:tcBorders>
              <w:top w:val="single" w:sz="8" w:space="0" w:color="auto"/>
            </w:tcBorders>
          </w:tcPr>
          <w:p w14:paraId="1185278C" w14:textId="77777777" w:rsidR="00155874" w:rsidRPr="0057689E" w:rsidRDefault="00155874">
            <w:pPr>
              <w:pStyle w:val="new1"/>
              <w:numPr>
                <w:ilvl w:val="0"/>
                <w:numId w:val="24"/>
              </w:numPr>
              <w:spacing w:line="290" w:lineRule="exact"/>
              <w:jc w:val="lef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  <w:r>
              <w:rPr>
                <w:rFonts w:ascii="Arial" w:hAnsi="Arial"/>
                <w:color w:val="000000" w:themeColor="text1"/>
                <w:lang w:val="de-DE" w:eastAsia="en-US"/>
              </w:rPr>
              <w:t>Inventory</w:t>
            </w:r>
          </w:p>
        </w:tc>
        <w:tc>
          <w:tcPr>
            <w:tcW w:w="1524" w:type="dxa"/>
            <w:tcBorders>
              <w:top w:val="single" w:sz="8" w:space="0" w:color="auto"/>
            </w:tcBorders>
          </w:tcPr>
          <w:p w14:paraId="3C4AE746" w14:textId="77777777" w:rsidR="00155874" w:rsidRPr="0057689E" w:rsidRDefault="00155874">
            <w:pPr>
              <w:pStyle w:val="new1"/>
              <w:numPr>
                <w:ilvl w:val="0"/>
                <w:numId w:val="24"/>
              </w:numPr>
              <w:tabs>
                <w:tab w:val="clear" w:pos="284"/>
                <w:tab w:val="left" w:pos="126"/>
              </w:tabs>
              <w:spacing w:line="290" w:lineRule="exact"/>
              <w:jc w:val="lef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  <w:r>
              <w:rPr>
                <w:rFonts w:ascii="Arial" w:hAnsi="Arial"/>
                <w:color w:val="000000" w:themeColor="text1"/>
                <w:lang w:val="de-DE" w:eastAsia="en-US"/>
              </w:rPr>
              <w:t>Inventory</w:t>
            </w:r>
            <w:r>
              <w:rPr>
                <w:rFonts w:ascii="Arial" w:hAnsi="Arial"/>
                <w:color w:val="000000" w:themeColor="text1"/>
                <w:lang w:val="de-DE" w:eastAsia="en-US"/>
              </w:rPr>
              <w:br/>
              <w:t>Count</w:t>
            </w:r>
          </w:p>
        </w:tc>
        <w:tc>
          <w:tcPr>
            <w:tcW w:w="1524" w:type="dxa"/>
            <w:tcBorders>
              <w:top w:val="single" w:sz="8" w:space="0" w:color="auto"/>
            </w:tcBorders>
          </w:tcPr>
          <w:p w14:paraId="209731DD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76" w:lineRule="auto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714" w:type="dxa"/>
            <w:tcBorders>
              <w:top w:val="single" w:sz="8" w:space="0" w:color="auto"/>
            </w:tcBorders>
          </w:tcPr>
          <w:p w14:paraId="63609F0F" w14:textId="77777777" w:rsidR="00155874" w:rsidRPr="0057689E" w:rsidRDefault="00155874" w:rsidP="001861C8">
            <w:pPr>
              <w:pStyle w:val="new1"/>
              <w:spacing w:line="276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저장위치에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있는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품목의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실제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보유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(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On-hand) </w:t>
            </w:r>
            <w:r>
              <w:rPr>
                <w:rFonts w:ascii="Arial" w:hAnsi="Arial"/>
                <w:color w:val="000000" w:themeColor="text1"/>
                <w:lang w:val="en-US"/>
              </w:rPr>
              <w:t>수량을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의미함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</w:p>
        </w:tc>
      </w:tr>
      <w:tr w:rsidR="00155874" w:rsidRPr="0057689E" w14:paraId="1B8CE5D8" w14:textId="77777777" w:rsidTr="001861C8">
        <w:trPr>
          <w:jc w:val="center"/>
        </w:trPr>
        <w:tc>
          <w:tcPr>
            <w:tcW w:w="699" w:type="dxa"/>
            <w:tcBorders>
              <w:top w:val="single" w:sz="8" w:space="0" w:color="auto"/>
            </w:tcBorders>
          </w:tcPr>
          <w:p w14:paraId="2D7DD28B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55</w:t>
            </w: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4F02EE38" w14:textId="77777777" w:rsidR="00155874" w:rsidRPr="0057689E" w:rsidRDefault="00155874" w:rsidP="001861C8">
            <w:pPr>
              <w:spacing w:line="290" w:lineRule="exact"/>
              <w:rPr>
                <w:bCs/>
                <w:color w:val="000000" w:themeColor="text1"/>
                <w:lang w:val="de-DE"/>
              </w:rPr>
            </w:pPr>
            <w:r>
              <w:rPr>
                <w:bCs/>
                <w:color w:val="000000" w:themeColor="text1"/>
              </w:rPr>
              <w:t>가용재고</w:t>
            </w:r>
          </w:p>
        </w:tc>
        <w:tc>
          <w:tcPr>
            <w:tcW w:w="2410" w:type="dxa"/>
            <w:tcBorders>
              <w:top w:val="single" w:sz="8" w:space="0" w:color="auto"/>
            </w:tcBorders>
          </w:tcPr>
          <w:p w14:paraId="3E79BE60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AvailableInventory</w:t>
            </w:r>
          </w:p>
        </w:tc>
        <w:tc>
          <w:tcPr>
            <w:tcW w:w="1523" w:type="dxa"/>
            <w:tcBorders>
              <w:top w:val="single" w:sz="8" w:space="0" w:color="auto"/>
            </w:tcBorders>
          </w:tcPr>
          <w:p w14:paraId="5F892F28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IEC 62264</w:t>
            </w:r>
          </w:p>
        </w:tc>
        <w:tc>
          <w:tcPr>
            <w:tcW w:w="1524" w:type="dxa"/>
            <w:tcBorders>
              <w:top w:val="single" w:sz="8" w:space="0" w:color="auto"/>
            </w:tcBorders>
          </w:tcPr>
          <w:p w14:paraId="2CE2F9E8" w14:textId="77777777" w:rsidR="00155874" w:rsidRPr="0057689E" w:rsidRDefault="00155874">
            <w:pPr>
              <w:pStyle w:val="new1"/>
              <w:numPr>
                <w:ilvl w:val="0"/>
                <w:numId w:val="24"/>
              </w:numPr>
              <w:tabs>
                <w:tab w:val="clear" w:pos="284"/>
                <w:tab w:val="left" w:pos="233"/>
              </w:tabs>
              <w:spacing w:line="290" w:lineRule="exact"/>
              <w:ind w:left="233" w:hanging="233"/>
              <w:jc w:val="lef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  <w:r>
              <w:rPr>
                <w:rFonts w:ascii="Arial" w:hAnsi="Arial"/>
                <w:color w:val="000000" w:themeColor="text1"/>
                <w:spacing w:val="-4"/>
                <w:lang w:val="de-DE" w:eastAsia="en-US"/>
              </w:rPr>
              <w:t xml:space="preserve">Available </w:t>
            </w:r>
            <w:r>
              <w:rPr>
                <w:rFonts w:ascii="Arial" w:hAnsi="Arial"/>
                <w:color w:val="000000" w:themeColor="text1"/>
                <w:spacing w:val="-4"/>
                <w:lang w:val="de-DE" w:eastAsia="en-US"/>
              </w:rPr>
              <w:br/>
              <w:t>Inventor</w:t>
            </w:r>
            <w:r>
              <w:rPr>
                <w:rFonts w:ascii="Arial" w:hAnsi="Arial"/>
                <w:color w:val="000000" w:themeColor="text1"/>
                <w:lang w:val="de-DE" w:eastAsia="en-US"/>
              </w:rPr>
              <w:t>y</w:t>
            </w:r>
          </w:p>
        </w:tc>
        <w:tc>
          <w:tcPr>
            <w:tcW w:w="1524" w:type="dxa"/>
            <w:tcBorders>
              <w:top w:val="single" w:sz="8" w:space="0" w:color="auto"/>
            </w:tcBorders>
          </w:tcPr>
          <w:p w14:paraId="1A9A1419" w14:textId="77777777" w:rsidR="00155874" w:rsidRPr="0057689E" w:rsidRDefault="00155874">
            <w:pPr>
              <w:pStyle w:val="new1"/>
              <w:numPr>
                <w:ilvl w:val="0"/>
                <w:numId w:val="24"/>
              </w:numPr>
              <w:spacing w:line="290" w:lineRule="exact"/>
              <w:ind w:left="268" w:hanging="268"/>
              <w:jc w:val="lef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  <w:r>
              <w:rPr>
                <w:rFonts w:ascii="Arial" w:hAnsi="Arial"/>
                <w:color w:val="000000" w:themeColor="text1"/>
                <w:lang w:val="de-DE" w:eastAsia="en-US"/>
              </w:rPr>
              <w:t>Product</w:t>
            </w:r>
            <w:r>
              <w:rPr>
                <w:rFonts w:ascii="Arial" w:hAnsi="Arial"/>
                <w:color w:val="000000" w:themeColor="text1"/>
                <w:lang w:val="de-DE" w:eastAsia="en-US"/>
              </w:rPr>
              <w:br/>
              <w:t>Availability</w:t>
            </w:r>
          </w:p>
        </w:tc>
        <w:tc>
          <w:tcPr>
            <w:tcW w:w="1524" w:type="dxa"/>
            <w:tcBorders>
              <w:top w:val="single" w:sz="8" w:space="0" w:color="auto"/>
            </w:tcBorders>
          </w:tcPr>
          <w:p w14:paraId="2401BC41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76" w:lineRule="auto"/>
              <w:outlineLvl w:val="0"/>
              <w:rPr>
                <w:rFonts w:ascii="Arial" w:hAnsi="Arial"/>
                <w:color w:val="000000" w:themeColor="text1"/>
                <w:spacing w:val="-2"/>
                <w:lang w:val="en-US"/>
              </w:rPr>
            </w:pPr>
          </w:p>
        </w:tc>
        <w:tc>
          <w:tcPr>
            <w:tcW w:w="2714" w:type="dxa"/>
            <w:tcBorders>
              <w:top w:val="single" w:sz="8" w:space="0" w:color="auto"/>
            </w:tcBorders>
          </w:tcPr>
          <w:p w14:paraId="719FD3CA" w14:textId="77777777" w:rsidR="00155874" w:rsidRPr="0057689E" w:rsidRDefault="00155874" w:rsidP="001861C8">
            <w:pPr>
              <w:pStyle w:val="new1"/>
              <w:spacing w:line="276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  <w:r>
              <w:rPr>
                <w:rFonts w:ascii="Arial" w:hAnsi="Arial"/>
                <w:color w:val="000000" w:themeColor="text1"/>
                <w:spacing w:val="-2"/>
                <w:lang w:val="en-US"/>
              </w:rPr>
              <w:t>현</w:t>
            </w:r>
            <w:r>
              <w:rPr>
                <w:rFonts w:ascii="Arial" w:hAnsi="Arial"/>
                <w:color w:val="000000" w:themeColor="text1"/>
                <w:spacing w:val="-2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spacing w:val="-2"/>
                <w:lang w:val="en-US"/>
              </w:rPr>
              <w:t>재고와</w:t>
            </w:r>
            <w:r>
              <w:rPr>
                <w:rFonts w:ascii="Arial" w:hAnsi="Arial"/>
                <w:color w:val="000000" w:themeColor="text1"/>
                <w:spacing w:val="-2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spacing w:val="-2"/>
                <w:lang w:val="en-US"/>
              </w:rPr>
              <w:t>특정</w:t>
            </w:r>
            <w:r>
              <w:rPr>
                <w:rFonts w:ascii="Arial" w:hAnsi="Arial"/>
                <w:color w:val="000000" w:themeColor="text1"/>
                <w:spacing w:val="-2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spacing w:val="-2"/>
                <w:lang w:val="en-US"/>
              </w:rPr>
              <w:t>시점까지의</w:t>
            </w:r>
            <w:r>
              <w:rPr>
                <w:rFonts w:ascii="Arial" w:hAnsi="Arial"/>
                <w:color w:val="000000" w:themeColor="text1"/>
                <w:spacing w:val="-2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spacing w:val="-2"/>
                <w:lang w:val="en-US"/>
              </w:rPr>
              <w:t>예상</w:t>
            </w:r>
            <w:r>
              <w:rPr>
                <w:rFonts w:ascii="Arial" w:hAnsi="Arial" w:hint="eastAsia"/>
                <w:color w:val="000000" w:themeColor="text1"/>
                <w:spacing w:val="-2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spacing w:val="-2"/>
                <w:lang w:val="en-US"/>
              </w:rPr>
              <w:t>입출고를</w:t>
            </w:r>
            <w:r>
              <w:rPr>
                <w:rFonts w:ascii="Arial" w:hAnsi="Arial"/>
                <w:color w:val="000000" w:themeColor="text1"/>
                <w:spacing w:val="-2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spacing w:val="-2"/>
                <w:lang w:val="en-US"/>
              </w:rPr>
              <w:t>감안한</w:t>
            </w:r>
            <w:r>
              <w:rPr>
                <w:rFonts w:ascii="Arial" w:hAnsi="Arial"/>
                <w:color w:val="000000" w:themeColor="text1"/>
                <w:spacing w:val="-2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spacing w:val="-2"/>
                <w:lang w:val="en-US"/>
              </w:rPr>
              <w:t>재고를</w:t>
            </w:r>
            <w:r>
              <w:rPr>
                <w:rFonts w:ascii="Arial" w:hAnsi="Arial"/>
                <w:color w:val="000000" w:themeColor="text1"/>
                <w:spacing w:val="-2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spacing w:val="-2"/>
                <w:lang w:val="en-US"/>
              </w:rPr>
              <w:t>의미함</w:t>
            </w:r>
          </w:p>
        </w:tc>
      </w:tr>
      <w:tr w:rsidR="00155874" w:rsidRPr="0057689E" w14:paraId="4FBC3D22" w14:textId="77777777" w:rsidTr="001861C8">
        <w:trPr>
          <w:jc w:val="center"/>
        </w:trPr>
        <w:tc>
          <w:tcPr>
            <w:tcW w:w="699" w:type="dxa"/>
            <w:tcBorders>
              <w:top w:val="single" w:sz="8" w:space="0" w:color="auto"/>
            </w:tcBorders>
          </w:tcPr>
          <w:p w14:paraId="075A53E2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56</w:t>
            </w: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2F50B25C" w14:textId="77777777" w:rsidR="00155874" w:rsidRPr="0057689E" w:rsidRDefault="00155874" w:rsidP="001861C8">
            <w:pPr>
              <w:spacing w:line="290" w:lineRule="exact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재고이동</w:t>
            </w:r>
          </w:p>
        </w:tc>
        <w:tc>
          <w:tcPr>
            <w:tcW w:w="2410" w:type="dxa"/>
            <w:tcBorders>
              <w:top w:val="single" w:sz="8" w:space="0" w:color="auto"/>
            </w:tcBorders>
          </w:tcPr>
          <w:p w14:paraId="45D7422C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StockTransfer</w:t>
            </w:r>
          </w:p>
        </w:tc>
        <w:tc>
          <w:tcPr>
            <w:tcW w:w="1523" w:type="dxa"/>
            <w:tcBorders>
              <w:top w:val="single" w:sz="8" w:space="0" w:color="auto"/>
            </w:tcBorders>
          </w:tcPr>
          <w:p w14:paraId="6E126826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OAGIS</w:t>
            </w:r>
          </w:p>
        </w:tc>
        <w:tc>
          <w:tcPr>
            <w:tcW w:w="1524" w:type="dxa"/>
            <w:tcBorders>
              <w:top w:val="single" w:sz="8" w:space="0" w:color="auto"/>
            </w:tcBorders>
          </w:tcPr>
          <w:p w14:paraId="533275A9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ind w:left="284" w:hanging="284"/>
              <w:outlineLvl w:val="0"/>
              <w:rPr>
                <w:rFonts w:ascii="Arial" w:hAnsi="Arial"/>
                <w:color w:val="000000" w:themeColor="text1"/>
                <w:spacing w:val="-4"/>
                <w:lang w:val="de-DE" w:eastAsia="en-US"/>
              </w:rPr>
            </w:pPr>
          </w:p>
        </w:tc>
        <w:tc>
          <w:tcPr>
            <w:tcW w:w="1524" w:type="dxa"/>
            <w:tcBorders>
              <w:top w:val="single" w:sz="8" w:space="0" w:color="auto"/>
            </w:tcBorders>
          </w:tcPr>
          <w:p w14:paraId="51D8B7F9" w14:textId="77777777" w:rsidR="00155874" w:rsidRPr="0057689E" w:rsidRDefault="00155874">
            <w:pPr>
              <w:pStyle w:val="new1"/>
              <w:numPr>
                <w:ilvl w:val="0"/>
                <w:numId w:val="24"/>
              </w:numPr>
              <w:spacing w:line="290" w:lineRule="exact"/>
              <w:jc w:val="left"/>
              <w:outlineLvl w:val="0"/>
              <w:rPr>
                <w:rFonts w:ascii="Arial" w:hAnsi="Arial"/>
                <w:color w:val="000000" w:themeColor="text1"/>
                <w:w w:val="80"/>
                <w:lang w:val="de-DE" w:eastAsia="en-US"/>
              </w:rPr>
            </w:pPr>
            <w:r>
              <w:rPr>
                <w:rFonts w:ascii="Arial" w:hAnsi="Arial"/>
                <w:color w:val="000000" w:themeColor="text1"/>
                <w:w w:val="80"/>
                <w:lang w:val="de-DE"/>
              </w:rPr>
              <w:t>MoveInventory</w:t>
            </w:r>
          </w:p>
        </w:tc>
        <w:tc>
          <w:tcPr>
            <w:tcW w:w="1524" w:type="dxa"/>
            <w:tcBorders>
              <w:top w:val="single" w:sz="8" w:space="0" w:color="auto"/>
            </w:tcBorders>
          </w:tcPr>
          <w:p w14:paraId="0216B4A9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76" w:lineRule="auto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714" w:type="dxa"/>
            <w:tcBorders>
              <w:top w:val="single" w:sz="8" w:space="0" w:color="auto"/>
            </w:tcBorders>
          </w:tcPr>
          <w:p w14:paraId="3C1D6BC5" w14:textId="77777777" w:rsidR="00155874" w:rsidRPr="0057689E" w:rsidRDefault="00155874" w:rsidP="001861C8">
            <w:pPr>
              <w:pStyle w:val="new1"/>
              <w:spacing w:line="276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spacing w:val="-2"/>
                <w:lang w:val="en-US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재고가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다른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창고로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이동하기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위해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필요한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정보를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의미함</w:t>
            </w:r>
          </w:p>
        </w:tc>
      </w:tr>
      <w:tr w:rsidR="00155874" w:rsidRPr="0057689E" w14:paraId="5C5D8D62" w14:textId="77777777" w:rsidTr="001861C8">
        <w:trPr>
          <w:jc w:val="center"/>
        </w:trPr>
        <w:tc>
          <w:tcPr>
            <w:tcW w:w="699" w:type="dxa"/>
            <w:tcBorders>
              <w:top w:val="single" w:sz="8" w:space="0" w:color="auto"/>
            </w:tcBorders>
          </w:tcPr>
          <w:p w14:paraId="038226A9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57</w:t>
            </w: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3311C4B0" w14:textId="77777777" w:rsidR="00155874" w:rsidRPr="0057689E" w:rsidRDefault="00155874" w:rsidP="001861C8">
            <w:pPr>
              <w:spacing w:line="290" w:lineRule="exact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재고실사</w:t>
            </w:r>
          </w:p>
        </w:tc>
        <w:tc>
          <w:tcPr>
            <w:tcW w:w="2410" w:type="dxa"/>
            <w:tcBorders>
              <w:top w:val="single" w:sz="8" w:space="0" w:color="auto"/>
            </w:tcBorders>
          </w:tcPr>
          <w:p w14:paraId="4BB35C9E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InventoryCount</w:t>
            </w:r>
          </w:p>
        </w:tc>
        <w:tc>
          <w:tcPr>
            <w:tcW w:w="1523" w:type="dxa"/>
            <w:tcBorders>
              <w:top w:val="single" w:sz="8" w:space="0" w:color="auto"/>
            </w:tcBorders>
          </w:tcPr>
          <w:p w14:paraId="3AF4FA95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OAGIS</w:t>
            </w:r>
          </w:p>
        </w:tc>
        <w:tc>
          <w:tcPr>
            <w:tcW w:w="1524" w:type="dxa"/>
            <w:tcBorders>
              <w:top w:val="single" w:sz="8" w:space="0" w:color="auto"/>
            </w:tcBorders>
          </w:tcPr>
          <w:p w14:paraId="633DF028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ind w:left="284" w:hanging="284"/>
              <w:outlineLvl w:val="0"/>
              <w:rPr>
                <w:rFonts w:ascii="Arial" w:hAnsi="Arial"/>
                <w:color w:val="000000" w:themeColor="text1"/>
                <w:spacing w:val="-4"/>
                <w:lang w:val="de-DE" w:eastAsia="en-US"/>
              </w:rPr>
            </w:pPr>
          </w:p>
        </w:tc>
        <w:tc>
          <w:tcPr>
            <w:tcW w:w="1524" w:type="dxa"/>
            <w:tcBorders>
              <w:top w:val="single" w:sz="8" w:space="0" w:color="auto"/>
            </w:tcBorders>
          </w:tcPr>
          <w:p w14:paraId="5A331A0D" w14:textId="77777777" w:rsidR="00155874" w:rsidRPr="0057689E" w:rsidRDefault="00155874">
            <w:pPr>
              <w:pStyle w:val="new1"/>
              <w:numPr>
                <w:ilvl w:val="0"/>
                <w:numId w:val="24"/>
              </w:numPr>
              <w:spacing w:line="290" w:lineRule="exact"/>
              <w:ind w:left="268" w:hanging="268"/>
              <w:jc w:val="left"/>
              <w:outlineLvl w:val="0"/>
              <w:rPr>
                <w:rFonts w:ascii="Arial" w:hAnsi="Arial"/>
                <w:color w:val="000000" w:themeColor="text1"/>
                <w:lang w:val="de-DE" w:eastAsia="en-US"/>
              </w:rPr>
            </w:pPr>
            <w:r>
              <w:rPr>
                <w:rFonts w:ascii="Arial" w:hAnsi="Arial"/>
                <w:color w:val="000000" w:themeColor="text1"/>
                <w:lang w:val="de-DE"/>
              </w:rPr>
              <w:t>Inventory</w:t>
            </w:r>
            <w:r>
              <w:rPr>
                <w:rFonts w:ascii="Arial" w:hAnsi="Arial"/>
                <w:color w:val="000000" w:themeColor="text1"/>
                <w:lang w:val="de-DE"/>
              </w:rPr>
              <w:br/>
              <w:t>Count</w:t>
            </w:r>
          </w:p>
        </w:tc>
        <w:tc>
          <w:tcPr>
            <w:tcW w:w="1524" w:type="dxa"/>
            <w:tcBorders>
              <w:top w:val="single" w:sz="8" w:space="0" w:color="auto"/>
            </w:tcBorders>
          </w:tcPr>
          <w:p w14:paraId="757B57A9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76" w:lineRule="auto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714" w:type="dxa"/>
            <w:tcBorders>
              <w:top w:val="single" w:sz="8" w:space="0" w:color="auto"/>
            </w:tcBorders>
          </w:tcPr>
          <w:p w14:paraId="17DEE0AA" w14:textId="77777777" w:rsidR="00155874" w:rsidRPr="0057689E" w:rsidRDefault="00155874" w:rsidP="001861C8">
            <w:pPr>
              <w:pStyle w:val="new1"/>
              <w:spacing w:line="276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spacing w:val="-2"/>
                <w:lang w:val="en-US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보관된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재고에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대해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실수량을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파악하기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위한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정보를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의미함</w:t>
            </w:r>
          </w:p>
        </w:tc>
      </w:tr>
      <w:tr w:rsidR="00155874" w:rsidRPr="0057689E" w14:paraId="7C945B4A" w14:textId="77777777" w:rsidTr="001861C8">
        <w:trPr>
          <w:jc w:val="center"/>
        </w:trPr>
        <w:tc>
          <w:tcPr>
            <w:tcW w:w="699" w:type="dxa"/>
            <w:tcBorders>
              <w:top w:val="single" w:sz="8" w:space="0" w:color="auto"/>
            </w:tcBorders>
          </w:tcPr>
          <w:p w14:paraId="0C05C837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58</w:t>
            </w: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54DE90C3" w14:textId="77777777" w:rsidR="00155874" w:rsidRPr="0057689E" w:rsidRDefault="00155874" w:rsidP="001861C8">
            <w:pPr>
              <w:spacing w:line="290" w:lineRule="exact"/>
              <w:rPr>
                <w:bCs/>
                <w:color w:val="000000" w:themeColor="text1"/>
                <w:lang w:val="de-DE"/>
              </w:rPr>
            </w:pPr>
            <w:r>
              <w:rPr>
                <w:bCs/>
                <w:color w:val="000000" w:themeColor="text1"/>
              </w:rPr>
              <w:t>제품입고</w:t>
            </w:r>
          </w:p>
        </w:tc>
        <w:tc>
          <w:tcPr>
            <w:tcW w:w="2410" w:type="dxa"/>
            <w:tcBorders>
              <w:top w:val="single" w:sz="8" w:space="0" w:color="auto"/>
            </w:tcBorders>
          </w:tcPr>
          <w:p w14:paraId="79647E2D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r>
              <w:rPr>
                <w:color w:val="000000" w:themeColor="text1"/>
                <w:lang w:val="de-DE"/>
              </w:rPr>
              <w:t>ProductIncoming</w:t>
            </w:r>
          </w:p>
        </w:tc>
        <w:tc>
          <w:tcPr>
            <w:tcW w:w="1523" w:type="dxa"/>
            <w:tcBorders>
              <w:top w:val="single" w:sz="8" w:space="0" w:color="auto"/>
            </w:tcBorders>
          </w:tcPr>
          <w:p w14:paraId="1F496F6C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</w:p>
        </w:tc>
        <w:tc>
          <w:tcPr>
            <w:tcW w:w="1524" w:type="dxa"/>
            <w:tcBorders>
              <w:top w:val="single" w:sz="8" w:space="0" w:color="auto"/>
            </w:tcBorders>
          </w:tcPr>
          <w:p w14:paraId="5F444B70" w14:textId="77777777" w:rsidR="00155874" w:rsidRPr="0057689E" w:rsidRDefault="00155874">
            <w:pPr>
              <w:pStyle w:val="new1"/>
              <w:numPr>
                <w:ilvl w:val="0"/>
                <w:numId w:val="24"/>
              </w:numPr>
              <w:spacing w:line="290" w:lineRule="exact"/>
              <w:ind w:left="233" w:hanging="233"/>
              <w:jc w:val="lef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  <w:r>
              <w:rPr>
                <w:rFonts w:ascii="Arial" w:hAnsi="Arial"/>
                <w:color w:val="000000" w:themeColor="text1"/>
                <w:lang w:val="de-DE" w:eastAsia="en-US"/>
              </w:rPr>
              <w:t xml:space="preserve">Finished </w:t>
            </w:r>
            <w:r>
              <w:rPr>
                <w:rFonts w:ascii="Arial" w:hAnsi="Arial"/>
                <w:color w:val="000000" w:themeColor="text1"/>
                <w:lang w:val="de-DE" w:eastAsia="en-US"/>
              </w:rPr>
              <w:br/>
              <w:t>Goods</w:t>
            </w:r>
          </w:p>
        </w:tc>
        <w:tc>
          <w:tcPr>
            <w:tcW w:w="1524" w:type="dxa"/>
            <w:tcBorders>
              <w:top w:val="single" w:sz="8" w:space="0" w:color="auto"/>
            </w:tcBorders>
          </w:tcPr>
          <w:p w14:paraId="5A0EF349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</w:p>
        </w:tc>
        <w:tc>
          <w:tcPr>
            <w:tcW w:w="1524" w:type="dxa"/>
            <w:tcBorders>
              <w:top w:val="single" w:sz="8" w:space="0" w:color="auto"/>
            </w:tcBorders>
          </w:tcPr>
          <w:p w14:paraId="0A980B11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76" w:lineRule="auto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714" w:type="dxa"/>
            <w:tcBorders>
              <w:top w:val="single" w:sz="8" w:space="0" w:color="auto"/>
            </w:tcBorders>
          </w:tcPr>
          <w:p w14:paraId="05ED52F6" w14:textId="77777777" w:rsidR="00155874" w:rsidRPr="0057689E" w:rsidRDefault="00155874" w:rsidP="001861C8">
            <w:pPr>
              <w:pStyle w:val="new1"/>
              <w:spacing w:line="276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생산된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제품을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창고에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 w:hint="eastAsia"/>
                <w:color w:val="000000" w:themeColor="text1"/>
                <w:lang w:val="en-US"/>
              </w:rPr>
              <w:t>저장하</w:t>
            </w:r>
            <w:r>
              <w:rPr>
                <w:rFonts w:ascii="Arial" w:hAnsi="Arial"/>
                <w:color w:val="000000" w:themeColor="text1"/>
                <w:lang w:val="en-US"/>
              </w:rPr>
              <w:t>는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것을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의미함</w:t>
            </w:r>
          </w:p>
        </w:tc>
      </w:tr>
      <w:tr w:rsidR="00155874" w:rsidRPr="0057689E" w14:paraId="7F3424E2" w14:textId="77777777" w:rsidTr="001861C8">
        <w:trPr>
          <w:jc w:val="center"/>
        </w:trPr>
        <w:tc>
          <w:tcPr>
            <w:tcW w:w="699" w:type="dxa"/>
            <w:tcBorders>
              <w:top w:val="single" w:sz="8" w:space="0" w:color="auto"/>
            </w:tcBorders>
          </w:tcPr>
          <w:p w14:paraId="627F215D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59</w:t>
            </w: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422FD3D0" w14:textId="77777777" w:rsidR="00155874" w:rsidRPr="0057689E" w:rsidRDefault="00155874" w:rsidP="001861C8">
            <w:pPr>
              <w:spacing w:line="290" w:lineRule="exact"/>
              <w:rPr>
                <w:bCs/>
                <w:color w:val="000000" w:themeColor="text1"/>
                <w:lang w:val="de-DE"/>
              </w:rPr>
            </w:pPr>
            <w:r>
              <w:rPr>
                <w:rFonts w:ascii="바탕" w:hAnsi="바탕"/>
                <w:bCs/>
                <w:color w:val="000000" w:themeColor="text1"/>
              </w:rPr>
              <w:t>출하의뢰</w:t>
            </w:r>
          </w:p>
        </w:tc>
        <w:tc>
          <w:tcPr>
            <w:tcW w:w="2410" w:type="dxa"/>
            <w:tcBorders>
              <w:top w:val="single" w:sz="8" w:space="0" w:color="auto"/>
            </w:tcBorders>
          </w:tcPr>
          <w:p w14:paraId="3FDDA309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r>
              <w:rPr>
                <w:rFonts w:eastAsia="돋움"/>
                <w:color w:val="000000" w:themeColor="text1"/>
                <w:lang w:val="de-DE"/>
              </w:rPr>
              <w:t>ProductReleaseRequest</w:t>
            </w:r>
          </w:p>
        </w:tc>
        <w:tc>
          <w:tcPr>
            <w:tcW w:w="1523" w:type="dxa"/>
            <w:tcBorders>
              <w:top w:val="single" w:sz="8" w:space="0" w:color="auto"/>
            </w:tcBorders>
          </w:tcPr>
          <w:p w14:paraId="34C46D42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</w:p>
        </w:tc>
        <w:tc>
          <w:tcPr>
            <w:tcW w:w="1524" w:type="dxa"/>
            <w:tcBorders>
              <w:top w:val="single" w:sz="8" w:space="0" w:color="auto"/>
            </w:tcBorders>
          </w:tcPr>
          <w:p w14:paraId="6EA04069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ind w:left="284" w:hanging="284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</w:p>
        </w:tc>
        <w:tc>
          <w:tcPr>
            <w:tcW w:w="1524" w:type="dxa"/>
            <w:tcBorders>
              <w:top w:val="single" w:sz="8" w:space="0" w:color="auto"/>
            </w:tcBorders>
          </w:tcPr>
          <w:p w14:paraId="14D3E845" w14:textId="77777777" w:rsidR="00155874" w:rsidRPr="0057689E" w:rsidRDefault="00155874">
            <w:pPr>
              <w:pStyle w:val="new1"/>
              <w:numPr>
                <w:ilvl w:val="0"/>
                <w:numId w:val="24"/>
              </w:numPr>
              <w:tabs>
                <w:tab w:val="clear" w:pos="284"/>
                <w:tab w:val="left" w:pos="268"/>
              </w:tabs>
              <w:spacing w:line="290" w:lineRule="exact"/>
              <w:ind w:left="268" w:hanging="268"/>
              <w:jc w:val="lef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  <w:r>
              <w:rPr>
                <w:rFonts w:ascii="Arial" w:hAnsi="Arial"/>
                <w:color w:val="000000" w:themeColor="text1"/>
                <w:lang w:val="de-DE" w:eastAsia="en-US"/>
              </w:rPr>
              <w:t>Shipment</w:t>
            </w:r>
            <w:r>
              <w:rPr>
                <w:rFonts w:ascii="Arial" w:hAnsi="Arial"/>
                <w:color w:val="000000" w:themeColor="text1"/>
                <w:lang w:val="de-DE" w:eastAsia="en-US"/>
              </w:rPr>
              <w:br/>
              <w:t>Request</w:t>
            </w:r>
          </w:p>
        </w:tc>
        <w:tc>
          <w:tcPr>
            <w:tcW w:w="1524" w:type="dxa"/>
            <w:tcBorders>
              <w:top w:val="single" w:sz="8" w:space="0" w:color="auto"/>
            </w:tcBorders>
          </w:tcPr>
          <w:p w14:paraId="208256BE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76" w:lineRule="auto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714" w:type="dxa"/>
            <w:tcBorders>
              <w:top w:val="single" w:sz="8" w:space="0" w:color="auto"/>
            </w:tcBorders>
          </w:tcPr>
          <w:p w14:paraId="434668ED" w14:textId="77777777" w:rsidR="00155874" w:rsidRPr="0057689E" w:rsidRDefault="00155874" w:rsidP="001861C8">
            <w:pPr>
              <w:pStyle w:val="new1"/>
              <w:spacing w:line="276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수주된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품목에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대한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출하를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의뢰하는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것을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의미함</w:t>
            </w:r>
          </w:p>
        </w:tc>
      </w:tr>
      <w:tr w:rsidR="00155874" w:rsidRPr="0057689E" w14:paraId="50662C35" w14:textId="77777777" w:rsidTr="001861C8">
        <w:trPr>
          <w:jc w:val="center"/>
        </w:trPr>
        <w:tc>
          <w:tcPr>
            <w:tcW w:w="699" w:type="dxa"/>
            <w:tcBorders>
              <w:top w:val="single" w:sz="8" w:space="0" w:color="auto"/>
              <w:bottom w:val="single" w:sz="8" w:space="0" w:color="auto"/>
            </w:tcBorders>
          </w:tcPr>
          <w:p w14:paraId="0E77FBAC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60</w:t>
            </w:r>
          </w:p>
        </w:tc>
        <w:tc>
          <w:tcPr>
            <w:tcW w:w="1559" w:type="dxa"/>
            <w:tcBorders>
              <w:top w:val="single" w:sz="8" w:space="0" w:color="auto"/>
              <w:bottom w:val="single" w:sz="8" w:space="0" w:color="auto"/>
            </w:tcBorders>
          </w:tcPr>
          <w:p w14:paraId="2BFEBBD8" w14:textId="77777777" w:rsidR="00155874" w:rsidRPr="0057689E" w:rsidRDefault="00155874" w:rsidP="001861C8">
            <w:pPr>
              <w:spacing w:line="290" w:lineRule="exact"/>
              <w:rPr>
                <w:bCs/>
                <w:color w:val="000000" w:themeColor="text1"/>
                <w:lang w:val="de-DE"/>
              </w:rPr>
            </w:pPr>
            <w:r>
              <w:rPr>
                <w:rFonts w:ascii="바탕" w:hAnsi="바탕"/>
                <w:bCs/>
                <w:color w:val="000000" w:themeColor="text1"/>
              </w:rPr>
              <w:t>제품출고</w:t>
            </w:r>
          </w:p>
        </w:tc>
        <w:tc>
          <w:tcPr>
            <w:tcW w:w="2410" w:type="dxa"/>
            <w:tcBorders>
              <w:top w:val="single" w:sz="8" w:space="0" w:color="auto"/>
              <w:bottom w:val="single" w:sz="8" w:space="0" w:color="auto"/>
            </w:tcBorders>
          </w:tcPr>
          <w:p w14:paraId="66791672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  <w:r>
              <w:rPr>
                <w:rFonts w:eastAsia="돋움"/>
                <w:color w:val="000000" w:themeColor="text1"/>
                <w:lang w:val="de-DE"/>
              </w:rPr>
              <w:t>ProductRelease</w:t>
            </w:r>
          </w:p>
        </w:tc>
        <w:tc>
          <w:tcPr>
            <w:tcW w:w="1523" w:type="dxa"/>
            <w:tcBorders>
              <w:top w:val="single" w:sz="8" w:space="0" w:color="auto"/>
              <w:bottom w:val="single" w:sz="8" w:space="0" w:color="auto"/>
            </w:tcBorders>
          </w:tcPr>
          <w:p w14:paraId="4E5F1078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</w:p>
        </w:tc>
        <w:tc>
          <w:tcPr>
            <w:tcW w:w="1524" w:type="dxa"/>
            <w:tcBorders>
              <w:top w:val="single" w:sz="8" w:space="0" w:color="auto"/>
              <w:bottom w:val="single" w:sz="8" w:space="0" w:color="auto"/>
            </w:tcBorders>
          </w:tcPr>
          <w:p w14:paraId="3007AB81" w14:textId="77777777" w:rsidR="00155874" w:rsidRPr="0057689E" w:rsidRDefault="00155874">
            <w:pPr>
              <w:pStyle w:val="new1"/>
              <w:numPr>
                <w:ilvl w:val="0"/>
                <w:numId w:val="24"/>
              </w:numPr>
              <w:spacing w:line="290" w:lineRule="exact"/>
              <w:ind w:left="233" w:hanging="284"/>
              <w:jc w:val="lef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  <w:r>
              <w:rPr>
                <w:rFonts w:ascii="Arial" w:hAnsi="Arial"/>
                <w:color w:val="000000" w:themeColor="text1"/>
                <w:lang w:val="de-DE" w:eastAsia="en-US"/>
              </w:rPr>
              <w:t>Release to Ship</w:t>
            </w:r>
          </w:p>
        </w:tc>
        <w:tc>
          <w:tcPr>
            <w:tcW w:w="1524" w:type="dxa"/>
            <w:tcBorders>
              <w:top w:val="single" w:sz="8" w:space="0" w:color="auto"/>
              <w:bottom w:val="single" w:sz="8" w:space="0" w:color="auto"/>
            </w:tcBorders>
          </w:tcPr>
          <w:p w14:paraId="314B3A86" w14:textId="77777777" w:rsidR="00155874" w:rsidRPr="0057689E" w:rsidRDefault="00155874">
            <w:pPr>
              <w:pStyle w:val="new1"/>
              <w:numPr>
                <w:ilvl w:val="0"/>
                <w:numId w:val="24"/>
              </w:numPr>
              <w:spacing w:line="290" w:lineRule="exact"/>
              <w:jc w:val="lef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  <w:r>
              <w:rPr>
                <w:rFonts w:ascii="Arial" w:hAnsi="Arial"/>
                <w:color w:val="000000" w:themeColor="text1"/>
                <w:lang w:val="de-DE" w:eastAsia="en-US"/>
              </w:rPr>
              <w:t>Shipment</w:t>
            </w:r>
          </w:p>
        </w:tc>
        <w:tc>
          <w:tcPr>
            <w:tcW w:w="1524" w:type="dxa"/>
            <w:tcBorders>
              <w:top w:val="single" w:sz="8" w:space="0" w:color="auto"/>
              <w:bottom w:val="single" w:sz="8" w:space="0" w:color="auto"/>
            </w:tcBorders>
          </w:tcPr>
          <w:p w14:paraId="2E10E52C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76" w:lineRule="auto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714" w:type="dxa"/>
            <w:tcBorders>
              <w:top w:val="single" w:sz="8" w:space="0" w:color="auto"/>
              <w:bottom w:val="single" w:sz="8" w:space="0" w:color="auto"/>
            </w:tcBorders>
          </w:tcPr>
          <w:p w14:paraId="59348F31" w14:textId="77777777" w:rsidR="00155874" w:rsidRPr="0057689E" w:rsidRDefault="00155874" w:rsidP="001861C8">
            <w:pPr>
              <w:pStyle w:val="new1"/>
              <w:spacing w:line="276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수주된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품목을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고객에게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보내는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것을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의미함</w:t>
            </w:r>
          </w:p>
        </w:tc>
      </w:tr>
      <w:tr w:rsidR="00155874" w:rsidRPr="0057689E" w14:paraId="0C1307FD" w14:textId="77777777" w:rsidTr="001861C8">
        <w:trPr>
          <w:jc w:val="center"/>
        </w:trPr>
        <w:tc>
          <w:tcPr>
            <w:tcW w:w="699" w:type="dxa"/>
            <w:tcBorders>
              <w:top w:val="single" w:sz="8" w:space="0" w:color="auto"/>
            </w:tcBorders>
          </w:tcPr>
          <w:p w14:paraId="7ABACC2F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61</w:t>
            </w:r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6B382C98" w14:textId="77777777" w:rsidR="00155874" w:rsidRPr="0057689E" w:rsidRDefault="00155874" w:rsidP="001861C8">
            <w:pPr>
              <w:spacing w:line="290" w:lineRule="exact"/>
              <w:rPr>
                <w:rFonts w:ascii="바탕" w:hAnsi="바탕"/>
                <w:bCs/>
                <w:color w:val="000000" w:themeColor="text1"/>
              </w:rPr>
            </w:pPr>
            <w:r>
              <w:rPr>
                <w:rFonts w:ascii="바탕" w:hAnsi="바탕" w:hint="eastAsia"/>
                <w:bCs/>
                <w:color w:val="000000" w:themeColor="text1"/>
              </w:rPr>
              <w:t>반품</w:t>
            </w:r>
          </w:p>
        </w:tc>
        <w:tc>
          <w:tcPr>
            <w:tcW w:w="2410" w:type="dxa"/>
            <w:tcBorders>
              <w:top w:val="single" w:sz="8" w:space="0" w:color="auto"/>
            </w:tcBorders>
          </w:tcPr>
          <w:p w14:paraId="6513B76E" w14:textId="77777777" w:rsidR="00155874" w:rsidRPr="0057689E" w:rsidRDefault="00155874" w:rsidP="001861C8">
            <w:pPr>
              <w:snapToGrid w:val="0"/>
              <w:spacing w:line="290" w:lineRule="exact"/>
              <w:rPr>
                <w:rFonts w:eastAsia="돋움"/>
                <w:color w:val="000000" w:themeColor="text1"/>
                <w:lang w:val="de-DE"/>
              </w:rPr>
            </w:pPr>
            <w:r>
              <w:rPr>
                <w:rFonts w:eastAsia="돋움"/>
                <w:color w:val="000000" w:themeColor="text1"/>
                <w:lang w:val="de-DE"/>
              </w:rPr>
              <w:t>Return</w:t>
            </w:r>
          </w:p>
        </w:tc>
        <w:tc>
          <w:tcPr>
            <w:tcW w:w="1523" w:type="dxa"/>
            <w:tcBorders>
              <w:top w:val="single" w:sz="8" w:space="0" w:color="auto"/>
            </w:tcBorders>
          </w:tcPr>
          <w:p w14:paraId="4070ECAC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</w:p>
        </w:tc>
        <w:tc>
          <w:tcPr>
            <w:tcW w:w="1524" w:type="dxa"/>
            <w:tcBorders>
              <w:top w:val="single" w:sz="8" w:space="0" w:color="auto"/>
            </w:tcBorders>
          </w:tcPr>
          <w:p w14:paraId="47346A09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rFonts w:ascii="Arial" w:hAnsi="Arial"/>
                <w:color w:val="000000" w:themeColor="text1"/>
                <w:lang w:val="de-DE" w:eastAsia="en-US"/>
              </w:rPr>
            </w:pPr>
          </w:p>
        </w:tc>
        <w:tc>
          <w:tcPr>
            <w:tcW w:w="1524" w:type="dxa"/>
            <w:tcBorders>
              <w:top w:val="single" w:sz="8" w:space="0" w:color="auto"/>
            </w:tcBorders>
          </w:tcPr>
          <w:p w14:paraId="40D4B628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rFonts w:ascii="Arial" w:hAnsi="Arial"/>
                <w:color w:val="000000" w:themeColor="text1"/>
                <w:lang w:val="de-DE" w:eastAsia="en-US"/>
              </w:rPr>
            </w:pPr>
          </w:p>
        </w:tc>
        <w:tc>
          <w:tcPr>
            <w:tcW w:w="1524" w:type="dxa"/>
            <w:tcBorders>
              <w:top w:val="single" w:sz="8" w:space="0" w:color="auto"/>
            </w:tcBorders>
          </w:tcPr>
          <w:p w14:paraId="3B5D0309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76" w:lineRule="auto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714" w:type="dxa"/>
            <w:tcBorders>
              <w:top w:val="single" w:sz="8" w:space="0" w:color="auto"/>
            </w:tcBorders>
          </w:tcPr>
          <w:p w14:paraId="7A4A3653" w14:textId="77777777" w:rsidR="00155874" w:rsidRPr="0057689E" w:rsidRDefault="00155874" w:rsidP="001861C8">
            <w:pPr>
              <w:pStyle w:val="new1"/>
              <w:spacing w:line="276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반품</w:t>
            </w:r>
            <w:r>
              <w:rPr>
                <w:rFonts w:ascii="Arial" w:hAnsi="Arial"/>
                <w:color w:val="000000" w:themeColor="text1"/>
                <w:lang w:val="en-US"/>
              </w:rPr>
              <w:t>(</w:t>
            </w:r>
            <w:r>
              <w:rPr>
                <w:rFonts w:ascii="Arial" w:hAnsi="Arial"/>
                <w:color w:val="000000" w:themeColor="text1"/>
                <w:lang w:val="en-US"/>
              </w:rPr>
              <w:t>구매반품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, </w:t>
            </w:r>
            <w:r>
              <w:rPr>
                <w:rFonts w:ascii="Arial" w:hAnsi="Arial"/>
                <w:color w:val="000000" w:themeColor="text1"/>
                <w:lang w:val="en-US"/>
              </w:rPr>
              <w:t>제품반품</w:t>
            </w:r>
            <w:r>
              <w:rPr>
                <w:rFonts w:ascii="Arial" w:hAnsi="Arial"/>
                <w:color w:val="000000" w:themeColor="text1"/>
                <w:lang w:val="en-US"/>
              </w:rPr>
              <w:t>)</w:t>
            </w:r>
            <w:r>
              <w:rPr>
                <w:rFonts w:ascii="Arial" w:hAnsi="Arial"/>
                <w:color w:val="000000" w:themeColor="text1"/>
                <w:lang w:val="en-US"/>
              </w:rPr>
              <w:t>에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대한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정보를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의미함</w:t>
            </w:r>
          </w:p>
        </w:tc>
      </w:tr>
    </w:tbl>
    <w:p w14:paraId="512635DF" w14:textId="77777777" w:rsidR="00155874" w:rsidRPr="0057689E" w:rsidRDefault="00155874" w:rsidP="00155874">
      <w:pPr>
        <w:pStyle w:val="KSDTf7"/>
        <w:spacing w:afterLines="50" w:after="120"/>
        <w:rPr>
          <w:snapToGrid w:val="0"/>
          <w:color w:val="000000" w:themeColor="text1"/>
          <w:lang w:val="en-US"/>
        </w:rPr>
      </w:pPr>
    </w:p>
    <w:p w14:paraId="41ED985C" w14:textId="77777777" w:rsidR="00155874" w:rsidRPr="0057689E" w:rsidRDefault="00155874" w:rsidP="00155874">
      <w:pPr>
        <w:pStyle w:val="KSDTf7"/>
        <w:spacing w:afterLines="50" w:after="120"/>
        <w:jc w:val="both"/>
        <w:rPr>
          <w:snapToGrid w:val="0"/>
          <w:color w:val="000000" w:themeColor="text1"/>
          <w:lang w:val="en-US"/>
        </w:rPr>
      </w:pPr>
    </w:p>
    <w:p w14:paraId="52FACDEC" w14:textId="77777777" w:rsidR="00155874" w:rsidRPr="0057689E" w:rsidRDefault="00155874" w:rsidP="00155874">
      <w:pPr>
        <w:pStyle w:val="KSDTf7"/>
        <w:spacing w:afterLines="50" w:after="120"/>
        <w:rPr>
          <w:snapToGrid w:val="0"/>
          <w:color w:val="000000" w:themeColor="text1"/>
          <w:lang w:val="en-US"/>
        </w:rPr>
      </w:pPr>
      <w:commentRangeStart w:id="4331"/>
      <w:r>
        <w:rPr>
          <w:rFonts w:hint="eastAsia"/>
          <w:snapToGrid w:val="0"/>
          <w:color w:val="000000" w:themeColor="text1"/>
          <w:lang w:val="en-US"/>
        </w:rPr>
        <w:t>표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snapToGrid w:val="0"/>
          <w:color w:val="000000" w:themeColor="text1"/>
          <w:lang w:val="en-US"/>
        </w:rPr>
        <w:t xml:space="preserve">B.2 </w: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>SEQ aaa</w:instrText>
      </w:r>
      <w:r>
        <w:rPr>
          <w:rFonts w:hint="eastAsia"/>
          <w:snapToGrid w:val="0"/>
          <w:color w:val="000000" w:themeColor="text1"/>
          <w:lang w:val="en-US"/>
        </w:rPr>
        <w:instrText>l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du</w:instrText>
      </w:r>
      <w:r>
        <w:rPr>
          <w:snapToGrid w:val="0"/>
          <w:color w:val="000000" w:themeColor="text1"/>
          <w:lang w:val="en-US"/>
        </w:rPr>
        <w:instrText xml:space="preserve">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 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rFonts w:hint="eastAsia"/>
          <w:snapToGrid w:val="0"/>
          <w:color w:val="000000" w:themeColor="text1"/>
          <w:lang w:val="en-US"/>
        </w:rPr>
        <w:instrText>SEQ 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>\c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instrText>."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t>—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>SEQ aaa</w:instrText>
      </w:r>
      <w:r>
        <w:rPr>
          <w:rFonts w:hint="eastAsia"/>
          <w:snapToGrid w:val="0"/>
          <w:color w:val="000000" w:themeColor="text1"/>
          <w:lang w:val="en-US"/>
        </w:rPr>
        <w:instrText>l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du</w:instrText>
      </w:r>
      <w:r>
        <w:rPr>
          <w:snapToGrid w:val="0"/>
          <w:color w:val="000000" w:themeColor="text1"/>
          <w:lang w:val="en-US"/>
        </w:rPr>
        <w:instrText xml:space="preserve">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 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rFonts w:hint="eastAsia"/>
          <w:snapToGrid w:val="0"/>
          <w:color w:val="000000" w:themeColor="text1"/>
          <w:lang w:val="en-US"/>
        </w:rPr>
        <w:instrText>SEQ 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>\c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instrText>."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t>타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hint="eastAsia"/>
          <w:snapToGrid w:val="0"/>
          <w:color w:val="000000" w:themeColor="text1"/>
          <w:lang w:val="en-US"/>
        </w:rPr>
        <w:t>표준과의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hint="eastAsia"/>
          <w:snapToGrid w:val="0"/>
          <w:color w:val="000000" w:themeColor="text1"/>
          <w:lang w:val="en-US"/>
        </w:rPr>
        <w:t>명사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hint="eastAsia"/>
          <w:snapToGrid w:val="0"/>
          <w:color w:val="000000" w:themeColor="text1"/>
          <w:lang w:val="en-US"/>
        </w:rPr>
        <w:t>비교</w:t>
      </w:r>
      <w:r>
        <w:rPr>
          <w:snapToGrid w:val="0"/>
          <w:color w:val="000000" w:themeColor="text1"/>
          <w:lang w:val="en-US"/>
        </w:rPr>
        <w:t>(</w:t>
      </w:r>
      <w:r>
        <w:rPr>
          <w:rFonts w:hint="eastAsia"/>
          <w:snapToGrid w:val="0"/>
          <w:color w:val="000000" w:themeColor="text1"/>
          <w:lang w:val="en-US"/>
        </w:rPr>
        <w:t>계속</w:t>
      </w:r>
      <w:r>
        <w:rPr>
          <w:snapToGrid w:val="0"/>
          <w:color w:val="000000" w:themeColor="text1"/>
          <w:lang w:val="en-US"/>
        </w:rPr>
        <w:t>)</w:t>
      </w:r>
      <w:commentRangeEnd w:id="4331"/>
      <w:r w:rsidRPr="0057689E">
        <w:rPr>
          <w:rStyle w:val="aff5"/>
          <w:snapToGrid w:val="0"/>
          <w:color w:val="000000" w:themeColor="text1"/>
          <w:sz w:val="20"/>
          <w:szCs w:val="20"/>
          <w:lang w:val="en-US"/>
        </w:rPr>
        <w:commentReference w:id="4331"/>
      </w:r>
    </w:p>
    <w:tbl>
      <w:tblPr>
        <w:tblStyle w:val="1e"/>
        <w:tblW w:w="13457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699"/>
        <w:gridCol w:w="1559"/>
        <w:gridCol w:w="2410"/>
        <w:gridCol w:w="1523"/>
        <w:gridCol w:w="1524"/>
        <w:gridCol w:w="1524"/>
        <w:gridCol w:w="1524"/>
        <w:gridCol w:w="2694"/>
      </w:tblGrid>
      <w:tr w:rsidR="00155874" w:rsidRPr="0057689E" w14:paraId="531F309E" w14:textId="77777777" w:rsidTr="001861C8">
        <w:trPr>
          <w:jc w:val="center"/>
        </w:trPr>
        <w:tc>
          <w:tcPr>
            <w:tcW w:w="699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ABAC207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b/>
                <w:bCs/>
                <w:color w:val="000000" w:themeColor="text1"/>
                <w:lang w:val="de-DE" w:eastAsia="en-US"/>
              </w:rPr>
            </w:pPr>
            <w:r>
              <w:rPr>
                <w:rFonts w:eastAsia="돋움"/>
                <w:b/>
                <w:bCs/>
                <w:color w:val="000000" w:themeColor="text1"/>
                <w:lang w:val="de-DE" w:eastAsia="en-US"/>
              </w:rPr>
              <w:t>순번</w:t>
            </w:r>
          </w:p>
        </w:tc>
        <w:tc>
          <w:tcPr>
            <w:tcW w:w="1559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9B28AF0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b/>
                <w:bCs/>
                <w:color w:val="000000" w:themeColor="text1"/>
                <w:lang w:val="de-DE" w:eastAsia="en-US"/>
              </w:rPr>
            </w:pPr>
            <w:r>
              <w:rPr>
                <w:rFonts w:eastAsia="돋움"/>
                <w:b/>
                <w:bCs/>
                <w:color w:val="000000" w:themeColor="text1"/>
                <w:lang w:val="de-DE" w:eastAsia="en-US"/>
              </w:rPr>
              <w:t>대상</w:t>
            </w:r>
          </w:p>
        </w:tc>
        <w:tc>
          <w:tcPr>
            <w:tcW w:w="241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18917E5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color w:val="000000" w:themeColor="text1"/>
                <w:lang w:val="de-DE" w:eastAsia="en-US"/>
              </w:rPr>
            </w:pPr>
            <w:r>
              <w:rPr>
                <w:rFonts w:eastAsia="돋움"/>
                <w:color w:val="000000" w:themeColor="text1"/>
                <w:lang w:val="de-DE" w:eastAsia="en-US"/>
              </w:rPr>
              <w:t>KS X 9101-1</w:t>
            </w:r>
          </w:p>
        </w:tc>
        <w:tc>
          <w:tcPr>
            <w:tcW w:w="1523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3666597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b/>
                <w:bCs/>
                <w:color w:val="000000" w:themeColor="text1"/>
                <w:lang w:val="de-DE" w:eastAsia="en-US"/>
              </w:rPr>
            </w:pPr>
            <w:r>
              <w:rPr>
                <w:rFonts w:eastAsia="돋움"/>
                <w:b/>
                <w:bCs/>
                <w:color w:val="000000" w:themeColor="text1"/>
                <w:lang w:val="de-DE" w:eastAsia="en-US"/>
              </w:rPr>
              <w:t>참조표준</w:t>
            </w:r>
          </w:p>
        </w:tc>
        <w:tc>
          <w:tcPr>
            <w:tcW w:w="152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A540A95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color w:val="000000" w:themeColor="text1"/>
                <w:lang w:val="de-DE" w:eastAsia="en-US"/>
              </w:rPr>
            </w:pPr>
            <w:r>
              <w:rPr>
                <w:rFonts w:eastAsia="돋움"/>
                <w:color w:val="000000" w:themeColor="text1"/>
                <w:lang w:val="de-DE" w:eastAsia="en-US"/>
              </w:rPr>
              <w:t>IEC 62264</w:t>
            </w:r>
          </w:p>
        </w:tc>
        <w:tc>
          <w:tcPr>
            <w:tcW w:w="152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526A1FE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color w:val="000000" w:themeColor="text1"/>
                <w:lang w:val="de-DE" w:eastAsia="en-US"/>
              </w:rPr>
            </w:pPr>
            <w:r>
              <w:rPr>
                <w:rFonts w:eastAsia="돋움"/>
                <w:color w:val="000000" w:themeColor="text1"/>
                <w:lang w:val="de-DE" w:eastAsia="en-US"/>
              </w:rPr>
              <w:t>OAGIS 10.6</w:t>
            </w:r>
          </w:p>
        </w:tc>
        <w:tc>
          <w:tcPr>
            <w:tcW w:w="1524" w:type="dxa"/>
            <w:tcBorders>
              <w:top w:val="single" w:sz="8" w:space="0" w:color="auto"/>
              <w:bottom w:val="single" w:sz="8" w:space="0" w:color="auto"/>
            </w:tcBorders>
          </w:tcPr>
          <w:p w14:paraId="4621801F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color w:val="000000" w:themeColor="text1"/>
                <w:lang w:val="de-DE"/>
              </w:rPr>
            </w:pPr>
            <w:r>
              <w:rPr>
                <w:rFonts w:eastAsia="돋움"/>
                <w:color w:val="000000" w:themeColor="text1"/>
                <w:lang w:val="de-DE"/>
              </w:rPr>
              <w:t>SEMI</w:t>
            </w:r>
          </w:p>
        </w:tc>
        <w:tc>
          <w:tcPr>
            <w:tcW w:w="269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E3CF211" w14:textId="77777777" w:rsidR="00155874" w:rsidRPr="0057689E" w:rsidRDefault="00155874" w:rsidP="001861C8">
            <w:pPr>
              <w:spacing w:line="290" w:lineRule="exact"/>
              <w:jc w:val="center"/>
              <w:rPr>
                <w:rFonts w:eastAsia="돋움"/>
                <w:b/>
                <w:bCs/>
                <w:color w:val="000000" w:themeColor="text1"/>
                <w:lang w:val="de-DE" w:eastAsia="en-US"/>
              </w:rPr>
            </w:pPr>
            <w:r>
              <w:rPr>
                <w:rFonts w:eastAsia="돋움"/>
                <w:b/>
                <w:bCs/>
                <w:color w:val="000000" w:themeColor="text1"/>
                <w:lang w:val="de-DE" w:eastAsia="en-US"/>
              </w:rPr>
              <w:t>정의</w:t>
            </w:r>
          </w:p>
        </w:tc>
      </w:tr>
      <w:tr w:rsidR="00155874" w:rsidRPr="0057689E" w14:paraId="71F1BED7" w14:textId="77777777" w:rsidTr="001861C8">
        <w:trPr>
          <w:jc w:val="center"/>
        </w:trPr>
        <w:tc>
          <w:tcPr>
            <w:tcW w:w="699" w:type="dxa"/>
            <w:tcBorders>
              <w:top w:val="single" w:sz="8" w:space="0" w:color="auto"/>
              <w:bottom w:val="single" w:sz="8" w:space="0" w:color="auto"/>
            </w:tcBorders>
          </w:tcPr>
          <w:p w14:paraId="6E99114F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62</w:t>
            </w:r>
          </w:p>
        </w:tc>
        <w:tc>
          <w:tcPr>
            <w:tcW w:w="1559" w:type="dxa"/>
            <w:tcBorders>
              <w:top w:val="single" w:sz="8" w:space="0" w:color="auto"/>
              <w:bottom w:val="single" w:sz="8" w:space="0" w:color="auto"/>
            </w:tcBorders>
          </w:tcPr>
          <w:p w14:paraId="013A03D5" w14:textId="77777777" w:rsidR="00155874" w:rsidRPr="0057689E" w:rsidRDefault="00155874" w:rsidP="001861C8">
            <w:pPr>
              <w:spacing w:line="290" w:lineRule="exact"/>
              <w:rPr>
                <w:rFonts w:ascii="바탕" w:hAnsi="바탕"/>
                <w:bCs/>
                <w:color w:val="000000" w:themeColor="text1"/>
                <w:w w:val="90"/>
              </w:rPr>
            </w:pPr>
            <w:r>
              <w:rPr>
                <w:rFonts w:ascii="바탕" w:hAnsi="바탕" w:hint="eastAsia"/>
                <w:bCs/>
                <w:color w:val="000000" w:themeColor="text1"/>
                <w:w w:val="90"/>
              </w:rPr>
              <w:t>고객제품데이터</w:t>
            </w:r>
          </w:p>
        </w:tc>
        <w:tc>
          <w:tcPr>
            <w:tcW w:w="2410" w:type="dxa"/>
            <w:tcBorders>
              <w:top w:val="single" w:sz="8" w:space="0" w:color="auto"/>
              <w:bottom w:val="single" w:sz="8" w:space="0" w:color="auto"/>
            </w:tcBorders>
          </w:tcPr>
          <w:p w14:paraId="29B1A6DF" w14:textId="77777777" w:rsidR="00155874" w:rsidRPr="0057689E" w:rsidRDefault="00155874" w:rsidP="001861C8">
            <w:pPr>
              <w:snapToGrid w:val="0"/>
              <w:spacing w:line="290" w:lineRule="exact"/>
              <w:rPr>
                <w:rFonts w:eastAsia="돋움"/>
                <w:color w:val="000000" w:themeColor="text1"/>
                <w:lang w:val="de-DE"/>
              </w:rPr>
            </w:pPr>
            <w:r>
              <w:rPr>
                <w:rFonts w:eastAsia="돋움" w:hint="eastAsia"/>
                <w:color w:val="000000" w:themeColor="text1"/>
                <w:spacing w:val="-10"/>
                <w:lang w:val="de-DE"/>
              </w:rPr>
              <w:t>P</w:t>
            </w:r>
            <w:r>
              <w:rPr>
                <w:rFonts w:eastAsia="돋움"/>
                <w:color w:val="000000" w:themeColor="text1"/>
                <w:spacing w:val="-10"/>
                <w:lang w:val="de-DE"/>
              </w:rPr>
              <w:t>roductTraceParameterOnCustomer</w:t>
            </w:r>
          </w:p>
        </w:tc>
        <w:tc>
          <w:tcPr>
            <w:tcW w:w="1523" w:type="dxa"/>
            <w:tcBorders>
              <w:top w:val="single" w:sz="8" w:space="0" w:color="auto"/>
              <w:bottom w:val="single" w:sz="8" w:space="0" w:color="auto"/>
            </w:tcBorders>
          </w:tcPr>
          <w:p w14:paraId="1F5B7E19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</w:p>
        </w:tc>
        <w:tc>
          <w:tcPr>
            <w:tcW w:w="1524" w:type="dxa"/>
            <w:tcBorders>
              <w:top w:val="single" w:sz="8" w:space="0" w:color="auto"/>
              <w:bottom w:val="single" w:sz="8" w:space="0" w:color="auto"/>
            </w:tcBorders>
          </w:tcPr>
          <w:p w14:paraId="14015632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ind w:left="284" w:hanging="284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</w:p>
        </w:tc>
        <w:tc>
          <w:tcPr>
            <w:tcW w:w="1524" w:type="dxa"/>
            <w:tcBorders>
              <w:top w:val="single" w:sz="8" w:space="0" w:color="auto"/>
              <w:bottom w:val="single" w:sz="8" w:space="0" w:color="auto"/>
            </w:tcBorders>
          </w:tcPr>
          <w:p w14:paraId="1254747A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</w:p>
        </w:tc>
        <w:tc>
          <w:tcPr>
            <w:tcW w:w="1524" w:type="dxa"/>
            <w:tcBorders>
              <w:top w:val="single" w:sz="8" w:space="0" w:color="auto"/>
              <w:bottom w:val="single" w:sz="8" w:space="0" w:color="auto"/>
            </w:tcBorders>
          </w:tcPr>
          <w:p w14:paraId="4D051FE8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40" w:lineRule="auto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694" w:type="dxa"/>
            <w:tcBorders>
              <w:top w:val="single" w:sz="8" w:space="0" w:color="auto"/>
              <w:bottom w:val="single" w:sz="8" w:space="0" w:color="auto"/>
            </w:tcBorders>
          </w:tcPr>
          <w:p w14:paraId="58A5F696" w14:textId="77777777" w:rsidR="00155874" w:rsidRPr="0057689E" w:rsidRDefault="00155874" w:rsidP="001861C8">
            <w:pPr>
              <w:pStyle w:val="new1"/>
              <w:spacing w:line="240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고객에게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판매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완료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후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부가적인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서비스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제공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및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가치창출을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위해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고객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제품에서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수집되는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데이터를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의미함</w:t>
            </w:r>
            <w:r>
              <w:rPr>
                <w:rFonts w:ascii="Arial" w:hAnsi="Arial"/>
                <w:color w:val="000000" w:themeColor="text1"/>
                <w:lang w:val="en-US"/>
              </w:rPr>
              <w:t>.</w:t>
            </w:r>
          </w:p>
        </w:tc>
      </w:tr>
      <w:tr w:rsidR="00155874" w:rsidRPr="0057689E" w14:paraId="4D621EBF" w14:textId="77777777" w:rsidTr="001861C8">
        <w:trPr>
          <w:jc w:val="center"/>
        </w:trPr>
        <w:tc>
          <w:tcPr>
            <w:tcW w:w="699" w:type="dxa"/>
            <w:tcBorders>
              <w:top w:val="single" w:sz="8" w:space="0" w:color="auto"/>
              <w:bottom w:val="single" w:sz="8" w:space="0" w:color="auto"/>
            </w:tcBorders>
          </w:tcPr>
          <w:p w14:paraId="623342F4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63</w:t>
            </w:r>
          </w:p>
        </w:tc>
        <w:tc>
          <w:tcPr>
            <w:tcW w:w="1559" w:type="dxa"/>
            <w:tcBorders>
              <w:top w:val="single" w:sz="8" w:space="0" w:color="auto"/>
              <w:bottom w:val="single" w:sz="8" w:space="0" w:color="auto"/>
            </w:tcBorders>
          </w:tcPr>
          <w:p w14:paraId="639C666D" w14:textId="77777777" w:rsidR="00155874" w:rsidRPr="0057689E" w:rsidRDefault="00155874" w:rsidP="001861C8">
            <w:pPr>
              <w:spacing w:line="290" w:lineRule="exact"/>
              <w:rPr>
                <w:rFonts w:ascii="바탕" w:hAnsi="바탕"/>
                <w:bCs/>
                <w:color w:val="000000" w:themeColor="text1"/>
                <w:w w:val="90"/>
              </w:rPr>
            </w:pPr>
            <w:r>
              <w:rPr>
                <w:rFonts w:ascii="바탕" w:hAnsi="바탕" w:hint="eastAsia"/>
                <w:bCs/>
                <w:color w:val="000000" w:themeColor="text1"/>
                <w:w w:val="90"/>
              </w:rPr>
              <w:t>사후서비스신청</w:t>
            </w:r>
          </w:p>
        </w:tc>
        <w:tc>
          <w:tcPr>
            <w:tcW w:w="2410" w:type="dxa"/>
            <w:tcBorders>
              <w:top w:val="single" w:sz="8" w:space="0" w:color="auto"/>
              <w:bottom w:val="single" w:sz="8" w:space="0" w:color="auto"/>
            </w:tcBorders>
          </w:tcPr>
          <w:p w14:paraId="021250FF" w14:textId="77777777" w:rsidR="00155874" w:rsidRPr="0057689E" w:rsidRDefault="00155874" w:rsidP="001861C8">
            <w:pPr>
              <w:snapToGrid w:val="0"/>
              <w:spacing w:line="290" w:lineRule="exact"/>
              <w:rPr>
                <w:rFonts w:eastAsia="돋움"/>
                <w:color w:val="000000" w:themeColor="text1"/>
                <w:w w:val="90"/>
                <w:lang w:val="de-DE"/>
              </w:rPr>
            </w:pPr>
            <w:r>
              <w:rPr>
                <w:rFonts w:eastAsia="돋움" w:hint="eastAsia"/>
                <w:color w:val="000000" w:themeColor="text1"/>
                <w:w w:val="90"/>
                <w:lang w:val="de-DE"/>
              </w:rPr>
              <w:t>A</w:t>
            </w:r>
            <w:r>
              <w:rPr>
                <w:rFonts w:eastAsia="돋움"/>
                <w:color w:val="000000" w:themeColor="text1"/>
                <w:w w:val="90"/>
                <w:lang w:val="de-DE"/>
              </w:rPr>
              <w:t>fterSalesServiceRequest</w:t>
            </w:r>
          </w:p>
        </w:tc>
        <w:tc>
          <w:tcPr>
            <w:tcW w:w="1523" w:type="dxa"/>
            <w:tcBorders>
              <w:top w:val="single" w:sz="8" w:space="0" w:color="auto"/>
              <w:bottom w:val="single" w:sz="8" w:space="0" w:color="auto"/>
            </w:tcBorders>
          </w:tcPr>
          <w:p w14:paraId="13BA019C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</w:p>
        </w:tc>
        <w:tc>
          <w:tcPr>
            <w:tcW w:w="1524" w:type="dxa"/>
            <w:tcBorders>
              <w:top w:val="single" w:sz="8" w:space="0" w:color="auto"/>
              <w:bottom w:val="single" w:sz="8" w:space="0" w:color="auto"/>
            </w:tcBorders>
          </w:tcPr>
          <w:p w14:paraId="61DC6F46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ind w:left="284" w:hanging="284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</w:p>
        </w:tc>
        <w:tc>
          <w:tcPr>
            <w:tcW w:w="1524" w:type="dxa"/>
            <w:tcBorders>
              <w:top w:val="single" w:sz="8" w:space="0" w:color="auto"/>
              <w:bottom w:val="single" w:sz="8" w:space="0" w:color="auto"/>
            </w:tcBorders>
          </w:tcPr>
          <w:p w14:paraId="60A5CAB6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</w:p>
        </w:tc>
        <w:tc>
          <w:tcPr>
            <w:tcW w:w="1524" w:type="dxa"/>
            <w:tcBorders>
              <w:top w:val="single" w:sz="8" w:space="0" w:color="auto"/>
              <w:bottom w:val="single" w:sz="8" w:space="0" w:color="auto"/>
            </w:tcBorders>
          </w:tcPr>
          <w:p w14:paraId="535E92BD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40" w:lineRule="auto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694" w:type="dxa"/>
            <w:tcBorders>
              <w:top w:val="single" w:sz="8" w:space="0" w:color="auto"/>
              <w:bottom w:val="single" w:sz="8" w:space="0" w:color="auto"/>
            </w:tcBorders>
          </w:tcPr>
          <w:p w14:paraId="6E3048B4" w14:textId="77777777" w:rsidR="00155874" w:rsidRPr="0057689E" w:rsidRDefault="00155874" w:rsidP="001861C8">
            <w:pPr>
              <w:pStyle w:val="new1"/>
              <w:spacing w:line="240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고객에게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판매된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제품의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고장으로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제조자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혹은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대리점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등에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고장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접수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시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필요한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데이터를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의미함</w:t>
            </w:r>
          </w:p>
        </w:tc>
      </w:tr>
      <w:tr w:rsidR="00155874" w:rsidRPr="0057689E" w14:paraId="7C3F87C6" w14:textId="77777777" w:rsidTr="00BF73D0">
        <w:trPr>
          <w:jc w:val="center"/>
        </w:trPr>
        <w:tc>
          <w:tcPr>
            <w:tcW w:w="699" w:type="dxa"/>
            <w:tcBorders>
              <w:top w:val="single" w:sz="8" w:space="0" w:color="auto"/>
              <w:bottom w:val="single" w:sz="8" w:space="0" w:color="auto"/>
            </w:tcBorders>
          </w:tcPr>
          <w:p w14:paraId="48425AE1" w14:textId="77777777" w:rsidR="00155874" w:rsidRPr="0057689E" w:rsidRDefault="00155874" w:rsidP="001861C8">
            <w:pPr>
              <w:snapToGrid w:val="0"/>
              <w:spacing w:line="290" w:lineRule="exact"/>
              <w:jc w:val="center"/>
              <w:rPr>
                <w:color w:val="000000" w:themeColor="text1"/>
                <w:lang w:val="de-DE"/>
              </w:rPr>
            </w:pPr>
            <w:r>
              <w:rPr>
                <w:rFonts w:hint="eastAsia"/>
                <w:color w:val="000000" w:themeColor="text1"/>
                <w:lang w:val="de-DE"/>
              </w:rPr>
              <w:t>64</w:t>
            </w:r>
          </w:p>
        </w:tc>
        <w:tc>
          <w:tcPr>
            <w:tcW w:w="1559" w:type="dxa"/>
            <w:tcBorders>
              <w:top w:val="single" w:sz="8" w:space="0" w:color="auto"/>
              <w:bottom w:val="single" w:sz="8" w:space="0" w:color="auto"/>
            </w:tcBorders>
          </w:tcPr>
          <w:p w14:paraId="34A54D3E" w14:textId="77777777" w:rsidR="00155874" w:rsidRPr="0057689E" w:rsidRDefault="00155874" w:rsidP="001861C8">
            <w:pPr>
              <w:spacing w:line="290" w:lineRule="exact"/>
              <w:rPr>
                <w:rFonts w:ascii="바탕" w:hAnsi="바탕"/>
                <w:bCs/>
                <w:color w:val="000000" w:themeColor="text1"/>
                <w:w w:val="90"/>
              </w:rPr>
            </w:pPr>
            <w:r>
              <w:rPr>
                <w:rFonts w:ascii="바탕" w:hAnsi="바탕" w:hint="eastAsia"/>
                <w:bCs/>
                <w:color w:val="000000" w:themeColor="text1"/>
                <w:w w:val="90"/>
              </w:rPr>
              <w:t>사후서비스결과</w:t>
            </w:r>
          </w:p>
        </w:tc>
        <w:tc>
          <w:tcPr>
            <w:tcW w:w="2410" w:type="dxa"/>
            <w:tcBorders>
              <w:top w:val="single" w:sz="8" w:space="0" w:color="auto"/>
              <w:bottom w:val="single" w:sz="8" w:space="0" w:color="auto"/>
            </w:tcBorders>
          </w:tcPr>
          <w:p w14:paraId="449125C1" w14:textId="77777777" w:rsidR="00155874" w:rsidRPr="0057689E" w:rsidRDefault="00155874" w:rsidP="001861C8">
            <w:pPr>
              <w:snapToGrid w:val="0"/>
              <w:spacing w:line="290" w:lineRule="exact"/>
              <w:rPr>
                <w:rFonts w:eastAsia="돋움"/>
                <w:color w:val="000000" w:themeColor="text1"/>
                <w:w w:val="66"/>
                <w:lang w:val="de-DE"/>
              </w:rPr>
            </w:pPr>
            <w:r>
              <w:rPr>
                <w:rFonts w:eastAsia="돋움" w:hint="eastAsia"/>
                <w:color w:val="000000" w:themeColor="text1"/>
                <w:w w:val="66"/>
                <w:lang w:val="de-DE"/>
              </w:rPr>
              <w:t>A</w:t>
            </w:r>
            <w:r>
              <w:rPr>
                <w:rFonts w:eastAsia="돋움"/>
                <w:color w:val="000000" w:themeColor="text1"/>
                <w:w w:val="66"/>
                <w:lang w:val="de-DE"/>
              </w:rPr>
              <w:t>fterSalesServiceRequest</w:t>
            </w:r>
            <w:r>
              <w:rPr>
                <w:rFonts w:eastAsia="돋움" w:hint="eastAsia"/>
                <w:color w:val="000000" w:themeColor="text1"/>
                <w:w w:val="66"/>
                <w:lang w:val="de-DE"/>
              </w:rPr>
              <w:t>R</w:t>
            </w:r>
            <w:r>
              <w:rPr>
                <w:rFonts w:eastAsia="돋움"/>
                <w:color w:val="000000" w:themeColor="text1"/>
                <w:w w:val="66"/>
                <w:lang w:val="de-DE"/>
              </w:rPr>
              <w:t>esult</w:t>
            </w:r>
          </w:p>
        </w:tc>
        <w:tc>
          <w:tcPr>
            <w:tcW w:w="1523" w:type="dxa"/>
            <w:tcBorders>
              <w:top w:val="single" w:sz="8" w:space="0" w:color="auto"/>
              <w:bottom w:val="single" w:sz="8" w:space="0" w:color="auto"/>
            </w:tcBorders>
          </w:tcPr>
          <w:p w14:paraId="0F623BFA" w14:textId="77777777" w:rsidR="00155874" w:rsidRPr="0057689E" w:rsidRDefault="00155874" w:rsidP="001861C8">
            <w:pPr>
              <w:snapToGrid w:val="0"/>
              <w:spacing w:line="290" w:lineRule="exact"/>
              <w:rPr>
                <w:color w:val="000000" w:themeColor="text1"/>
                <w:lang w:val="de-DE"/>
              </w:rPr>
            </w:pPr>
          </w:p>
        </w:tc>
        <w:tc>
          <w:tcPr>
            <w:tcW w:w="1524" w:type="dxa"/>
            <w:tcBorders>
              <w:top w:val="single" w:sz="8" w:space="0" w:color="auto"/>
              <w:bottom w:val="single" w:sz="8" w:space="0" w:color="auto"/>
            </w:tcBorders>
          </w:tcPr>
          <w:p w14:paraId="46A397A6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ind w:left="284" w:hanging="284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</w:p>
        </w:tc>
        <w:tc>
          <w:tcPr>
            <w:tcW w:w="1524" w:type="dxa"/>
            <w:tcBorders>
              <w:top w:val="single" w:sz="8" w:space="0" w:color="auto"/>
              <w:bottom w:val="single" w:sz="8" w:space="0" w:color="auto"/>
            </w:tcBorders>
          </w:tcPr>
          <w:p w14:paraId="0CFD8D21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rFonts w:ascii="Arial" w:hAnsi="Arial"/>
                <w:color w:val="000000" w:themeColor="text1"/>
                <w:lang w:val="de-DE"/>
              </w:rPr>
            </w:pPr>
          </w:p>
        </w:tc>
        <w:tc>
          <w:tcPr>
            <w:tcW w:w="1524" w:type="dxa"/>
            <w:tcBorders>
              <w:top w:val="single" w:sz="8" w:space="0" w:color="auto"/>
              <w:bottom w:val="single" w:sz="8" w:space="0" w:color="auto"/>
            </w:tcBorders>
          </w:tcPr>
          <w:p w14:paraId="761BEBF3" w14:textId="77777777" w:rsidR="00155874" w:rsidRPr="0057689E" w:rsidRDefault="00155874" w:rsidP="001861C8">
            <w:pPr>
              <w:pStyle w:val="new1"/>
              <w:numPr>
                <w:ilvl w:val="0"/>
                <w:numId w:val="0"/>
              </w:numPr>
              <w:spacing w:line="240" w:lineRule="auto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694" w:type="dxa"/>
            <w:tcBorders>
              <w:top w:val="single" w:sz="8" w:space="0" w:color="auto"/>
              <w:bottom w:val="single" w:sz="8" w:space="0" w:color="auto"/>
            </w:tcBorders>
          </w:tcPr>
          <w:p w14:paraId="2837B5A0" w14:textId="77777777" w:rsidR="00155874" w:rsidRPr="0057689E" w:rsidRDefault="00155874" w:rsidP="001861C8">
            <w:pPr>
              <w:pStyle w:val="new1"/>
              <w:spacing w:line="240" w:lineRule="auto"/>
              <w:ind w:left="284" w:hanging="284"/>
              <w:jc w:val="left"/>
              <w:outlineLvl w:val="0"/>
              <w:rPr>
                <w:rFonts w:ascii="Arial" w:hAnsi="Arial"/>
                <w:color w:val="000000" w:themeColor="text1"/>
                <w:lang w:val="en-US"/>
              </w:rPr>
            </w:pPr>
            <w:r>
              <w:rPr>
                <w:rFonts w:ascii="Arial" w:hAnsi="Arial"/>
                <w:color w:val="000000" w:themeColor="text1"/>
                <w:lang w:val="en-US"/>
              </w:rPr>
              <w:t>고객의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사후서비스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접수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이후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제조사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혹은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대리점의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처리결과를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교환하기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위해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필요한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데이터를</w:t>
            </w:r>
            <w:r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>
              <w:rPr>
                <w:rFonts w:ascii="Arial" w:hAnsi="Arial"/>
                <w:color w:val="000000" w:themeColor="text1"/>
                <w:lang w:val="en-US"/>
              </w:rPr>
              <w:t>의미함</w:t>
            </w:r>
          </w:p>
        </w:tc>
      </w:tr>
      <w:tr w:rsidR="00BF73D0" w:rsidRPr="0057689E" w14:paraId="3095E60F" w14:textId="77777777" w:rsidTr="001861C8">
        <w:trPr>
          <w:jc w:val="center"/>
          <w:ins w:id="4332" w:author="임픽스 검토" w:date="2026-10-12T04:00:00Z"/>
        </w:trPr>
        <w:tc>
          <w:tcPr>
            <w:tcW w:w="699" w:type="dxa"/>
            <w:tcBorders>
              <w:top w:val="single" w:sz="8" w:space="0" w:color="auto"/>
            </w:tcBorders>
          </w:tcPr>
          <w:p w14:paraId="735904AF" w14:textId="1346078C" w:rsidR="00BF73D0" w:rsidRPr="0057689E" w:rsidRDefault="00BF73D0" w:rsidP="001861C8">
            <w:pPr>
              <w:snapToGrid w:val="0"/>
              <w:spacing w:line="290" w:lineRule="exact"/>
              <w:jc w:val="center"/>
              <w:rPr>
                <w:ins w:id="4333" w:author="임픽스 검토" w:date="2026-10-12T04:00:00Z"/>
                <w:color w:val="000000" w:themeColor="text1"/>
                <w:lang w:val="de-DE"/>
              </w:rPr>
            </w:pPr>
            <w:ins w:id="4334" w:author="임픽스 검토" w:date="2026-10-12T04:00:00Z">
              <w:r>
                <w:rPr>
                  <w:rFonts w:hint="eastAsia"/>
                  <w:color w:val="000000" w:themeColor="text1"/>
                  <w:lang w:val="de-DE"/>
                </w:rPr>
                <w:t>65</w:t>
              </w:r>
            </w:ins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39159739" w14:textId="654A1B5D" w:rsidR="00BF73D0" w:rsidRPr="0057689E" w:rsidRDefault="00BF73D0" w:rsidP="001861C8">
            <w:pPr>
              <w:spacing w:line="290" w:lineRule="exact"/>
              <w:rPr>
                <w:ins w:id="4335" w:author="임픽스 검토" w:date="2026-10-12T04:00:00Z"/>
                <w:rFonts w:ascii="바탕" w:hAnsi="바탕"/>
                <w:bCs/>
                <w:color w:val="000000" w:themeColor="text1"/>
                <w:w w:val="90"/>
              </w:rPr>
            </w:pPr>
            <w:ins w:id="4336" w:author="임픽스 검토" w:date="2026-10-12T04:00:00Z">
              <w:r>
                <w:rPr>
                  <w:rFonts w:ascii="바탕" w:hAnsi="바탕" w:hint="eastAsia"/>
                  <w:bCs/>
                  <w:color w:val="000000" w:themeColor="text1"/>
                  <w:w w:val="90"/>
                </w:rPr>
                <w:t>배치</w:t>
              </w:r>
            </w:ins>
          </w:p>
        </w:tc>
        <w:tc>
          <w:tcPr>
            <w:tcW w:w="2410" w:type="dxa"/>
            <w:tcBorders>
              <w:top w:val="single" w:sz="8" w:space="0" w:color="auto"/>
            </w:tcBorders>
          </w:tcPr>
          <w:p w14:paraId="0C57440C" w14:textId="6B1E936B" w:rsidR="00BF73D0" w:rsidRPr="0057689E" w:rsidRDefault="00BF73D0" w:rsidP="001861C8">
            <w:pPr>
              <w:snapToGrid w:val="0"/>
              <w:spacing w:line="290" w:lineRule="exact"/>
              <w:rPr>
                <w:ins w:id="4337" w:author="임픽스 검토" w:date="2026-10-12T04:00:00Z"/>
                <w:rFonts w:eastAsia="돋움"/>
                <w:color w:val="000000" w:themeColor="text1"/>
                <w:w w:val="66"/>
                <w:lang w:val="de-DE"/>
              </w:rPr>
            </w:pPr>
            <w:ins w:id="4338" w:author="임픽스 검토" w:date="2026-10-12T04:00:00Z">
              <w:r>
                <w:rPr>
                  <w:rFonts w:eastAsia="돋움" w:hint="eastAsia"/>
                  <w:color w:val="000000" w:themeColor="text1"/>
                  <w:w w:val="66"/>
                  <w:lang w:val="de-DE"/>
                </w:rPr>
                <w:t>Batch</w:t>
              </w:r>
            </w:ins>
          </w:p>
        </w:tc>
        <w:tc>
          <w:tcPr>
            <w:tcW w:w="1523" w:type="dxa"/>
            <w:tcBorders>
              <w:top w:val="single" w:sz="8" w:space="0" w:color="auto"/>
            </w:tcBorders>
          </w:tcPr>
          <w:p w14:paraId="0ADA27C6" w14:textId="4493148A" w:rsidR="00BF73D0" w:rsidRPr="0057689E" w:rsidRDefault="00BF73D0" w:rsidP="001861C8">
            <w:pPr>
              <w:snapToGrid w:val="0"/>
              <w:spacing w:line="290" w:lineRule="exact"/>
              <w:rPr>
                <w:ins w:id="4339" w:author="임픽스 검토" w:date="2026-10-12T04:00:00Z"/>
                <w:color w:val="000000" w:themeColor="text1"/>
                <w:lang w:val="de-DE"/>
              </w:rPr>
            </w:pPr>
            <w:ins w:id="4340" w:author="임픽스 검토" w:date="2026-10-12T04:00:00Z">
              <w:r>
                <w:rPr>
                  <w:rFonts w:hint="eastAsia"/>
                  <w:color w:val="000000" w:themeColor="text1"/>
                  <w:lang w:val="de-DE"/>
                </w:rPr>
                <w:t>IEC 61512-1</w:t>
              </w:r>
            </w:ins>
          </w:p>
        </w:tc>
        <w:tc>
          <w:tcPr>
            <w:tcW w:w="1524" w:type="dxa"/>
            <w:tcBorders>
              <w:top w:val="single" w:sz="8" w:space="0" w:color="auto"/>
            </w:tcBorders>
          </w:tcPr>
          <w:p w14:paraId="6E349F3C" w14:textId="77777777" w:rsidR="00BF73D0" w:rsidRPr="0057689E" w:rsidRDefault="00BF73D0" w:rsidP="001861C8">
            <w:pPr>
              <w:pStyle w:val="new1"/>
              <w:numPr>
                <w:ilvl w:val="0"/>
                <w:numId w:val="0"/>
              </w:numPr>
              <w:spacing w:line="290" w:lineRule="exact"/>
              <w:ind w:left="284" w:hanging="284"/>
              <w:outlineLvl w:val="0"/>
              <w:rPr>
                <w:ins w:id="4341" w:author="임픽스 검토" w:date="2026-10-12T04:00:00Z"/>
                <w:rFonts w:ascii="Arial" w:hAnsi="Arial"/>
                <w:color w:val="000000" w:themeColor="text1"/>
                <w:lang w:val="de-DE"/>
              </w:rPr>
            </w:pPr>
          </w:p>
        </w:tc>
        <w:tc>
          <w:tcPr>
            <w:tcW w:w="1524" w:type="dxa"/>
            <w:tcBorders>
              <w:top w:val="single" w:sz="8" w:space="0" w:color="auto"/>
            </w:tcBorders>
          </w:tcPr>
          <w:p w14:paraId="73CDA57F" w14:textId="77777777" w:rsidR="00BF73D0" w:rsidRPr="0057689E" w:rsidRDefault="00BF73D0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ins w:id="4342" w:author="임픽스 검토" w:date="2026-10-12T04:00:00Z"/>
                <w:rFonts w:ascii="Arial" w:hAnsi="Arial"/>
                <w:color w:val="000000" w:themeColor="text1"/>
                <w:lang w:val="de-DE"/>
              </w:rPr>
            </w:pPr>
          </w:p>
        </w:tc>
        <w:tc>
          <w:tcPr>
            <w:tcW w:w="1524" w:type="dxa"/>
            <w:tcBorders>
              <w:top w:val="single" w:sz="8" w:space="0" w:color="auto"/>
            </w:tcBorders>
          </w:tcPr>
          <w:p w14:paraId="3352FE23" w14:textId="77777777" w:rsidR="00BF73D0" w:rsidRPr="0057689E" w:rsidRDefault="00BF73D0" w:rsidP="001861C8">
            <w:pPr>
              <w:pStyle w:val="new1"/>
              <w:numPr>
                <w:ilvl w:val="0"/>
                <w:numId w:val="0"/>
              </w:numPr>
              <w:spacing w:line="240" w:lineRule="auto"/>
              <w:outlineLvl w:val="0"/>
              <w:rPr>
                <w:ins w:id="4343" w:author="임픽스 검토" w:date="2026-10-12T04:00:00Z"/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694" w:type="dxa"/>
            <w:tcBorders>
              <w:top w:val="single" w:sz="8" w:space="0" w:color="auto"/>
            </w:tcBorders>
          </w:tcPr>
          <w:p w14:paraId="11EC4814" w14:textId="39706B02" w:rsidR="00BF73D0" w:rsidRPr="0057689E" w:rsidRDefault="00BF73D0" w:rsidP="001861C8">
            <w:pPr>
              <w:pStyle w:val="new1"/>
              <w:spacing w:line="240" w:lineRule="auto"/>
              <w:ind w:left="284" w:hanging="284"/>
              <w:jc w:val="left"/>
              <w:outlineLvl w:val="0"/>
              <w:rPr>
                <w:ins w:id="4344" w:author="임픽스 검토" w:date="2026-10-12T04:00:00Z"/>
                <w:rFonts w:ascii="Arial" w:hAnsi="Arial"/>
                <w:color w:val="000000" w:themeColor="text1"/>
                <w:lang w:val="en-US"/>
              </w:rPr>
            </w:pPr>
            <w:ins w:id="4345" w:author="임픽스 검토" w:date="2026-10-12T04:00:00Z">
              <w:r>
                <w:t>배치 공정의 1회 실행으로 생산된 물질의 단위를</w:t>
              </w:r>
              <w:r>
                <w:rPr>
                  <w:rFonts w:hint="eastAsia"/>
                </w:rPr>
                <w:t xml:space="preserve"> </w:t>
              </w:r>
              <w:r>
                <w:t>의미함</w:t>
              </w:r>
            </w:ins>
          </w:p>
        </w:tc>
      </w:tr>
      <w:tr w:rsidR="00BF73D0" w:rsidRPr="0057689E" w14:paraId="724B77CE" w14:textId="77777777" w:rsidTr="001861C8">
        <w:trPr>
          <w:jc w:val="center"/>
          <w:ins w:id="4346" w:author="임픽스 검토" w:date="2026-10-12T04:00:00Z"/>
        </w:trPr>
        <w:tc>
          <w:tcPr>
            <w:tcW w:w="699" w:type="dxa"/>
            <w:tcBorders>
              <w:top w:val="single" w:sz="8" w:space="0" w:color="auto"/>
            </w:tcBorders>
          </w:tcPr>
          <w:p w14:paraId="18D50B9B" w14:textId="77777777" w:rsidR="00BF73D0" w:rsidRPr="0057689E" w:rsidRDefault="00BF73D0" w:rsidP="001861C8">
            <w:pPr>
              <w:snapToGrid w:val="0"/>
              <w:spacing w:line="290" w:lineRule="exact"/>
              <w:jc w:val="center"/>
              <w:rPr>
                <w:ins w:id="4347" w:author="임픽스 검토" w:date="2026-10-12T04:00:00Z"/>
              </w:rPr>
            </w:pPr>
            <w:ins w:id="4348" w:author="임픽스 검토" w:date="2026-10-12T04:00:00Z">
              <w:r>
                <w:rPr>
                  <w:rFonts w:hint="eastAsia"/>
                  <w:color w:val="000000" w:themeColor="text1"/>
                  <w:lang w:val="de-DE"/>
                </w:rPr>
                <w:t>66</w:t>
              </w:r>
            </w:ins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4E179B29" w14:textId="77777777" w:rsidR="00BF73D0" w:rsidRPr="0057689E" w:rsidRDefault="00BF73D0" w:rsidP="001861C8">
            <w:pPr>
              <w:spacing w:line="290" w:lineRule="exact"/>
              <w:rPr>
                <w:ins w:id="4349" w:author="임픽스 검토" w:date="2026-10-12T04:00:00Z"/>
              </w:rPr>
            </w:pPr>
            <w:ins w:id="4350" w:author="임픽스 검토" w:date="2026-10-12T04:00:00Z">
              <w:r>
                <w:rPr>
                  <w:rFonts w:ascii="바탕" w:hAnsi="바탕" w:hint="eastAsia"/>
                  <w:bCs/>
                  <w:color w:val="000000" w:themeColor="text1"/>
                  <w:w w:val="90"/>
                </w:rPr>
                <w:t>라인</w:t>
              </w:r>
            </w:ins>
          </w:p>
        </w:tc>
        <w:tc>
          <w:tcPr>
            <w:tcW w:w="2410" w:type="dxa"/>
            <w:tcBorders>
              <w:top w:val="single" w:sz="8" w:space="0" w:color="auto"/>
            </w:tcBorders>
          </w:tcPr>
          <w:p w14:paraId="7AA847D0" w14:textId="77777777" w:rsidR="00BF73D0" w:rsidRPr="0057689E" w:rsidRDefault="00BF73D0" w:rsidP="001861C8">
            <w:pPr>
              <w:snapToGrid w:val="0"/>
              <w:spacing w:line="290" w:lineRule="exact"/>
              <w:rPr>
                <w:ins w:id="4351" w:author="임픽스 검토" w:date="2026-10-12T04:00:00Z"/>
              </w:rPr>
            </w:pPr>
            <w:ins w:id="4352" w:author="임픽스 검토" w:date="2026-10-12T04:00:00Z">
              <w:r>
                <w:rPr>
                  <w:rFonts w:eastAsia="돋움" w:hint="eastAsia"/>
                  <w:color w:val="000000" w:themeColor="text1"/>
                  <w:w w:val="66"/>
                  <w:lang w:val="de-DE"/>
                </w:rPr>
                <w:t>Line</w:t>
              </w:r>
            </w:ins>
          </w:p>
        </w:tc>
        <w:tc>
          <w:tcPr>
            <w:tcW w:w="1523" w:type="dxa"/>
            <w:tcBorders>
              <w:top w:val="single" w:sz="8" w:space="0" w:color="auto"/>
            </w:tcBorders>
          </w:tcPr>
          <w:p w14:paraId="24D7E130" w14:textId="77777777" w:rsidR="00BF73D0" w:rsidRPr="0057689E" w:rsidRDefault="00BF73D0" w:rsidP="001861C8">
            <w:pPr>
              <w:snapToGrid w:val="0"/>
              <w:spacing w:line="290" w:lineRule="exact"/>
              <w:rPr>
                <w:ins w:id="4353" w:author="임픽스 검토" w:date="2026-10-12T04:00:00Z"/>
              </w:rPr>
            </w:pPr>
            <w:ins w:id="4354" w:author="임픽스 검토" w:date="2026-10-12T04:00:00Z">
              <w:r>
                <w:rPr>
                  <w:rFonts w:hint="eastAsia"/>
                  <w:color w:val="000000" w:themeColor="text1"/>
                  <w:lang w:val="de-DE"/>
                </w:rPr>
                <w:t>IEC 62264</w:t>
              </w:r>
            </w:ins>
          </w:p>
        </w:tc>
        <w:tc>
          <w:tcPr>
            <w:tcW w:w="1524" w:type="dxa"/>
            <w:tcBorders>
              <w:top w:val="single" w:sz="8" w:space="0" w:color="auto"/>
            </w:tcBorders>
          </w:tcPr>
          <w:p w14:paraId="08E6B433" w14:textId="77777777" w:rsidR="00BF73D0" w:rsidRPr="0057689E" w:rsidRDefault="00BF73D0" w:rsidP="001861C8">
            <w:pPr>
              <w:pStyle w:val="new1"/>
              <w:numPr>
                <w:ilvl w:val="0"/>
                <w:numId w:val="0"/>
              </w:numPr>
              <w:spacing w:line="290" w:lineRule="exact"/>
              <w:ind w:left="284" w:hanging="284"/>
              <w:outlineLvl w:val="0"/>
              <w:rPr>
                <w:ins w:id="4355" w:author="임픽스 검토" w:date="2026-10-12T04:00:00Z"/>
              </w:rPr>
            </w:pPr>
            <w:ins w:id="4356" w:author="임픽스 검토" w:date="2026-10-12T04:00:00Z">
              <w:r>
                <w:t>Work Center</w:t>
              </w:r>
            </w:ins>
          </w:p>
          <w:p w14:paraId="159BC021" w14:textId="77777777" w:rsidR="00EB53D9" w:rsidRDefault="00000000">
            <w:pPr>
              <w:pStyle w:val="new1"/>
              <w:numPr>
                <w:ilvl w:val="0"/>
                <w:numId w:val="0"/>
              </w:numPr>
              <w:spacing w:line="290" w:lineRule="exact"/>
              <w:ind w:left="284" w:hanging="284"/>
              <w:outlineLvl w:val="0"/>
              <w:rPr>
                <w:ins w:id="4357" w:author="임픽스 검토" w:date="2026-10-12T04:00:00Z"/>
              </w:rPr>
            </w:pPr>
            <w:ins w:id="4358" w:author="임픽스 검토" w:date="2026-10-12T04:00:00Z">
              <w:r>
                <w:t>(Production Line)</w:t>
              </w:r>
            </w:ins>
          </w:p>
        </w:tc>
        <w:tc>
          <w:tcPr>
            <w:tcW w:w="1524" w:type="dxa"/>
            <w:tcBorders>
              <w:top w:val="single" w:sz="8" w:space="0" w:color="auto"/>
            </w:tcBorders>
          </w:tcPr>
          <w:p w14:paraId="13265CED" w14:textId="77777777" w:rsidR="00BF73D0" w:rsidRPr="0057689E" w:rsidRDefault="00BF73D0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ins w:id="4359" w:author="임픽스 검토" w:date="2026-10-12T04:00:00Z"/>
              </w:rPr>
            </w:pPr>
          </w:p>
        </w:tc>
        <w:tc>
          <w:tcPr>
            <w:tcW w:w="1524" w:type="dxa"/>
            <w:tcBorders>
              <w:top w:val="single" w:sz="8" w:space="0" w:color="auto"/>
            </w:tcBorders>
          </w:tcPr>
          <w:p w14:paraId="41C7A6A5" w14:textId="77777777" w:rsidR="00BF73D0" w:rsidRPr="0057689E" w:rsidRDefault="00BF73D0" w:rsidP="001861C8">
            <w:pPr>
              <w:pStyle w:val="new1"/>
              <w:numPr>
                <w:ilvl w:val="0"/>
                <w:numId w:val="0"/>
              </w:numPr>
              <w:spacing w:line="240" w:lineRule="auto"/>
              <w:outlineLvl w:val="0"/>
              <w:rPr>
                <w:ins w:id="4360" w:author="임픽스 검토" w:date="2026-10-12T04:00:00Z"/>
              </w:rPr>
            </w:pPr>
          </w:p>
        </w:tc>
        <w:tc>
          <w:tcPr>
            <w:tcW w:w="2694" w:type="dxa"/>
            <w:tcBorders>
              <w:top w:val="single" w:sz="8" w:space="0" w:color="auto"/>
            </w:tcBorders>
          </w:tcPr>
          <w:p w14:paraId="2350EAC6" w14:textId="77777777" w:rsidR="00BF73D0" w:rsidRPr="0057689E" w:rsidRDefault="00BF73D0" w:rsidP="001861C8">
            <w:pPr>
              <w:pStyle w:val="new1"/>
              <w:spacing w:line="240" w:lineRule="auto"/>
              <w:ind w:left="284" w:hanging="284"/>
              <w:jc w:val="left"/>
              <w:outlineLvl w:val="0"/>
              <w:rPr>
                <w:ins w:id="4361" w:author="임픽스 검토" w:date="2026-10-12T04:00:00Z"/>
              </w:rPr>
            </w:pPr>
            <w:ins w:id="4362" w:author="임픽스 검토" w:date="2026-10-12T04:00:00Z">
              <w:r>
                <w:t>같은 공장 안에서 공정과 설비를 일정한 흐름으로 배치하여 특정 품목 또는 품목군을 생산하는 생산 단위를 의미함</w:t>
              </w:r>
            </w:ins>
          </w:p>
        </w:tc>
      </w:tr>
      <w:tr w:rsidR="00BF73D0" w:rsidRPr="0057689E" w14:paraId="302B1FE5" w14:textId="77777777" w:rsidTr="001861C8">
        <w:trPr>
          <w:jc w:val="center"/>
          <w:ins w:id="4363" w:author="임픽스 검토" w:date="2026-10-12T04:00:00Z"/>
        </w:trPr>
        <w:tc>
          <w:tcPr>
            <w:tcW w:w="699" w:type="dxa"/>
            <w:tcBorders>
              <w:top w:val="single" w:sz="8" w:space="0" w:color="auto"/>
            </w:tcBorders>
          </w:tcPr>
          <w:p w14:paraId="34804229" w14:textId="77777777" w:rsidR="00BF73D0" w:rsidRPr="0057689E" w:rsidRDefault="00BF73D0" w:rsidP="001861C8">
            <w:pPr>
              <w:snapToGrid w:val="0"/>
              <w:spacing w:line="290" w:lineRule="exact"/>
              <w:jc w:val="center"/>
              <w:rPr>
                <w:ins w:id="4364" w:author="임픽스 검토" w:date="2026-10-12T04:00:00Z"/>
              </w:rPr>
            </w:pPr>
            <w:ins w:id="4365" w:author="임픽스 검토" w:date="2026-10-12T04:00:00Z">
              <w:r>
                <w:rPr>
                  <w:rFonts w:hint="eastAsia"/>
                  <w:color w:val="000000" w:themeColor="text1"/>
                  <w:lang w:val="de-DE"/>
                </w:rPr>
                <w:t>67</w:t>
              </w:r>
            </w:ins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3776FDD4" w14:textId="77777777" w:rsidR="00BF73D0" w:rsidRPr="0057689E" w:rsidRDefault="00BF73D0" w:rsidP="001861C8">
            <w:pPr>
              <w:spacing w:line="290" w:lineRule="exact"/>
              <w:rPr>
                <w:ins w:id="4366" w:author="임픽스 검토" w:date="2026-10-12T04:00:00Z"/>
              </w:rPr>
            </w:pPr>
            <w:ins w:id="4367" w:author="임픽스 검토" w:date="2026-10-12T04:00:00Z">
              <w:r>
                <w:rPr>
                  <w:rFonts w:ascii="바탕" w:hAnsi="바탕" w:hint="eastAsia"/>
                  <w:bCs/>
                  <w:color w:val="000000" w:themeColor="text1"/>
                  <w:w w:val="90"/>
                </w:rPr>
                <w:t>회사</w:t>
              </w:r>
            </w:ins>
          </w:p>
        </w:tc>
        <w:tc>
          <w:tcPr>
            <w:tcW w:w="2410" w:type="dxa"/>
            <w:tcBorders>
              <w:top w:val="single" w:sz="8" w:space="0" w:color="auto"/>
            </w:tcBorders>
          </w:tcPr>
          <w:p w14:paraId="6AF48D2C" w14:textId="77777777" w:rsidR="00BF73D0" w:rsidRPr="0057689E" w:rsidRDefault="00BF73D0" w:rsidP="001861C8">
            <w:pPr>
              <w:snapToGrid w:val="0"/>
              <w:spacing w:line="290" w:lineRule="exact"/>
              <w:rPr>
                <w:ins w:id="4368" w:author="임픽스 검토" w:date="2026-10-12T04:00:00Z"/>
              </w:rPr>
            </w:pPr>
            <w:ins w:id="4369" w:author="임픽스 검토" w:date="2026-10-12T04:00:00Z">
              <w:r>
                <w:rPr>
                  <w:rFonts w:eastAsia="돋움" w:hint="eastAsia"/>
                  <w:color w:val="000000" w:themeColor="text1"/>
                  <w:w w:val="66"/>
                  <w:lang w:val="de-DE"/>
                </w:rPr>
                <w:t>Enterprise</w:t>
              </w:r>
            </w:ins>
          </w:p>
        </w:tc>
        <w:tc>
          <w:tcPr>
            <w:tcW w:w="1523" w:type="dxa"/>
            <w:tcBorders>
              <w:top w:val="single" w:sz="8" w:space="0" w:color="auto"/>
            </w:tcBorders>
          </w:tcPr>
          <w:p w14:paraId="110C4523" w14:textId="77777777" w:rsidR="00BF73D0" w:rsidRPr="0057689E" w:rsidRDefault="00BF73D0" w:rsidP="001861C8">
            <w:pPr>
              <w:snapToGrid w:val="0"/>
              <w:spacing w:line="290" w:lineRule="exact"/>
              <w:rPr>
                <w:ins w:id="4370" w:author="임픽스 검토" w:date="2026-10-12T04:00:00Z"/>
              </w:rPr>
            </w:pPr>
            <w:ins w:id="4371" w:author="임픽스 검토" w:date="2026-10-12T04:00:00Z">
              <w:r>
                <w:rPr>
                  <w:rFonts w:hint="eastAsia"/>
                  <w:color w:val="000000" w:themeColor="text1"/>
                  <w:lang w:val="de-DE"/>
                </w:rPr>
                <w:t>IEC 62264</w:t>
              </w:r>
            </w:ins>
          </w:p>
        </w:tc>
        <w:tc>
          <w:tcPr>
            <w:tcW w:w="1524" w:type="dxa"/>
            <w:tcBorders>
              <w:top w:val="single" w:sz="8" w:space="0" w:color="auto"/>
            </w:tcBorders>
          </w:tcPr>
          <w:p w14:paraId="1EC51926" w14:textId="77777777" w:rsidR="00BF73D0" w:rsidRPr="0057689E" w:rsidRDefault="00BF73D0" w:rsidP="001861C8">
            <w:pPr>
              <w:pStyle w:val="new1"/>
              <w:numPr>
                <w:ilvl w:val="0"/>
                <w:numId w:val="0"/>
              </w:numPr>
              <w:spacing w:line="290" w:lineRule="exact"/>
              <w:ind w:left="284" w:hanging="284"/>
              <w:outlineLvl w:val="0"/>
              <w:rPr>
                <w:ins w:id="4372" w:author="임픽스 검토" w:date="2026-10-12T04:00:00Z"/>
              </w:rPr>
            </w:pPr>
            <w:ins w:id="4373" w:author="임픽스 검토" w:date="2026-10-12T04:00:00Z">
              <w:r>
                <w:t>Enterprise</w:t>
              </w:r>
            </w:ins>
          </w:p>
        </w:tc>
        <w:tc>
          <w:tcPr>
            <w:tcW w:w="1524" w:type="dxa"/>
            <w:tcBorders>
              <w:top w:val="single" w:sz="8" w:space="0" w:color="auto"/>
            </w:tcBorders>
          </w:tcPr>
          <w:p w14:paraId="0A627A95" w14:textId="77777777" w:rsidR="00BF73D0" w:rsidRPr="0057689E" w:rsidRDefault="00BF73D0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ins w:id="4374" w:author="임픽스 검토" w:date="2026-10-12T04:00:00Z"/>
              </w:rPr>
            </w:pPr>
          </w:p>
        </w:tc>
        <w:tc>
          <w:tcPr>
            <w:tcW w:w="1524" w:type="dxa"/>
            <w:tcBorders>
              <w:top w:val="single" w:sz="8" w:space="0" w:color="auto"/>
            </w:tcBorders>
          </w:tcPr>
          <w:p w14:paraId="7F056D4F" w14:textId="77777777" w:rsidR="00BF73D0" w:rsidRPr="0057689E" w:rsidRDefault="00BF73D0" w:rsidP="001861C8">
            <w:pPr>
              <w:pStyle w:val="new1"/>
              <w:numPr>
                <w:ilvl w:val="0"/>
                <w:numId w:val="0"/>
              </w:numPr>
              <w:spacing w:line="240" w:lineRule="auto"/>
              <w:outlineLvl w:val="0"/>
              <w:rPr>
                <w:ins w:id="4375" w:author="임픽스 검토" w:date="2026-10-12T04:00:00Z"/>
              </w:rPr>
            </w:pPr>
          </w:p>
        </w:tc>
        <w:tc>
          <w:tcPr>
            <w:tcW w:w="2694" w:type="dxa"/>
            <w:tcBorders>
              <w:top w:val="single" w:sz="8" w:space="0" w:color="auto"/>
            </w:tcBorders>
          </w:tcPr>
          <w:p w14:paraId="0E3F5EF9" w14:textId="77777777" w:rsidR="00BF73D0" w:rsidRPr="0057689E" w:rsidRDefault="00BF73D0" w:rsidP="001861C8">
            <w:pPr>
              <w:pStyle w:val="new1"/>
              <w:spacing w:line="240" w:lineRule="auto"/>
              <w:ind w:left="284" w:hanging="284"/>
              <w:jc w:val="left"/>
              <w:outlineLvl w:val="0"/>
              <w:rPr>
                <w:ins w:id="4376" w:author="임픽스 검토" w:date="2026-10-12T04:00:00Z"/>
              </w:rPr>
            </w:pPr>
            <w:ins w:id="4377" w:author="임픽스 검토" w:date="2026-10-12T04:00:00Z">
              <w:r>
                <w:t>기업업무시스템 간 제조업무데이터를 교환하는 법인 단위의 회사를 의미함</w:t>
              </w:r>
            </w:ins>
          </w:p>
        </w:tc>
      </w:tr>
      <w:tr w:rsidR="00BF73D0" w:rsidRPr="0057689E" w14:paraId="6A2B0A68" w14:textId="77777777" w:rsidTr="001861C8">
        <w:trPr>
          <w:jc w:val="center"/>
          <w:ins w:id="4378" w:author="임픽스 검토" w:date="2026-10-12T04:00:00Z"/>
        </w:trPr>
        <w:tc>
          <w:tcPr>
            <w:tcW w:w="699" w:type="dxa"/>
            <w:tcBorders>
              <w:top w:val="single" w:sz="8" w:space="0" w:color="auto"/>
            </w:tcBorders>
          </w:tcPr>
          <w:p w14:paraId="396D71E8" w14:textId="77777777" w:rsidR="00BF73D0" w:rsidRPr="0057689E" w:rsidRDefault="00BF73D0" w:rsidP="001861C8">
            <w:pPr>
              <w:snapToGrid w:val="0"/>
              <w:spacing w:line="290" w:lineRule="exact"/>
              <w:jc w:val="center"/>
              <w:rPr>
                <w:ins w:id="4379" w:author="임픽스 검토" w:date="2026-10-12T04:00:00Z"/>
              </w:rPr>
            </w:pPr>
            <w:ins w:id="4380" w:author="임픽스 검토" w:date="2026-10-12T04:00:00Z">
              <w:r>
                <w:rPr>
                  <w:rFonts w:hint="eastAsia"/>
                  <w:color w:val="000000" w:themeColor="text1"/>
                  <w:lang w:val="de-DE"/>
                </w:rPr>
                <w:t>68</w:t>
              </w:r>
            </w:ins>
          </w:p>
        </w:tc>
        <w:tc>
          <w:tcPr>
            <w:tcW w:w="1559" w:type="dxa"/>
            <w:tcBorders>
              <w:top w:val="single" w:sz="8" w:space="0" w:color="auto"/>
            </w:tcBorders>
          </w:tcPr>
          <w:p w14:paraId="36B7A4D4" w14:textId="77777777" w:rsidR="00BF73D0" w:rsidRPr="0057689E" w:rsidRDefault="00BF73D0" w:rsidP="001861C8">
            <w:pPr>
              <w:spacing w:line="290" w:lineRule="exact"/>
              <w:rPr>
                <w:ins w:id="4381" w:author="임픽스 검토" w:date="2026-10-12T04:00:00Z"/>
              </w:rPr>
            </w:pPr>
            <w:ins w:id="4382" w:author="임픽스 검토" w:date="2026-10-12T04:00:00Z">
              <w:r>
                <w:rPr>
                  <w:rFonts w:ascii="바탕" w:hAnsi="바탕" w:hint="eastAsia"/>
                  <w:bCs/>
                  <w:color w:val="000000" w:themeColor="text1"/>
                  <w:w w:val="90"/>
                </w:rPr>
                <w:t>배송</w:t>
              </w:r>
            </w:ins>
          </w:p>
        </w:tc>
        <w:tc>
          <w:tcPr>
            <w:tcW w:w="2410" w:type="dxa"/>
            <w:tcBorders>
              <w:top w:val="single" w:sz="8" w:space="0" w:color="auto"/>
            </w:tcBorders>
          </w:tcPr>
          <w:p w14:paraId="3E3B20CC" w14:textId="77777777" w:rsidR="00BF73D0" w:rsidRPr="0057689E" w:rsidRDefault="00BF73D0" w:rsidP="001861C8">
            <w:pPr>
              <w:snapToGrid w:val="0"/>
              <w:spacing w:line="290" w:lineRule="exact"/>
              <w:rPr>
                <w:ins w:id="4383" w:author="임픽스 검토" w:date="2026-10-12T04:00:00Z"/>
              </w:rPr>
            </w:pPr>
            <w:ins w:id="4384" w:author="임픽스 검토" w:date="2026-10-12T04:00:00Z">
              <w:r>
                <w:rPr>
                  <w:rFonts w:eastAsia="돋움" w:hint="eastAsia"/>
                  <w:color w:val="000000" w:themeColor="text1"/>
                  <w:w w:val="66"/>
                  <w:lang w:val="de-DE"/>
                </w:rPr>
                <w:t>Delivery</w:t>
              </w:r>
            </w:ins>
          </w:p>
        </w:tc>
        <w:tc>
          <w:tcPr>
            <w:tcW w:w="1523" w:type="dxa"/>
            <w:tcBorders>
              <w:top w:val="single" w:sz="8" w:space="0" w:color="auto"/>
            </w:tcBorders>
          </w:tcPr>
          <w:p w14:paraId="7D660C65" w14:textId="77777777" w:rsidR="00BF73D0" w:rsidRPr="0057689E" w:rsidRDefault="00BF73D0" w:rsidP="001861C8">
            <w:pPr>
              <w:snapToGrid w:val="0"/>
              <w:spacing w:line="290" w:lineRule="exact"/>
              <w:rPr>
                <w:ins w:id="4385" w:author="임픽스 검토" w:date="2026-10-12T04:00:00Z"/>
              </w:rPr>
            </w:pPr>
          </w:p>
        </w:tc>
        <w:tc>
          <w:tcPr>
            <w:tcW w:w="1524" w:type="dxa"/>
            <w:tcBorders>
              <w:top w:val="single" w:sz="8" w:space="0" w:color="auto"/>
            </w:tcBorders>
          </w:tcPr>
          <w:p w14:paraId="4EF67A2C" w14:textId="77777777" w:rsidR="00BF73D0" w:rsidRPr="0057689E" w:rsidRDefault="00BF73D0" w:rsidP="001861C8">
            <w:pPr>
              <w:pStyle w:val="new1"/>
              <w:numPr>
                <w:ilvl w:val="0"/>
                <w:numId w:val="0"/>
              </w:numPr>
              <w:spacing w:line="290" w:lineRule="exact"/>
              <w:ind w:left="284" w:hanging="284"/>
              <w:outlineLvl w:val="0"/>
              <w:rPr>
                <w:ins w:id="4386" w:author="임픽스 검토" w:date="2026-10-12T04:00:00Z"/>
              </w:rPr>
            </w:pPr>
          </w:p>
        </w:tc>
        <w:tc>
          <w:tcPr>
            <w:tcW w:w="1524" w:type="dxa"/>
            <w:tcBorders>
              <w:top w:val="single" w:sz="8" w:space="0" w:color="auto"/>
            </w:tcBorders>
          </w:tcPr>
          <w:p w14:paraId="60B9D102" w14:textId="77777777" w:rsidR="00BF73D0" w:rsidRPr="0057689E" w:rsidRDefault="00BF73D0" w:rsidP="001861C8">
            <w:pPr>
              <w:pStyle w:val="new1"/>
              <w:numPr>
                <w:ilvl w:val="0"/>
                <w:numId w:val="0"/>
              </w:numPr>
              <w:spacing w:line="290" w:lineRule="exact"/>
              <w:outlineLvl w:val="0"/>
              <w:rPr>
                <w:ins w:id="4387" w:author="임픽스 검토" w:date="2026-10-12T04:00:00Z"/>
              </w:rPr>
            </w:pPr>
          </w:p>
        </w:tc>
        <w:tc>
          <w:tcPr>
            <w:tcW w:w="1524" w:type="dxa"/>
            <w:tcBorders>
              <w:top w:val="single" w:sz="8" w:space="0" w:color="auto"/>
            </w:tcBorders>
          </w:tcPr>
          <w:p w14:paraId="53943090" w14:textId="77777777" w:rsidR="00BF73D0" w:rsidRPr="0057689E" w:rsidRDefault="00BF73D0" w:rsidP="001861C8">
            <w:pPr>
              <w:pStyle w:val="new1"/>
              <w:numPr>
                <w:ilvl w:val="0"/>
                <w:numId w:val="0"/>
              </w:numPr>
              <w:spacing w:line="240" w:lineRule="auto"/>
              <w:outlineLvl w:val="0"/>
              <w:rPr>
                <w:ins w:id="4388" w:author="임픽스 검토" w:date="2026-10-12T04:00:00Z"/>
              </w:rPr>
            </w:pPr>
          </w:p>
        </w:tc>
        <w:tc>
          <w:tcPr>
            <w:tcW w:w="2694" w:type="dxa"/>
            <w:tcBorders>
              <w:top w:val="single" w:sz="8" w:space="0" w:color="auto"/>
            </w:tcBorders>
          </w:tcPr>
          <w:p w14:paraId="7717E14C" w14:textId="77777777" w:rsidR="00BF73D0" w:rsidRPr="0057689E" w:rsidRDefault="00BF73D0" w:rsidP="001861C8">
            <w:pPr>
              <w:pStyle w:val="new1"/>
              <w:spacing w:line="240" w:lineRule="auto"/>
              <w:ind w:left="284" w:hanging="284"/>
              <w:jc w:val="left"/>
              <w:outlineLvl w:val="0"/>
              <w:rPr>
                <w:ins w:id="4389" w:author="임픽스 검토" w:date="2026-10-12T04:00:00Z"/>
              </w:rPr>
            </w:pPr>
            <w:ins w:id="4390" w:author="임픽스 검토" w:date="2026-10-12T04:00:00Z">
              <w:r>
                <w:t>생산된 제품을 고객사에 납품하기 위한 국내 배송 정보를 의미함</w:t>
              </w:r>
            </w:ins>
          </w:p>
        </w:tc>
      </w:tr>
    </w:tbl>
    <w:p w14:paraId="2C48B02A" w14:textId="77777777" w:rsidR="00155874" w:rsidRPr="0057689E" w:rsidRDefault="00155874" w:rsidP="00155874">
      <w:pPr>
        <w:rPr>
          <w:snapToGrid w:val="0"/>
          <w:color w:val="000000" w:themeColor="text1"/>
          <w:lang w:val="de-DE" w:eastAsia="ko-KR"/>
        </w:rPr>
      </w:pPr>
    </w:p>
    <w:p w14:paraId="7B9B1132" w14:textId="77777777" w:rsidR="00155874" w:rsidRPr="0057689E" w:rsidRDefault="00155874" w:rsidP="00155874">
      <w:pPr>
        <w:rPr>
          <w:snapToGrid w:val="0"/>
          <w:color w:val="000000" w:themeColor="text1"/>
          <w:lang w:val="de-DE" w:eastAsia="ko-KR"/>
        </w:rPr>
      </w:pPr>
    </w:p>
    <w:p w14:paraId="06EFB87C" w14:textId="77777777" w:rsidR="00155874" w:rsidRPr="0057689E" w:rsidRDefault="00155874" w:rsidP="00155874">
      <w:pPr>
        <w:rPr>
          <w:snapToGrid w:val="0"/>
          <w:color w:val="000000" w:themeColor="text1"/>
          <w:lang w:val="de-DE" w:eastAsia="ko-KR"/>
        </w:rPr>
      </w:pPr>
      <w:r>
        <w:rPr>
          <w:rFonts w:hint="eastAsia"/>
          <w:snapToGrid w:val="0"/>
          <w:color w:val="000000" w:themeColor="text1"/>
          <w:lang w:val="de-DE" w:eastAsia="ko-KR"/>
        </w:rPr>
        <w:t>이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표준에서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정의된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명사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및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데이터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속성의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명명은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국제표준과의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일관성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유지를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위하여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같은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의미로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활용되는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명사의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경우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속성명을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차용하였고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명사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내에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활용되는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속성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및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참조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속성은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국내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용도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특성에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맞추어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정의하였다</w:t>
      </w:r>
      <w:r>
        <w:rPr>
          <w:rFonts w:hint="eastAsia"/>
          <w:snapToGrid w:val="0"/>
          <w:color w:val="000000" w:themeColor="text1"/>
          <w:lang w:val="de-DE" w:eastAsia="ko-KR"/>
        </w:rPr>
        <w:t>.</w:t>
      </w:r>
    </w:p>
    <w:p w14:paraId="35851057" w14:textId="77777777" w:rsidR="00155874" w:rsidRPr="0057689E" w:rsidRDefault="00155874" w:rsidP="00155874">
      <w:pPr>
        <w:rPr>
          <w:snapToGrid w:val="0"/>
          <w:color w:val="000000" w:themeColor="text1"/>
          <w:lang w:val="de-DE" w:eastAsia="ko-KR"/>
        </w:rPr>
      </w:pPr>
    </w:p>
    <w:p w14:paraId="4CD0A249" w14:textId="6009611C" w:rsidR="00155874" w:rsidRPr="0057689E" w:rsidRDefault="00155874" w:rsidP="00155874">
      <w:pPr>
        <w:rPr>
          <w:snapToGrid w:val="0"/>
          <w:color w:val="000000" w:themeColor="text1"/>
          <w:lang w:val="de-DE" w:eastAsia="ko-KR"/>
        </w:rPr>
      </w:pPr>
      <w:r>
        <w:rPr>
          <w:rFonts w:hint="eastAsia"/>
          <w:snapToGrid w:val="0"/>
          <w:color w:val="000000" w:themeColor="text1"/>
          <w:lang w:val="de-DE" w:eastAsia="ko-KR"/>
        </w:rPr>
        <w:t>총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del w:id="4391" w:author="임픽스 검토" w:date="2026-10-12T04:00:00Z">
        <w:r>
          <w:rPr>
            <w:rFonts w:hint="eastAsia"/>
            <w:snapToGrid w:val="0"/>
            <w:color w:val="000000" w:themeColor="text1"/>
            <w:lang w:val="de-DE" w:eastAsia="ko-KR"/>
          </w:rPr>
          <w:delText>64</w:delText>
        </w:r>
      </w:del>
      <w:ins w:id="4392" w:author="임픽스 검토" w:date="2026-10-12T04:00:00Z">
        <w:r>
          <w:rPr>
            <w:rFonts w:hint="eastAsia"/>
            <w:snapToGrid w:val="0"/>
            <w:color w:val="000000" w:themeColor="text1"/>
            <w:lang w:val="de-DE" w:eastAsia="ko-KR"/>
          </w:rPr>
          <w:t>68</w:t>
        </w:r>
      </w:ins>
      <w:r>
        <w:rPr>
          <w:rFonts w:hint="eastAsia"/>
          <w:snapToGrid w:val="0"/>
          <w:color w:val="000000" w:themeColor="text1"/>
          <w:lang w:val="de-DE" w:eastAsia="ko-KR"/>
        </w:rPr>
        <w:t>개의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명사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중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IEC 62264 </w:t>
      </w:r>
      <w:r>
        <w:rPr>
          <w:rFonts w:hint="eastAsia"/>
          <w:snapToGrid w:val="0"/>
          <w:color w:val="000000" w:themeColor="text1"/>
          <w:lang w:val="de-DE" w:eastAsia="ko-KR"/>
        </w:rPr>
        <w:t>시리즈를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참조한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명사는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del w:id="4393" w:author="임픽스 검토" w:date="2026-10-12T04:00:00Z">
        <w:r>
          <w:rPr>
            <w:rFonts w:hint="eastAsia"/>
            <w:snapToGrid w:val="0"/>
            <w:color w:val="000000" w:themeColor="text1"/>
            <w:lang w:val="de-DE" w:eastAsia="ko-KR"/>
          </w:rPr>
          <w:delText>6</w:delText>
        </w:r>
      </w:del>
      <w:ins w:id="4394" w:author="임픽스 검토" w:date="2026-10-12T04:00:00Z">
        <w:r>
          <w:rPr>
            <w:rFonts w:hint="eastAsia"/>
            <w:snapToGrid w:val="0"/>
            <w:color w:val="000000" w:themeColor="text1"/>
            <w:lang w:val="de-DE" w:eastAsia="ko-KR"/>
          </w:rPr>
          <w:t>8</w:t>
        </w:r>
      </w:ins>
      <w:r>
        <w:rPr>
          <w:rFonts w:hint="eastAsia"/>
          <w:snapToGrid w:val="0"/>
          <w:color w:val="000000" w:themeColor="text1"/>
          <w:lang w:val="de-DE" w:eastAsia="ko-KR"/>
        </w:rPr>
        <w:t>개이고</w:t>
      </w:r>
      <w:r>
        <w:rPr>
          <w:rFonts w:hint="eastAsia"/>
          <w:snapToGrid w:val="0"/>
          <w:color w:val="000000" w:themeColor="text1"/>
          <w:lang w:val="de-DE" w:eastAsia="ko-KR"/>
        </w:rPr>
        <w:t>, OAGIS 10.6</w:t>
      </w:r>
      <w:r>
        <w:rPr>
          <w:rFonts w:hint="eastAsia"/>
          <w:snapToGrid w:val="0"/>
          <w:color w:val="000000" w:themeColor="text1"/>
          <w:lang w:val="de-DE" w:eastAsia="ko-KR"/>
        </w:rPr>
        <w:t>을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참조한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명사는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29</w:t>
      </w:r>
      <w:r>
        <w:rPr>
          <w:rFonts w:hint="eastAsia"/>
          <w:snapToGrid w:val="0"/>
          <w:color w:val="000000" w:themeColor="text1"/>
          <w:lang w:val="de-DE" w:eastAsia="ko-KR"/>
        </w:rPr>
        <w:t>개</w:t>
      </w:r>
      <w:r>
        <w:rPr>
          <w:rFonts w:hint="eastAsia"/>
          <w:snapToGrid w:val="0"/>
          <w:color w:val="000000" w:themeColor="text1"/>
          <w:lang w:val="de-DE" w:eastAsia="ko-KR"/>
        </w:rPr>
        <w:t>, SEMI</w:t>
      </w:r>
      <w:r>
        <w:rPr>
          <w:rFonts w:hint="eastAsia"/>
          <w:snapToGrid w:val="0"/>
          <w:color w:val="000000" w:themeColor="text1"/>
          <w:lang w:val="de-DE" w:eastAsia="ko-KR"/>
        </w:rPr>
        <w:t>를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참조한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명사는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9</w:t>
      </w:r>
      <w:ins w:id="4395" w:author="임픽스 검토" w:date="2026-10-12T04:00:00Z">
        <w:r>
          <w:rPr>
            <w:rFonts w:hint="eastAsia"/>
            <w:snapToGrid w:val="0"/>
            <w:color w:val="000000" w:themeColor="text1"/>
            <w:lang w:val="de-DE" w:eastAsia="ko-KR"/>
          </w:rPr>
          <w:t>개</w:t>
        </w:r>
        <w:r>
          <w:rPr>
            <w:rFonts w:hint="eastAsia"/>
            <w:snapToGrid w:val="0"/>
            <w:color w:val="000000" w:themeColor="text1"/>
            <w:lang w:val="de-DE" w:eastAsia="ko-KR"/>
          </w:rPr>
          <w:t>, IEC 61512-1</w:t>
        </w:r>
        <w:r>
          <w:rPr>
            <w:rFonts w:hint="eastAsia"/>
            <w:snapToGrid w:val="0"/>
            <w:color w:val="000000" w:themeColor="text1"/>
            <w:lang w:val="de-DE" w:eastAsia="ko-KR"/>
          </w:rPr>
          <w:t>을</w:t>
        </w:r>
        <w:r>
          <w:rPr>
            <w:rFonts w:hint="eastAsia"/>
            <w:snapToGrid w:val="0"/>
            <w:color w:val="000000" w:themeColor="text1"/>
            <w:lang w:val="de-DE" w:eastAsia="ko-KR"/>
          </w:rPr>
          <w:t xml:space="preserve"> </w:t>
        </w:r>
        <w:r>
          <w:rPr>
            <w:rFonts w:hint="eastAsia"/>
            <w:snapToGrid w:val="0"/>
            <w:color w:val="000000" w:themeColor="text1"/>
            <w:lang w:val="de-DE" w:eastAsia="ko-KR"/>
          </w:rPr>
          <w:t>참조한</w:t>
        </w:r>
        <w:r>
          <w:rPr>
            <w:rFonts w:hint="eastAsia"/>
            <w:snapToGrid w:val="0"/>
            <w:color w:val="000000" w:themeColor="text1"/>
            <w:lang w:val="de-DE" w:eastAsia="ko-KR"/>
          </w:rPr>
          <w:t xml:space="preserve"> </w:t>
        </w:r>
        <w:r>
          <w:rPr>
            <w:rFonts w:hint="eastAsia"/>
            <w:snapToGrid w:val="0"/>
            <w:color w:val="000000" w:themeColor="text1"/>
            <w:lang w:val="de-DE" w:eastAsia="ko-KR"/>
          </w:rPr>
          <w:t>명사는</w:t>
        </w:r>
        <w:r>
          <w:rPr>
            <w:rFonts w:hint="eastAsia"/>
            <w:snapToGrid w:val="0"/>
            <w:color w:val="000000" w:themeColor="text1"/>
            <w:lang w:val="de-DE" w:eastAsia="ko-KR"/>
          </w:rPr>
          <w:t xml:space="preserve"> 1</w:t>
        </w:r>
      </w:ins>
      <w:r>
        <w:rPr>
          <w:rFonts w:hint="eastAsia"/>
          <w:snapToGrid w:val="0"/>
          <w:color w:val="000000" w:themeColor="text1"/>
          <w:lang w:val="de-DE" w:eastAsia="ko-KR"/>
        </w:rPr>
        <w:t>개이다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. </w:t>
      </w:r>
      <w:r>
        <w:rPr>
          <w:rFonts w:hint="eastAsia"/>
          <w:snapToGrid w:val="0"/>
          <w:color w:val="000000" w:themeColor="text1"/>
          <w:lang w:val="de-DE" w:eastAsia="ko-KR"/>
        </w:rPr>
        <w:t>그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외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국내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기업의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의견을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수렴하여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del w:id="4396" w:author="임픽스 검토" w:date="2026-10-12T04:00:00Z">
        <w:r>
          <w:rPr>
            <w:rFonts w:hint="eastAsia"/>
            <w:snapToGrid w:val="0"/>
            <w:color w:val="000000" w:themeColor="text1"/>
            <w:lang w:val="de-DE" w:eastAsia="ko-KR"/>
          </w:rPr>
          <w:delText>20</w:delText>
        </w:r>
      </w:del>
      <w:ins w:id="4397" w:author="임픽스 검토" w:date="2026-10-12T04:00:00Z">
        <w:r>
          <w:rPr>
            <w:rFonts w:hint="eastAsia"/>
            <w:snapToGrid w:val="0"/>
            <w:color w:val="000000" w:themeColor="text1"/>
            <w:lang w:val="de-DE" w:eastAsia="ko-KR"/>
          </w:rPr>
          <w:t>21</w:t>
        </w:r>
      </w:ins>
      <w:r>
        <w:rPr>
          <w:rFonts w:hint="eastAsia"/>
          <w:snapToGrid w:val="0"/>
          <w:color w:val="000000" w:themeColor="text1"/>
          <w:lang w:val="de-DE" w:eastAsia="ko-KR"/>
        </w:rPr>
        <w:t>개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명사를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정의하였다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. </w:t>
      </w:r>
      <w:r>
        <w:rPr>
          <w:rFonts w:hint="eastAsia"/>
          <w:snapToGrid w:val="0"/>
          <w:color w:val="000000" w:themeColor="text1"/>
          <w:lang w:val="de-DE" w:eastAsia="ko-KR"/>
        </w:rPr>
        <w:t>정의한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명사는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설비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정보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, </w:t>
      </w:r>
      <w:r>
        <w:rPr>
          <w:rFonts w:hint="eastAsia"/>
          <w:snapToGrid w:val="0"/>
          <w:color w:val="000000" w:themeColor="text1"/>
          <w:lang w:val="de-DE" w:eastAsia="ko-KR"/>
        </w:rPr>
        <w:t>인력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정보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, </w:t>
      </w:r>
      <w:r>
        <w:rPr>
          <w:rFonts w:hint="eastAsia"/>
          <w:snapToGrid w:val="0"/>
          <w:color w:val="000000" w:themeColor="text1"/>
          <w:lang w:val="de-DE" w:eastAsia="ko-KR"/>
        </w:rPr>
        <w:t>품질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정보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, </w:t>
      </w:r>
      <w:r>
        <w:rPr>
          <w:rFonts w:hint="eastAsia"/>
          <w:snapToGrid w:val="0"/>
          <w:color w:val="000000" w:themeColor="text1"/>
          <w:lang w:val="de-DE" w:eastAsia="ko-KR"/>
        </w:rPr>
        <w:t>품목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정보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, </w:t>
      </w:r>
      <w:r>
        <w:rPr>
          <w:rFonts w:hint="eastAsia"/>
          <w:snapToGrid w:val="0"/>
          <w:color w:val="000000" w:themeColor="text1"/>
          <w:lang w:val="de-DE" w:eastAsia="ko-KR"/>
        </w:rPr>
        <w:t>측정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설비값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등으로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국내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현장의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필요성에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의해</w:t>
      </w:r>
      <w:r>
        <w:rPr>
          <w:rFonts w:hint="eastAsia"/>
          <w:snapToGrid w:val="0"/>
          <w:color w:val="000000" w:themeColor="text1"/>
          <w:lang w:val="de-DE" w:eastAsia="ko-KR"/>
        </w:rPr>
        <w:t xml:space="preserve"> </w:t>
      </w:r>
      <w:r>
        <w:rPr>
          <w:rFonts w:hint="eastAsia"/>
          <w:snapToGrid w:val="0"/>
          <w:color w:val="000000" w:themeColor="text1"/>
          <w:lang w:val="de-DE" w:eastAsia="ko-KR"/>
        </w:rPr>
        <w:t>추가하였다</w:t>
      </w:r>
      <w:r>
        <w:rPr>
          <w:rFonts w:hint="eastAsia"/>
          <w:snapToGrid w:val="0"/>
          <w:color w:val="000000" w:themeColor="text1"/>
          <w:lang w:val="de-DE" w:eastAsia="ko-KR"/>
        </w:rPr>
        <w:t>.</w:t>
      </w:r>
    </w:p>
    <w:p w14:paraId="7AEEABB3" w14:textId="77777777" w:rsidR="00155874" w:rsidRPr="0057689E" w:rsidRDefault="00155874" w:rsidP="00155874">
      <w:pPr>
        <w:rPr>
          <w:snapToGrid w:val="0"/>
          <w:color w:val="000000" w:themeColor="text1"/>
          <w:lang w:val="de-DE" w:eastAsia="ko-KR"/>
        </w:rPr>
      </w:pPr>
    </w:p>
    <w:p w14:paraId="313DE26C" w14:textId="518CA172" w:rsidR="00155874" w:rsidRPr="0057689E" w:rsidRDefault="00155874" w:rsidP="00155874">
      <w:pPr>
        <w:rPr>
          <w:snapToGrid w:val="0"/>
          <w:color w:val="000000" w:themeColor="text1"/>
          <w:lang w:val="de-DE" w:eastAsia="ko-KR"/>
        </w:rPr>
      </w:pPr>
      <w:r>
        <w:rPr>
          <w:rFonts w:ascii="돋움" w:eastAsia="돋움" w:hAnsi="돋움" w:hint="eastAsia"/>
          <w:b/>
          <w:snapToGrid w:val="0"/>
          <w:color w:val="000000" w:themeColor="text1"/>
          <w:lang w:val="de-DE" w:eastAsia="ko-KR"/>
        </w:rPr>
        <w:t xml:space="preserve">그림 B.6는 이 표준에서 현재까지 정의한 </w:t>
      </w:r>
      <w:del w:id="4398" w:author="임픽스 검토" w:date="2026-10-12T04:00:00Z">
        <w:r>
          <w:rPr>
            <w:rFonts w:ascii="돋움" w:eastAsia="돋움" w:hAnsi="돋움" w:hint="eastAsia"/>
            <w:b/>
            <w:snapToGrid w:val="0"/>
            <w:color w:val="000000" w:themeColor="text1"/>
            <w:lang w:val="de-DE" w:eastAsia="ko-KR"/>
          </w:rPr>
          <w:delText>64</w:delText>
        </w:r>
      </w:del>
      <w:ins w:id="4399" w:author="임픽스 검토" w:date="2026-10-12T04:00:00Z">
        <w:r>
          <w:rPr>
            <w:rFonts w:ascii="돋움" w:eastAsia="돋움" w:hAnsi="돋움" w:hint="eastAsia"/>
            <w:b/>
            <w:snapToGrid w:val="0"/>
            <w:color w:val="000000" w:themeColor="text1"/>
            <w:lang w:val="de-DE" w:eastAsia="ko-KR"/>
          </w:rPr>
          <w:t>68</w:t>
        </w:r>
      </w:ins>
      <w:r>
        <w:rPr>
          <w:rFonts w:ascii="돋움" w:eastAsia="돋움" w:hAnsi="돋움" w:hint="eastAsia"/>
          <w:b/>
          <w:snapToGrid w:val="0"/>
          <w:color w:val="000000" w:themeColor="text1"/>
          <w:lang w:val="de-DE" w:eastAsia="ko-KR"/>
        </w:rPr>
        <w:t>개의 명사를 바탕으로 이 표준의 적용범위의 일부를 도식화한 것이다.</w:t>
      </w:r>
    </w:p>
    <w:p w14:paraId="2E240E65" w14:textId="77777777" w:rsidR="00155874" w:rsidRPr="0057689E" w:rsidRDefault="00155874" w:rsidP="00155874">
      <w:pPr>
        <w:rPr>
          <w:rFonts w:hAnsi="바탕"/>
          <w:bCs/>
          <w:snapToGrid w:val="0"/>
          <w:color w:val="000000" w:themeColor="text1"/>
          <w:lang w:val="de-DE" w:eastAsia="ko-KR"/>
        </w:rPr>
      </w:pPr>
    </w:p>
    <w:p w14:paraId="38490545" w14:textId="77777777" w:rsidR="00155874" w:rsidRPr="00A76275" w:rsidRDefault="00155874" w:rsidP="00155874">
      <w:pPr>
        <w:rPr>
          <w:color w:val="000000" w:themeColor="text1"/>
          <w:lang w:val="de-DE" w:eastAsia="ko-KR"/>
        </w:rPr>
        <w:sectPr w:rsidR="00155874" w:rsidRPr="00A76275" w:rsidSect="00155874">
          <w:headerReference w:type="even" r:id="rId80"/>
          <w:headerReference w:type="default" r:id="rId81"/>
          <w:footerReference w:type="even" r:id="rId82"/>
          <w:footerReference w:type="default" r:id="rId83"/>
          <w:type w:val="oddPage"/>
          <w:pgSz w:w="16838" w:h="11906" w:orient="landscape" w:code="9"/>
          <w:pgMar w:top="1276" w:right="1616" w:bottom="1276" w:left="1616" w:header="1049" w:footer="1049" w:gutter="0"/>
          <w:cols w:space="425"/>
          <w:docGrid w:linePitch="324"/>
        </w:sectPr>
      </w:pPr>
    </w:p>
    <w:p w14:paraId="645BF3F8" w14:textId="77777777" w:rsidR="00155874" w:rsidRPr="0057689E" w:rsidRDefault="00155874" w:rsidP="00155874">
      <w:pPr>
        <w:jc w:val="center"/>
        <w:rPr>
          <w:rFonts w:hAnsi="바탕"/>
          <w:bCs/>
          <w:snapToGrid w:val="0"/>
          <w:color w:val="000000" w:themeColor="text1"/>
          <w:lang w:val="de-DE"/>
        </w:rPr>
      </w:pPr>
      <w:r>
        <w:rPr>
          <w:noProof/>
          <w:color w:val="000000" w:themeColor="text1"/>
        </w:rPr>
        <w:drawing>
          <wp:inline distT="0" distB="0" distL="0" distR="0" wp14:anchorId="47F6CC49" wp14:editId="6207F1E5">
            <wp:extent cx="5939790" cy="6129020"/>
            <wp:effectExtent l="0" t="0" r="3810" b="5080"/>
            <wp:docPr id="1629754957" name="그림 1" descr="텍스트, 도표, 평면도, 평행이(가) 표시된 사진  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54957" name="그림 1" descr="텍스트, 도표, 평면도, 평행이(가) 표시된 사진  자동 생성된 설명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12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B4B02" w14:textId="77777777" w:rsidR="00155874" w:rsidRPr="0057689E" w:rsidRDefault="00155874" w:rsidP="00155874">
      <w:pPr>
        <w:rPr>
          <w:rFonts w:hAnsi="바탕"/>
          <w:bCs/>
          <w:snapToGrid w:val="0"/>
          <w:color w:val="000000" w:themeColor="text1"/>
          <w:lang w:val="de-DE"/>
        </w:rPr>
      </w:pPr>
    </w:p>
    <w:p w14:paraId="6469645D" w14:textId="77777777" w:rsidR="00155874" w:rsidRPr="0057689E" w:rsidRDefault="00155874" w:rsidP="00155874">
      <w:pPr>
        <w:pStyle w:val="KSDT"/>
        <w:rPr>
          <w:snapToGrid w:val="0"/>
          <w:color w:val="000000" w:themeColor="text1"/>
          <w:lang w:val="en-US"/>
        </w:rPr>
      </w:pPr>
      <w:r>
        <w:rPr>
          <w:rFonts w:hint="eastAsia"/>
          <w:snapToGrid w:val="0"/>
          <w:color w:val="000000" w:themeColor="text1"/>
          <w:lang w:val="en-US"/>
        </w:rPr>
        <w:t>그림</w:t>
      </w:r>
      <w:r>
        <w:rPr>
          <w:snapToGrid w:val="0"/>
          <w:color w:val="000000" w:themeColor="text1"/>
          <w:lang w:val="en-US"/>
        </w:rPr>
        <w:t xml:space="preserve"> B.6</w: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aaal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no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duaaa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 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no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no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t xml:space="preserve"> </w:t>
      </w:r>
      <w:r>
        <w:rPr>
          <w:rFonts w:ascii="바탕" w:hAnsi="바탕" w:hint="eastAsia"/>
          <w:snapToGrid w:val="0"/>
          <w:color w:val="000000" w:themeColor="text1"/>
          <w:lang w:val="en-US"/>
        </w:rPr>
        <w:t>—</w: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aaal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no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duaaa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 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no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no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t xml:space="preserve"> KS X 9101-1</w:t>
      </w:r>
      <w:r>
        <w:rPr>
          <w:rFonts w:hint="eastAsia"/>
          <w:snapToGrid w:val="0"/>
          <w:color w:val="000000" w:themeColor="text1"/>
          <w:lang w:val="en-US"/>
        </w:rPr>
        <w:t>의</w:t>
      </w:r>
      <w:r>
        <w:rPr>
          <w:snapToGrid w:val="0"/>
          <w:color w:val="000000" w:themeColor="text1"/>
          <w:lang w:val="en-US"/>
        </w:rPr>
        <w:t xml:space="preserve"> </w:t>
      </w:r>
      <w:r>
        <w:rPr>
          <w:rFonts w:hint="eastAsia"/>
          <w:snapToGrid w:val="0"/>
          <w:color w:val="000000" w:themeColor="text1"/>
          <w:lang w:val="en-US"/>
        </w:rPr>
        <w:t>적용범위</w:t>
      </w:r>
    </w:p>
    <w:p w14:paraId="3A3C3F6B" w14:textId="77777777" w:rsidR="00155874" w:rsidRPr="0057689E" w:rsidRDefault="00155874" w:rsidP="00155874">
      <w:pPr>
        <w:spacing w:after="160" w:line="259" w:lineRule="auto"/>
        <w:rPr>
          <w:color w:val="000000" w:themeColor="text1"/>
          <w:lang w:eastAsia="ko-KR"/>
        </w:rPr>
      </w:pPr>
      <w:r>
        <w:rPr>
          <w:color w:val="000000" w:themeColor="text1"/>
          <w:lang w:eastAsia="ko-KR"/>
        </w:rPr>
        <w:br w:type="page"/>
      </w:r>
    </w:p>
    <w:p w14:paraId="3459BA79" w14:textId="77777777" w:rsidR="00155874" w:rsidRPr="0057689E" w:rsidRDefault="00155874" w:rsidP="00155874">
      <w:pPr>
        <w:pStyle w:val="KSDTA"/>
        <w:rPr>
          <w:color w:val="000000" w:themeColor="text1"/>
          <w:lang w:eastAsia="ko-KR"/>
        </w:rPr>
      </w:pPr>
      <w:r>
        <w:rPr>
          <w:rFonts w:eastAsia="Yu Mincho"/>
          <w:color w:val="000000" w:themeColor="text1"/>
          <w:lang w:eastAsia="ko-KR"/>
        </w:rPr>
        <w:br/>
      </w:r>
      <w:bookmarkStart w:id="4400" w:name="_Toc156487337"/>
      <w:r>
        <w:rPr>
          <w:b w:val="0"/>
          <w:bCs/>
          <w:color w:val="000000" w:themeColor="text1"/>
          <w:lang w:eastAsia="ko-KR"/>
        </w:rPr>
        <w:t>(</w:t>
      </w:r>
      <w:r>
        <w:rPr>
          <w:rFonts w:hint="eastAsia"/>
          <w:b w:val="0"/>
          <w:bCs/>
          <w:color w:val="000000" w:themeColor="text1"/>
          <w:lang w:eastAsia="ko-KR"/>
        </w:rPr>
        <w:t>참고</w:t>
      </w:r>
      <w:r>
        <w:rPr>
          <w:b w:val="0"/>
          <w:bCs/>
          <w:color w:val="000000" w:themeColor="text1"/>
          <w:lang w:eastAsia="ko-KR"/>
        </w:rPr>
        <w:t>)</w:t>
      </w:r>
      <w:r>
        <w:rPr>
          <w:color w:val="000000" w:themeColor="text1"/>
          <w:lang w:eastAsia="ko-KR"/>
        </w:rPr>
        <w:br/>
      </w:r>
      <w:r>
        <w:rPr>
          <w:color w:val="000000" w:themeColor="text1"/>
          <w:lang w:eastAsia="ko-KR"/>
        </w:rPr>
        <w:br/>
      </w:r>
      <w:r>
        <w:rPr>
          <w:rFonts w:cs="Arial" w:hint="eastAsia"/>
          <w:color w:val="000000" w:themeColor="text1"/>
          <w:lang w:eastAsia="ko-KR"/>
        </w:rPr>
        <w:t>STEP(ISO 10303)</w:t>
      </w:r>
      <w:r>
        <w:rPr>
          <w:rFonts w:cs="Arial" w:hint="eastAsia"/>
          <w:color w:val="000000" w:themeColor="text1"/>
          <w:lang w:eastAsia="ko-KR"/>
        </w:rPr>
        <w:t>과의</w:t>
      </w:r>
      <w:r>
        <w:rPr>
          <w:rFonts w:cs="Arial" w:hint="eastAsia"/>
          <w:color w:val="000000" w:themeColor="text1"/>
          <w:lang w:eastAsia="ko-KR"/>
        </w:rPr>
        <w:t xml:space="preserve"> </w:t>
      </w:r>
      <w:r>
        <w:rPr>
          <w:rFonts w:cs="Arial" w:hint="eastAsia"/>
          <w:color w:val="000000" w:themeColor="text1"/>
          <w:lang w:eastAsia="ko-KR"/>
        </w:rPr>
        <w:t>관계</w:t>
      </w:r>
      <w:bookmarkEnd w:id="4400"/>
    </w:p>
    <w:p w14:paraId="71537C2F" w14:textId="77777777" w:rsidR="00155874" w:rsidRPr="0057689E" w:rsidRDefault="00155874" w:rsidP="00155874">
      <w:pPr>
        <w:rPr>
          <w:color w:val="000000" w:themeColor="text1"/>
          <w:lang w:val="de-DE" w:eastAsia="ko-KR"/>
        </w:rPr>
      </w:pPr>
    </w:p>
    <w:p w14:paraId="2AD01B2D" w14:textId="77777777" w:rsidR="00155874" w:rsidRPr="0057689E" w:rsidRDefault="00155874" w:rsidP="00155874">
      <w:pPr>
        <w:rPr>
          <w:color w:val="000000" w:themeColor="text1"/>
          <w:lang w:eastAsia="ko-KR"/>
        </w:rPr>
      </w:pPr>
    </w:p>
    <w:p w14:paraId="0CAF49D1" w14:textId="77777777" w:rsidR="00155874" w:rsidRPr="0057689E" w:rsidRDefault="00155874" w:rsidP="00155874">
      <w:pPr>
        <w:pStyle w:val="KSDTA1"/>
        <w:tabs>
          <w:tab w:val="num" w:pos="851"/>
        </w:tabs>
        <w:ind w:left="1" w:hanging="1"/>
        <w:rPr>
          <w:rFonts w:eastAsia="Yu Mincho"/>
          <w:color w:val="000000" w:themeColor="text1"/>
        </w:rPr>
      </w:pPr>
      <w:bookmarkStart w:id="4401" w:name="_Toc156487338"/>
      <w:r>
        <w:rPr>
          <w:rFonts w:hint="eastAsia"/>
          <w:color w:val="000000" w:themeColor="text1"/>
          <w:lang w:eastAsia="ko-KR"/>
        </w:rPr>
        <w:t>개요</w:t>
      </w:r>
      <w:bookmarkEnd w:id="4401"/>
    </w:p>
    <w:p w14:paraId="3BAFA0CE" w14:textId="77777777" w:rsidR="00155874" w:rsidRPr="0057689E" w:rsidRDefault="00155874" w:rsidP="00155874">
      <w:pPr>
        <w:rPr>
          <w:rFonts w:eastAsia="Yu Mincho"/>
          <w:color w:val="000000" w:themeColor="text1"/>
          <w:lang w:val="de-DE" w:eastAsia="ja-JP"/>
        </w:rPr>
      </w:pPr>
    </w:p>
    <w:p w14:paraId="5BB8DC6C" w14:textId="77777777" w:rsidR="00155874" w:rsidRPr="0057689E" w:rsidRDefault="00155874" w:rsidP="00155874">
      <w:pPr>
        <w:rPr>
          <w:rFonts w:hAnsi="바탕"/>
          <w:bCs/>
          <w:snapToGrid w:val="0"/>
          <w:color w:val="000000" w:themeColor="text1"/>
          <w:lang w:val="de-DE" w:eastAsia="ko-KR"/>
        </w:rPr>
      </w:pPr>
      <w:r>
        <w:rPr>
          <w:rFonts w:ascii="돋움" w:eastAsia="돋움" w:hAnsi="돋움" w:hint="eastAsia"/>
          <w:b/>
          <w:snapToGrid w:val="0"/>
          <w:color w:val="000000" w:themeColor="text1"/>
          <w:lang w:val="de-DE" w:eastAsia="ko-KR"/>
        </w:rPr>
        <w:t>부속서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C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에서는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이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표준과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STEP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과의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관계를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서술하고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두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표준의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적용범위와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향후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제품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설계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데이터와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제조업무데이터의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연계를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위해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공통적으로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활용할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수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있는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영역을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기술한다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.</w:t>
      </w:r>
    </w:p>
    <w:p w14:paraId="5DECF00D" w14:textId="77777777" w:rsidR="00155874" w:rsidRPr="0057689E" w:rsidRDefault="00155874" w:rsidP="00155874">
      <w:pPr>
        <w:rPr>
          <w:rFonts w:hAnsi="바탕"/>
          <w:bCs/>
          <w:snapToGrid w:val="0"/>
          <w:color w:val="000000" w:themeColor="text1"/>
          <w:lang w:val="de-DE" w:eastAsia="ko-KR"/>
        </w:rPr>
      </w:pPr>
    </w:p>
    <w:p w14:paraId="65C2143D" w14:textId="77777777" w:rsidR="00155874" w:rsidRPr="0057689E" w:rsidRDefault="00155874" w:rsidP="00155874">
      <w:pPr>
        <w:pStyle w:val="KSDTA1"/>
        <w:tabs>
          <w:tab w:val="left" w:pos="567"/>
          <w:tab w:val="num" w:pos="851"/>
        </w:tabs>
        <w:snapToGrid w:val="0"/>
        <w:ind w:left="425" w:hangingChars="177" w:hanging="425"/>
        <w:rPr>
          <w:color w:val="000000" w:themeColor="text1"/>
        </w:rPr>
      </w:pPr>
      <w:bookmarkStart w:id="4402" w:name="_Toc156487339"/>
      <w:r>
        <w:rPr>
          <w:rFonts w:hint="eastAsia"/>
          <w:color w:val="000000" w:themeColor="text1"/>
          <w:lang w:eastAsia="ko-KR"/>
        </w:rPr>
        <w:t>적용범위</w:t>
      </w:r>
      <w:bookmarkEnd w:id="4402"/>
    </w:p>
    <w:p w14:paraId="618F491E" w14:textId="77777777" w:rsidR="00155874" w:rsidRPr="0057689E" w:rsidRDefault="00155874" w:rsidP="00155874">
      <w:pPr>
        <w:rPr>
          <w:rFonts w:hAnsi="바탕"/>
          <w:bCs/>
          <w:snapToGrid w:val="0"/>
          <w:color w:val="000000" w:themeColor="text1"/>
          <w:lang w:val="de-DE"/>
        </w:rPr>
      </w:pPr>
    </w:p>
    <w:p w14:paraId="50F4DF63" w14:textId="44DB1C68" w:rsidR="00155874" w:rsidRPr="0057689E" w:rsidRDefault="00155874" w:rsidP="00155874">
      <w:pPr>
        <w:rPr>
          <w:rFonts w:hAnsi="바탕"/>
          <w:bCs/>
          <w:snapToGrid w:val="0"/>
          <w:color w:val="000000" w:themeColor="text1"/>
          <w:lang w:val="de-DE" w:eastAsia="ko-KR"/>
        </w:rPr>
      </w:pP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이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표준은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교환하는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메시지의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구조를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 w:rsidR="00831466">
        <w:rPr>
          <w:rFonts w:hAnsi="바탕" w:hint="eastAsia"/>
          <w:bCs/>
          <w:snapToGrid w:val="0"/>
          <w:color w:val="000000" w:themeColor="text1"/>
          <w:lang w:val="de-DE" w:eastAsia="ko-KR"/>
        </w:rPr>
        <w:t>표준화</w:t>
      </w:r>
      <w:r w:rsidR="00831466"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 w:rsidR="00831466">
        <w:rPr>
          <w:rFonts w:hAnsi="바탕" w:hint="eastAsia"/>
          <w:bCs/>
          <w:snapToGrid w:val="0"/>
          <w:color w:val="000000" w:themeColor="text1"/>
          <w:lang w:val="de-DE" w:eastAsia="ko-KR"/>
        </w:rPr>
        <w:t>함으로써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이종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제조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기업업무시스템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간의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생산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단계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이후의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제조업무데이터의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연동을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통해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상호운용성을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확보하는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것에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초점이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맞추어져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있다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.</w:t>
      </w:r>
    </w:p>
    <w:p w14:paraId="5D2AAA7C" w14:textId="77777777" w:rsidR="00155874" w:rsidRPr="0057689E" w:rsidRDefault="00155874" w:rsidP="00155874">
      <w:pPr>
        <w:rPr>
          <w:rFonts w:hAnsi="바탕"/>
          <w:bCs/>
          <w:snapToGrid w:val="0"/>
          <w:color w:val="000000" w:themeColor="text1"/>
          <w:lang w:val="de-DE" w:eastAsia="ko-KR"/>
        </w:rPr>
      </w:pPr>
    </w:p>
    <w:p w14:paraId="48DB48DD" w14:textId="77777777" w:rsidR="00155874" w:rsidRPr="0057689E" w:rsidRDefault="00155874" w:rsidP="00155874">
      <w:pPr>
        <w:rPr>
          <w:rFonts w:hAnsi="바탕"/>
          <w:bCs/>
          <w:snapToGrid w:val="0"/>
          <w:color w:val="000000" w:themeColor="text1"/>
          <w:lang w:val="de-DE" w:eastAsia="ko-KR"/>
        </w:rPr>
      </w:pP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STEP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표준은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제조업체에서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제품을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설계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,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개발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및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생산할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때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,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서로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다른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기업업무시스템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간에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제품정보를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교환하는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데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사용하는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공통의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언어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역할을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하는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인터페이스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기술이며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,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주로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CAD(Computer-Aided Design), CAE(Computer-Aided Engineering), PDM(Product Data Management)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등의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설계저작도구를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통해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생성된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개발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정보를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다루고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있다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.</w:t>
      </w:r>
    </w:p>
    <w:p w14:paraId="1F871CC1" w14:textId="77777777" w:rsidR="00155874" w:rsidRPr="0057689E" w:rsidRDefault="00155874" w:rsidP="00155874">
      <w:pPr>
        <w:rPr>
          <w:rFonts w:hAnsi="바탕"/>
          <w:bCs/>
          <w:snapToGrid w:val="0"/>
          <w:color w:val="000000" w:themeColor="text1"/>
          <w:lang w:val="de-DE" w:eastAsia="ko-KR"/>
        </w:rPr>
      </w:pPr>
    </w:p>
    <w:p w14:paraId="1D66E31E" w14:textId="77777777" w:rsidR="00155874" w:rsidRPr="0057689E" w:rsidRDefault="00155874" w:rsidP="00155874">
      <w:pPr>
        <w:rPr>
          <w:rFonts w:hAnsi="바탕"/>
          <w:bCs/>
          <w:snapToGrid w:val="0"/>
          <w:color w:val="000000" w:themeColor="text1"/>
          <w:lang w:val="de-DE" w:eastAsia="ko-KR"/>
        </w:rPr>
      </w:pP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하지만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,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제조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산업의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발전으로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인하여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가치사슬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내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개발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정보와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업무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정보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간의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정보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교환의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필요성이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증대됨에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따라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업무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영역과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개발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영역의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서로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다른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두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영역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간의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정보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교환을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위한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협업의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필요성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또한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증대되고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있다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.</w:t>
      </w:r>
    </w:p>
    <w:p w14:paraId="0F23C8EC" w14:textId="77777777" w:rsidR="00155874" w:rsidRPr="0057689E" w:rsidRDefault="00155874" w:rsidP="00155874">
      <w:pPr>
        <w:rPr>
          <w:rFonts w:hAnsi="바탕"/>
          <w:bCs/>
          <w:snapToGrid w:val="0"/>
          <w:color w:val="000000" w:themeColor="text1"/>
          <w:lang w:val="de-DE" w:eastAsia="ko-KR"/>
        </w:rPr>
      </w:pPr>
    </w:p>
    <w:p w14:paraId="6ADFC319" w14:textId="77777777" w:rsidR="00155874" w:rsidRPr="0057689E" w:rsidRDefault="00155874" w:rsidP="00155874">
      <w:pPr>
        <w:rPr>
          <w:rFonts w:hAnsi="바탕"/>
          <w:bCs/>
          <w:snapToGrid w:val="0"/>
          <w:color w:val="000000" w:themeColor="text1"/>
          <w:lang w:val="de-DE" w:eastAsia="ko-KR"/>
        </w:rPr>
      </w:pP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STEP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표준과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이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표준은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적용범위가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다르지만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설계변경이나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자재명세서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교환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같은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업무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프로세스에서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메타데이터로서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일부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공통데이터를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활용할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수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있다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.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예를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들어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ascii="돋움" w:eastAsia="돋움" w:hAnsi="돋움" w:hint="eastAsia"/>
          <w:b/>
          <w:snapToGrid w:val="0"/>
          <w:color w:val="000000" w:themeColor="text1"/>
          <w:lang w:val="de-DE" w:eastAsia="ko-KR"/>
        </w:rPr>
        <w:t>그림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C.1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의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문서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ID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의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경우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STEP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의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M-BOM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의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문서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ID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를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받아와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KS X 9101-1 BOM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속성의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BOMID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에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적용할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수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있다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.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또한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STEP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의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Physical_instance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의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serial_number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는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KS X 9101-1 ItemMaster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명사의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품목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ID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와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같은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의미로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사용할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수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있다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.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이런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식으로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개별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표준의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정보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모델에서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동일한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의미로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활용되는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속성의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정리를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통해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두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표준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간의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연계가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가능할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수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 xml:space="preserve"> 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있다</w:t>
      </w:r>
      <w:r>
        <w:rPr>
          <w:rFonts w:hAnsi="바탕" w:hint="eastAsia"/>
          <w:bCs/>
          <w:snapToGrid w:val="0"/>
          <w:color w:val="000000" w:themeColor="text1"/>
          <w:lang w:val="de-DE" w:eastAsia="ko-KR"/>
        </w:rPr>
        <w:t>.</w:t>
      </w:r>
    </w:p>
    <w:p w14:paraId="254C8D38" w14:textId="77777777" w:rsidR="00155874" w:rsidRPr="0057689E" w:rsidRDefault="00155874" w:rsidP="00155874">
      <w:pPr>
        <w:rPr>
          <w:rFonts w:hAnsi="바탕"/>
          <w:bCs/>
          <w:snapToGrid w:val="0"/>
          <w:color w:val="000000" w:themeColor="text1"/>
          <w:lang w:val="de-DE" w:eastAsia="ko-KR"/>
        </w:rPr>
      </w:pPr>
    </w:p>
    <w:p w14:paraId="04D26FFE" w14:textId="77777777" w:rsidR="00155874" w:rsidRPr="0057689E" w:rsidRDefault="00155874" w:rsidP="00155874">
      <w:pPr>
        <w:jc w:val="center"/>
        <w:rPr>
          <w:rFonts w:hAnsi="바탕"/>
          <w:bCs/>
          <w:snapToGrid w:val="0"/>
          <w:color w:val="000000" w:themeColor="text1"/>
          <w:lang w:val="de-DE"/>
        </w:rPr>
      </w:pPr>
      <w:r>
        <w:rPr>
          <w:rFonts w:ascii="맑은 고딕" w:eastAsia="맑은 고딕" w:hAnsi="맑은 고딕"/>
          <w:noProof/>
          <w:color w:val="000000" w:themeColor="text1"/>
          <w:kern w:val="2"/>
          <w:sz w:val="18"/>
          <w:szCs w:val="18"/>
        </w:rPr>
        <w:drawing>
          <wp:inline distT="0" distB="0" distL="0" distR="0" wp14:anchorId="65D7D52D" wp14:editId="241A0A46">
            <wp:extent cx="4764396" cy="2325048"/>
            <wp:effectExtent l="0" t="0" r="0" b="0"/>
            <wp:docPr id="1379926628" name="그림 2" descr="텍스트, 도표, 스크린샷, 원이(가) 표시된 사진  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26628" name="그림 2" descr="텍스트, 도표, 스크린샷, 원이(가) 표시된 사진  자동 생성된 설명"/>
                    <pic:cNvPicPr/>
                  </pic:nvPicPr>
                  <pic:blipFill rotWithShape="1"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83" b="10467"/>
                    <a:stretch/>
                  </pic:blipFill>
                  <pic:spPr bwMode="auto">
                    <a:xfrm>
                      <a:off x="0" y="0"/>
                      <a:ext cx="4798863" cy="23418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1F242A" w14:textId="77777777" w:rsidR="00155874" w:rsidRPr="0057689E" w:rsidRDefault="00155874" w:rsidP="00155874">
      <w:pPr>
        <w:rPr>
          <w:rFonts w:hAnsi="바탕"/>
          <w:bCs/>
          <w:snapToGrid w:val="0"/>
          <w:color w:val="000000" w:themeColor="text1"/>
          <w:lang w:val="de-DE"/>
        </w:rPr>
      </w:pPr>
    </w:p>
    <w:p w14:paraId="7DBB1E45" w14:textId="77777777" w:rsidR="00155874" w:rsidRPr="0057689E" w:rsidRDefault="00155874" w:rsidP="00155874">
      <w:pPr>
        <w:pStyle w:val="KSDT"/>
        <w:rPr>
          <w:snapToGrid w:val="0"/>
          <w:color w:val="000000" w:themeColor="text1"/>
          <w:lang w:val="en-US"/>
        </w:rPr>
      </w:pPr>
      <w:r>
        <w:rPr>
          <w:rFonts w:hint="eastAsia"/>
          <w:snapToGrid w:val="0"/>
          <w:color w:val="000000" w:themeColor="text1"/>
          <w:lang w:val="en-US"/>
        </w:rPr>
        <w:t>그림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snapToGrid w:val="0"/>
          <w:color w:val="000000" w:themeColor="text1"/>
          <w:lang w:val="en-US"/>
        </w:rPr>
        <w:t xml:space="preserve">C.1 </w: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>SEQ aaa</w:instrText>
      </w:r>
      <w:r>
        <w:rPr>
          <w:rFonts w:hint="eastAsia"/>
          <w:snapToGrid w:val="0"/>
          <w:color w:val="000000" w:themeColor="text1"/>
          <w:lang w:val="en-US"/>
        </w:rPr>
        <w:instrText>l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du</w:instrText>
      </w:r>
      <w:r>
        <w:rPr>
          <w:snapToGrid w:val="0"/>
          <w:color w:val="000000" w:themeColor="text1"/>
          <w:lang w:val="en-US"/>
        </w:rPr>
        <w:instrText xml:space="preserve">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 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rFonts w:hint="eastAsia"/>
          <w:snapToGrid w:val="0"/>
          <w:color w:val="000000" w:themeColor="text1"/>
          <w:lang w:val="en-US"/>
        </w:rPr>
        <w:instrText>SEQ 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>\c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instrText>."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ascii="바탕" w:hAnsi="바탕" w:hint="eastAsia"/>
          <w:snapToGrid w:val="0"/>
          <w:color w:val="000000" w:themeColor="text1"/>
          <w:lang w:val="en-US"/>
        </w:rPr>
        <w:t>—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>SEQ aaa</w:instrText>
      </w:r>
      <w:r>
        <w:rPr>
          <w:rFonts w:hint="eastAsia"/>
          <w:snapToGrid w:val="0"/>
          <w:color w:val="000000" w:themeColor="text1"/>
          <w:lang w:val="en-US"/>
        </w:rPr>
        <w:instrText>l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du</w:instrText>
      </w:r>
      <w:r>
        <w:rPr>
          <w:snapToGrid w:val="0"/>
          <w:color w:val="000000" w:themeColor="text1"/>
          <w:lang w:val="en-US"/>
        </w:rPr>
        <w:instrText xml:space="preserve">aaa \c \* ALPHABETIC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A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 xml:space="preserve">."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 \IF 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snapToGrid w:val="0"/>
          <w:color w:val="000000" w:themeColor="text1"/>
          <w:lang w:val="en-US"/>
        </w:rPr>
        <w:instrText xml:space="preserve">SEQ </w:instrText>
      </w:r>
      <w:r>
        <w:rPr>
          <w:rFonts w:hint="eastAsia"/>
          <w:snapToGrid w:val="0"/>
          <w:color w:val="000000" w:themeColor="text1"/>
          <w:lang w:val="en-US"/>
        </w:rPr>
        <w:instrText>no</w:instrText>
      </w:r>
      <w:r>
        <w:rPr>
          <w:snapToGrid w:val="0"/>
          <w:color w:val="000000" w:themeColor="text1"/>
          <w:lang w:val="en-US"/>
        </w:rPr>
        <w:instrText xml:space="preserve"> \c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noProof/>
          <w:snapToGrid w:val="0"/>
          <w:color w:val="000000" w:themeColor="text1"/>
          <w:lang w:val="en-US"/>
        </w:rPr>
        <w:instrText>0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instrText>&gt;= 1</w:instrText>
      </w:r>
      <w:r>
        <w:rPr>
          <w:rFonts w:hint="eastAsia"/>
          <w:snapToGrid w:val="0"/>
          <w:color w:val="000000" w:themeColor="text1"/>
          <w:lang w:val="en-US"/>
        </w:rPr>
        <w:instrText xml:space="preserve"> "</w:instrText>
      </w:r>
      <w:r>
        <w:rPr>
          <w:snapToGrid w:val="0"/>
          <w:color w:val="000000" w:themeColor="text1"/>
          <w:lang w:val="en-US"/>
        </w:rPr>
        <w:fldChar w:fldCharType="begin"/>
      </w:r>
      <w:r>
        <w:rPr>
          <w:rFonts w:hint="eastAsia"/>
          <w:snapToGrid w:val="0"/>
          <w:color w:val="000000" w:themeColor="text1"/>
          <w:lang w:val="en-US"/>
        </w:rPr>
        <w:instrText>SEQ no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rFonts w:hint="eastAsia"/>
          <w:snapToGrid w:val="0"/>
          <w:color w:val="000000" w:themeColor="text1"/>
          <w:lang w:val="en-US"/>
        </w:rPr>
        <w:instrText>\c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separate"/>
      </w:r>
      <w:r>
        <w:rPr>
          <w:snapToGrid w:val="0"/>
          <w:color w:val="000000" w:themeColor="text1"/>
          <w:lang w:val="en-US"/>
        </w:rPr>
        <w:instrText>1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instrText>."</w:instrText>
      </w:r>
      <w:r>
        <w:rPr>
          <w:snapToGrid w:val="0"/>
          <w:color w:val="000000" w:themeColor="text1"/>
          <w:lang w:val="en-US"/>
        </w:rPr>
        <w:instrText xml:space="preserve"> </w:instrText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snapToGrid w:val="0"/>
          <w:color w:val="000000" w:themeColor="text1"/>
          <w:lang w:val="en-US"/>
        </w:rPr>
        <w:fldChar w:fldCharType="end"/>
      </w:r>
      <w:r>
        <w:rPr>
          <w:rFonts w:hint="eastAsia"/>
          <w:snapToGrid w:val="0"/>
          <w:color w:val="000000" w:themeColor="text1"/>
          <w:lang w:val="en-US"/>
        </w:rPr>
        <w:t>KS X 9101-1</w:t>
      </w:r>
      <w:r>
        <w:rPr>
          <w:rFonts w:hint="eastAsia"/>
          <w:snapToGrid w:val="0"/>
          <w:color w:val="000000" w:themeColor="text1"/>
          <w:lang w:val="en-US"/>
        </w:rPr>
        <w:t>과</w:t>
      </w:r>
      <w:r>
        <w:rPr>
          <w:rFonts w:hint="eastAsia"/>
          <w:snapToGrid w:val="0"/>
          <w:color w:val="000000" w:themeColor="text1"/>
          <w:lang w:val="en-US"/>
        </w:rPr>
        <w:t xml:space="preserve"> STEP</w:t>
      </w:r>
      <w:r>
        <w:rPr>
          <w:rFonts w:hint="eastAsia"/>
          <w:snapToGrid w:val="0"/>
          <w:color w:val="000000" w:themeColor="text1"/>
          <w:lang w:val="en-US"/>
        </w:rPr>
        <w:t>의</w:t>
      </w:r>
      <w:r>
        <w:rPr>
          <w:rFonts w:hint="eastAsia"/>
          <w:snapToGrid w:val="0"/>
          <w:color w:val="000000" w:themeColor="text1"/>
          <w:lang w:val="en-US"/>
        </w:rPr>
        <w:t xml:space="preserve"> </w:t>
      </w:r>
      <w:r>
        <w:rPr>
          <w:rFonts w:hint="eastAsia"/>
          <w:snapToGrid w:val="0"/>
          <w:color w:val="000000" w:themeColor="text1"/>
          <w:lang w:val="en-US"/>
        </w:rPr>
        <w:t>적용범위</w:t>
      </w:r>
    </w:p>
    <w:p w14:paraId="0E85340E" w14:textId="77777777" w:rsidR="00155874" w:rsidRPr="0057689E" w:rsidRDefault="00155874" w:rsidP="00155874">
      <w:pPr>
        <w:pStyle w:val="KSDT6"/>
        <w:outlineLvl w:val="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br w:type="page"/>
      </w:r>
      <w:bookmarkStart w:id="4403" w:name="_Toc156487340"/>
      <w:r>
        <w:rPr>
          <w:rFonts w:hint="eastAsia"/>
          <w:color w:val="000000" w:themeColor="text1"/>
          <w:lang w:val="en-US"/>
        </w:rPr>
        <w:t>참고문헌</w:t>
      </w:r>
      <w:bookmarkEnd w:id="4403"/>
    </w:p>
    <w:p w14:paraId="272AC1A6" w14:textId="77777777" w:rsidR="00155874" w:rsidRPr="0057689E" w:rsidRDefault="00155874" w:rsidP="00155874">
      <w:pPr>
        <w:rPr>
          <w:color w:val="000000" w:themeColor="text1"/>
          <w:lang w:eastAsia="ko-KR"/>
        </w:rPr>
      </w:pPr>
    </w:p>
    <w:p w14:paraId="2E53B880" w14:textId="77777777" w:rsidR="00155874" w:rsidRPr="0057689E" w:rsidRDefault="00155874" w:rsidP="00155874">
      <w:pPr>
        <w:rPr>
          <w:rFonts w:hAnsi="바탕"/>
          <w:bCs/>
          <w:snapToGrid w:val="0"/>
          <w:color w:val="000000" w:themeColor="text1"/>
          <w:lang w:eastAsia="ko-KR"/>
        </w:rPr>
      </w:pPr>
    </w:p>
    <w:p w14:paraId="5CD9CD02" w14:textId="77777777" w:rsidR="00155874" w:rsidRPr="0057689E" w:rsidRDefault="00155874" w:rsidP="00155874">
      <w:pPr>
        <w:spacing w:afterLines="30" w:after="72"/>
        <w:ind w:left="500" w:hangingChars="250" w:hanging="500"/>
        <w:rPr>
          <w:color w:val="000000" w:themeColor="text1"/>
          <w:lang w:eastAsia="ko-KR"/>
        </w:rPr>
      </w:pPr>
      <w:r>
        <w:rPr>
          <w:color w:val="000000" w:themeColor="text1"/>
          <w:lang w:eastAsia="ko-KR"/>
        </w:rPr>
        <w:t>[1]</w:t>
      </w:r>
      <w:r>
        <w:rPr>
          <w:color w:val="000000" w:themeColor="text1"/>
          <w:lang w:eastAsia="ko-KR"/>
        </w:rPr>
        <w:tab/>
      </w:r>
      <w:r>
        <w:rPr>
          <w:rFonts w:hint="eastAsia"/>
          <w:color w:val="000000" w:themeColor="text1"/>
          <w:lang w:eastAsia="ko-KR"/>
        </w:rPr>
        <w:t xml:space="preserve">XML </w:t>
      </w:r>
      <w:r>
        <w:rPr>
          <w:rFonts w:hint="eastAsia"/>
          <w:color w:val="000000" w:themeColor="text1"/>
          <w:lang w:eastAsia="ko-KR"/>
        </w:rPr>
        <w:t>서명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구문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및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프로세싱</w:t>
      </w:r>
      <w:r>
        <w:rPr>
          <w:rFonts w:hint="eastAsia"/>
          <w:color w:val="000000" w:themeColor="text1"/>
          <w:lang w:eastAsia="ko-KR"/>
        </w:rPr>
        <w:t xml:space="preserve"> W3C </w:t>
      </w:r>
      <w:r>
        <w:rPr>
          <w:rFonts w:hint="eastAsia"/>
          <w:color w:val="000000" w:themeColor="text1"/>
          <w:lang w:eastAsia="ko-KR"/>
        </w:rPr>
        <w:t>권장사항</w:t>
      </w:r>
      <w:r>
        <w:rPr>
          <w:rFonts w:hint="eastAsia"/>
          <w:color w:val="000000" w:themeColor="text1"/>
          <w:lang w:eastAsia="ko-KR"/>
        </w:rPr>
        <w:t>, http://www.w3.org/TR/2008</w:t>
      </w:r>
    </w:p>
    <w:p w14:paraId="55876C9D" w14:textId="77777777" w:rsidR="00D74F2B" w:rsidRDefault="00000000">
      <w:pPr>
        <w:spacing w:afterLines="30" w:after="72"/>
        <w:ind w:left="500" w:hangingChars="250" w:hanging="500"/>
        <w:rPr>
          <w:ins w:id="4404" w:author="임픽스 검토" w:date="2026-10-12T04:00:00Z"/>
        </w:rPr>
      </w:pPr>
      <w:commentRangeStart w:id="4405"/>
      <w:ins w:id="4406" w:author="임픽스 검토" w:date="2026-10-12T04:00:00Z">
        <w:r>
          <w:rPr>
            <w:color w:val="000000" w:themeColor="text1"/>
            <w:lang w:eastAsia="ko-KR"/>
          </w:rPr>
          <w:t>[2]</w:t>
        </w:r>
        <w:r>
          <w:rPr>
            <w:color w:val="000000" w:themeColor="text1"/>
            <w:lang w:eastAsia="ko-KR"/>
          </w:rPr>
          <w:tab/>
          <w:t>IEC 61512-1:1997, Batch control — Part 1: Models and terminology</w:t>
        </w:r>
        <w:commentRangeEnd w:id="4405"/>
        <w:r>
          <w:rPr>
            <w:rStyle w:val="aff5"/>
            <w:sz w:val="20"/>
            <w:szCs w:val="22"/>
          </w:rPr>
          <w:commentReference w:id="4405"/>
        </w:r>
      </w:ins>
    </w:p>
    <w:p w14:paraId="13701227" w14:textId="77777777" w:rsidR="00D74F2B" w:rsidRDefault="00000000">
      <w:pPr>
        <w:spacing w:afterLines="30" w:after="72"/>
        <w:ind w:left="500" w:hangingChars="250" w:hanging="500"/>
        <w:rPr>
          <w:ins w:id="4407" w:author="임픽스 검토" w:date="2026-10-12T04:00:00Z"/>
        </w:rPr>
      </w:pPr>
      <w:ins w:id="4408" w:author="임픽스 검토" w:date="2026-10-12T04:00:00Z">
        <w:r>
          <w:rPr>
            <w:color w:val="000000" w:themeColor="text1"/>
            <w:lang w:eastAsia="ko-KR"/>
          </w:rPr>
          <w:t>[3]</w:t>
        </w:r>
        <w:r>
          <w:rPr>
            <w:color w:val="000000" w:themeColor="text1"/>
            <w:lang w:eastAsia="ko-KR"/>
          </w:rPr>
          <w:tab/>
          <w:t>IEC 62264-1:2013, Enterprise-control system integration — Part 1: Models and terminology</w:t>
        </w:r>
      </w:ins>
    </w:p>
    <w:p w14:paraId="2A9A9CA5" w14:textId="77777777" w:rsidR="00155874" w:rsidRPr="0057689E" w:rsidRDefault="00155874" w:rsidP="00155874">
      <w:pPr>
        <w:rPr>
          <w:rFonts w:hAnsi="바탕"/>
          <w:bCs/>
          <w:snapToGrid w:val="0"/>
          <w:color w:val="000000" w:themeColor="text1"/>
          <w:lang w:eastAsia="ko-KR"/>
        </w:rPr>
      </w:pPr>
    </w:p>
    <w:p w14:paraId="08783465" w14:textId="77777777" w:rsidR="00155874" w:rsidRPr="0057689E" w:rsidRDefault="00155874" w:rsidP="00155874">
      <w:pPr>
        <w:rPr>
          <w:color w:val="000000" w:themeColor="text1"/>
          <w:lang w:eastAsia="ko-KR"/>
        </w:rPr>
      </w:pPr>
    </w:p>
    <w:p w14:paraId="067EC0FD" w14:textId="77777777" w:rsidR="00155874" w:rsidRPr="0057689E" w:rsidRDefault="00155874" w:rsidP="00155874">
      <w:pPr>
        <w:rPr>
          <w:color w:val="000000" w:themeColor="text1"/>
          <w:lang w:eastAsia="ko-KR"/>
        </w:rPr>
      </w:pPr>
      <w:r>
        <w:rPr>
          <w:color w:val="000000" w:themeColor="text1"/>
          <w:lang w:eastAsia="ko-KR"/>
        </w:rPr>
        <w:br w:type="page"/>
      </w:r>
    </w:p>
    <w:bookmarkStart w:id="4409" w:name="_Toc68081562"/>
    <w:bookmarkStart w:id="4410" w:name="_Toc68108265"/>
    <w:bookmarkStart w:id="4411" w:name="_Toc68114552"/>
    <w:bookmarkStart w:id="4412" w:name="_Toc156487341"/>
    <w:bookmarkStart w:id="4413" w:name="_Toc91010016"/>
    <w:p w14:paraId="47BE6986" w14:textId="77777777" w:rsidR="00155874" w:rsidRPr="0057689E" w:rsidRDefault="00000000" w:rsidP="00155874">
      <w:pPr>
        <w:pStyle w:val="KSDT6"/>
        <w:outlineLvl w:val="0"/>
        <w:rPr>
          <w:color w:val="000000" w:themeColor="text1"/>
        </w:rPr>
      </w:pPr>
      <w:sdt>
        <w:sdtPr>
          <w:rPr>
            <w:color w:val="000000" w:themeColor="text1"/>
          </w:rPr>
          <w:alias w:val="표준번호5"/>
          <w:tag w:val="표준번호5"/>
          <w:id w:val="623659521"/>
          <w:placeholder>
            <w:docPart w:val="8EA5B96FEC114FF1B2EC50ABD6DF1A67"/>
          </w:placeholder>
        </w:sdtPr>
        <w:sdtContent>
          <w:r>
            <w:rPr>
              <w:rFonts w:cs="Arial"/>
              <w:b w:val="0"/>
              <w:color w:val="000000" w:themeColor="text1"/>
            </w:rPr>
            <w:t>KS X 9101-1:2025</w:t>
          </w:r>
        </w:sdtContent>
      </w:sdt>
      <w:r>
        <w:rPr>
          <w:color w:val="000000" w:themeColor="text1"/>
        </w:rPr>
        <w:br/>
      </w:r>
      <w:r>
        <w:rPr>
          <w:rStyle w:val="KSDTnewChar"/>
          <w:rFonts w:hint="eastAsia"/>
          <w:color w:val="000000" w:themeColor="text1"/>
        </w:rPr>
        <w:t>해</w:t>
      </w:r>
      <w:r>
        <w:rPr>
          <w:rStyle w:val="KSDTnewChar"/>
          <w:rFonts w:hint="eastAsia"/>
          <w:color w:val="000000" w:themeColor="text1"/>
        </w:rPr>
        <w:t xml:space="preserve">  </w:t>
      </w:r>
      <w:r>
        <w:rPr>
          <w:rStyle w:val="KSDTnewChar"/>
          <w:rFonts w:hint="eastAsia"/>
          <w:color w:val="000000" w:themeColor="text1"/>
        </w:rPr>
        <w:t>설</w:t>
      </w:r>
      <w:bookmarkEnd w:id="4409"/>
      <w:bookmarkEnd w:id="4410"/>
      <w:bookmarkEnd w:id="4411"/>
      <w:bookmarkEnd w:id="4412"/>
      <w:bookmarkEnd w:id="4413"/>
    </w:p>
    <w:p w14:paraId="6EE31BAF" w14:textId="77777777" w:rsidR="00155874" w:rsidRPr="0057689E" w:rsidRDefault="00155874" w:rsidP="00155874">
      <w:pPr>
        <w:rPr>
          <w:color w:val="000000" w:themeColor="text1"/>
          <w:lang w:eastAsia="ko-KR"/>
        </w:rPr>
      </w:pPr>
    </w:p>
    <w:p w14:paraId="19A9F8E5" w14:textId="77777777" w:rsidR="00155874" w:rsidRPr="0057689E" w:rsidRDefault="00155874" w:rsidP="00155874">
      <w:pPr>
        <w:rPr>
          <w:bCs/>
          <w:color w:val="000000" w:themeColor="text1"/>
          <w:lang w:eastAsia="ko-KR"/>
        </w:rPr>
      </w:pPr>
      <w:r>
        <w:rPr>
          <w:rFonts w:hint="eastAsia"/>
          <w:bCs/>
          <w:color w:val="000000" w:themeColor="text1"/>
          <w:lang w:eastAsia="ko-KR"/>
        </w:rPr>
        <w:t>이</w:t>
      </w:r>
      <w:r>
        <w:rPr>
          <w:rFonts w:hint="eastAsia"/>
          <w:bCs/>
          <w:color w:val="000000" w:themeColor="text1"/>
          <w:lang w:eastAsia="ko-KR"/>
        </w:rPr>
        <w:t xml:space="preserve"> </w:t>
      </w:r>
      <w:r>
        <w:rPr>
          <w:rFonts w:hint="eastAsia"/>
          <w:bCs/>
          <w:color w:val="000000" w:themeColor="text1"/>
          <w:lang w:eastAsia="ko-KR"/>
        </w:rPr>
        <w:t>해설은</w:t>
      </w:r>
      <w:r>
        <w:rPr>
          <w:rFonts w:hint="eastAsia"/>
          <w:bCs/>
          <w:color w:val="000000" w:themeColor="text1"/>
          <w:lang w:eastAsia="ko-KR"/>
        </w:rPr>
        <w:t xml:space="preserve"> </w:t>
      </w:r>
      <w:r>
        <w:rPr>
          <w:rFonts w:hint="eastAsia"/>
          <w:bCs/>
          <w:color w:val="000000" w:themeColor="text1"/>
          <w:lang w:eastAsia="ko-KR"/>
        </w:rPr>
        <w:t>이</w:t>
      </w:r>
      <w:r>
        <w:rPr>
          <w:rFonts w:hint="eastAsia"/>
          <w:bCs/>
          <w:color w:val="000000" w:themeColor="text1"/>
          <w:lang w:eastAsia="ko-KR"/>
        </w:rPr>
        <w:t xml:space="preserve"> </w:t>
      </w:r>
      <w:r>
        <w:rPr>
          <w:rFonts w:hint="eastAsia"/>
          <w:bCs/>
          <w:color w:val="000000" w:themeColor="text1"/>
          <w:lang w:eastAsia="ko-KR"/>
        </w:rPr>
        <w:t>표준과</w:t>
      </w:r>
      <w:r>
        <w:rPr>
          <w:rFonts w:hint="eastAsia"/>
          <w:bCs/>
          <w:color w:val="000000" w:themeColor="text1"/>
          <w:lang w:eastAsia="ko-KR"/>
        </w:rPr>
        <w:t xml:space="preserve"> </w:t>
      </w:r>
      <w:r>
        <w:rPr>
          <w:rFonts w:hint="eastAsia"/>
          <w:bCs/>
          <w:color w:val="000000" w:themeColor="text1"/>
          <w:lang w:eastAsia="ko-KR"/>
        </w:rPr>
        <w:t>관련된</w:t>
      </w:r>
      <w:r>
        <w:rPr>
          <w:rFonts w:hint="eastAsia"/>
          <w:bCs/>
          <w:color w:val="000000" w:themeColor="text1"/>
          <w:lang w:eastAsia="ko-KR"/>
        </w:rPr>
        <w:t xml:space="preserve"> </w:t>
      </w:r>
      <w:r>
        <w:rPr>
          <w:rFonts w:hint="eastAsia"/>
          <w:bCs/>
          <w:color w:val="000000" w:themeColor="text1"/>
          <w:lang w:eastAsia="ko-KR"/>
        </w:rPr>
        <w:t>사항을</w:t>
      </w:r>
      <w:r>
        <w:rPr>
          <w:rFonts w:hint="eastAsia"/>
          <w:bCs/>
          <w:color w:val="000000" w:themeColor="text1"/>
          <w:lang w:eastAsia="ko-KR"/>
        </w:rPr>
        <w:t xml:space="preserve"> </w:t>
      </w:r>
      <w:r>
        <w:rPr>
          <w:rFonts w:hint="eastAsia"/>
          <w:bCs/>
          <w:color w:val="000000" w:themeColor="text1"/>
          <w:lang w:eastAsia="ko-KR"/>
        </w:rPr>
        <w:t>설명하는</w:t>
      </w:r>
      <w:r>
        <w:rPr>
          <w:rFonts w:hint="eastAsia"/>
          <w:bCs/>
          <w:color w:val="000000" w:themeColor="text1"/>
          <w:lang w:eastAsia="ko-KR"/>
        </w:rPr>
        <w:t xml:space="preserve"> </w:t>
      </w:r>
      <w:r>
        <w:rPr>
          <w:rFonts w:hint="eastAsia"/>
          <w:bCs/>
          <w:color w:val="000000" w:themeColor="text1"/>
          <w:lang w:eastAsia="ko-KR"/>
        </w:rPr>
        <w:t>것으로</w:t>
      </w:r>
      <w:r>
        <w:rPr>
          <w:rFonts w:hint="eastAsia"/>
          <w:bCs/>
          <w:color w:val="000000" w:themeColor="text1"/>
          <w:lang w:eastAsia="ko-KR"/>
        </w:rPr>
        <w:t xml:space="preserve"> </w:t>
      </w:r>
      <w:r>
        <w:rPr>
          <w:rFonts w:hint="eastAsia"/>
          <w:bCs/>
          <w:color w:val="000000" w:themeColor="text1"/>
          <w:lang w:eastAsia="ko-KR"/>
        </w:rPr>
        <w:t>표준의</w:t>
      </w:r>
      <w:r>
        <w:rPr>
          <w:rFonts w:hint="eastAsia"/>
          <w:bCs/>
          <w:color w:val="000000" w:themeColor="text1"/>
          <w:lang w:eastAsia="ko-KR"/>
        </w:rPr>
        <w:t xml:space="preserve"> </w:t>
      </w:r>
      <w:r>
        <w:rPr>
          <w:rFonts w:hint="eastAsia"/>
          <w:bCs/>
          <w:color w:val="000000" w:themeColor="text1"/>
          <w:lang w:eastAsia="ko-KR"/>
        </w:rPr>
        <w:t>일부는</w:t>
      </w:r>
      <w:r>
        <w:rPr>
          <w:rFonts w:hint="eastAsia"/>
          <w:bCs/>
          <w:color w:val="000000" w:themeColor="text1"/>
          <w:lang w:eastAsia="ko-KR"/>
        </w:rPr>
        <w:t xml:space="preserve"> </w:t>
      </w:r>
      <w:r>
        <w:rPr>
          <w:rFonts w:hint="eastAsia"/>
          <w:bCs/>
          <w:color w:val="000000" w:themeColor="text1"/>
          <w:lang w:eastAsia="ko-KR"/>
        </w:rPr>
        <w:t>아니다</w:t>
      </w:r>
      <w:r>
        <w:rPr>
          <w:rFonts w:hint="eastAsia"/>
          <w:bCs/>
          <w:color w:val="000000" w:themeColor="text1"/>
          <w:lang w:eastAsia="ko-KR"/>
        </w:rPr>
        <w:t>.</w:t>
      </w:r>
    </w:p>
    <w:p w14:paraId="28BE2775" w14:textId="77777777" w:rsidR="00155874" w:rsidRPr="0057689E" w:rsidRDefault="00155874" w:rsidP="00155874">
      <w:pPr>
        <w:rPr>
          <w:color w:val="000000" w:themeColor="text1"/>
          <w:lang w:eastAsia="ko-KR"/>
        </w:rPr>
      </w:pPr>
    </w:p>
    <w:p w14:paraId="21FC8B2C" w14:textId="77777777" w:rsidR="00155874" w:rsidRPr="0057689E" w:rsidRDefault="00155874" w:rsidP="00155874">
      <w:pPr>
        <w:rPr>
          <w:color w:val="000000" w:themeColor="text1"/>
          <w:sz w:val="24"/>
          <w:szCs w:val="24"/>
          <w:lang w:val="de-DE" w:eastAsia="ko-KR"/>
        </w:rPr>
      </w:pPr>
      <w:bookmarkStart w:id="4414" w:name="_Toc68525517"/>
      <w:bookmarkStart w:id="4415" w:name="_Toc75191343"/>
      <w:bookmarkStart w:id="4416" w:name="_Toc75254715"/>
      <w:bookmarkStart w:id="4417" w:name="_Toc77434455"/>
      <w:bookmarkStart w:id="4418" w:name="_Toc77869037"/>
      <w:bookmarkStart w:id="4419" w:name="_Toc78133648"/>
      <w:bookmarkStart w:id="4420" w:name="_Toc78916725"/>
      <w:r>
        <w:rPr>
          <w:rStyle w:val="affd"/>
          <w:rFonts w:hint="eastAsia"/>
          <w:color w:val="000000" w:themeColor="text1"/>
          <w:sz w:val="24"/>
          <w:szCs w:val="24"/>
          <w:lang w:eastAsia="ko-KR"/>
        </w:rPr>
        <w:t>1</w:t>
      </w:r>
      <w:r>
        <w:rPr>
          <w:rStyle w:val="affd"/>
          <w:color w:val="000000" w:themeColor="text1"/>
          <w:sz w:val="24"/>
          <w:szCs w:val="24"/>
          <w:lang w:eastAsia="ko-KR"/>
        </w:rPr>
        <w:tab/>
      </w:r>
      <w:r>
        <w:rPr>
          <w:rStyle w:val="affd"/>
          <w:rFonts w:hint="eastAsia"/>
          <w:color w:val="000000" w:themeColor="text1"/>
          <w:sz w:val="24"/>
          <w:szCs w:val="24"/>
          <w:lang w:eastAsia="ko-KR"/>
        </w:rPr>
        <w:t>개요</w:t>
      </w:r>
      <w:bookmarkEnd w:id="4414"/>
      <w:bookmarkEnd w:id="4415"/>
      <w:bookmarkEnd w:id="4416"/>
      <w:bookmarkEnd w:id="4417"/>
      <w:bookmarkEnd w:id="4418"/>
      <w:bookmarkEnd w:id="4419"/>
      <w:bookmarkEnd w:id="4420"/>
    </w:p>
    <w:p w14:paraId="7073DE63" w14:textId="77777777" w:rsidR="00155874" w:rsidRPr="0057689E" w:rsidRDefault="00155874" w:rsidP="00155874">
      <w:pPr>
        <w:rPr>
          <w:color w:val="000000" w:themeColor="text1"/>
          <w:lang w:val="de-DE" w:eastAsia="ko-KR"/>
        </w:rPr>
      </w:pPr>
    </w:p>
    <w:p w14:paraId="28278024" w14:textId="77777777" w:rsidR="00155874" w:rsidRPr="0057689E" w:rsidRDefault="00155874" w:rsidP="00155874">
      <w:pPr>
        <w:tabs>
          <w:tab w:val="left" w:pos="500"/>
        </w:tabs>
        <w:rPr>
          <w:color w:val="000000" w:themeColor="text1"/>
          <w:lang w:val="de-DE" w:eastAsia="ko-KR"/>
        </w:rPr>
      </w:pPr>
      <w:bookmarkStart w:id="4421" w:name="_Toc453340383"/>
      <w:bookmarkStart w:id="4422" w:name="_Toc513116857"/>
      <w:bookmarkStart w:id="4423" w:name="_Toc53679078"/>
      <w:bookmarkStart w:id="4424" w:name="_Toc68525518"/>
      <w:bookmarkStart w:id="4425" w:name="_Toc75191344"/>
      <w:bookmarkStart w:id="4426" w:name="_Toc75254716"/>
      <w:bookmarkStart w:id="4427" w:name="_Toc77434456"/>
      <w:bookmarkStart w:id="4428" w:name="_Toc77869038"/>
      <w:bookmarkStart w:id="4429" w:name="_Toc78133649"/>
      <w:bookmarkStart w:id="4430" w:name="_Toc78916726"/>
      <w:r>
        <w:rPr>
          <w:rStyle w:val="affd"/>
          <w:rFonts w:hint="eastAsia"/>
          <w:color w:val="000000" w:themeColor="text1"/>
          <w:lang w:eastAsia="ko-KR"/>
        </w:rPr>
        <w:t>1</w:t>
      </w:r>
      <w:r>
        <w:rPr>
          <w:rStyle w:val="affd"/>
          <w:color w:val="000000" w:themeColor="text1"/>
          <w:lang w:eastAsia="ko-KR"/>
        </w:rPr>
        <w:t>.1</w:t>
      </w:r>
      <w:r>
        <w:rPr>
          <w:rStyle w:val="affd"/>
          <w:color w:val="000000" w:themeColor="text1"/>
          <w:lang w:eastAsia="ko-KR"/>
        </w:rPr>
        <w:tab/>
      </w:r>
      <w:r>
        <w:rPr>
          <w:rStyle w:val="affd"/>
          <w:color w:val="000000" w:themeColor="text1"/>
          <w:lang w:eastAsia="ko-KR"/>
        </w:rPr>
        <w:t>제정의</w:t>
      </w:r>
      <w:r>
        <w:rPr>
          <w:rStyle w:val="affd"/>
          <w:color w:val="000000" w:themeColor="text1"/>
          <w:lang w:eastAsia="ko-KR"/>
        </w:rPr>
        <w:t xml:space="preserve"> </w:t>
      </w:r>
      <w:r>
        <w:rPr>
          <w:rStyle w:val="affd"/>
          <w:color w:val="000000" w:themeColor="text1"/>
          <w:lang w:eastAsia="ko-KR"/>
        </w:rPr>
        <w:t>취지</w:t>
      </w:r>
      <w:bookmarkEnd w:id="4421"/>
      <w:bookmarkEnd w:id="4422"/>
      <w:bookmarkEnd w:id="4423"/>
      <w:bookmarkEnd w:id="4424"/>
      <w:bookmarkEnd w:id="4425"/>
      <w:bookmarkEnd w:id="4426"/>
      <w:bookmarkEnd w:id="4427"/>
      <w:bookmarkEnd w:id="4428"/>
      <w:bookmarkEnd w:id="4429"/>
      <w:bookmarkEnd w:id="4430"/>
    </w:p>
    <w:p w14:paraId="0E6BA871" w14:textId="77777777" w:rsidR="00155874" w:rsidRPr="0057689E" w:rsidRDefault="00155874" w:rsidP="00155874">
      <w:pPr>
        <w:rPr>
          <w:color w:val="000000" w:themeColor="text1"/>
          <w:lang w:eastAsia="ko-KR"/>
        </w:rPr>
      </w:pPr>
    </w:p>
    <w:p w14:paraId="5329B5D7" w14:textId="77777777" w:rsidR="00155874" w:rsidRPr="0057689E" w:rsidRDefault="00155874" w:rsidP="00155874">
      <w:pPr>
        <w:rPr>
          <w:color w:val="000000" w:themeColor="text1"/>
          <w:lang w:eastAsia="ko-KR"/>
        </w:rPr>
      </w:pPr>
      <w:r>
        <w:rPr>
          <w:rFonts w:hint="eastAsia"/>
          <w:color w:val="000000" w:themeColor="text1"/>
          <w:lang w:eastAsia="ko-KR"/>
        </w:rPr>
        <w:t>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표준은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국내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제조산업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현장에서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구매</w:t>
      </w:r>
      <w:r>
        <w:rPr>
          <w:rFonts w:hint="eastAsia"/>
          <w:color w:val="000000" w:themeColor="text1"/>
          <w:lang w:eastAsia="ko-KR"/>
        </w:rPr>
        <w:t xml:space="preserve">, </w:t>
      </w:r>
      <w:r>
        <w:rPr>
          <w:rFonts w:hint="eastAsia"/>
          <w:color w:val="000000" w:themeColor="text1"/>
          <w:lang w:eastAsia="ko-KR"/>
        </w:rPr>
        <w:t>생산</w:t>
      </w:r>
      <w:r>
        <w:rPr>
          <w:rFonts w:hint="eastAsia"/>
          <w:color w:val="000000" w:themeColor="text1"/>
          <w:lang w:eastAsia="ko-KR"/>
        </w:rPr>
        <w:t xml:space="preserve">, </w:t>
      </w:r>
      <w:r>
        <w:rPr>
          <w:rFonts w:hint="eastAsia"/>
          <w:color w:val="000000" w:themeColor="text1"/>
          <w:lang w:eastAsia="ko-KR"/>
        </w:rPr>
        <w:t>물류</w:t>
      </w:r>
      <w:r>
        <w:rPr>
          <w:rFonts w:hint="eastAsia"/>
          <w:color w:val="000000" w:themeColor="text1"/>
          <w:lang w:eastAsia="ko-KR"/>
        </w:rPr>
        <w:t>,</w:t>
      </w:r>
      <w:r>
        <w:rPr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서비스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등의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업무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프로세스를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연계하기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위해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활용되는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기업업무시스템들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간에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제조업무데이터를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교환하기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위한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한국산업표준이다</w:t>
      </w:r>
      <w:r>
        <w:rPr>
          <w:rFonts w:hint="eastAsia"/>
          <w:color w:val="000000" w:themeColor="text1"/>
          <w:lang w:eastAsia="ko-KR"/>
        </w:rPr>
        <w:t>.</w:t>
      </w:r>
    </w:p>
    <w:p w14:paraId="0231DB31" w14:textId="77777777" w:rsidR="00155874" w:rsidRPr="0057689E" w:rsidRDefault="00155874" w:rsidP="00155874">
      <w:pPr>
        <w:rPr>
          <w:color w:val="000000" w:themeColor="text1"/>
          <w:lang w:eastAsia="ko-KR"/>
        </w:rPr>
      </w:pPr>
    </w:p>
    <w:p w14:paraId="4DB2915C" w14:textId="77777777" w:rsidR="00155874" w:rsidRPr="0057689E" w:rsidRDefault="00155874" w:rsidP="00155874">
      <w:pPr>
        <w:rPr>
          <w:color w:val="000000" w:themeColor="text1"/>
          <w:lang w:eastAsia="ko-KR"/>
        </w:rPr>
      </w:pPr>
      <w:r>
        <w:rPr>
          <w:rFonts w:hint="eastAsia"/>
          <w:color w:val="000000" w:themeColor="text1"/>
          <w:lang w:eastAsia="ko-KR"/>
        </w:rPr>
        <w:t>다양한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기업업무시스템이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제조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현장에서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서로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유기적으로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작동하기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위해서는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업종별</w:t>
      </w:r>
      <w:r>
        <w:rPr>
          <w:rFonts w:hint="eastAsia"/>
          <w:color w:val="000000" w:themeColor="text1"/>
          <w:lang w:eastAsia="ko-KR"/>
        </w:rPr>
        <w:t xml:space="preserve">, </w:t>
      </w:r>
      <w:r>
        <w:rPr>
          <w:rFonts w:hint="eastAsia"/>
          <w:color w:val="000000" w:themeColor="text1"/>
          <w:lang w:eastAsia="ko-KR"/>
        </w:rPr>
        <w:t>기업별로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상이한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업무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프로세스</w:t>
      </w:r>
      <w:r>
        <w:rPr>
          <w:rFonts w:hint="eastAsia"/>
          <w:color w:val="000000" w:themeColor="text1"/>
          <w:lang w:eastAsia="ko-KR"/>
        </w:rPr>
        <w:t xml:space="preserve">, </w:t>
      </w:r>
      <w:r>
        <w:rPr>
          <w:rFonts w:hint="eastAsia"/>
          <w:color w:val="000000" w:themeColor="text1"/>
          <w:lang w:eastAsia="ko-KR"/>
        </w:rPr>
        <w:t>기준정보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등의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연계가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필요하다</w:t>
      </w:r>
      <w:r>
        <w:rPr>
          <w:rFonts w:hint="eastAsia"/>
          <w:color w:val="000000" w:themeColor="text1"/>
          <w:lang w:eastAsia="ko-KR"/>
        </w:rPr>
        <w:t>.</w:t>
      </w:r>
    </w:p>
    <w:p w14:paraId="567F56DB" w14:textId="77777777" w:rsidR="00155874" w:rsidRPr="0057689E" w:rsidRDefault="00155874" w:rsidP="00155874">
      <w:pPr>
        <w:rPr>
          <w:color w:val="000000" w:themeColor="text1"/>
          <w:lang w:eastAsia="ko-KR"/>
        </w:rPr>
      </w:pPr>
    </w:p>
    <w:p w14:paraId="6E33F7A2" w14:textId="77777777" w:rsidR="00155874" w:rsidRPr="0057689E" w:rsidRDefault="00155874" w:rsidP="00155874">
      <w:pPr>
        <w:rPr>
          <w:color w:val="000000" w:themeColor="text1"/>
          <w:lang w:eastAsia="ko-KR"/>
        </w:rPr>
      </w:pPr>
      <w:r>
        <w:rPr>
          <w:rFonts w:hint="eastAsia"/>
          <w:color w:val="000000" w:themeColor="text1"/>
          <w:lang w:eastAsia="ko-KR"/>
        </w:rPr>
        <w:t>일례로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제조업의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디지털전환을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위해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많은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공급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업체가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클라우드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기반의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기업업무시스템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통합을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시도하였으나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기존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시스템과의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상호연동이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어려워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실패하는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사례가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많았다</w:t>
      </w:r>
      <w:r>
        <w:rPr>
          <w:rFonts w:hint="eastAsia"/>
          <w:color w:val="000000" w:themeColor="text1"/>
          <w:lang w:eastAsia="ko-KR"/>
        </w:rPr>
        <w:t xml:space="preserve">. </w:t>
      </w:r>
      <w:r>
        <w:rPr>
          <w:rFonts w:hint="eastAsia"/>
          <w:color w:val="000000" w:themeColor="text1"/>
          <w:lang w:eastAsia="ko-KR"/>
        </w:rPr>
        <w:t>또한</w:t>
      </w:r>
      <w:r>
        <w:rPr>
          <w:rFonts w:hint="eastAsia"/>
          <w:color w:val="000000" w:themeColor="text1"/>
          <w:lang w:eastAsia="ko-KR"/>
        </w:rPr>
        <w:t xml:space="preserve">, </w:t>
      </w:r>
      <w:r>
        <w:rPr>
          <w:rFonts w:hint="eastAsia"/>
          <w:color w:val="000000" w:themeColor="text1"/>
          <w:lang w:eastAsia="ko-KR"/>
        </w:rPr>
        <w:t>각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제조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기업업무시스템상의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업무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프로세스의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경계가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모호해지고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업무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영역이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겹치는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경향이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늘어남에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따라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시스템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간의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제조업무데이터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교환의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중요성이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더욱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부각되고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있다</w:t>
      </w:r>
      <w:r>
        <w:rPr>
          <w:rFonts w:hint="eastAsia"/>
          <w:color w:val="000000" w:themeColor="text1"/>
          <w:lang w:eastAsia="ko-KR"/>
        </w:rPr>
        <w:t>.</w:t>
      </w:r>
    </w:p>
    <w:p w14:paraId="5AAFE727" w14:textId="77777777" w:rsidR="00155874" w:rsidRPr="0057689E" w:rsidRDefault="00155874" w:rsidP="00155874">
      <w:pPr>
        <w:rPr>
          <w:color w:val="000000" w:themeColor="text1"/>
          <w:lang w:eastAsia="ko-KR"/>
        </w:rPr>
      </w:pPr>
    </w:p>
    <w:p w14:paraId="2943B330" w14:textId="77777777" w:rsidR="00155874" w:rsidRPr="0057689E" w:rsidRDefault="00155874" w:rsidP="00155874">
      <w:pPr>
        <w:rPr>
          <w:color w:val="000000" w:themeColor="text1"/>
          <w:lang w:eastAsia="ko-KR"/>
        </w:rPr>
      </w:pPr>
      <w:r>
        <w:rPr>
          <w:rFonts w:hint="eastAsia"/>
          <w:color w:val="000000" w:themeColor="text1"/>
          <w:lang w:eastAsia="ko-KR"/>
        </w:rPr>
        <w:t>이런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상황에서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기업업무시스템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공급기업은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새롭게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공급하는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시스템과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기존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시스템의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상호연동을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위해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개별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기업에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설치된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기존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시스템을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확인하고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이에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맞추어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연동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작업을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해야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하는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상황이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반복되고</w:t>
      </w:r>
      <w:r>
        <w:rPr>
          <w:rFonts w:hint="eastAsia"/>
          <w:color w:val="000000" w:themeColor="text1"/>
          <w:lang w:eastAsia="ko-KR"/>
        </w:rPr>
        <w:t xml:space="preserve">, </w:t>
      </w:r>
      <w:r>
        <w:rPr>
          <w:rFonts w:hint="eastAsia"/>
          <w:color w:val="000000" w:themeColor="text1"/>
          <w:lang w:eastAsia="ko-KR"/>
        </w:rPr>
        <w:t>개별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프로젝트마다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통합의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중심이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되는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시스템에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맞추기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위한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연계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작업의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어려움으로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시간</w:t>
      </w:r>
      <w:r>
        <w:rPr>
          <w:rFonts w:hint="eastAsia"/>
          <w:color w:val="000000" w:themeColor="text1"/>
          <w:lang w:eastAsia="ko-KR"/>
        </w:rPr>
        <w:t xml:space="preserve">, </w:t>
      </w:r>
      <w:r>
        <w:rPr>
          <w:rFonts w:hint="eastAsia"/>
          <w:color w:val="000000" w:themeColor="text1"/>
          <w:lang w:eastAsia="ko-KR"/>
        </w:rPr>
        <w:t>인력</w:t>
      </w:r>
      <w:r>
        <w:rPr>
          <w:rFonts w:hint="eastAsia"/>
          <w:color w:val="000000" w:themeColor="text1"/>
          <w:lang w:eastAsia="ko-KR"/>
        </w:rPr>
        <w:t xml:space="preserve">, </w:t>
      </w:r>
      <w:r>
        <w:rPr>
          <w:rFonts w:hint="eastAsia"/>
          <w:color w:val="000000" w:themeColor="text1"/>
          <w:lang w:eastAsia="ko-KR"/>
        </w:rPr>
        <w:t>예산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등이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과도하게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소모되는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문제가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발생했다</w:t>
      </w:r>
      <w:r>
        <w:rPr>
          <w:rFonts w:hint="eastAsia"/>
          <w:color w:val="000000" w:themeColor="text1"/>
          <w:lang w:eastAsia="ko-KR"/>
        </w:rPr>
        <w:t>.</w:t>
      </w:r>
    </w:p>
    <w:p w14:paraId="253E011F" w14:textId="77777777" w:rsidR="00155874" w:rsidRPr="0057689E" w:rsidRDefault="00155874" w:rsidP="00155874">
      <w:pPr>
        <w:rPr>
          <w:color w:val="000000" w:themeColor="text1"/>
          <w:lang w:eastAsia="ko-KR"/>
        </w:rPr>
      </w:pPr>
    </w:p>
    <w:p w14:paraId="56BDBD14" w14:textId="77777777" w:rsidR="00155874" w:rsidRPr="0057689E" w:rsidRDefault="00155874" w:rsidP="00155874">
      <w:pPr>
        <w:rPr>
          <w:color w:val="000000" w:themeColor="text1"/>
          <w:lang w:eastAsia="ko-KR"/>
        </w:rPr>
      </w:pPr>
      <w:r>
        <w:rPr>
          <w:rFonts w:hint="eastAsia"/>
          <w:color w:val="000000" w:themeColor="text1"/>
          <w:lang w:eastAsia="ko-KR"/>
        </w:rPr>
        <w:t>이를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해결하기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위해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제조업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분야에서는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기업업무시스템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상호연동을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위한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기준정보</w:t>
      </w:r>
      <w:r>
        <w:rPr>
          <w:rFonts w:hint="eastAsia"/>
          <w:color w:val="000000" w:themeColor="text1"/>
          <w:lang w:eastAsia="ko-KR"/>
        </w:rPr>
        <w:t xml:space="preserve">, </w:t>
      </w:r>
      <w:r>
        <w:rPr>
          <w:rFonts w:hint="eastAsia"/>
          <w:color w:val="000000" w:themeColor="text1"/>
          <w:lang w:eastAsia="ko-KR"/>
        </w:rPr>
        <w:t>생산실적</w:t>
      </w:r>
      <w:r>
        <w:rPr>
          <w:rFonts w:hint="eastAsia"/>
          <w:color w:val="000000" w:themeColor="text1"/>
          <w:lang w:eastAsia="ko-KR"/>
        </w:rPr>
        <w:t xml:space="preserve">, </w:t>
      </w:r>
      <w:r>
        <w:rPr>
          <w:rFonts w:hint="eastAsia"/>
          <w:color w:val="000000" w:themeColor="text1"/>
          <w:lang w:eastAsia="ko-KR"/>
        </w:rPr>
        <w:t>구매발주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등의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제조업무데이터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교환에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대한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표준화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요구가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제기되었다</w:t>
      </w:r>
      <w:r>
        <w:rPr>
          <w:rFonts w:hint="eastAsia"/>
          <w:color w:val="000000" w:themeColor="text1"/>
          <w:lang w:eastAsia="ko-KR"/>
        </w:rPr>
        <w:t xml:space="preserve">. </w:t>
      </w:r>
      <w:r>
        <w:rPr>
          <w:rFonts w:hint="eastAsia"/>
          <w:color w:val="000000" w:themeColor="text1"/>
          <w:lang w:eastAsia="ko-KR"/>
        </w:rPr>
        <w:t>표준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형식의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데이터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모델은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데이터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해석</w:t>
      </w:r>
      <w:r>
        <w:rPr>
          <w:rFonts w:hint="eastAsia"/>
          <w:color w:val="000000" w:themeColor="text1"/>
          <w:lang w:eastAsia="ko-KR"/>
        </w:rPr>
        <w:t xml:space="preserve">, </w:t>
      </w:r>
      <w:r>
        <w:rPr>
          <w:rFonts w:hint="eastAsia"/>
          <w:color w:val="000000" w:themeColor="text1"/>
          <w:lang w:eastAsia="ko-KR"/>
        </w:rPr>
        <w:t>재사용성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및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호환성을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높여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제조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기업업무시스템의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현장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적용성을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증가시킬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있다</w:t>
      </w:r>
      <w:r>
        <w:rPr>
          <w:rFonts w:hint="eastAsia"/>
          <w:color w:val="000000" w:themeColor="text1"/>
          <w:lang w:eastAsia="ko-KR"/>
        </w:rPr>
        <w:t xml:space="preserve">. </w:t>
      </w:r>
      <w:r>
        <w:rPr>
          <w:rFonts w:hint="eastAsia"/>
          <w:color w:val="000000" w:themeColor="text1"/>
          <w:lang w:eastAsia="ko-KR"/>
        </w:rPr>
        <w:t>즉</w:t>
      </w:r>
      <w:r>
        <w:rPr>
          <w:rFonts w:hint="eastAsia"/>
          <w:color w:val="000000" w:themeColor="text1"/>
          <w:lang w:eastAsia="ko-KR"/>
        </w:rPr>
        <w:t xml:space="preserve">, </w:t>
      </w:r>
      <w:r>
        <w:rPr>
          <w:rFonts w:hint="eastAsia"/>
          <w:color w:val="000000" w:themeColor="text1"/>
          <w:lang w:eastAsia="ko-KR"/>
        </w:rPr>
        <w:t>기존의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기업업무시스템이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자체적으로는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개별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형식의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데이터로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작동하고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있더라도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다른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시스템과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교환이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필요한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제조업무데이터가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통일된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표준형식으로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변환되면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서로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다른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시스템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간에도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원활한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정보의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교환이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가능해진다</w:t>
      </w:r>
      <w:r>
        <w:rPr>
          <w:rFonts w:hint="eastAsia"/>
          <w:color w:val="000000" w:themeColor="text1"/>
          <w:lang w:eastAsia="ko-KR"/>
        </w:rPr>
        <w:t>.</w:t>
      </w:r>
    </w:p>
    <w:p w14:paraId="480B98A8" w14:textId="77777777" w:rsidR="00155874" w:rsidRPr="0057689E" w:rsidRDefault="00155874" w:rsidP="00155874">
      <w:pPr>
        <w:rPr>
          <w:color w:val="000000" w:themeColor="text1"/>
          <w:lang w:eastAsia="ko-KR"/>
        </w:rPr>
      </w:pPr>
    </w:p>
    <w:p w14:paraId="7FEC508D" w14:textId="77777777" w:rsidR="00155874" w:rsidRPr="0057689E" w:rsidRDefault="00155874" w:rsidP="00155874">
      <w:pPr>
        <w:rPr>
          <w:color w:val="000000" w:themeColor="text1"/>
          <w:lang w:eastAsia="ko-KR"/>
        </w:rPr>
      </w:pPr>
      <w:r>
        <w:rPr>
          <w:rFonts w:hint="eastAsia"/>
          <w:color w:val="000000" w:themeColor="text1"/>
          <w:lang w:eastAsia="ko-KR"/>
        </w:rPr>
        <w:t>따라서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구매</w:t>
      </w:r>
      <w:r>
        <w:rPr>
          <w:rFonts w:hint="eastAsia"/>
          <w:color w:val="000000" w:themeColor="text1"/>
          <w:lang w:eastAsia="ko-KR"/>
        </w:rPr>
        <w:t xml:space="preserve">, </w:t>
      </w:r>
      <w:r>
        <w:rPr>
          <w:rFonts w:hint="eastAsia"/>
          <w:color w:val="000000" w:themeColor="text1"/>
          <w:lang w:eastAsia="ko-KR"/>
        </w:rPr>
        <w:t>생산</w:t>
      </w:r>
      <w:r>
        <w:rPr>
          <w:rFonts w:hint="eastAsia"/>
          <w:color w:val="000000" w:themeColor="text1"/>
          <w:lang w:eastAsia="ko-KR"/>
        </w:rPr>
        <w:t xml:space="preserve">, </w:t>
      </w:r>
      <w:r>
        <w:rPr>
          <w:rFonts w:hint="eastAsia"/>
          <w:color w:val="000000" w:themeColor="text1"/>
          <w:lang w:eastAsia="ko-KR"/>
        </w:rPr>
        <w:t>물류</w:t>
      </w:r>
      <w:r>
        <w:rPr>
          <w:rFonts w:hint="eastAsia"/>
          <w:color w:val="000000" w:themeColor="text1"/>
          <w:lang w:eastAsia="ko-KR"/>
        </w:rPr>
        <w:t>,</w:t>
      </w:r>
      <w:r>
        <w:rPr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서비스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등의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제조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활동에서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교환이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필요한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제조업무데이터의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표준형식을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규정하고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있는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표준의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제정을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통해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제조기업들이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최소의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비용으로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업무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프로세스의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통합을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실현할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있도록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지원하고자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한다</w:t>
      </w:r>
      <w:r>
        <w:rPr>
          <w:rFonts w:hint="eastAsia"/>
          <w:color w:val="000000" w:themeColor="text1"/>
          <w:lang w:eastAsia="ko-KR"/>
        </w:rPr>
        <w:t>.</w:t>
      </w:r>
    </w:p>
    <w:p w14:paraId="27DB242A" w14:textId="77777777" w:rsidR="00155874" w:rsidRPr="0057689E" w:rsidRDefault="00155874" w:rsidP="00155874">
      <w:pPr>
        <w:rPr>
          <w:color w:val="000000" w:themeColor="text1"/>
          <w:lang w:eastAsia="ko-KR"/>
        </w:rPr>
      </w:pPr>
    </w:p>
    <w:p w14:paraId="1D072B50" w14:textId="77777777" w:rsidR="00155874" w:rsidRPr="0057689E" w:rsidRDefault="00155874" w:rsidP="00155874">
      <w:pPr>
        <w:tabs>
          <w:tab w:val="left" w:pos="500"/>
        </w:tabs>
        <w:rPr>
          <w:color w:val="000000" w:themeColor="text1"/>
          <w:lang w:val="de-DE" w:eastAsia="ko-KR"/>
        </w:rPr>
      </w:pPr>
      <w:bookmarkStart w:id="4431" w:name="_Toc453340384"/>
      <w:bookmarkStart w:id="4432" w:name="_Toc513116858"/>
      <w:bookmarkStart w:id="4433" w:name="_Toc53679079"/>
      <w:bookmarkStart w:id="4434" w:name="_Toc68525519"/>
      <w:bookmarkStart w:id="4435" w:name="_Toc75191345"/>
      <w:bookmarkStart w:id="4436" w:name="_Toc75254717"/>
      <w:bookmarkStart w:id="4437" w:name="_Toc77434457"/>
      <w:bookmarkStart w:id="4438" w:name="_Toc77869039"/>
      <w:bookmarkStart w:id="4439" w:name="_Toc78133650"/>
      <w:bookmarkStart w:id="4440" w:name="_Toc78916727"/>
      <w:r>
        <w:rPr>
          <w:rStyle w:val="affd"/>
          <w:rFonts w:hint="eastAsia"/>
          <w:color w:val="000000" w:themeColor="text1"/>
          <w:lang w:eastAsia="ko-KR"/>
        </w:rPr>
        <w:t>1</w:t>
      </w:r>
      <w:r>
        <w:rPr>
          <w:rStyle w:val="affd"/>
          <w:color w:val="000000" w:themeColor="text1"/>
          <w:lang w:eastAsia="ko-KR"/>
        </w:rPr>
        <w:t>.2</w:t>
      </w:r>
      <w:r>
        <w:rPr>
          <w:rStyle w:val="affd"/>
          <w:color w:val="000000" w:themeColor="text1"/>
          <w:lang w:eastAsia="ko-KR"/>
        </w:rPr>
        <w:tab/>
      </w:r>
      <w:r>
        <w:rPr>
          <w:rStyle w:val="affd"/>
          <w:color w:val="000000" w:themeColor="text1"/>
          <w:lang w:eastAsia="ko-KR"/>
        </w:rPr>
        <w:t>제정</w:t>
      </w:r>
      <w:r>
        <w:rPr>
          <w:rStyle w:val="affd"/>
          <w:color w:val="000000" w:themeColor="text1"/>
          <w:lang w:eastAsia="ko-KR"/>
        </w:rPr>
        <w:t xml:space="preserve"> </w:t>
      </w:r>
      <w:r>
        <w:rPr>
          <w:rStyle w:val="affd"/>
          <w:color w:val="000000" w:themeColor="text1"/>
          <w:lang w:eastAsia="ko-KR"/>
        </w:rPr>
        <w:t>경위</w:t>
      </w:r>
      <w:bookmarkEnd w:id="4431"/>
      <w:bookmarkEnd w:id="4432"/>
      <w:bookmarkEnd w:id="4433"/>
      <w:bookmarkEnd w:id="4434"/>
      <w:bookmarkEnd w:id="4435"/>
      <w:bookmarkEnd w:id="4436"/>
      <w:bookmarkEnd w:id="4437"/>
      <w:bookmarkEnd w:id="4438"/>
      <w:bookmarkEnd w:id="4439"/>
      <w:bookmarkEnd w:id="4440"/>
    </w:p>
    <w:p w14:paraId="37155D8D" w14:textId="77777777" w:rsidR="00155874" w:rsidRPr="0057689E" w:rsidRDefault="00155874" w:rsidP="00155874">
      <w:pPr>
        <w:rPr>
          <w:color w:val="000000" w:themeColor="text1"/>
          <w:lang w:eastAsia="ko-KR"/>
        </w:rPr>
      </w:pPr>
    </w:p>
    <w:p w14:paraId="49B2BA9F" w14:textId="77777777" w:rsidR="00155874" w:rsidRPr="0057689E" w:rsidRDefault="00155874" w:rsidP="00155874">
      <w:pPr>
        <w:rPr>
          <w:color w:val="000000" w:themeColor="text1"/>
          <w:lang w:eastAsia="ko-KR"/>
        </w:rPr>
      </w:pPr>
      <w:r>
        <w:rPr>
          <w:rFonts w:hint="eastAsia"/>
          <w:color w:val="000000" w:themeColor="text1"/>
          <w:lang w:eastAsia="ko-KR"/>
        </w:rPr>
        <w:t>국내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주요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기업업무시스템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공급기업과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수요기업들의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요구에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따라</w:t>
      </w:r>
      <w:r>
        <w:rPr>
          <w:rFonts w:hint="eastAsia"/>
          <w:color w:val="000000" w:themeColor="text1"/>
          <w:lang w:eastAsia="ko-KR"/>
        </w:rPr>
        <w:t xml:space="preserve"> 2018</w:t>
      </w:r>
      <w:r>
        <w:rPr>
          <w:rFonts w:hint="eastAsia"/>
          <w:color w:val="000000" w:themeColor="text1"/>
          <w:lang w:eastAsia="ko-KR"/>
        </w:rPr>
        <w:t>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산업통상자원부는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국가연구개발과제</w:t>
      </w:r>
      <w:r>
        <w:rPr>
          <w:rFonts w:hint="eastAsia"/>
          <w:color w:val="000000" w:themeColor="text1"/>
          <w:lang w:eastAsia="ko-KR"/>
        </w:rPr>
        <w:t>(</w:t>
      </w:r>
      <w:r>
        <w:rPr>
          <w:rFonts w:hint="eastAsia"/>
          <w:color w:val="000000" w:themeColor="text1"/>
          <w:lang w:eastAsia="ko-KR"/>
        </w:rPr>
        <w:t>과제명</w:t>
      </w:r>
      <w:r>
        <w:rPr>
          <w:rFonts w:hint="eastAsia"/>
          <w:color w:val="000000" w:themeColor="text1"/>
          <w:lang w:eastAsia="ko-KR"/>
        </w:rPr>
        <w:t xml:space="preserve">: </w:t>
      </w:r>
      <w:r>
        <w:rPr>
          <w:rFonts w:hint="eastAsia"/>
          <w:color w:val="000000" w:themeColor="text1"/>
          <w:lang w:eastAsia="ko-KR"/>
        </w:rPr>
        <w:t>스마트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제조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응용시스템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데이터구조의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표준체계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표준준수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진단체계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및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진단도구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개발</w:t>
      </w:r>
      <w:r>
        <w:rPr>
          <w:rFonts w:hint="eastAsia"/>
          <w:color w:val="000000" w:themeColor="text1"/>
          <w:lang w:eastAsia="ko-KR"/>
        </w:rPr>
        <w:t>)</w:t>
      </w:r>
      <w:r>
        <w:rPr>
          <w:rFonts w:hint="eastAsia"/>
          <w:color w:val="000000" w:themeColor="text1"/>
          <w:lang w:eastAsia="ko-KR"/>
        </w:rPr>
        <w:t>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기획하였다</w:t>
      </w:r>
      <w:r>
        <w:rPr>
          <w:rFonts w:hint="eastAsia"/>
          <w:color w:val="000000" w:themeColor="text1"/>
          <w:lang w:eastAsia="ko-KR"/>
        </w:rPr>
        <w:t xml:space="preserve">. </w:t>
      </w:r>
      <w:r>
        <w:rPr>
          <w:rFonts w:hint="eastAsia"/>
          <w:color w:val="000000" w:themeColor="text1"/>
          <w:lang w:eastAsia="ko-KR"/>
        </w:rPr>
        <w:t>주관기관인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한국산업기술시험원과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한국전자통신연구원</w:t>
      </w:r>
      <w:r>
        <w:rPr>
          <w:rFonts w:hint="eastAsia"/>
          <w:color w:val="000000" w:themeColor="text1"/>
          <w:lang w:eastAsia="ko-KR"/>
        </w:rPr>
        <w:t xml:space="preserve">, </w:t>
      </w:r>
      <w:r>
        <w:rPr>
          <w:rFonts w:hint="eastAsia"/>
          <w:color w:val="000000" w:themeColor="text1"/>
          <w:lang w:eastAsia="ko-KR"/>
        </w:rPr>
        <w:t>한국생산기술연구원</w:t>
      </w:r>
      <w:r>
        <w:rPr>
          <w:rFonts w:hint="eastAsia"/>
          <w:color w:val="000000" w:themeColor="text1"/>
          <w:lang w:eastAsia="ko-KR"/>
        </w:rPr>
        <w:t xml:space="preserve">, </w:t>
      </w:r>
      <w:r>
        <w:rPr>
          <w:rFonts w:hint="eastAsia"/>
          <w:color w:val="000000" w:themeColor="text1"/>
          <w:lang w:eastAsia="ko-KR"/>
        </w:rPr>
        <w:t>포항공과대학교</w:t>
      </w:r>
      <w:r>
        <w:rPr>
          <w:rFonts w:hint="eastAsia"/>
          <w:color w:val="000000" w:themeColor="text1"/>
          <w:lang w:eastAsia="ko-KR"/>
        </w:rPr>
        <w:t xml:space="preserve">, </w:t>
      </w:r>
      <w:r>
        <w:rPr>
          <w:rFonts w:hint="eastAsia"/>
          <w:color w:val="000000" w:themeColor="text1"/>
          <w:lang w:eastAsia="ko-KR"/>
        </w:rPr>
        <w:t>한국산업지능화협회</w:t>
      </w:r>
      <w:r>
        <w:rPr>
          <w:rFonts w:hint="eastAsia"/>
          <w:color w:val="000000" w:themeColor="text1"/>
          <w:lang w:eastAsia="ko-KR"/>
        </w:rPr>
        <w:t xml:space="preserve">, </w:t>
      </w:r>
      <w:r>
        <w:rPr>
          <w:rFonts w:hint="eastAsia"/>
          <w:color w:val="000000" w:themeColor="text1"/>
          <w:lang w:eastAsia="ko-KR"/>
        </w:rPr>
        <w:t>인밸류비즈</w:t>
      </w:r>
      <w:r>
        <w:rPr>
          <w:rFonts w:hint="eastAsia"/>
          <w:color w:val="000000" w:themeColor="text1"/>
          <w:lang w:eastAsia="ko-KR"/>
        </w:rPr>
        <w:t xml:space="preserve">, </w:t>
      </w:r>
      <w:r>
        <w:rPr>
          <w:rFonts w:hint="eastAsia"/>
          <w:color w:val="000000" w:themeColor="text1"/>
          <w:lang w:eastAsia="ko-KR"/>
        </w:rPr>
        <w:t>더존비즈온</w:t>
      </w:r>
      <w:r>
        <w:rPr>
          <w:rFonts w:hint="eastAsia"/>
          <w:color w:val="000000" w:themeColor="text1"/>
          <w:lang w:eastAsia="ko-KR"/>
        </w:rPr>
        <w:t xml:space="preserve">, </w:t>
      </w:r>
      <w:r>
        <w:rPr>
          <w:rFonts w:hint="eastAsia"/>
          <w:color w:val="000000" w:themeColor="text1"/>
          <w:lang w:eastAsia="ko-KR"/>
        </w:rPr>
        <w:t>엠아이큐브솔루션</w:t>
      </w:r>
      <w:r>
        <w:rPr>
          <w:rFonts w:hint="eastAsia"/>
          <w:color w:val="000000" w:themeColor="text1"/>
          <w:lang w:eastAsia="ko-KR"/>
        </w:rPr>
        <w:t xml:space="preserve">, </w:t>
      </w:r>
      <w:r>
        <w:rPr>
          <w:rFonts w:hint="eastAsia"/>
          <w:color w:val="000000" w:themeColor="text1"/>
          <w:lang w:eastAsia="ko-KR"/>
        </w:rPr>
        <w:t>삼성</w:t>
      </w:r>
      <w:r>
        <w:rPr>
          <w:rFonts w:hint="eastAsia"/>
          <w:color w:val="000000" w:themeColor="text1"/>
          <w:lang w:eastAsia="ko-KR"/>
        </w:rPr>
        <w:t xml:space="preserve">SDS, </w:t>
      </w:r>
      <w:r>
        <w:rPr>
          <w:rFonts w:hint="eastAsia"/>
          <w:color w:val="000000" w:themeColor="text1"/>
          <w:lang w:eastAsia="ko-KR"/>
        </w:rPr>
        <w:t>미라콤아이앤씨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등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산·학·연이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모두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참여하여</w:t>
      </w:r>
      <w:r>
        <w:rPr>
          <w:rFonts w:hint="eastAsia"/>
          <w:color w:val="000000" w:themeColor="text1"/>
          <w:lang w:eastAsia="ko-KR"/>
        </w:rPr>
        <w:t xml:space="preserve"> 2018</w:t>
      </w:r>
      <w:r>
        <w:rPr>
          <w:rFonts w:hint="eastAsia"/>
          <w:color w:val="000000" w:themeColor="text1"/>
          <w:lang w:eastAsia="ko-KR"/>
        </w:rPr>
        <w:t>년</w:t>
      </w:r>
      <w:r>
        <w:rPr>
          <w:rFonts w:hint="eastAsia"/>
          <w:color w:val="000000" w:themeColor="text1"/>
          <w:lang w:eastAsia="ko-KR"/>
        </w:rPr>
        <w:t xml:space="preserve"> 11</w:t>
      </w:r>
      <w:r>
        <w:rPr>
          <w:rFonts w:hint="eastAsia"/>
          <w:color w:val="000000" w:themeColor="text1"/>
          <w:lang w:eastAsia="ko-KR"/>
        </w:rPr>
        <w:t>월부터</w:t>
      </w:r>
      <w:r>
        <w:rPr>
          <w:rFonts w:hint="eastAsia"/>
          <w:color w:val="000000" w:themeColor="text1"/>
          <w:lang w:eastAsia="ko-KR"/>
        </w:rPr>
        <w:t xml:space="preserve"> 2020</w:t>
      </w:r>
      <w:r>
        <w:rPr>
          <w:rFonts w:hint="eastAsia"/>
          <w:color w:val="000000" w:themeColor="text1"/>
          <w:lang w:eastAsia="ko-KR"/>
        </w:rPr>
        <w:t>년</w:t>
      </w:r>
      <w:r>
        <w:rPr>
          <w:rFonts w:hint="eastAsia"/>
          <w:color w:val="000000" w:themeColor="text1"/>
          <w:lang w:eastAsia="ko-KR"/>
        </w:rPr>
        <w:t xml:space="preserve"> 12</w:t>
      </w:r>
      <w:r>
        <w:rPr>
          <w:rFonts w:hint="eastAsia"/>
          <w:color w:val="000000" w:themeColor="text1"/>
          <w:lang w:eastAsia="ko-KR"/>
        </w:rPr>
        <w:t>월까지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동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과제를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수행하였다</w:t>
      </w:r>
      <w:r>
        <w:rPr>
          <w:rFonts w:hint="eastAsia"/>
          <w:color w:val="000000" w:themeColor="text1"/>
          <w:lang w:eastAsia="ko-KR"/>
        </w:rPr>
        <w:t>.</w:t>
      </w:r>
    </w:p>
    <w:p w14:paraId="68AE3BC7" w14:textId="77777777" w:rsidR="00155874" w:rsidRPr="0057689E" w:rsidRDefault="00155874" w:rsidP="00155874">
      <w:pPr>
        <w:rPr>
          <w:color w:val="000000" w:themeColor="text1"/>
          <w:lang w:eastAsia="ko-KR"/>
        </w:rPr>
      </w:pPr>
    </w:p>
    <w:p w14:paraId="7F382F36" w14:textId="77777777" w:rsidR="00155874" w:rsidRPr="0057689E" w:rsidRDefault="00155874" w:rsidP="00155874">
      <w:pPr>
        <w:rPr>
          <w:color w:val="000000" w:themeColor="text1"/>
          <w:lang w:eastAsia="ko-KR"/>
        </w:rPr>
      </w:pPr>
      <w:r>
        <w:rPr>
          <w:rFonts w:hint="eastAsia"/>
          <w:color w:val="000000" w:themeColor="text1"/>
          <w:lang w:eastAsia="ko-KR"/>
        </w:rPr>
        <w:t>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표준은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동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과제의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결과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중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하나로서</w:t>
      </w:r>
      <w:r>
        <w:rPr>
          <w:rFonts w:hint="eastAsia"/>
          <w:color w:val="000000" w:themeColor="text1"/>
          <w:lang w:eastAsia="ko-KR"/>
        </w:rPr>
        <w:t xml:space="preserve">, </w:t>
      </w:r>
      <w:r>
        <w:rPr>
          <w:rFonts w:hint="eastAsia"/>
          <w:color w:val="000000" w:themeColor="text1"/>
          <w:lang w:eastAsia="ko-KR"/>
        </w:rPr>
        <w:t>한국산업기술시험원이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주도하여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국내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기업업무시스템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주요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공급기업들의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참여와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시험기관들의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다양한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모의실증을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거쳐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개발하였다</w:t>
      </w:r>
      <w:r>
        <w:rPr>
          <w:rFonts w:hint="eastAsia"/>
          <w:color w:val="000000" w:themeColor="text1"/>
          <w:lang w:eastAsia="ko-KR"/>
        </w:rPr>
        <w:t xml:space="preserve">. </w:t>
      </w:r>
      <w:r>
        <w:rPr>
          <w:rFonts w:hint="eastAsia"/>
          <w:color w:val="000000" w:themeColor="text1"/>
          <w:lang w:eastAsia="ko-KR"/>
        </w:rPr>
        <w:t>이후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과제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참여자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외에도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다양한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산·학·연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전문가들의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의견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수렴을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거쳐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완성되었다</w:t>
      </w:r>
      <w:r>
        <w:rPr>
          <w:rFonts w:hint="eastAsia"/>
          <w:color w:val="000000" w:themeColor="text1"/>
          <w:lang w:eastAsia="ko-KR"/>
        </w:rPr>
        <w:t>.</w:t>
      </w:r>
    </w:p>
    <w:p w14:paraId="2978165E" w14:textId="77777777" w:rsidR="00155874" w:rsidRPr="0057689E" w:rsidRDefault="00155874" w:rsidP="00155874">
      <w:pPr>
        <w:rPr>
          <w:color w:val="000000" w:themeColor="text1"/>
          <w:sz w:val="24"/>
          <w:szCs w:val="24"/>
          <w:lang w:val="de-DE" w:eastAsia="ko-KR"/>
        </w:rPr>
      </w:pPr>
      <w:bookmarkStart w:id="4441" w:name="_Toc453340387"/>
      <w:bookmarkStart w:id="4442" w:name="_Toc513116861"/>
      <w:bookmarkStart w:id="4443" w:name="_Toc53679082"/>
      <w:bookmarkStart w:id="4444" w:name="_Toc68525521"/>
      <w:bookmarkStart w:id="4445" w:name="_Toc75191346"/>
      <w:bookmarkStart w:id="4446" w:name="_Toc75254718"/>
      <w:bookmarkStart w:id="4447" w:name="_Toc77434458"/>
      <w:bookmarkStart w:id="4448" w:name="_Toc77869040"/>
      <w:bookmarkStart w:id="4449" w:name="_Toc78133651"/>
      <w:bookmarkStart w:id="4450" w:name="_Toc78916728"/>
      <w:r>
        <w:rPr>
          <w:rStyle w:val="affd"/>
          <w:rFonts w:hint="eastAsia"/>
          <w:color w:val="000000" w:themeColor="text1"/>
          <w:sz w:val="24"/>
          <w:szCs w:val="24"/>
          <w:lang w:eastAsia="ko-KR"/>
        </w:rPr>
        <w:t>2</w:t>
      </w:r>
      <w:r>
        <w:rPr>
          <w:rStyle w:val="affd"/>
          <w:color w:val="000000" w:themeColor="text1"/>
          <w:sz w:val="24"/>
          <w:szCs w:val="24"/>
          <w:lang w:eastAsia="ko-KR"/>
        </w:rPr>
        <w:tab/>
      </w:r>
      <w:r>
        <w:rPr>
          <w:rStyle w:val="affd"/>
          <w:color w:val="000000" w:themeColor="text1"/>
          <w:sz w:val="24"/>
          <w:szCs w:val="24"/>
          <w:lang w:eastAsia="ko-KR"/>
        </w:rPr>
        <w:t>적용범위</w:t>
      </w:r>
      <w:bookmarkEnd w:id="4441"/>
      <w:bookmarkEnd w:id="4442"/>
      <w:bookmarkEnd w:id="4443"/>
      <w:bookmarkEnd w:id="4444"/>
      <w:bookmarkEnd w:id="4445"/>
      <w:bookmarkEnd w:id="4446"/>
      <w:bookmarkEnd w:id="4447"/>
      <w:bookmarkEnd w:id="4448"/>
      <w:bookmarkEnd w:id="4449"/>
      <w:bookmarkEnd w:id="4450"/>
    </w:p>
    <w:p w14:paraId="7EFECF6A" w14:textId="77777777" w:rsidR="00155874" w:rsidRPr="0057689E" w:rsidRDefault="00155874" w:rsidP="00155874">
      <w:pPr>
        <w:rPr>
          <w:color w:val="000000" w:themeColor="text1"/>
          <w:lang w:eastAsia="ko-KR"/>
        </w:rPr>
      </w:pPr>
    </w:p>
    <w:p w14:paraId="1068095A" w14:textId="77777777" w:rsidR="00155874" w:rsidRPr="0057689E" w:rsidRDefault="00155874" w:rsidP="00155874">
      <w:pPr>
        <w:tabs>
          <w:tab w:val="left" w:pos="500"/>
        </w:tabs>
        <w:rPr>
          <w:rFonts w:eastAsia="Yu Mincho"/>
          <w:color w:val="000000" w:themeColor="text1"/>
          <w:lang w:val="de-DE" w:eastAsia="ko-KR"/>
        </w:rPr>
      </w:pPr>
      <w:bookmarkStart w:id="4451" w:name="_Toc75191347"/>
      <w:bookmarkStart w:id="4452" w:name="_Toc75254719"/>
      <w:bookmarkStart w:id="4453" w:name="_Toc77434459"/>
      <w:bookmarkStart w:id="4454" w:name="_Toc77869041"/>
      <w:bookmarkStart w:id="4455" w:name="_Toc78133652"/>
      <w:bookmarkStart w:id="4456" w:name="_Toc78916729"/>
      <w:r>
        <w:rPr>
          <w:rStyle w:val="affd"/>
          <w:rFonts w:hint="eastAsia"/>
          <w:color w:val="000000" w:themeColor="text1"/>
          <w:lang w:eastAsia="ko-KR"/>
        </w:rPr>
        <w:t>2</w:t>
      </w:r>
      <w:r>
        <w:rPr>
          <w:rStyle w:val="affd"/>
          <w:color w:val="000000" w:themeColor="text1"/>
          <w:lang w:eastAsia="ko-KR"/>
        </w:rPr>
        <w:t>.1</w:t>
      </w:r>
      <w:r>
        <w:rPr>
          <w:rStyle w:val="affd"/>
          <w:color w:val="000000" w:themeColor="text1"/>
          <w:lang w:eastAsia="ko-KR"/>
        </w:rPr>
        <w:tab/>
      </w:r>
      <w:r>
        <w:rPr>
          <w:rStyle w:val="affd"/>
          <w:rFonts w:hint="eastAsia"/>
          <w:color w:val="000000" w:themeColor="text1"/>
          <w:lang w:eastAsia="ko-KR"/>
        </w:rPr>
        <w:t>일반사항</w:t>
      </w:r>
      <w:bookmarkEnd w:id="4451"/>
      <w:bookmarkEnd w:id="4452"/>
      <w:bookmarkEnd w:id="4453"/>
      <w:bookmarkEnd w:id="4454"/>
      <w:bookmarkEnd w:id="4455"/>
      <w:bookmarkEnd w:id="4456"/>
    </w:p>
    <w:p w14:paraId="023B6E48" w14:textId="77777777" w:rsidR="00155874" w:rsidRPr="0057689E" w:rsidRDefault="00155874" w:rsidP="00155874">
      <w:pPr>
        <w:rPr>
          <w:color w:val="000000" w:themeColor="text1"/>
          <w:lang w:eastAsia="ko-KR"/>
        </w:rPr>
      </w:pPr>
    </w:p>
    <w:p w14:paraId="3D02768E" w14:textId="77777777" w:rsidR="00155874" w:rsidRPr="0057689E" w:rsidRDefault="00155874" w:rsidP="00155874">
      <w:pPr>
        <w:rPr>
          <w:color w:val="000000" w:themeColor="text1"/>
          <w:lang w:eastAsia="ko-KR"/>
        </w:rPr>
      </w:pPr>
      <w:r>
        <w:rPr>
          <w:rFonts w:hint="eastAsia"/>
          <w:color w:val="000000" w:themeColor="text1"/>
          <w:lang w:eastAsia="ko-KR"/>
        </w:rPr>
        <w:t>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표준은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국내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중소</w:t>
      </w:r>
      <w:r>
        <w:rPr>
          <w:rFonts w:hint="eastAsia"/>
          <w:color w:val="000000" w:themeColor="text1"/>
          <w:lang w:eastAsia="ko-KR"/>
        </w:rPr>
        <w:t xml:space="preserve">, </w:t>
      </w:r>
      <w:r>
        <w:rPr>
          <w:rFonts w:hint="eastAsia"/>
          <w:color w:val="000000" w:themeColor="text1"/>
          <w:lang w:eastAsia="ko-KR"/>
        </w:rPr>
        <w:t>중견제조기업의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업무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프로세스에서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발생하는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기업업무시스템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제조업무데이터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교환에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필요한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데이터의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구조와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요소</w:t>
      </w:r>
      <w:r>
        <w:rPr>
          <w:rFonts w:hint="eastAsia"/>
          <w:color w:val="000000" w:themeColor="text1"/>
          <w:lang w:eastAsia="ko-KR"/>
        </w:rPr>
        <w:t xml:space="preserve">, </w:t>
      </w:r>
      <w:r>
        <w:rPr>
          <w:rFonts w:hint="eastAsia"/>
          <w:color w:val="000000" w:themeColor="text1"/>
          <w:lang w:eastAsia="ko-KR"/>
        </w:rPr>
        <w:t>참조사례를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제공함으로써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기업업무시스템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상호운용성을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보장하고자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한다</w:t>
      </w:r>
      <w:r>
        <w:rPr>
          <w:rFonts w:hint="eastAsia"/>
          <w:color w:val="000000" w:themeColor="text1"/>
          <w:lang w:eastAsia="ko-KR"/>
        </w:rPr>
        <w:t>.</w:t>
      </w:r>
    </w:p>
    <w:p w14:paraId="228AFA7C" w14:textId="77777777" w:rsidR="00155874" w:rsidRPr="0057689E" w:rsidRDefault="00155874" w:rsidP="00155874">
      <w:pPr>
        <w:rPr>
          <w:color w:val="000000" w:themeColor="text1"/>
          <w:lang w:eastAsia="ko-KR"/>
        </w:rPr>
      </w:pPr>
    </w:p>
    <w:p w14:paraId="48B829CF" w14:textId="77777777" w:rsidR="00155874" w:rsidRPr="0057689E" w:rsidRDefault="00155874" w:rsidP="00155874">
      <w:pPr>
        <w:tabs>
          <w:tab w:val="left" w:pos="500"/>
        </w:tabs>
        <w:rPr>
          <w:color w:val="000000" w:themeColor="text1"/>
          <w:lang w:val="de-DE" w:eastAsia="ko-KR"/>
        </w:rPr>
      </w:pPr>
      <w:bookmarkStart w:id="4457" w:name="_Toc75191348"/>
      <w:bookmarkStart w:id="4458" w:name="_Toc75254720"/>
      <w:bookmarkStart w:id="4459" w:name="_Toc77434460"/>
      <w:bookmarkStart w:id="4460" w:name="_Toc77869042"/>
      <w:bookmarkStart w:id="4461" w:name="_Toc78133653"/>
      <w:bookmarkStart w:id="4462" w:name="_Toc78916730"/>
      <w:r>
        <w:rPr>
          <w:rStyle w:val="affd"/>
          <w:rFonts w:hint="eastAsia"/>
          <w:color w:val="000000" w:themeColor="text1"/>
          <w:lang w:eastAsia="ko-KR"/>
        </w:rPr>
        <w:t>2</w:t>
      </w:r>
      <w:r>
        <w:rPr>
          <w:rStyle w:val="affd"/>
          <w:color w:val="000000" w:themeColor="text1"/>
          <w:lang w:eastAsia="ko-KR"/>
        </w:rPr>
        <w:t>.2</w:t>
      </w:r>
      <w:r>
        <w:rPr>
          <w:rStyle w:val="affd"/>
          <w:color w:val="000000" w:themeColor="text1"/>
          <w:lang w:eastAsia="ko-KR"/>
        </w:rPr>
        <w:tab/>
      </w:r>
      <w:r>
        <w:rPr>
          <w:rStyle w:val="affd"/>
          <w:rFonts w:hint="eastAsia"/>
          <w:color w:val="000000" w:themeColor="text1"/>
          <w:lang w:eastAsia="ko-KR"/>
        </w:rPr>
        <w:t>주요</w:t>
      </w:r>
      <w:r>
        <w:rPr>
          <w:rStyle w:val="affd"/>
          <w:rFonts w:hint="eastAsia"/>
          <w:color w:val="000000" w:themeColor="text1"/>
          <w:lang w:eastAsia="ko-KR"/>
        </w:rPr>
        <w:t xml:space="preserve"> </w:t>
      </w:r>
      <w:r>
        <w:rPr>
          <w:rStyle w:val="affd"/>
          <w:rFonts w:hint="eastAsia"/>
          <w:color w:val="000000" w:themeColor="text1"/>
          <w:lang w:eastAsia="ko-KR"/>
        </w:rPr>
        <w:t>규정항목에</w:t>
      </w:r>
      <w:r>
        <w:rPr>
          <w:rStyle w:val="affd"/>
          <w:rFonts w:hint="eastAsia"/>
          <w:color w:val="000000" w:themeColor="text1"/>
          <w:lang w:eastAsia="ko-KR"/>
        </w:rPr>
        <w:t xml:space="preserve"> </w:t>
      </w:r>
      <w:r>
        <w:rPr>
          <w:rStyle w:val="affd"/>
          <w:rFonts w:hint="eastAsia"/>
          <w:color w:val="000000" w:themeColor="text1"/>
          <w:lang w:eastAsia="ko-KR"/>
        </w:rPr>
        <w:t>대한</w:t>
      </w:r>
      <w:r>
        <w:rPr>
          <w:rStyle w:val="affd"/>
          <w:rFonts w:hint="eastAsia"/>
          <w:color w:val="000000" w:themeColor="text1"/>
          <w:lang w:eastAsia="ko-KR"/>
        </w:rPr>
        <w:t xml:space="preserve"> </w:t>
      </w:r>
      <w:r>
        <w:rPr>
          <w:rStyle w:val="affd"/>
          <w:rFonts w:hint="eastAsia"/>
          <w:color w:val="000000" w:themeColor="text1"/>
          <w:lang w:eastAsia="ko-KR"/>
        </w:rPr>
        <w:t>인용표준</w:t>
      </w:r>
      <w:r>
        <w:rPr>
          <w:rStyle w:val="affd"/>
          <w:rFonts w:hint="eastAsia"/>
          <w:color w:val="000000" w:themeColor="text1"/>
          <w:lang w:eastAsia="ko-KR"/>
        </w:rPr>
        <w:t xml:space="preserve"> </w:t>
      </w:r>
      <w:r>
        <w:rPr>
          <w:rStyle w:val="affd"/>
          <w:rFonts w:hint="eastAsia"/>
          <w:color w:val="000000" w:themeColor="text1"/>
          <w:lang w:eastAsia="ko-KR"/>
        </w:rPr>
        <w:t>내역</w:t>
      </w:r>
      <w:bookmarkEnd w:id="4457"/>
      <w:bookmarkEnd w:id="4458"/>
      <w:bookmarkEnd w:id="4459"/>
      <w:bookmarkEnd w:id="4460"/>
      <w:bookmarkEnd w:id="4461"/>
      <w:bookmarkEnd w:id="4462"/>
    </w:p>
    <w:p w14:paraId="5C28BDF8" w14:textId="77777777" w:rsidR="00155874" w:rsidRPr="0057689E" w:rsidRDefault="00155874" w:rsidP="00155874">
      <w:pPr>
        <w:rPr>
          <w:color w:val="000000" w:themeColor="text1"/>
          <w:lang w:val="de-DE" w:eastAsia="ko-KR"/>
        </w:rPr>
      </w:pPr>
    </w:p>
    <w:tbl>
      <w:tblPr>
        <w:tblStyle w:val="1e"/>
        <w:tblW w:w="9356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671"/>
        <w:gridCol w:w="3754"/>
        <w:gridCol w:w="4931"/>
      </w:tblGrid>
      <w:tr w:rsidR="00155874" w:rsidRPr="0057689E" w14:paraId="21D83BFA" w14:textId="77777777" w:rsidTr="001861C8">
        <w:trPr>
          <w:jc w:val="center"/>
        </w:trPr>
        <w:tc>
          <w:tcPr>
            <w:tcW w:w="675" w:type="dxa"/>
            <w:tcBorders>
              <w:top w:val="single" w:sz="8" w:space="0" w:color="auto"/>
              <w:bottom w:val="single" w:sz="8" w:space="0" w:color="auto"/>
            </w:tcBorders>
          </w:tcPr>
          <w:p w14:paraId="220CAFC8" w14:textId="77777777" w:rsidR="00155874" w:rsidRPr="0057689E" w:rsidRDefault="00155874" w:rsidP="001861C8">
            <w:pPr>
              <w:spacing w:line="300" w:lineRule="exact"/>
              <w:jc w:val="center"/>
              <w:rPr>
                <w:rFonts w:ascii="돋움" w:eastAsia="돋움" w:hAnsi="돋움"/>
                <w:b/>
                <w:bCs/>
                <w:color w:val="000000" w:themeColor="text1"/>
              </w:rPr>
            </w:pPr>
            <w:r>
              <w:rPr>
                <w:rFonts w:ascii="돋움" w:eastAsia="돋움" w:hAnsi="돋움" w:hint="eastAsia"/>
                <w:b/>
                <w:bCs/>
                <w:color w:val="000000" w:themeColor="text1"/>
              </w:rPr>
              <w:t>순번</w:t>
            </w:r>
          </w:p>
        </w:tc>
        <w:tc>
          <w:tcPr>
            <w:tcW w:w="3828" w:type="dxa"/>
            <w:tcBorders>
              <w:top w:val="single" w:sz="8" w:space="0" w:color="auto"/>
              <w:bottom w:val="single" w:sz="8" w:space="0" w:color="auto"/>
            </w:tcBorders>
          </w:tcPr>
          <w:p w14:paraId="5BC05995" w14:textId="77777777" w:rsidR="00155874" w:rsidRPr="0057689E" w:rsidRDefault="00155874" w:rsidP="001861C8">
            <w:pPr>
              <w:spacing w:line="300" w:lineRule="exact"/>
              <w:jc w:val="center"/>
              <w:rPr>
                <w:rFonts w:ascii="돋움" w:eastAsia="돋움" w:hAnsi="돋움"/>
                <w:b/>
                <w:bCs/>
                <w:color w:val="000000" w:themeColor="text1"/>
              </w:rPr>
            </w:pPr>
            <w:r>
              <w:rPr>
                <w:rFonts w:ascii="돋움" w:eastAsia="돋움" w:hAnsi="돋움" w:hint="eastAsia"/>
                <w:b/>
                <w:bCs/>
                <w:color w:val="000000" w:themeColor="text1"/>
              </w:rPr>
              <w:t>인용표준 관련 항목</w:t>
            </w:r>
          </w:p>
        </w:tc>
        <w:tc>
          <w:tcPr>
            <w:tcW w:w="5067" w:type="dxa"/>
            <w:tcBorders>
              <w:top w:val="single" w:sz="8" w:space="0" w:color="auto"/>
              <w:bottom w:val="single" w:sz="8" w:space="0" w:color="auto"/>
            </w:tcBorders>
          </w:tcPr>
          <w:p w14:paraId="7D397F5E" w14:textId="77777777" w:rsidR="00155874" w:rsidRPr="0057689E" w:rsidRDefault="00155874" w:rsidP="001861C8">
            <w:pPr>
              <w:spacing w:line="300" w:lineRule="exact"/>
              <w:jc w:val="center"/>
              <w:rPr>
                <w:rFonts w:ascii="돋움" w:eastAsia="돋움" w:hAnsi="돋움"/>
                <w:b/>
                <w:bCs/>
                <w:color w:val="000000" w:themeColor="text1"/>
              </w:rPr>
            </w:pPr>
            <w:r>
              <w:rPr>
                <w:rFonts w:ascii="돋움" w:eastAsia="돋움" w:hAnsi="돋움" w:hint="eastAsia"/>
                <w:b/>
                <w:bCs/>
                <w:color w:val="000000" w:themeColor="text1"/>
              </w:rPr>
              <w:t>인용 내용</w:t>
            </w:r>
          </w:p>
        </w:tc>
      </w:tr>
      <w:tr w:rsidR="00155874" w:rsidRPr="0057689E" w14:paraId="77CA293C" w14:textId="77777777" w:rsidTr="001861C8">
        <w:trPr>
          <w:jc w:val="center"/>
        </w:trPr>
        <w:tc>
          <w:tcPr>
            <w:tcW w:w="675" w:type="dxa"/>
            <w:tcBorders>
              <w:top w:val="single" w:sz="8" w:space="0" w:color="auto"/>
            </w:tcBorders>
          </w:tcPr>
          <w:p w14:paraId="7F819EFD" w14:textId="77777777" w:rsidR="00155874" w:rsidRPr="0057689E" w:rsidRDefault="00155874" w:rsidP="001861C8">
            <w:pPr>
              <w:spacing w:line="30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3828" w:type="dxa"/>
            <w:tcBorders>
              <w:top w:val="single" w:sz="8" w:space="0" w:color="auto"/>
            </w:tcBorders>
          </w:tcPr>
          <w:p w14:paraId="2ABD4074" w14:textId="77777777" w:rsidR="00155874" w:rsidRPr="0057689E" w:rsidRDefault="00155874" w:rsidP="001861C8">
            <w:pPr>
              <w:spacing w:line="300" w:lineRule="exac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IEC 62264-5:2016</w:t>
            </w:r>
            <w:r>
              <w:rPr>
                <w:color w:val="000000" w:themeColor="text1"/>
              </w:rPr>
              <w:t>,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b/>
                <w:bCs/>
                <w:color w:val="000000" w:themeColor="text1"/>
              </w:rPr>
              <w:t>4.3.1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일반구조</w:t>
            </w:r>
            <w:r>
              <w:rPr>
                <w:rFonts w:hint="eastAsia"/>
                <w:color w:val="000000" w:themeColor="text1"/>
              </w:rPr>
              <w:t xml:space="preserve"> </w:t>
            </w:r>
          </w:p>
        </w:tc>
        <w:tc>
          <w:tcPr>
            <w:tcW w:w="5067" w:type="dxa"/>
            <w:tcBorders>
              <w:top w:val="single" w:sz="8" w:space="0" w:color="auto"/>
            </w:tcBorders>
          </w:tcPr>
          <w:p w14:paraId="395E7563" w14:textId="77777777" w:rsidR="00155874" w:rsidRPr="0057689E" w:rsidRDefault="00155874" w:rsidP="001861C8">
            <w:pPr>
              <w:spacing w:line="300" w:lineRule="exact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 xml:space="preserve">4. </w:t>
            </w:r>
            <w:r>
              <w:rPr>
                <w:rFonts w:hint="eastAsia"/>
                <w:color w:val="000000" w:themeColor="text1"/>
              </w:rPr>
              <w:t>데이터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구조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중</w:t>
            </w:r>
            <w:r>
              <w:rPr>
                <w:rFonts w:hint="eastAsia"/>
                <w:color w:val="000000" w:themeColor="text1"/>
              </w:rPr>
              <w:t xml:space="preserve"> Data Message </w:t>
            </w:r>
            <w:r>
              <w:rPr>
                <w:rFonts w:hint="eastAsia"/>
                <w:color w:val="000000" w:themeColor="text1"/>
              </w:rPr>
              <w:t>내</w:t>
            </w:r>
            <w:r>
              <w:rPr>
                <w:rFonts w:hint="eastAsia"/>
                <w:color w:val="000000" w:themeColor="text1"/>
              </w:rPr>
              <w:t xml:space="preserve"> Application Identification Area, Data Area</w:t>
            </w:r>
            <w:r>
              <w:rPr>
                <w:rFonts w:hint="eastAsia"/>
                <w:color w:val="000000" w:themeColor="text1"/>
              </w:rPr>
              <w:t>를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두고</w:t>
            </w:r>
            <w:r>
              <w:rPr>
                <w:rFonts w:hint="eastAsia"/>
                <w:color w:val="000000" w:themeColor="text1"/>
              </w:rPr>
              <w:t xml:space="preserve"> Data Area </w:t>
            </w:r>
            <w:r>
              <w:rPr>
                <w:rFonts w:hint="eastAsia"/>
                <w:color w:val="000000" w:themeColor="text1"/>
              </w:rPr>
              <w:t>내</w:t>
            </w:r>
            <w:r>
              <w:rPr>
                <w:rFonts w:hint="eastAsia"/>
                <w:color w:val="000000" w:themeColor="text1"/>
              </w:rPr>
              <w:t xml:space="preserve"> Verb Area</w:t>
            </w:r>
            <w:r>
              <w:rPr>
                <w:rFonts w:hint="eastAsia"/>
                <w:color w:val="000000" w:themeColor="text1"/>
              </w:rPr>
              <w:t>와</w:t>
            </w:r>
            <w:r>
              <w:rPr>
                <w:rFonts w:hint="eastAsia"/>
                <w:color w:val="000000" w:themeColor="text1"/>
              </w:rPr>
              <w:t xml:space="preserve"> Noun Area</w:t>
            </w:r>
            <w:r>
              <w:rPr>
                <w:rFonts w:hint="eastAsia"/>
                <w:color w:val="000000" w:themeColor="text1"/>
              </w:rPr>
              <w:t>를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두는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구조</w:t>
            </w:r>
          </w:p>
        </w:tc>
      </w:tr>
      <w:tr w:rsidR="00155874" w:rsidRPr="0057689E" w14:paraId="679A7A7F" w14:textId="77777777" w:rsidTr="001861C8">
        <w:trPr>
          <w:jc w:val="center"/>
        </w:trPr>
        <w:tc>
          <w:tcPr>
            <w:tcW w:w="675" w:type="dxa"/>
          </w:tcPr>
          <w:p w14:paraId="219CCD92" w14:textId="77777777" w:rsidR="00155874" w:rsidRPr="0057689E" w:rsidRDefault="00155874" w:rsidP="001861C8">
            <w:pPr>
              <w:spacing w:line="30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3828" w:type="dxa"/>
          </w:tcPr>
          <w:p w14:paraId="17872DBD" w14:textId="77777777" w:rsidR="00155874" w:rsidRPr="0057689E" w:rsidRDefault="00155874" w:rsidP="001861C8">
            <w:pPr>
              <w:spacing w:line="300" w:lineRule="exac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OAGIS 10.6 </w:t>
            </w:r>
          </w:p>
        </w:tc>
        <w:tc>
          <w:tcPr>
            <w:tcW w:w="5067" w:type="dxa"/>
          </w:tcPr>
          <w:p w14:paraId="37F25B04" w14:textId="77777777" w:rsidR="00155874" w:rsidRPr="0057689E" w:rsidRDefault="00155874" w:rsidP="001861C8">
            <w:pPr>
              <w:spacing w:line="300" w:lineRule="exact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5.2.1</w:t>
            </w:r>
            <w:r>
              <w:rPr>
                <w:rFonts w:hint="eastAsia"/>
                <w:color w:val="000000" w:themeColor="text1"/>
              </w:rPr>
              <w:t xml:space="preserve"> Application Area </w:t>
            </w:r>
            <w:r>
              <w:rPr>
                <w:rFonts w:hint="eastAsia"/>
                <w:color w:val="000000" w:themeColor="text1"/>
              </w:rPr>
              <w:t>중</w:t>
            </w:r>
            <w:r>
              <w:rPr>
                <w:rFonts w:hint="eastAsia"/>
                <w:color w:val="000000" w:themeColor="text1"/>
              </w:rPr>
              <w:t xml:space="preserve"> Confirmation Code </w:t>
            </w:r>
            <w:r>
              <w:rPr>
                <w:rFonts w:hint="eastAsia"/>
                <w:color w:val="000000" w:themeColor="text1"/>
              </w:rPr>
              <w:t>인용</w:t>
            </w:r>
          </w:p>
        </w:tc>
      </w:tr>
      <w:tr w:rsidR="00155874" w:rsidRPr="0057689E" w14:paraId="256D5C8E" w14:textId="77777777" w:rsidTr="001861C8">
        <w:trPr>
          <w:jc w:val="center"/>
        </w:trPr>
        <w:tc>
          <w:tcPr>
            <w:tcW w:w="675" w:type="dxa"/>
          </w:tcPr>
          <w:p w14:paraId="2C5A565F" w14:textId="77777777" w:rsidR="00155874" w:rsidRPr="0057689E" w:rsidRDefault="00155874" w:rsidP="001861C8">
            <w:pPr>
              <w:spacing w:line="30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3828" w:type="dxa"/>
          </w:tcPr>
          <w:p w14:paraId="20B03422" w14:textId="77777777" w:rsidR="00155874" w:rsidRPr="0057689E" w:rsidRDefault="00155874" w:rsidP="001861C8">
            <w:pPr>
              <w:spacing w:line="300" w:lineRule="exac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KS X 9001-2, </w:t>
            </w:r>
            <w:r>
              <w:rPr>
                <w:rFonts w:hint="eastAsia"/>
                <w:b/>
                <w:bCs/>
                <w:color w:val="000000" w:themeColor="text1"/>
              </w:rPr>
              <w:t>3.9</w:t>
            </w:r>
            <w:r>
              <w:rPr>
                <w:rFonts w:hint="eastAsia"/>
                <w:color w:val="000000" w:themeColor="text1"/>
              </w:rPr>
              <w:t xml:space="preserve">, </w:t>
            </w:r>
            <w:r>
              <w:rPr>
                <w:rFonts w:hint="eastAsia"/>
                <w:b/>
                <w:bCs/>
                <w:color w:val="000000" w:themeColor="text1"/>
              </w:rPr>
              <w:t>3.19</w:t>
            </w:r>
          </w:p>
        </w:tc>
        <w:tc>
          <w:tcPr>
            <w:tcW w:w="5067" w:type="dxa"/>
          </w:tcPr>
          <w:p w14:paraId="22CCC9FB" w14:textId="77777777" w:rsidR="00155874" w:rsidRPr="0057689E" w:rsidRDefault="00155874" w:rsidP="001861C8">
            <w:pPr>
              <w:spacing w:line="300" w:lineRule="exact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3.1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용어에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그대로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인용</w:t>
            </w:r>
          </w:p>
        </w:tc>
      </w:tr>
      <w:tr w:rsidR="00155874" w:rsidRPr="0057689E" w14:paraId="6F7E827C" w14:textId="77777777" w:rsidTr="001861C8">
        <w:trPr>
          <w:jc w:val="center"/>
        </w:trPr>
        <w:tc>
          <w:tcPr>
            <w:tcW w:w="675" w:type="dxa"/>
          </w:tcPr>
          <w:p w14:paraId="6F847A2A" w14:textId="77777777" w:rsidR="00155874" w:rsidRPr="0057689E" w:rsidRDefault="00155874" w:rsidP="001861C8">
            <w:pPr>
              <w:spacing w:line="30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3828" w:type="dxa"/>
          </w:tcPr>
          <w:p w14:paraId="484FA182" w14:textId="77777777" w:rsidR="00155874" w:rsidRPr="0057689E" w:rsidRDefault="00155874" w:rsidP="001861C8">
            <w:pPr>
              <w:spacing w:line="300" w:lineRule="exac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TTA </w:t>
            </w:r>
            <w:r>
              <w:rPr>
                <w:rFonts w:hint="eastAsia"/>
                <w:color w:val="000000" w:themeColor="text1"/>
              </w:rPr>
              <w:t>정보통신용어사전</w:t>
            </w:r>
          </w:p>
        </w:tc>
        <w:tc>
          <w:tcPr>
            <w:tcW w:w="5067" w:type="dxa"/>
          </w:tcPr>
          <w:p w14:paraId="31F3C2A2" w14:textId="77777777" w:rsidR="00155874" w:rsidRPr="0057689E" w:rsidRDefault="00155874" w:rsidP="001861C8">
            <w:pPr>
              <w:spacing w:line="300" w:lineRule="exac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확장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가능한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마크업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언어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정의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그대로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인용</w:t>
            </w:r>
          </w:p>
        </w:tc>
      </w:tr>
    </w:tbl>
    <w:p w14:paraId="6360D3BE" w14:textId="77777777" w:rsidR="00155874" w:rsidRPr="0057689E" w:rsidRDefault="00155874" w:rsidP="00155874">
      <w:pPr>
        <w:spacing w:afterLines="30" w:after="72"/>
        <w:rPr>
          <w:color w:val="000000" w:themeColor="text1"/>
          <w:lang w:eastAsia="ko-KR"/>
        </w:rPr>
      </w:pPr>
    </w:p>
    <w:p w14:paraId="14A8143D" w14:textId="77777777" w:rsidR="00155874" w:rsidRPr="0057689E" w:rsidRDefault="00155874" w:rsidP="00155874">
      <w:pPr>
        <w:rPr>
          <w:color w:val="000000" w:themeColor="text1"/>
          <w:sz w:val="24"/>
          <w:szCs w:val="24"/>
          <w:lang w:val="de-DE" w:eastAsia="ko-KR"/>
        </w:rPr>
      </w:pPr>
      <w:bookmarkStart w:id="4463" w:name="_Toc78133654"/>
      <w:bookmarkStart w:id="4464" w:name="_Toc78916731"/>
      <w:r>
        <w:rPr>
          <w:rStyle w:val="affd"/>
          <w:rFonts w:hint="eastAsia"/>
          <w:color w:val="000000" w:themeColor="text1"/>
          <w:sz w:val="24"/>
          <w:szCs w:val="24"/>
          <w:lang w:eastAsia="ko-KR"/>
        </w:rPr>
        <w:t>3</w:t>
      </w:r>
      <w:r>
        <w:rPr>
          <w:rStyle w:val="affd"/>
          <w:color w:val="000000" w:themeColor="text1"/>
          <w:sz w:val="24"/>
          <w:szCs w:val="24"/>
          <w:lang w:eastAsia="ko-KR"/>
        </w:rPr>
        <w:tab/>
      </w:r>
      <w:r>
        <w:rPr>
          <w:rStyle w:val="affd"/>
          <w:rFonts w:hint="eastAsia"/>
          <w:color w:val="000000" w:themeColor="text1"/>
          <w:sz w:val="24"/>
          <w:szCs w:val="24"/>
          <w:lang w:eastAsia="ko-KR"/>
        </w:rPr>
        <w:t>표준의</w:t>
      </w:r>
      <w:r>
        <w:rPr>
          <w:rStyle w:val="affd"/>
          <w:rFonts w:hint="eastAsia"/>
          <w:color w:val="000000" w:themeColor="text1"/>
          <w:sz w:val="24"/>
          <w:szCs w:val="24"/>
          <w:lang w:eastAsia="ko-KR"/>
        </w:rPr>
        <w:t xml:space="preserve"> </w:t>
      </w:r>
      <w:r>
        <w:rPr>
          <w:rStyle w:val="affd"/>
          <w:rFonts w:hint="eastAsia"/>
          <w:color w:val="000000" w:themeColor="text1"/>
          <w:sz w:val="24"/>
          <w:szCs w:val="24"/>
          <w:lang w:eastAsia="ko-KR"/>
        </w:rPr>
        <w:t>활용</w:t>
      </w:r>
      <w:r>
        <w:rPr>
          <w:rStyle w:val="affd"/>
          <w:rFonts w:hint="eastAsia"/>
          <w:color w:val="000000" w:themeColor="text1"/>
          <w:sz w:val="24"/>
          <w:szCs w:val="24"/>
          <w:lang w:eastAsia="ko-KR"/>
        </w:rPr>
        <w:t xml:space="preserve"> </w:t>
      </w:r>
      <w:r>
        <w:rPr>
          <w:rStyle w:val="affd"/>
          <w:rFonts w:hint="eastAsia"/>
          <w:color w:val="000000" w:themeColor="text1"/>
          <w:sz w:val="24"/>
          <w:szCs w:val="24"/>
          <w:lang w:eastAsia="ko-KR"/>
        </w:rPr>
        <w:t>및</w:t>
      </w:r>
      <w:r>
        <w:rPr>
          <w:rStyle w:val="affd"/>
          <w:rFonts w:hint="eastAsia"/>
          <w:color w:val="000000" w:themeColor="text1"/>
          <w:sz w:val="24"/>
          <w:szCs w:val="24"/>
          <w:lang w:eastAsia="ko-KR"/>
        </w:rPr>
        <w:t xml:space="preserve"> </w:t>
      </w:r>
      <w:r>
        <w:rPr>
          <w:rStyle w:val="affd"/>
          <w:rFonts w:hint="eastAsia"/>
          <w:color w:val="000000" w:themeColor="text1"/>
          <w:sz w:val="24"/>
          <w:szCs w:val="24"/>
          <w:lang w:eastAsia="ko-KR"/>
        </w:rPr>
        <w:t>기대효과</w:t>
      </w:r>
      <w:bookmarkEnd w:id="4463"/>
      <w:bookmarkEnd w:id="4464"/>
    </w:p>
    <w:p w14:paraId="0F1D3770" w14:textId="77777777" w:rsidR="00155874" w:rsidRPr="0057689E" w:rsidRDefault="00155874" w:rsidP="00155874">
      <w:pPr>
        <w:rPr>
          <w:color w:val="000000" w:themeColor="text1"/>
          <w:lang w:eastAsia="ko-KR"/>
        </w:rPr>
      </w:pPr>
    </w:p>
    <w:p w14:paraId="6EE47DE7" w14:textId="77777777" w:rsidR="00155874" w:rsidRPr="0057689E" w:rsidRDefault="00155874" w:rsidP="00155874">
      <w:pPr>
        <w:rPr>
          <w:color w:val="000000" w:themeColor="text1"/>
          <w:lang w:eastAsia="ko-KR"/>
        </w:rPr>
      </w:pPr>
      <w:r>
        <w:rPr>
          <w:rFonts w:hint="eastAsia"/>
          <w:color w:val="000000" w:themeColor="text1"/>
          <w:lang w:eastAsia="ko-KR"/>
        </w:rPr>
        <w:t>기업업무시스템의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공급기업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및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수요기업에서는</w:t>
      </w:r>
      <w:r>
        <w:rPr>
          <w:rFonts w:hint="eastAsia"/>
          <w:color w:val="000000" w:themeColor="text1"/>
          <w:lang w:eastAsia="ko-KR"/>
        </w:rPr>
        <w:t xml:space="preserve"> KS X 9101-2</w:t>
      </w:r>
      <w:r>
        <w:rPr>
          <w:rFonts w:hint="eastAsia"/>
          <w:color w:val="000000" w:themeColor="text1"/>
          <w:lang w:eastAsia="ko-KR"/>
        </w:rPr>
        <w:t>에서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정하는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절차에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따라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정보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연계에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필요한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데이터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스키마를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등록하고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각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기업업무시스템에서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필요한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정보를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상호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공유할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있다</w:t>
      </w:r>
      <w:r>
        <w:rPr>
          <w:rFonts w:hint="eastAsia"/>
          <w:color w:val="000000" w:themeColor="text1"/>
          <w:lang w:eastAsia="ko-KR"/>
        </w:rPr>
        <w:t xml:space="preserve">. </w:t>
      </w:r>
      <w:r>
        <w:rPr>
          <w:rFonts w:hint="eastAsia"/>
          <w:color w:val="000000" w:themeColor="text1"/>
          <w:lang w:eastAsia="ko-KR"/>
        </w:rPr>
        <w:t>이를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통해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개별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공급기업들은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자체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데이터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모델을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재활용할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있어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연계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작업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비용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등을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절감할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있는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이점이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생기며</w:t>
      </w:r>
      <w:r>
        <w:rPr>
          <w:rFonts w:hint="eastAsia"/>
          <w:color w:val="000000" w:themeColor="text1"/>
          <w:lang w:eastAsia="ko-KR"/>
        </w:rPr>
        <w:t xml:space="preserve">, </w:t>
      </w:r>
      <w:r>
        <w:rPr>
          <w:rFonts w:hint="eastAsia"/>
          <w:color w:val="000000" w:themeColor="text1"/>
          <w:lang w:eastAsia="ko-KR"/>
        </w:rPr>
        <w:t>수요기업에서는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데이터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모델에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대한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자체적인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관리가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가능해진다</w:t>
      </w:r>
      <w:r>
        <w:rPr>
          <w:rFonts w:hint="eastAsia"/>
          <w:color w:val="000000" w:themeColor="text1"/>
          <w:lang w:eastAsia="ko-KR"/>
        </w:rPr>
        <w:t>.</w:t>
      </w:r>
    </w:p>
    <w:p w14:paraId="4EBF0C4A" w14:textId="77777777" w:rsidR="00155874" w:rsidRPr="0057689E" w:rsidRDefault="00155874" w:rsidP="00155874">
      <w:pPr>
        <w:rPr>
          <w:color w:val="000000" w:themeColor="text1"/>
          <w:lang w:eastAsia="ko-KR"/>
        </w:rPr>
      </w:pPr>
    </w:p>
    <w:p w14:paraId="12475903" w14:textId="77777777" w:rsidR="00155874" w:rsidRPr="0057689E" w:rsidRDefault="00155874" w:rsidP="00155874">
      <w:pPr>
        <w:rPr>
          <w:color w:val="000000" w:themeColor="text1"/>
          <w:lang w:eastAsia="ko-KR"/>
        </w:rPr>
      </w:pPr>
      <w:r>
        <w:rPr>
          <w:rFonts w:hint="eastAsia"/>
          <w:color w:val="000000" w:themeColor="text1"/>
          <w:lang w:eastAsia="ko-KR"/>
        </w:rPr>
        <w:t>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표준에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따라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기업업무시스템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업무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프로세스에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필요한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정보를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사전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협의하여</w:t>
      </w:r>
      <w:r>
        <w:rPr>
          <w:rFonts w:hint="eastAsia"/>
          <w:color w:val="000000" w:themeColor="text1"/>
          <w:lang w:eastAsia="ko-KR"/>
        </w:rPr>
        <w:t xml:space="preserve"> KS X 9101-2</w:t>
      </w:r>
      <w:r>
        <w:rPr>
          <w:rFonts w:hint="eastAsia"/>
          <w:color w:val="000000" w:themeColor="text1"/>
          <w:lang w:eastAsia="ko-KR"/>
        </w:rPr>
        <w:t>에서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정하는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절차로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데이터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스키마를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등록하고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각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기업업무시스템에서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필요한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정보를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상호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공유해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가도록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하는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방법을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적용하면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공급기업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입장에서는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자신의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시스템에서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기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등록된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데이터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모델을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재활용할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있어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연계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작업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비용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등을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절감할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있는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이점이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생기며</w:t>
      </w:r>
      <w:r>
        <w:rPr>
          <w:rFonts w:hint="eastAsia"/>
          <w:color w:val="000000" w:themeColor="text1"/>
          <w:lang w:eastAsia="ko-KR"/>
        </w:rPr>
        <w:t xml:space="preserve">, </w:t>
      </w:r>
      <w:r>
        <w:rPr>
          <w:rFonts w:hint="eastAsia"/>
          <w:color w:val="000000" w:themeColor="text1"/>
          <w:lang w:eastAsia="ko-KR"/>
        </w:rPr>
        <w:t>수요기업에서는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데이터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모델에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대한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자체적인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관리가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가능해진다</w:t>
      </w:r>
      <w:r>
        <w:rPr>
          <w:rFonts w:hint="eastAsia"/>
          <w:color w:val="000000" w:themeColor="text1"/>
          <w:lang w:eastAsia="ko-KR"/>
        </w:rPr>
        <w:t>.</w:t>
      </w:r>
    </w:p>
    <w:p w14:paraId="562E91AB" w14:textId="77777777" w:rsidR="00155874" w:rsidRPr="0057689E" w:rsidRDefault="00155874" w:rsidP="00155874">
      <w:pPr>
        <w:rPr>
          <w:color w:val="000000" w:themeColor="text1"/>
          <w:lang w:eastAsia="ko-KR"/>
        </w:rPr>
      </w:pPr>
    </w:p>
    <w:p w14:paraId="53973532" w14:textId="77777777" w:rsidR="00155874" w:rsidRPr="0057689E" w:rsidRDefault="00155874" w:rsidP="00155874">
      <w:pPr>
        <w:rPr>
          <w:color w:val="000000" w:themeColor="text1"/>
          <w:lang w:eastAsia="ko-KR"/>
        </w:rPr>
      </w:pPr>
      <w:r>
        <w:rPr>
          <w:rFonts w:hint="eastAsia"/>
          <w:color w:val="000000" w:themeColor="text1"/>
          <w:lang w:eastAsia="ko-KR"/>
        </w:rPr>
        <w:t>또한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기업업무시스템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간의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상호연동을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위해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합의된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정보를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매칭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테이블</w:t>
      </w:r>
      <w:r>
        <w:rPr>
          <w:rFonts w:hint="eastAsia"/>
          <w:color w:val="000000" w:themeColor="text1"/>
          <w:lang w:eastAsia="ko-KR"/>
        </w:rPr>
        <w:t>(</w:t>
      </w:r>
      <w:r>
        <w:rPr>
          <w:rFonts w:hint="eastAsia"/>
          <w:color w:val="000000" w:themeColor="text1"/>
          <w:sz w:val="18"/>
          <w:szCs w:val="18"/>
          <w:lang w:eastAsia="ko-KR"/>
        </w:rPr>
        <w:t>기존</w:t>
      </w:r>
      <w:r>
        <w:rPr>
          <w:rFonts w:hint="eastAsia"/>
          <w:color w:val="000000" w:themeColor="text1"/>
          <w:sz w:val="18"/>
          <w:szCs w:val="18"/>
          <w:lang w:eastAsia="ko-KR"/>
        </w:rPr>
        <w:t xml:space="preserve"> </w:t>
      </w:r>
      <w:r>
        <w:rPr>
          <w:rFonts w:hint="eastAsia"/>
          <w:color w:val="000000" w:themeColor="text1"/>
          <w:sz w:val="18"/>
          <w:szCs w:val="18"/>
          <w:lang w:eastAsia="ko-KR"/>
        </w:rPr>
        <w:t>데이터</w:t>
      </w:r>
      <w:r>
        <w:rPr>
          <w:rFonts w:hint="eastAsia"/>
          <w:color w:val="000000" w:themeColor="text1"/>
          <w:sz w:val="18"/>
          <w:szCs w:val="18"/>
          <w:lang w:eastAsia="ko-KR"/>
        </w:rPr>
        <w:t xml:space="preserve"> </w:t>
      </w:r>
      <w:r>
        <w:rPr>
          <w:rFonts w:hint="eastAsia"/>
          <w:color w:val="000000" w:themeColor="text1"/>
          <w:sz w:val="18"/>
          <w:szCs w:val="18"/>
          <w:lang w:eastAsia="ko-KR"/>
        </w:rPr>
        <w:t>필드명과</w:t>
      </w:r>
      <w:r>
        <w:rPr>
          <w:rFonts w:hint="eastAsia"/>
          <w:color w:val="000000" w:themeColor="text1"/>
          <w:sz w:val="18"/>
          <w:szCs w:val="18"/>
          <w:lang w:eastAsia="ko-KR"/>
        </w:rPr>
        <w:t xml:space="preserve"> </w:t>
      </w:r>
      <w:r>
        <w:rPr>
          <w:rFonts w:hint="eastAsia"/>
          <w:color w:val="000000" w:themeColor="text1"/>
          <w:sz w:val="18"/>
          <w:szCs w:val="18"/>
          <w:lang w:eastAsia="ko-KR"/>
        </w:rPr>
        <w:t>표준</w:t>
      </w:r>
      <w:r>
        <w:rPr>
          <w:rFonts w:hint="eastAsia"/>
          <w:color w:val="000000" w:themeColor="text1"/>
          <w:sz w:val="18"/>
          <w:szCs w:val="18"/>
          <w:lang w:eastAsia="ko-KR"/>
        </w:rPr>
        <w:t xml:space="preserve"> </w:t>
      </w:r>
      <w:r>
        <w:rPr>
          <w:rFonts w:hint="eastAsia"/>
          <w:color w:val="000000" w:themeColor="text1"/>
          <w:sz w:val="18"/>
          <w:szCs w:val="18"/>
          <w:lang w:eastAsia="ko-KR"/>
        </w:rPr>
        <w:t>명사</w:t>
      </w:r>
      <w:r>
        <w:rPr>
          <w:rFonts w:hint="eastAsia"/>
          <w:color w:val="000000" w:themeColor="text1"/>
          <w:sz w:val="18"/>
          <w:szCs w:val="18"/>
          <w:lang w:eastAsia="ko-KR"/>
        </w:rPr>
        <w:t xml:space="preserve"> </w:t>
      </w:r>
      <w:r>
        <w:rPr>
          <w:rFonts w:hint="eastAsia"/>
          <w:color w:val="000000" w:themeColor="text1"/>
          <w:sz w:val="18"/>
          <w:szCs w:val="18"/>
          <w:lang w:eastAsia="ko-KR"/>
        </w:rPr>
        <w:t>속성을</w:t>
      </w:r>
      <w:r>
        <w:rPr>
          <w:rFonts w:hint="eastAsia"/>
          <w:color w:val="000000" w:themeColor="text1"/>
          <w:sz w:val="18"/>
          <w:szCs w:val="18"/>
          <w:lang w:eastAsia="ko-KR"/>
        </w:rPr>
        <w:t xml:space="preserve"> </w:t>
      </w:r>
      <w:r>
        <w:rPr>
          <w:rFonts w:hint="eastAsia"/>
          <w:color w:val="000000" w:themeColor="text1"/>
          <w:sz w:val="18"/>
          <w:szCs w:val="18"/>
          <w:lang w:eastAsia="ko-KR"/>
        </w:rPr>
        <w:t>향후</w:t>
      </w:r>
      <w:r>
        <w:rPr>
          <w:rFonts w:hint="eastAsia"/>
          <w:color w:val="000000" w:themeColor="text1"/>
          <w:sz w:val="18"/>
          <w:szCs w:val="18"/>
          <w:lang w:eastAsia="ko-KR"/>
        </w:rPr>
        <w:t xml:space="preserve"> </w:t>
      </w:r>
      <w:r>
        <w:rPr>
          <w:rFonts w:hint="eastAsia"/>
          <w:color w:val="000000" w:themeColor="text1"/>
          <w:sz w:val="18"/>
          <w:szCs w:val="18"/>
          <w:lang w:eastAsia="ko-KR"/>
        </w:rPr>
        <w:t>연계해주기</w:t>
      </w:r>
      <w:r>
        <w:rPr>
          <w:rFonts w:hint="eastAsia"/>
          <w:color w:val="000000" w:themeColor="text1"/>
          <w:sz w:val="18"/>
          <w:szCs w:val="18"/>
          <w:lang w:eastAsia="ko-KR"/>
        </w:rPr>
        <w:t xml:space="preserve"> </w:t>
      </w:r>
      <w:r>
        <w:rPr>
          <w:rFonts w:hint="eastAsia"/>
          <w:color w:val="000000" w:themeColor="text1"/>
          <w:sz w:val="18"/>
          <w:szCs w:val="18"/>
          <w:lang w:eastAsia="ko-KR"/>
        </w:rPr>
        <w:t>위한</w:t>
      </w:r>
      <w:r>
        <w:rPr>
          <w:rFonts w:hint="eastAsia"/>
          <w:color w:val="000000" w:themeColor="text1"/>
          <w:sz w:val="18"/>
          <w:szCs w:val="18"/>
          <w:lang w:eastAsia="ko-KR"/>
        </w:rPr>
        <w:t xml:space="preserve"> </w:t>
      </w:r>
      <w:r>
        <w:rPr>
          <w:rFonts w:hint="eastAsia"/>
          <w:color w:val="000000" w:themeColor="text1"/>
          <w:sz w:val="18"/>
          <w:szCs w:val="18"/>
          <w:lang w:eastAsia="ko-KR"/>
        </w:rPr>
        <w:t>표를</w:t>
      </w:r>
      <w:r>
        <w:rPr>
          <w:rFonts w:hint="eastAsia"/>
          <w:color w:val="000000" w:themeColor="text1"/>
          <w:sz w:val="18"/>
          <w:szCs w:val="18"/>
          <w:lang w:eastAsia="ko-KR"/>
        </w:rPr>
        <w:t xml:space="preserve"> </w:t>
      </w:r>
      <w:r>
        <w:rPr>
          <w:rFonts w:hint="eastAsia"/>
          <w:color w:val="000000" w:themeColor="text1"/>
          <w:sz w:val="18"/>
          <w:szCs w:val="18"/>
          <w:lang w:eastAsia="ko-KR"/>
        </w:rPr>
        <w:t>의미</w:t>
      </w:r>
      <w:r>
        <w:rPr>
          <w:rFonts w:hint="eastAsia"/>
          <w:color w:val="000000" w:themeColor="text1"/>
          <w:sz w:val="18"/>
          <w:szCs w:val="18"/>
          <w:lang w:eastAsia="ko-KR"/>
        </w:rPr>
        <w:t>)</w:t>
      </w:r>
      <w:r>
        <w:rPr>
          <w:rFonts w:hint="eastAsia"/>
          <w:color w:val="000000" w:themeColor="text1"/>
          <w:lang w:eastAsia="ko-KR"/>
        </w:rPr>
        <w:t>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정의하고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교환할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내용을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메시지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형태로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주고받는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방식을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사용하여</w:t>
      </w:r>
      <w:r>
        <w:rPr>
          <w:rFonts w:hint="eastAsia"/>
          <w:color w:val="000000" w:themeColor="text1"/>
          <w:lang w:eastAsia="ko-KR"/>
        </w:rPr>
        <w:t xml:space="preserve">, </w:t>
      </w:r>
      <w:r>
        <w:rPr>
          <w:rFonts w:hint="eastAsia"/>
          <w:color w:val="000000" w:themeColor="text1"/>
          <w:lang w:eastAsia="ko-KR"/>
        </w:rPr>
        <w:t>시스템과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시스템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간의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직접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연계가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아닌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자신의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데이터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모델이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정의되어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등록이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되어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있는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플랫폼을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통해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기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등록된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데이터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모델을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사용하면</w:t>
      </w:r>
      <w:r>
        <w:rPr>
          <w:rFonts w:hint="eastAsia"/>
          <w:color w:val="000000" w:themeColor="text1"/>
          <w:lang w:eastAsia="ko-KR"/>
        </w:rPr>
        <w:t xml:space="preserve">, </w:t>
      </w:r>
      <w:r>
        <w:rPr>
          <w:rFonts w:hint="eastAsia"/>
          <w:color w:val="000000" w:themeColor="text1"/>
          <w:lang w:eastAsia="ko-KR"/>
        </w:rPr>
        <w:t>연계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작업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상호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교환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데이터를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정의하고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생성하는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중복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작업을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피할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있게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된다</w:t>
      </w:r>
      <w:r>
        <w:rPr>
          <w:rFonts w:hint="eastAsia"/>
          <w:color w:val="000000" w:themeColor="text1"/>
          <w:lang w:eastAsia="ko-KR"/>
        </w:rPr>
        <w:t>.</w:t>
      </w:r>
    </w:p>
    <w:p w14:paraId="6AE0A477" w14:textId="77777777" w:rsidR="00155874" w:rsidRPr="0057689E" w:rsidRDefault="00155874" w:rsidP="00155874">
      <w:pPr>
        <w:rPr>
          <w:color w:val="000000" w:themeColor="text1"/>
          <w:lang w:eastAsia="ko-KR"/>
        </w:rPr>
      </w:pPr>
    </w:p>
    <w:p w14:paraId="47125940" w14:textId="77777777" w:rsidR="00155874" w:rsidRPr="0057689E" w:rsidRDefault="00155874" w:rsidP="00155874">
      <w:pPr>
        <w:rPr>
          <w:color w:val="000000" w:themeColor="text1"/>
          <w:sz w:val="24"/>
          <w:szCs w:val="24"/>
          <w:lang w:val="de-DE" w:eastAsia="ko-KR"/>
        </w:rPr>
      </w:pPr>
      <w:bookmarkStart w:id="4465" w:name="_Toc77434462"/>
      <w:bookmarkStart w:id="4466" w:name="_Toc77869044"/>
      <w:bookmarkStart w:id="4467" w:name="_Toc78133655"/>
      <w:bookmarkStart w:id="4468" w:name="_Toc78916732"/>
      <w:r>
        <w:rPr>
          <w:rStyle w:val="affd"/>
          <w:rFonts w:hint="eastAsia"/>
          <w:color w:val="000000" w:themeColor="text1"/>
          <w:sz w:val="24"/>
          <w:szCs w:val="24"/>
          <w:lang w:eastAsia="ko-KR"/>
        </w:rPr>
        <w:t>4</w:t>
      </w:r>
      <w:r>
        <w:rPr>
          <w:rStyle w:val="affd"/>
          <w:color w:val="000000" w:themeColor="text1"/>
          <w:sz w:val="24"/>
          <w:szCs w:val="24"/>
          <w:lang w:eastAsia="ko-KR"/>
        </w:rPr>
        <w:tab/>
      </w:r>
      <w:r>
        <w:rPr>
          <w:rStyle w:val="affd"/>
          <w:rFonts w:hint="eastAsia"/>
          <w:color w:val="000000" w:themeColor="text1"/>
          <w:sz w:val="24"/>
          <w:szCs w:val="24"/>
          <w:lang w:eastAsia="ko-KR"/>
        </w:rPr>
        <w:t>원안</w:t>
      </w:r>
      <w:r>
        <w:rPr>
          <w:rStyle w:val="affd"/>
          <w:rFonts w:hint="eastAsia"/>
          <w:color w:val="000000" w:themeColor="text1"/>
          <w:sz w:val="24"/>
          <w:szCs w:val="24"/>
          <w:lang w:eastAsia="ko-KR"/>
        </w:rPr>
        <w:t xml:space="preserve"> </w:t>
      </w:r>
      <w:bookmarkEnd w:id="4465"/>
      <w:bookmarkEnd w:id="4466"/>
      <w:bookmarkEnd w:id="4467"/>
      <w:r>
        <w:rPr>
          <w:rStyle w:val="affd"/>
          <w:rFonts w:hint="eastAsia"/>
          <w:color w:val="000000" w:themeColor="text1"/>
          <w:sz w:val="24"/>
          <w:szCs w:val="24"/>
          <w:lang w:eastAsia="ko-KR"/>
        </w:rPr>
        <w:t>작성</w:t>
      </w:r>
      <w:r>
        <w:rPr>
          <w:rStyle w:val="affd"/>
          <w:rFonts w:hint="eastAsia"/>
          <w:color w:val="000000" w:themeColor="text1"/>
          <w:sz w:val="24"/>
          <w:szCs w:val="24"/>
          <w:lang w:eastAsia="ko-KR"/>
        </w:rPr>
        <w:t xml:space="preserve"> </w:t>
      </w:r>
      <w:r>
        <w:rPr>
          <w:rStyle w:val="affd"/>
          <w:rFonts w:hint="eastAsia"/>
          <w:color w:val="000000" w:themeColor="text1"/>
          <w:sz w:val="24"/>
          <w:szCs w:val="24"/>
          <w:lang w:eastAsia="ko-KR"/>
        </w:rPr>
        <w:t>및</w:t>
      </w:r>
      <w:r>
        <w:rPr>
          <w:rStyle w:val="affd"/>
          <w:rFonts w:hint="eastAsia"/>
          <w:color w:val="000000" w:themeColor="text1"/>
          <w:sz w:val="24"/>
          <w:szCs w:val="24"/>
          <w:lang w:eastAsia="ko-KR"/>
        </w:rPr>
        <w:t xml:space="preserve"> </w:t>
      </w:r>
      <w:r>
        <w:rPr>
          <w:rStyle w:val="affd"/>
          <w:rFonts w:hint="eastAsia"/>
          <w:color w:val="000000" w:themeColor="text1"/>
          <w:sz w:val="24"/>
          <w:szCs w:val="24"/>
          <w:lang w:eastAsia="ko-KR"/>
        </w:rPr>
        <w:t>검토</w:t>
      </w:r>
      <w:bookmarkEnd w:id="4468"/>
    </w:p>
    <w:p w14:paraId="25F6B502" w14:textId="77777777" w:rsidR="00155874" w:rsidRPr="0057689E" w:rsidRDefault="00155874" w:rsidP="00155874">
      <w:pPr>
        <w:rPr>
          <w:color w:val="000000" w:themeColor="text1"/>
          <w:lang w:eastAsia="ko-KR"/>
        </w:rPr>
      </w:pPr>
    </w:p>
    <w:p w14:paraId="048ACF84" w14:textId="77777777" w:rsidR="00155874" w:rsidRPr="0057689E" w:rsidRDefault="00155874" w:rsidP="00155874">
      <w:pPr>
        <w:rPr>
          <w:color w:val="000000" w:themeColor="text1"/>
          <w:lang w:eastAsia="ko-KR"/>
        </w:rPr>
      </w:pPr>
      <w:r>
        <w:rPr>
          <w:color w:val="000000" w:themeColor="text1"/>
          <w:lang w:eastAsia="ko-KR"/>
        </w:rPr>
        <w:t>이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표준의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원안은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한국산업기술시험원에서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수행한</w:t>
      </w:r>
      <w:r>
        <w:rPr>
          <w:color w:val="000000" w:themeColor="text1"/>
          <w:lang w:eastAsia="ko-KR"/>
        </w:rPr>
        <w:t xml:space="preserve"> ‘</w:t>
      </w:r>
      <w:r>
        <w:rPr>
          <w:color w:val="000000" w:themeColor="text1"/>
          <w:lang w:eastAsia="ko-KR"/>
        </w:rPr>
        <w:t>스마트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제조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응용시스템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데이터구조의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표준체계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표준준수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진단체계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및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진단도구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개발</w:t>
      </w:r>
      <w:r>
        <w:rPr>
          <w:color w:val="000000" w:themeColor="text1"/>
          <w:lang w:eastAsia="ko-KR"/>
        </w:rPr>
        <w:t xml:space="preserve">’ </w:t>
      </w:r>
      <w:r>
        <w:rPr>
          <w:color w:val="000000" w:themeColor="text1"/>
          <w:lang w:eastAsia="ko-KR"/>
        </w:rPr>
        <w:t>관련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사업의</w:t>
      </w:r>
      <w:r>
        <w:rPr>
          <w:color w:val="000000" w:themeColor="text1"/>
          <w:lang w:eastAsia="ko-KR"/>
        </w:rPr>
        <w:t xml:space="preserve"> 3</w:t>
      </w:r>
      <w:r>
        <w:rPr>
          <w:color w:val="000000" w:themeColor="text1"/>
          <w:lang w:eastAsia="ko-KR"/>
        </w:rPr>
        <w:t>차년도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결과물로서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개발</w:t>
      </w:r>
      <w:r>
        <w:rPr>
          <w:color w:val="000000" w:themeColor="text1"/>
          <w:lang w:eastAsia="ko-KR"/>
        </w:rPr>
        <w:t xml:space="preserve">, </w:t>
      </w:r>
      <w:r>
        <w:rPr>
          <w:color w:val="000000" w:themeColor="text1"/>
          <w:lang w:eastAsia="ko-KR"/>
        </w:rPr>
        <w:t>작성되었다</w:t>
      </w:r>
      <w:r>
        <w:rPr>
          <w:color w:val="000000" w:themeColor="text1"/>
          <w:lang w:eastAsia="ko-KR"/>
        </w:rPr>
        <w:t xml:space="preserve">. </w:t>
      </w:r>
      <w:r>
        <w:rPr>
          <w:color w:val="000000" w:themeColor="text1"/>
          <w:lang w:eastAsia="ko-KR"/>
        </w:rPr>
        <w:t>원안은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사업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내의</w:t>
      </w:r>
      <w:r>
        <w:rPr>
          <w:color w:val="000000" w:themeColor="text1"/>
          <w:lang w:eastAsia="ko-KR"/>
        </w:rPr>
        <w:t xml:space="preserve"> ‘</w:t>
      </w:r>
      <w:r>
        <w:rPr>
          <w:color w:val="000000" w:themeColor="text1"/>
          <w:lang w:eastAsia="ko-KR"/>
        </w:rPr>
        <w:t>제조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데이터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표준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스키마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작성위원회</w:t>
      </w:r>
      <w:r>
        <w:rPr>
          <w:color w:val="000000" w:themeColor="text1"/>
          <w:lang w:eastAsia="ko-KR"/>
        </w:rPr>
        <w:t>’</w:t>
      </w:r>
      <w:r>
        <w:rPr>
          <w:color w:val="000000" w:themeColor="text1"/>
          <w:lang w:eastAsia="ko-KR"/>
        </w:rPr>
        <w:t>에서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작성하였으며</w:t>
      </w:r>
      <w:r>
        <w:rPr>
          <w:color w:val="000000" w:themeColor="text1"/>
          <w:lang w:eastAsia="ko-KR"/>
        </w:rPr>
        <w:t xml:space="preserve">, </w:t>
      </w:r>
      <w:r>
        <w:rPr>
          <w:color w:val="000000" w:themeColor="text1"/>
          <w:lang w:eastAsia="ko-KR"/>
        </w:rPr>
        <w:t>작성된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원안은</w:t>
      </w:r>
      <w:r>
        <w:rPr>
          <w:color w:val="000000" w:themeColor="text1"/>
          <w:lang w:eastAsia="ko-KR"/>
        </w:rPr>
        <w:t xml:space="preserve"> ‘</w:t>
      </w:r>
      <w:r>
        <w:rPr>
          <w:color w:val="000000" w:themeColor="text1"/>
          <w:lang w:eastAsia="ko-KR"/>
        </w:rPr>
        <w:t>산업데이터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전문위원회</w:t>
      </w:r>
      <w:r>
        <w:rPr>
          <w:color w:val="000000" w:themeColor="text1"/>
          <w:lang w:eastAsia="ko-KR"/>
        </w:rPr>
        <w:t>’</w:t>
      </w:r>
      <w:r>
        <w:rPr>
          <w:color w:val="000000" w:themeColor="text1"/>
          <w:lang w:eastAsia="ko-KR"/>
        </w:rPr>
        <w:t>에서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검토하였다</w:t>
      </w:r>
      <w:r>
        <w:rPr>
          <w:color w:val="000000" w:themeColor="text1"/>
          <w:lang w:eastAsia="ko-KR"/>
        </w:rPr>
        <w:t>.</w:t>
      </w:r>
    </w:p>
    <w:p w14:paraId="5C47C0DC" w14:textId="77777777" w:rsidR="00155874" w:rsidRPr="0057689E" w:rsidRDefault="00155874" w:rsidP="00155874">
      <w:pPr>
        <w:spacing w:after="160" w:line="259" w:lineRule="auto"/>
        <w:rPr>
          <w:color w:val="000000" w:themeColor="text1"/>
          <w:lang w:eastAsia="ko-KR"/>
        </w:rPr>
      </w:pPr>
      <w:r>
        <w:rPr>
          <w:color w:val="000000" w:themeColor="text1"/>
          <w:lang w:eastAsia="ko-KR"/>
        </w:rPr>
        <w:br w:type="page"/>
      </w:r>
    </w:p>
    <w:p w14:paraId="47BEA3D2" w14:textId="77777777" w:rsidR="00155874" w:rsidRPr="0057689E" w:rsidRDefault="00155874" w:rsidP="00155874">
      <w:pPr>
        <w:rPr>
          <w:color w:val="000000" w:themeColor="text1"/>
          <w:sz w:val="24"/>
          <w:szCs w:val="24"/>
          <w:lang w:val="de-DE" w:eastAsia="ja-JP"/>
        </w:rPr>
      </w:pPr>
      <w:r>
        <w:rPr>
          <w:rStyle w:val="affd"/>
          <w:rFonts w:hint="eastAsia"/>
          <w:color w:val="000000" w:themeColor="text1"/>
          <w:sz w:val="24"/>
          <w:szCs w:val="24"/>
        </w:rPr>
        <w:t>5</w:t>
      </w:r>
      <w:r>
        <w:rPr>
          <w:rStyle w:val="affd"/>
          <w:color w:val="000000" w:themeColor="text1"/>
          <w:sz w:val="24"/>
          <w:szCs w:val="24"/>
        </w:rPr>
        <w:tab/>
      </w:r>
      <w:r>
        <w:rPr>
          <w:rStyle w:val="affd"/>
          <w:rFonts w:hint="eastAsia"/>
          <w:color w:val="000000" w:themeColor="text1"/>
          <w:sz w:val="24"/>
          <w:szCs w:val="24"/>
        </w:rPr>
        <w:t>원안작성위원</w:t>
      </w:r>
      <w:r>
        <w:rPr>
          <w:rStyle w:val="affd"/>
          <w:rFonts w:hint="eastAsia"/>
          <w:color w:val="000000" w:themeColor="text1"/>
          <w:sz w:val="24"/>
          <w:szCs w:val="24"/>
        </w:rPr>
        <w:t xml:space="preserve"> </w:t>
      </w:r>
      <w:r>
        <w:rPr>
          <w:rStyle w:val="affd"/>
          <w:rFonts w:hint="eastAsia"/>
          <w:color w:val="000000" w:themeColor="text1"/>
          <w:sz w:val="24"/>
          <w:szCs w:val="24"/>
        </w:rPr>
        <w:t>명단</w:t>
      </w:r>
    </w:p>
    <w:p w14:paraId="779F7857" w14:textId="77777777" w:rsidR="00155874" w:rsidRPr="0057689E" w:rsidRDefault="00155874" w:rsidP="00155874">
      <w:pPr>
        <w:rPr>
          <w:color w:val="000000" w:themeColor="text1"/>
        </w:rPr>
      </w:pP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287"/>
        <w:gridCol w:w="2480"/>
        <w:gridCol w:w="1843"/>
        <w:gridCol w:w="2206"/>
      </w:tblGrid>
      <w:tr w:rsidR="00155874" w:rsidRPr="0057689E" w14:paraId="074E4589" w14:textId="77777777" w:rsidTr="001861C8">
        <w:trPr>
          <w:trHeight w:val="310"/>
          <w:jc w:val="center"/>
        </w:trPr>
        <w:tc>
          <w:tcPr>
            <w:tcW w:w="128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D8A5A1" w14:textId="77777777" w:rsidR="00155874" w:rsidRPr="0057689E" w:rsidRDefault="00155874" w:rsidP="001861C8">
            <w:pPr>
              <w:spacing w:line="320" w:lineRule="exact"/>
              <w:jc w:val="center"/>
              <w:rPr>
                <w:rFonts w:ascii="돋움" w:eastAsia="돋움" w:hAnsi="돋움"/>
                <w:b/>
                <w:bCs/>
                <w:color w:val="000000" w:themeColor="text1"/>
              </w:rPr>
            </w:pPr>
            <w:r>
              <w:rPr>
                <w:rFonts w:ascii="돋움" w:eastAsia="돋움" w:hAnsi="돋움" w:hint="eastAsia"/>
                <w:b/>
                <w:bCs/>
                <w:color w:val="000000" w:themeColor="text1"/>
              </w:rPr>
              <w:t>성</w:t>
            </w:r>
            <w:r>
              <w:rPr>
                <w:rFonts w:ascii="돋움" w:eastAsia="돋움" w:hAnsi="돋움"/>
                <w:b/>
                <w:bCs/>
                <w:color w:val="000000" w:themeColor="text1"/>
              </w:rPr>
              <w:t>명</w:t>
            </w:r>
          </w:p>
        </w:tc>
        <w:tc>
          <w:tcPr>
            <w:tcW w:w="2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0156ED6E" w14:textId="77777777" w:rsidR="00155874" w:rsidRPr="0057689E" w:rsidRDefault="00155874" w:rsidP="001861C8">
            <w:pPr>
              <w:spacing w:line="320" w:lineRule="exact"/>
              <w:jc w:val="center"/>
              <w:rPr>
                <w:rFonts w:ascii="돋움" w:eastAsia="돋움" w:hAnsi="돋움"/>
                <w:b/>
                <w:bCs/>
                <w:color w:val="000000" w:themeColor="text1"/>
              </w:rPr>
            </w:pPr>
            <w:r>
              <w:rPr>
                <w:rFonts w:ascii="돋움" w:eastAsia="돋움" w:hAnsi="돋움" w:hint="eastAsia"/>
                <w:b/>
                <w:bCs/>
                <w:color w:val="000000" w:themeColor="text1"/>
              </w:rPr>
              <w:t>소속</w:t>
            </w:r>
          </w:p>
        </w:tc>
        <w:tc>
          <w:tcPr>
            <w:tcW w:w="1843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EDF4390" w14:textId="77777777" w:rsidR="00155874" w:rsidRPr="0057689E" w:rsidRDefault="00155874" w:rsidP="001861C8">
            <w:pPr>
              <w:spacing w:line="320" w:lineRule="exact"/>
              <w:jc w:val="center"/>
              <w:rPr>
                <w:rFonts w:ascii="돋움" w:eastAsia="돋움" w:hAnsi="돋움"/>
                <w:b/>
                <w:bCs/>
                <w:color w:val="000000" w:themeColor="text1"/>
              </w:rPr>
            </w:pPr>
            <w:r>
              <w:rPr>
                <w:rFonts w:ascii="돋움" w:eastAsia="돋움" w:hAnsi="돋움" w:hint="eastAsia"/>
                <w:b/>
                <w:bCs/>
                <w:color w:val="000000" w:themeColor="text1"/>
              </w:rPr>
              <w:t>직위</w:t>
            </w:r>
          </w:p>
        </w:tc>
        <w:tc>
          <w:tcPr>
            <w:tcW w:w="2206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62FEAC4" w14:textId="77777777" w:rsidR="00155874" w:rsidRPr="0057689E" w:rsidRDefault="00155874" w:rsidP="001861C8">
            <w:pPr>
              <w:spacing w:line="320" w:lineRule="exact"/>
              <w:jc w:val="center"/>
              <w:rPr>
                <w:rFonts w:ascii="돋움" w:eastAsia="돋움" w:hAnsi="돋움"/>
                <w:b/>
                <w:bCs/>
                <w:color w:val="000000" w:themeColor="text1"/>
              </w:rPr>
            </w:pPr>
            <w:r>
              <w:rPr>
                <w:rFonts w:ascii="돋움" w:eastAsia="돋움" w:hAnsi="돋움" w:hint="eastAsia"/>
                <w:b/>
                <w:bCs/>
                <w:color w:val="000000" w:themeColor="text1"/>
              </w:rPr>
              <w:t>기타</w:t>
            </w:r>
          </w:p>
        </w:tc>
      </w:tr>
      <w:tr w:rsidR="00155874" w:rsidRPr="0057689E" w14:paraId="188B4918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60CE5490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권종원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668EF034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한국산업기술시험원</w:t>
            </w:r>
          </w:p>
        </w:tc>
        <w:tc>
          <w:tcPr>
            <w:tcW w:w="1843" w:type="dxa"/>
            <w:vAlign w:val="center"/>
          </w:tcPr>
          <w:p w14:paraId="14A1D735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센터장</w:t>
            </w:r>
          </w:p>
        </w:tc>
        <w:tc>
          <w:tcPr>
            <w:tcW w:w="2206" w:type="dxa"/>
            <w:vAlign w:val="center"/>
          </w:tcPr>
          <w:p w14:paraId="1FC9B757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원안작성위원</w:t>
            </w:r>
          </w:p>
        </w:tc>
      </w:tr>
      <w:tr w:rsidR="00155874" w:rsidRPr="0057689E" w14:paraId="79648013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327FD1F2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추연준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6CA5FB8A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한국산업기술시험원</w:t>
            </w:r>
          </w:p>
        </w:tc>
        <w:tc>
          <w:tcPr>
            <w:tcW w:w="1843" w:type="dxa"/>
            <w:vAlign w:val="center"/>
          </w:tcPr>
          <w:p w14:paraId="36AFDA0A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주임연구원</w:t>
            </w:r>
          </w:p>
        </w:tc>
        <w:tc>
          <w:tcPr>
            <w:tcW w:w="2206" w:type="dxa"/>
            <w:vAlign w:val="center"/>
          </w:tcPr>
          <w:p w14:paraId="134C83AF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원안작성위원</w:t>
            </w:r>
          </w:p>
        </w:tc>
      </w:tr>
      <w:tr w:rsidR="00155874" w:rsidRPr="0057689E" w14:paraId="245A3734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1F925F40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이상진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4D5CE7F3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엠아이큐브솔루션</w:t>
            </w:r>
          </w:p>
        </w:tc>
        <w:tc>
          <w:tcPr>
            <w:tcW w:w="1843" w:type="dxa"/>
            <w:vAlign w:val="center"/>
          </w:tcPr>
          <w:p w14:paraId="003B3CFB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상무</w:t>
            </w:r>
          </w:p>
        </w:tc>
        <w:tc>
          <w:tcPr>
            <w:tcW w:w="2206" w:type="dxa"/>
            <w:vAlign w:val="center"/>
          </w:tcPr>
          <w:p w14:paraId="7B9F2BA4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원안작성위원</w:t>
            </w:r>
          </w:p>
        </w:tc>
      </w:tr>
      <w:tr w:rsidR="00155874" w:rsidRPr="0057689E" w14:paraId="364ACA7D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34049B16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황다혜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2FBE62A0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엠아이큐브솔루션</w:t>
            </w:r>
          </w:p>
        </w:tc>
        <w:tc>
          <w:tcPr>
            <w:tcW w:w="1843" w:type="dxa"/>
            <w:vAlign w:val="center"/>
          </w:tcPr>
          <w:p w14:paraId="35DA607A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책임연구원</w:t>
            </w:r>
          </w:p>
        </w:tc>
        <w:tc>
          <w:tcPr>
            <w:tcW w:w="2206" w:type="dxa"/>
            <w:vAlign w:val="center"/>
          </w:tcPr>
          <w:p w14:paraId="15B405AF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원안작성위원</w:t>
            </w:r>
          </w:p>
        </w:tc>
      </w:tr>
      <w:tr w:rsidR="00155874" w:rsidRPr="0057689E" w14:paraId="5E8B3F66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6E46F4ED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박선영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332F07EF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엠아이큐브솔루션</w:t>
            </w:r>
          </w:p>
        </w:tc>
        <w:tc>
          <w:tcPr>
            <w:tcW w:w="1843" w:type="dxa"/>
            <w:vAlign w:val="center"/>
          </w:tcPr>
          <w:p w14:paraId="2E501B97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선임연구원</w:t>
            </w:r>
          </w:p>
        </w:tc>
        <w:tc>
          <w:tcPr>
            <w:tcW w:w="2206" w:type="dxa"/>
            <w:vAlign w:val="center"/>
          </w:tcPr>
          <w:p w14:paraId="523F396F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원안작성위원</w:t>
            </w:r>
          </w:p>
        </w:tc>
      </w:tr>
      <w:tr w:rsidR="00155874" w:rsidRPr="0057689E" w14:paraId="6CC4F91C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1F0C115C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김용운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2D02C014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한국전자통신연구원</w:t>
            </w:r>
          </w:p>
        </w:tc>
        <w:tc>
          <w:tcPr>
            <w:tcW w:w="1843" w:type="dxa"/>
            <w:vAlign w:val="center"/>
          </w:tcPr>
          <w:p w14:paraId="5D8F87F2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책임연구원</w:t>
            </w:r>
          </w:p>
        </w:tc>
        <w:tc>
          <w:tcPr>
            <w:tcW w:w="2206" w:type="dxa"/>
            <w:vAlign w:val="center"/>
          </w:tcPr>
          <w:p w14:paraId="665F3018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원안작성위원</w:t>
            </w:r>
          </w:p>
        </w:tc>
      </w:tr>
      <w:tr w:rsidR="00155874" w:rsidRPr="0057689E" w14:paraId="15BDB270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5B9592B1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유상근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14298352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한국전자통신연구원</w:t>
            </w:r>
          </w:p>
        </w:tc>
        <w:tc>
          <w:tcPr>
            <w:tcW w:w="1843" w:type="dxa"/>
            <w:vAlign w:val="center"/>
          </w:tcPr>
          <w:p w14:paraId="179F8D4D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책임연구원</w:t>
            </w:r>
          </w:p>
        </w:tc>
        <w:tc>
          <w:tcPr>
            <w:tcW w:w="2206" w:type="dxa"/>
            <w:vAlign w:val="center"/>
          </w:tcPr>
          <w:p w14:paraId="5EFC7267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원안작성위원</w:t>
            </w:r>
          </w:p>
        </w:tc>
      </w:tr>
      <w:tr w:rsidR="00155874" w:rsidRPr="0057689E" w14:paraId="4A168123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29731E13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이현정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405578E6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한국전자통신연구원</w:t>
            </w:r>
          </w:p>
        </w:tc>
        <w:tc>
          <w:tcPr>
            <w:tcW w:w="1843" w:type="dxa"/>
            <w:vAlign w:val="center"/>
          </w:tcPr>
          <w:p w14:paraId="2A0BD9A9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책임연구원</w:t>
            </w:r>
          </w:p>
        </w:tc>
        <w:tc>
          <w:tcPr>
            <w:tcW w:w="2206" w:type="dxa"/>
            <w:vAlign w:val="center"/>
          </w:tcPr>
          <w:p w14:paraId="23A9F486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원안작성위원</w:t>
            </w:r>
          </w:p>
        </w:tc>
      </w:tr>
      <w:tr w:rsidR="00155874" w:rsidRPr="0057689E" w14:paraId="4694A3EA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5C64E7FE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조현보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2624D1AB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포항공과대학교</w:t>
            </w:r>
          </w:p>
        </w:tc>
        <w:tc>
          <w:tcPr>
            <w:tcW w:w="1843" w:type="dxa"/>
            <w:vAlign w:val="center"/>
          </w:tcPr>
          <w:p w14:paraId="6D8C5127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교수</w:t>
            </w:r>
          </w:p>
        </w:tc>
        <w:tc>
          <w:tcPr>
            <w:tcW w:w="2206" w:type="dxa"/>
            <w:vAlign w:val="center"/>
          </w:tcPr>
          <w:p w14:paraId="3B1242AC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원안작성위원</w:t>
            </w:r>
          </w:p>
        </w:tc>
      </w:tr>
      <w:tr w:rsidR="00155874" w:rsidRPr="0057689E" w14:paraId="00CF3BE0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4F612345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김철호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5C92F10C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더존비즈온</w:t>
            </w:r>
          </w:p>
        </w:tc>
        <w:tc>
          <w:tcPr>
            <w:tcW w:w="1843" w:type="dxa"/>
            <w:vAlign w:val="center"/>
          </w:tcPr>
          <w:p w14:paraId="0C36312E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부장</w:t>
            </w:r>
          </w:p>
        </w:tc>
        <w:tc>
          <w:tcPr>
            <w:tcW w:w="2206" w:type="dxa"/>
            <w:vAlign w:val="center"/>
          </w:tcPr>
          <w:p w14:paraId="160960B2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원안작성위원</w:t>
            </w:r>
          </w:p>
        </w:tc>
      </w:tr>
      <w:tr w:rsidR="00155874" w:rsidRPr="0057689E" w14:paraId="0D44AEB1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29389E20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안진석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7C16E95F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삼성에스디에스</w:t>
            </w:r>
          </w:p>
        </w:tc>
        <w:tc>
          <w:tcPr>
            <w:tcW w:w="1843" w:type="dxa"/>
            <w:vAlign w:val="center"/>
          </w:tcPr>
          <w:p w14:paraId="1603CC40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수석</w:t>
            </w:r>
          </w:p>
        </w:tc>
        <w:tc>
          <w:tcPr>
            <w:tcW w:w="2206" w:type="dxa"/>
            <w:vAlign w:val="center"/>
          </w:tcPr>
          <w:p w14:paraId="2ABF7051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원안작성위원</w:t>
            </w:r>
          </w:p>
        </w:tc>
      </w:tr>
      <w:tr w:rsidR="00155874" w:rsidRPr="0057689E" w14:paraId="7CFD4454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1EEE78EC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김규동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3DA1A730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한국산업지능화협회</w:t>
            </w:r>
          </w:p>
        </w:tc>
        <w:tc>
          <w:tcPr>
            <w:tcW w:w="1843" w:type="dxa"/>
            <w:vAlign w:val="center"/>
          </w:tcPr>
          <w:p w14:paraId="7D97B1C7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차장</w:t>
            </w:r>
          </w:p>
        </w:tc>
        <w:tc>
          <w:tcPr>
            <w:tcW w:w="2206" w:type="dxa"/>
            <w:vAlign w:val="center"/>
          </w:tcPr>
          <w:p w14:paraId="3F8C1B3A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원안작성위원</w:t>
            </w:r>
          </w:p>
        </w:tc>
      </w:tr>
      <w:tr w:rsidR="00155874" w:rsidRPr="0057689E" w14:paraId="7ADAA90F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1B333691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김선호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16C10975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명지대학교</w:t>
            </w:r>
          </w:p>
        </w:tc>
        <w:tc>
          <w:tcPr>
            <w:tcW w:w="1843" w:type="dxa"/>
            <w:vAlign w:val="center"/>
          </w:tcPr>
          <w:p w14:paraId="06948A80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교수</w:t>
            </w:r>
          </w:p>
        </w:tc>
        <w:tc>
          <w:tcPr>
            <w:tcW w:w="2206" w:type="dxa"/>
            <w:vAlign w:val="center"/>
          </w:tcPr>
          <w:p w14:paraId="0B91FE6F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검토전문위원</w:t>
            </w:r>
          </w:p>
        </w:tc>
      </w:tr>
      <w:tr w:rsidR="00155874" w:rsidRPr="0057689E" w14:paraId="287F506F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3194A241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정영수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2E21708E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명지대학교</w:t>
            </w:r>
          </w:p>
        </w:tc>
        <w:tc>
          <w:tcPr>
            <w:tcW w:w="1843" w:type="dxa"/>
            <w:vAlign w:val="center"/>
          </w:tcPr>
          <w:p w14:paraId="53E7C25D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교수</w:t>
            </w:r>
          </w:p>
        </w:tc>
        <w:tc>
          <w:tcPr>
            <w:tcW w:w="2206" w:type="dxa"/>
            <w:vAlign w:val="center"/>
          </w:tcPr>
          <w:p w14:paraId="7D184E43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검토전문위원</w:t>
            </w:r>
          </w:p>
        </w:tc>
      </w:tr>
      <w:tr w:rsidR="00155874" w:rsidRPr="0057689E" w14:paraId="01C638CF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373D81F9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문두환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4DB00A84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고려대학교</w:t>
            </w:r>
          </w:p>
        </w:tc>
        <w:tc>
          <w:tcPr>
            <w:tcW w:w="1843" w:type="dxa"/>
            <w:vAlign w:val="center"/>
          </w:tcPr>
          <w:p w14:paraId="75905AB8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교수</w:t>
            </w:r>
          </w:p>
        </w:tc>
        <w:tc>
          <w:tcPr>
            <w:tcW w:w="2206" w:type="dxa"/>
            <w:vAlign w:val="center"/>
          </w:tcPr>
          <w:p w14:paraId="3DF52CD8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검토전문위원</w:t>
            </w:r>
          </w:p>
        </w:tc>
      </w:tr>
    </w:tbl>
    <w:p w14:paraId="2C7E049D" w14:textId="77777777" w:rsidR="00155874" w:rsidRPr="0057689E" w:rsidRDefault="00155874" w:rsidP="00155874">
      <w:pPr>
        <w:spacing w:afterLines="30" w:after="72"/>
        <w:rPr>
          <w:color w:val="000000" w:themeColor="text1"/>
        </w:rPr>
      </w:pPr>
    </w:p>
    <w:p w14:paraId="7983C357" w14:textId="77777777" w:rsidR="00155874" w:rsidRPr="0057689E" w:rsidRDefault="00155874" w:rsidP="00155874">
      <w:pPr>
        <w:rPr>
          <w:color w:val="000000" w:themeColor="text1"/>
          <w:sz w:val="24"/>
          <w:szCs w:val="24"/>
          <w:lang w:val="de-DE" w:eastAsia="ja-JP"/>
        </w:rPr>
      </w:pPr>
      <w:r>
        <w:rPr>
          <w:rStyle w:val="affd"/>
          <w:rFonts w:hint="eastAsia"/>
          <w:color w:val="000000" w:themeColor="text1"/>
          <w:sz w:val="24"/>
          <w:szCs w:val="24"/>
        </w:rPr>
        <w:t>6</w:t>
      </w:r>
      <w:r>
        <w:rPr>
          <w:rStyle w:val="affd"/>
          <w:color w:val="000000" w:themeColor="text1"/>
          <w:sz w:val="24"/>
          <w:szCs w:val="24"/>
        </w:rPr>
        <w:tab/>
      </w:r>
      <w:r>
        <w:rPr>
          <w:rStyle w:val="affd"/>
          <w:rFonts w:hint="eastAsia"/>
          <w:color w:val="000000" w:themeColor="text1"/>
          <w:sz w:val="24"/>
          <w:szCs w:val="24"/>
        </w:rPr>
        <w:t>개정</w:t>
      </w:r>
      <w:r>
        <w:rPr>
          <w:rStyle w:val="affd"/>
          <w:rFonts w:hint="eastAsia"/>
          <w:color w:val="000000" w:themeColor="text1"/>
          <w:sz w:val="24"/>
          <w:szCs w:val="24"/>
        </w:rPr>
        <w:t xml:space="preserve"> </w:t>
      </w:r>
      <w:r>
        <w:rPr>
          <w:rStyle w:val="affd"/>
          <w:rFonts w:hint="eastAsia"/>
          <w:color w:val="000000" w:themeColor="text1"/>
          <w:sz w:val="24"/>
          <w:szCs w:val="24"/>
        </w:rPr>
        <w:t>작성</w:t>
      </w:r>
      <w:r>
        <w:rPr>
          <w:rStyle w:val="affd"/>
          <w:rFonts w:hint="eastAsia"/>
          <w:color w:val="000000" w:themeColor="text1"/>
          <w:sz w:val="24"/>
          <w:szCs w:val="24"/>
        </w:rPr>
        <w:t xml:space="preserve"> </w:t>
      </w:r>
      <w:r>
        <w:rPr>
          <w:rStyle w:val="affd"/>
          <w:rFonts w:hint="eastAsia"/>
          <w:color w:val="000000" w:themeColor="text1"/>
          <w:sz w:val="24"/>
          <w:szCs w:val="24"/>
        </w:rPr>
        <w:t>및</w:t>
      </w:r>
      <w:r>
        <w:rPr>
          <w:rStyle w:val="affd"/>
          <w:rFonts w:hint="eastAsia"/>
          <w:color w:val="000000" w:themeColor="text1"/>
          <w:sz w:val="24"/>
          <w:szCs w:val="24"/>
        </w:rPr>
        <w:t xml:space="preserve"> </w:t>
      </w:r>
      <w:r>
        <w:rPr>
          <w:rStyle w:val="affd"/>
          <w:rFonts w:hint="eastAsia"/>
          <w:color w:val="000000" w:themeColor="text1"/>
          <w:sz w:val="24"/>
          <w:szCs w:val="24"/>
        </w:rPr>
        <w:t>검토</w:t>
      </w:r>
    </w:p>
    <w:p w14:paraId="4EE9DC50" w14:textId="77777777" w:rsidR="00155874" w:rsidRPr="0057689E" w:rsidRDefault="00155874" w:rsidP="00155874">
      <w:pPr>
        <w:rPr>
          <w:color w:val="000000" w:themeColor="text1"/>
        </w:rPr>
      </w:pPr>
    </w:p>
    <w:p w14:paraId="7CB5BEB4" w14:textId="77777777" w:rsidR="00155874" w:rsidRPr="0057689E" w:rsidRDefault="00155874" w:rsidP="00155874">
      <w:pPr>
        <w:tabs>
          <w:tab w:val="left" w:pos="500"/>
        </w:tabs>
        <w:rPr>
          <w:rFonts w:eastAsia="Yu Mincho"/>
          <w:color w:val="000000" w:themeColor="text1"/>
          <w:lang w:val="de-DE"/>
        </w:rPr>
      </w:pPr>
      <w:r>
        <w:rPr>
          <w:rStyle w:val="2Char"/>
          <w:rFonts w:hint="eastAsia"/>
          <w:color w:val="000000" w:themeColor="text1"/>
        </w:rPr>
        <w:t>6</w:t>
      </w:r>
      <w:r>
        <w:rPr>
          <w:rStyle w:val="2Char"/>
          <w:color w:val="000000" w:themeColor="text1"/>
        </w:rPr>
        <w:t>.1</w:t>
      </w:r>
      <w:r>
        <w:rPr>
          <w:rStyle w:val="affd"/>
          <w:color w:val="000000" w:themeColor="text1"/>
        </w:rPr>
        <w:tab/>
      </w:r>
      <w:r>
        <w:rPr>
          <w:rStyle w:val="affd"/>
          <w:rFonts w:hint="eastAsia"/>
          <w:color w:val="000000" w:themeColor="text1"/>
        </w:rPr>
        <w:t>1</w:t>
      </w:r>
      <w:r>
        <w:rPr>
          <w:rStyle w:val="affd"/>
          <w:rFonts w:hint="eastAsia"/>
          <w:color w:val="000000" w:themeColor="text1"/>
        </w:rPr>
        <w:t>차</w:t>
      </w:r>
      <w:r>
        <w:rPr>
          <w:rStyle w:val="affd"/>
          <w:rFonts w:hint="eastAsia"/>
          <w:color w:val="000000" w:themeColor="text1"/>
        </w:rPr>
        <w:t xml:space="preserve"> </w:t>
      </w:r>
      <w:r>
        <w:rPr>
          <w:rStyle w:val="affd"/>
          <w:rFonts w:hint="eastAsia"/>
          <w:color w:val="000000" w:themeColor="text1"/>
        </w:rPr>
        <w:t>개정</w:t>
      </w:r>
      <w:r>
        <w:rPr>
          <w:rStyle w:val="affd"/>
          <w:rFonts w:hint="eastAsia"/>
          <w:color w:val="000000" w:themeColor="text1"/>
        </w:rPr>
        <w:t xml:space="preserve"> </w:t>
      </w:r>
      <w:r>
        <w:rPr>
          <w:rStyle w:val="affd"/>
          <w:rFonts w:hint="eastAsia"/>
          <w:color w:val="000000" w:themeColor="text1"/>
        </w:rPr>
        <w:t>작성</w:t>
      </w:r>
      <w:r>
        <w:rPr>
          <w:rStyle w:val="affd"/>
          <w:rFonts w:hint="eastAsia"/>
          <w:color w:val="000000" w:themeColor="text1"/>
        </w:rPr>
        <w:t xml:space="preserve"> </w:t>
      </w:r>
      <w:r>
        <w:rPr>
          <w:rStyle w:val="affd"/>
          <w:rFonts w:hint="eastAsia"/>
          <w:color w:val="000000" w:themeColor="text1"/>
        </w:rPr>
        <w:t>및</w:t>
      </w:r>
      <w:r>
        <w:rPr>
          <w:rStyle w:val="affd"/>
          <w:rFonts w:hint="eastAsia"/>
          <w:color w:val="000000" w:themeColor="text1"/>
        </w:rPr>
        <w:t xml:space="preserve"> </w:t>
      </w:r>
      <w:r>
        <w:rPr>
          <w:rStyle w:val="affd"/>
          <w:rFonts w:hint="eastAsia"/>
          <w:color w:val="000000" w:themeColor="text1"/>
        </w:rPr>
        <w:t>검토</w:t>
      </w:r>
    </w:p>
    <w:p w14:paraId="6361F0D5" w14:textId="77777777" w:rsidR="00155874" w:rsidRPr="0057689E" w:rsidRDefault="00155874" w:rsidP="00155874">
      <w:pPr>
        <w:rPr>
          <w:color w:val="000000" w:themeColor="text1"/>
        </w:rPr>
      </w:pPr>
    </w:p>
    <w:p w14:paraId="3F60F585" w14:textId="77777777" w:rsidR="00155874" w:rsidRPr="0057689E" w:rsidRDefault="00155874" w:rsidP="00155874">
      <w:pPr>
        <w:rPr>
          <w:color w:val="000000" w:themeColor="text1"/>
          <w:lang w:eastAsia="ko-KR"/>
        </w:rPr>
      </w:pPr>
      <w:r>
        <w:rPr>
          <w:color w:val="000000" w:themeColor="text1"/>
          <w:lang w:eastAsia="ko-KR"/>
        </w:rPr>
        <w:t>이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표준의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개정은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한국산업지능화협회에서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수행한</w:t>
      </w:r>
      <w:r>
        <w:rPr>
          <w:color w:val="000000" w:themeColor="text1"/>
          <w:lang w:eastAsia="ko-KR"/>
        </w:rPr>
        <w:t xml:space="preserve"> ‘</w:t>
      </w:r>
      <w:r>
        <w:rPr>
          <w:color w:val="000000" w:themeColor="text1"/>
          <w:lang w:eastAsia="ko-KR"/>
        </w:rPr>
        <w:t>스마트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제조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분야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데이터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표준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개발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및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실증체계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구축</w:t>
      </w:r>
      <w:r>
        <w:rPr>
          <w:color w:val="000000" w:themeColor="text1"/>
          <w:lang w:eastAsia="ko-KR"/>
        </w:rPr>
        <w:t>·</w:t>
      </w:r>
      <w:r>
        <w:rPr>
          <w:color w:val="000000" w:themeColor="text1"/>
          <w:lang w:eastAsia="ko-KR"/>
        </w:rPr>
        <w:t>운영</w:t>
      </w:r>
      <w:r>
        <w:rPr>
          <w:color w:val="000000" w:themeColor="text1"/>
          <w:lang w:eastAsia="ko-KR"/>
        </w:rPr>
        <w:t xml:space="preserve">’ </w:t>
      </w:r>
      <w:r>
        <w:rPr>
          <w:color w:val="000000" w:themeColor="text1"/>
          <w:lang w:eastAsia="ko-KR"/>
        </w:rPr>
        <w:t>관련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사업의</w:t>
      </w:r>
      <w:r>
        <w:rPr>
          <w:color w:val="000000" w:themeColor="text1"/>
          <w:lang w:eastAsia="ko-KR"/>
        </w:rPr>
        <w:t xml:space="preserve"> 3</w:t>
      </w:r>
      <w:r>
        <w:rPr>
          <w:color w:val="000000" w:themeColor="text1"/>
          <w:lang w:eastAsia="ko-KR"/>
        </w:rPr>
        <w:t>차년도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결과물로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작성하였으며</w:t>
      </w:r>
      <w:r>
        <w:rPr>
          <w:color w:val="000000" w:themeColor="text1"/>
          <w:lang w:eastAsia="ko-KR"/>
        </w:rPr>
        <w:t xml:space="preserve">, </w:t>
      </w:r>
      <w:r>
        <w:rPr>
          <w:color w:val="000000" w:themeColor="text1"/>
          <w:lang w:eastAsia="ko-KR"/>
        </w:rPr>
        <w:t>작성된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개정안은</w:t>
      </w:r>
      <w:r>
        <w:rPr>
          <w:color w:val="000000" w:themeColor="text1"/>
          <w:lang w:eastAsia="ko-KR"/>
        </w:rPr>
        <w:t xml:space="preserve"> ‘</w:t>
      </w:r>
      <w:r>
        <w:rPr>
          <w:color w:val="000000" w:themeColor="text1"/>
          <w:lang w:eastAsia="ko-KR"/>
        </w:rPr>
        <w:t>스마트제조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분야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데이터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표준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전문가</w:t>
      </w:r>
      <w:r>
        <w:rPr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자문</w:t>
      </w:r>
      <w:r>
        <w:rPr>
          <w:color w:val="000000" w:themeColor="text1"/>
          <w:lang w:eastAsia="ko-KR"/>
        </w:rPr>
        <w:t>위원회</w:t>
      </w:r>
      <w:r>
        <w:rPr>
          <w:color w:val="000000" w:themeColor="text1"/>
          <w:lang w:eastAsia="ko-KR"/>
        </w:rPr>
        <w:t>’</w:t>
      </w:r>
      <w:r>
        <w:rPr>
          <w:color w:val="000000" w:themeColor="text1"/>
          <w:lang w:eastAsia="ko-KR"/>
        </w:rPr>
        <w:t>에서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검토하였다</w:t>
      </w:r>
      <w:r>
        <w:rPr>
          <w:color w:val="000000" w:themeColor="text1"/>
          <w:lang w:eastAsia="ko-KR"/>
        </w:rPr>
        <w:t>.</w:t>
      </w:r>
    </w:p>
    <w:p w14:paraId="05B7B681" w14:textId="77777777" w:rsidR="00155874" w:rsidRPr="0057689E" w:rsidRDefault="00155874" w:rsidP="00155874">
      <w:pPr>
        <w:rPr>
          <w:color w:val="000000" w:themeColor="text1"/>
          <w:lang w:eastAsia="ko-KR"/>
        </w:rPr>
      </w:pPr>
    </w:p>
    <w:p w14:paraId="73E11567" w14:textId="77777777" w:rsidR="00155874" w:rsidRPr="0057689E" w:rsidRDefault="00155874" w:rsidP="00155874">
      <w:pPr>
        <w:rPr>
          <w:color w:val="000000" w:themeColor="text1"/>
          <w:lang w:eastAsia="ko-KR"/>
        </w:rPr>
      </w:pPr>
      <w:r>
        <w:rPr>
          <w:rFonts w:hint="eastAsia"/>
          <w:color w:val="000000" w:themeColor="text1"/>
          <w:lang w:eastAsia="ko-KR"/>
        </w:rPr>
        <w:t>주요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개정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내용으로는</w:t>
      </w:r>
      <w:r>
        <w:rPr>
          <w:rFonts w:hint="eastAsia"/>
          <w:color w:val="000000" w:themeColor="text1"/>
          <w:lang w:eastAsia="ko-KR"/>
        </w:rPr>
        <w:t xml:space="preserve">, </w:t>
      </w:r>
      <w:r>
        <w:rPr>
          <w:rFonts w:hint="eastAsia"/>
          <w:color w:val="000000" w:themeColor="text1"/>
          <w:lang w:eastAsia="ko-KR"/>
        </w:rPr>
        <w:t>약어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추가</w:t>
      </w:r>
      <w:r>
        <w:rPr>
          <w:rFonts w:hint="eastAsia"/>
          <w:color w:val="000000" w:themeColor="text1"/>
          <w:lang w:eastAsia="ko-KR"/>
        </w:rPr>
        <w:t>(1</w:t>
      </w:r>
      <w:r>
        <w:rPr>
          <w:rFonts w:hint="eastAsia"/>
          <w:color w:val="000000" w:themeColor="text1"/>
          <w:lang w:eastAsia="ko-KR"/>
        </w:rPr>
        <w:t>개</w:t>
      </w:r>
      <w:r>
        <w:rPr>
          <w:rFonts w:hint="eastAsia"/>
          <w:color w:val="000000" w:themeColor="text1"/>
          <w:lang w:eastAsia="ko-KR"/>
        </w:rPr>
        <w:t xml:space="preserve">), </w:t>
      </w:r>
      <w:r>
        <w:rPr>
          <w:rFonts w:hint="eastAsia"/>
          <w:color w:val="000000" w:themeColor="text1"/>
          <w:lang w:eastAsia="ko-KR"/>
        </w:rPr>
        <w:t>명사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추가</w:t>
      </w:r>
      <w:r>
        <w:rPr>
          <w:rFonts w:hint="eastAsia"/>
          <w:color w:val="000000" w:themeColor="text1"/>
          <w:lang w:eastAsia="ko-KR"/>
        </w:rPr>
        <w:t>(10</w:t>
      </w:r>
      <w:r>
        <w:rPr>
          <w:rFonts w:hint="eastAsia"/>
          <w:color w:val="000000" w:themeColor="text1"/>
          <w:lang w:eastAsia="ko-KR"/>
        </w:rPr>
        <w:t>개</w:t>
      </w:r>
      <w:r>
        <w:rPr>
          <w:rFonts w:hint="eastAsia"/>
          <w:color w:val="000000" w:themeColor="text1"/>
          <w:lang w:eastAsia="ko-KR"/>
        </w:rPr>
        <w:t>)</w:t>
      </w:r>
      <w:r>
        <w:rPr>
          <w:rFonts w:hint="eastAsia"/>
          <w:color w:val="000000" w:themeColor="text1"/>
          <w:lang w:eastAsia="ko-KR"/>
        </w:rPr>
        <w:t>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인한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적용범위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확장</w:t>
      </w:r>
      <w:r>
        <w:rPr>
          <w:rFonts w:hint="eastAsia"/>
          <w:color w:val="000000" w:themeColor="text1"/>
          <w:lang w:eastAsia="ko-KR"/>
        </w:rPr>
        <w:t>(</w:t>
      </w:r>
      <w:r>
        <w:rPr>
          <w:rFonts w:hint="eastAsia"/>
          <w:color w:val="000000" w:themeColor="text1"/>
          <w:lang w:eastAsia="ko-KR"/>
        </w:rPr>
        <w:t>서비스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범위</w:t>
      </w:r>
      <w:r>
        <w:rPr>
          <w:rFonts w:hint="eastAsia"/>
          <w:color w:val="000000" w:themeColor="text1"/>
          <w:lang w:eastAsia="ko-KR"/>
        </w:rPr>
        <w:t xml:space="preserve">), </w:t>
      </w:r>
      <w:r>
        <w:rPr>
          <w:rFonts w:hint="eastAsia"/>
          <w:color w:val="000000" w:themeColor="text1"/>
          <w:lang w:eastAsia="ko-KR"/>
        </w:rPr>
        <w:t>명사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삭제</w:t>
      </w:r>
      <w:r>
        <w:rPr>
          <w:rFonts w:hint="eastAsia"/>
          <w:color w:val="000000" w:themeColor="text1"/>
          <w:lang w:eastAsia="ko-KR"/>
        </w:rPr>
        <w:t>(1</w:t>
      </w:r>
      <w:r>
        <w:rPr>
          <w:rFonts w:hint="eastAsia"/>
          <w:color w:val="000000" w:themeColor="text1"/>
          <w:lang w:eastAsia="ko-KR"/>
        </w:rPr>
        <w:t>개</w:t>
      </w:r>
      <w:r>
        <w:rPr>
          <w:rFonts w:hint="eastAsia"/>
          <w:color w:val="000000" w:themeColor="text1"/>
          <w:lang w:eastAsia="ko-KR"/>
        </w:rPr>
        <w:t xml:space="preserve">), </w:t>
      </w:r>
      <w:r>
        <w:rPr>
          <w:rFonts w:hint="eastAsia"/>
          <w:color w:val="000000" w:themeColor="text1"/>
          <w:lang w:eastAsia="ko-KR"/>
        </w:rPr>
        <w:t>동사</w:t>
      </w:r>
      <w:r>
        <w:rPr>
          <w:rFonts w:hint="eastAsia"/>
          <w:color w:val="000000" w:themeColor="text1"/>
          <w:lang w:eastAsia="ko-KR"/>
        </w:rPr>
        <w:t xml:space="preserve">(Process) </w:t>
      </w:r>
      <w:r>
        <w:rPr>
          <w:rFonts w:hint="eastAsia"/>
          <w:color w:val="000000" w:themeColor="text1"/>
          <w:lang w:eastAsia="ko-KR"/>
        </w:rPr>
        <w:t>설명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수정</w:t>
      </w:r>
      <w:r>
        <w:rPr>
          <w:rFonts w:hint="eastAsia"/>
          <w:color w:val="000000" w:themeColor="text1"/>
          <w:lang w:eastAsia="ko-KR"/>
        </w:rPr>
        <w:t xml:space="preserve">, </w:t>
      </w:r>
      <w:r>
        <w:rPr>
          <w:rFonts w:hint="eastAsia"/>
          <w:color w:val="000000" w:themeColor="text1"/>
          <w:lang w:eastAsia="ko-KR"/>
        </w:rPr>
        <w:t>부속서</w:t>
      </w:r>
      <w:r>
        <w:rPr>
          <w:rFonts w:hint="eastAsia"/>
          <w:color w:val="000000" w:themeColor="text1"/>
          <w:lang w:eastAsia="ko-KR"/>
        </w:rPr>
        <w:t xml:space="preserve"> B.6 </w:t>
      </w:r>
      <w:r>
        <w:rPr>
          <w:rFonts w:hint="eastAsia"/>
          <w:color w:val="000000" w:themeColor="text1"/>
          <w:lang w:eastAsia="ko-KR"/>
        </w:rPr>
        <w:t>명사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적용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범위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수정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등으로</w:t>
      </w:r>
      <w:r>
        <w:rPr>
          <w:rFonts w:hint="eastAsia"/>
          <w:color w:val="000000" w:themeColor="text1"/>
          <w:lang w:eastAsia="ko-KR"/>
        </w:rPr>
        <w:t xml:space="preserve"> SC4 </w:t>
      </w:r>
      <w:r>
        <w:rPr>
          <w:rFonts w:hint="eastAsia"/>
          <w:color w:val="000000" w:themeColor="text1"/>
          <w:lang w:eastAsia="ko-KR"/>
        </w:rPr>
        <w:t>전문위원회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및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스마트제조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분야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데이터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표준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전문가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자문위위원회의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자문의견을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반영하였다</w:t>
      </w:r>
      <w:r>
        <w:rPr>
          <w:rFonts w:hint="eastAsia"/>
          <w:color w:val="000000" w:themeColor="text1"/>
          <w:lang w:eastAsia="ko-KR"/>
        </w:rPr>
        <w:t>.</w:t>
      </w:r>
    </w:p>
    <w:p w14:paraId="1CFF0682" w14:textId="77777777" w:rsidR="00155874" w:rsidRPr="0057689E" w:rsidRDefault="00155874" w:rsidP="00155874">
      <w:pPr>
        <w:rPr>
          <w:color w:val="000000" w:themeColor="text1"/>
          <w:lang w:eastAsia="ko-KR"/>
        </w:rPr>
      </w:pPr>
    </w:p>
    <w:p w14:paraId="7EA966E4" w14:textId="77777777" w:rsidR="00155874" w:rsidRPr="0057689E" w:rsidRDefault="00155874" w:rsidP="00155874">
      <w:pPr>
        <w:rPr>
          <w:color w:val="000000" w:themeColor="text1"/>
        </w:rPr>
      </w:pPr>
      <w:r>
        <w:rPr>
          <w:rStyle w:val="3Char"/>
          <w:rFonts w:hint="eastAsia"/>
          <w:color w:val="000000" w:themeColor="text1"/>
        </w:rPr>
        <w:t>6</w:t>
      </w:r>
      <w:r>
        <w:rPr>
          <w:rStyle w:val="3Char"/>
          <w:color w:val="000000" w:themeColor="text1"/>
        </w:rPr>
        <w:t>.</w:t>
      </w:r>
      <w:r>
        <w:rPr>
          <w:rStyle w:val="3Char"/>
          <w:rFonts w:hint="eastAsia"/>
          <w:color w:val="000000" w:themeColor="text1"/>
          <w:lang w:eastAsia="ko-KR"/>
        </w:rPr>
        <w:t>1.1</w:t>
      </w:r>
      <w:r>
        <w:rPr>
          <w:rStyle w:val="affd"/>
          <w:color w:val="000000" w:themeColor="text1"/>
        </w:rPr>
        <w:tab/>
      </w:r>
      <w:r>
        <w:rPr>
          <w:rStyle w:val="affd"/>
          <w:rFonts w:hint="eastAsia"/>
          <w:color w:val="000000" w:themeColor="text1"/>
        </w:rPr>
        <w:t>개정작성위원</w:t>
      </w:r>
      <w:r>
        <w:rPr>
          <w:rStyle w:val="affd"/>
          <w:rFonts w:hint="eastAsia"/>
          <w:color w:val="000000" w:themeColor="text1"/>
        </w:rPr>
        <w:t xml:space="preserve"> </w:t>
      </w:r>
      <w:r>
        <w:rPr>
          <w:rStyle w:val="affd"/>
          <w:rFonts w:hint="eastAsia"/>
          <w:color w:val="000000" w:themeColor="text1"/>
        </w:rPr>
        <w:t>명단</w:t>
      </w:r>
    </w:p>
    <w:p w14:paraId="43DD2579" w14:textId="77777777" w:rsidR="00155874" w:rsidRPr="0057689E" w:rsidRDefault="00155874" w:rsidP="00155874">
      <w:pPr>
        <w:rPr>
          <w:color w:val="000000" w:themeColor="text1"/>
        </w:rPr>
      </w:pP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287"/>
        <w:gridCol w:w="2480"/>
        <w:gridCol w:w="1843"/>
        <w:gridCol w:w="2206"/>
      </w:tblGrid>
      <w:tr w:rsidR="00155874" w:rsidRPr="0057689E" w14:paraId="2F7B1992" w14:textId="77777777" w:rsidTr="001861C8">
        <w:trPr>
          <w:trHeight w:val="310"/>
          <w:tblHeader/>
          <w:jc w:val="center"/>
        </w:trPr>
        <w:tc>
          <w:tcPr>
            <w:tcW w:w="128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F37B7C" w14:textId="77777777" w:rsidR="00155874" w:rsidRPr="0057689E" w:rsidRDefault="00155874" w:rsidP="001861C8">
            <w:pPr>
              <w:spacing w:line="320" w:lineRule="exact"/>
              <w:jc w:val="center"/>
              <w:rPr>
                <w:rFonts w:ascii="돋움" w:eastAsia="돋움" w:hAnsi="돋움"/>
                <w:b/>
                <w:bCs/>
                <w:color w:val="000000" w:themeColor="text1"/>
              </w:rPr>
            </w:pPr>
            <w:r>
              <w:rPr>
                <w:rFonts w:ascii="돋움" w:eastAsia="돋움" w:hAnsi="돋움" w:hint="eastAsia"/>
                <w:b/>
                <w:bCs/>
                <w:color w:val="000000" w:themeColor="text1"/>
              </w:rPr>
              <w:t>성</w:t>
            </w:r>
            <w:r>
              <w:rPr>
                <w:rFonts w:ascii="돋움" w:eastAsia="돋움" w:hAnsi="돋움"/>
                <w:b/>
                <w:bCs/>
                <w:color w:val="000000" w:themeColor="text1"/>
              </w:rPr>
              <w:t>명</w:t>
            </w:r>
          </w:p>
        </w:tc>
        <w:tc>
          <w:tcPr>
            <w:tcW w:w="2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38D5066F" w14:textId="77777777" w:rsidR="00155874" w:rsidRPr="0057689E" w:rsidRDefault="00155874" w:rsidP="001861C8">
            <w:pPr>
              <w:spacing w:line="320" w:lineRule="exact"/>
              <w:jc w:val="center"/>
              <w:rPr>
                <w:rFonts w:ascii="돋움" w:eastAsia="돋움" w:hAnsi="돋움"/>
                <w:b/>
                <w:bCs/>
                <w:color w:val="000000" w:themeColor="text1"/>
              </w:rPr>
            </w:pPr>
            <w:r>
              <w:rPr>
                <w:rFonts w:ascii="돋움" w:eastAsia="돋움" w:hAnsi="돋움" w:hint="eastAsia"/>
                <w:b/>
                <w:bCs/>
                <w:color w:val="000000" w:themeColor="text1"/>
              </w:rPr>
              <w:t>소속</w:t>
            </w:r>
          </w:p>
        </w:tc>
        <w:tc>
          <w:tcPr>
            <w:tcW w:w="1843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F64A79D" w14:textId="77777777" w:rsidR="00155874" w:rsidRPr="0057689E" w:rsidRDefault="00155874" w:rsidP="001861C8">
            <w:pPr>
              <w:spacing w:line="320" w:lineRule="exact"/>
              <w:jc w:val="center"/>
              <w:rPr>
                <w:rFonts w:ascii="돋움" w:eastAsia="돋움" w:hAnsi="돋움"/>
                <w:b/>
                <w:bCs/>
                <w:color w:val="000000" w:themeColor="text1"/>
              </w:rPr>
            </w:pPr>
            <w:r>
              <w:rPr>
                <w:rFonts w:ascii="돋움" w:eastAsia="돋움" w:hAnsi="돋움" w:hint="eastAsia"/>
                <w:b/>
                <w:bCs/>
                <w:color w:val="000000" w:themeColor="text1"/>
              </w:rPr>
              <w:t>직위</w:t>
            </w:r>
          </w:p>
        </w:tc>
        <w:tc>
          <w:tcPr>
            <w:tcW w:w="2206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37F2354" w14:textId="77777777" w:rsidR="00155874" w:rsidRPr="0057689E" w:rsidRDefault="00155874" w:rsidP="001861C8">
            <w:pPr>
              <w:spacing w:line="320" w:lineRule="exact"/>
              <w:jc w:val="center"/>
              <w:rPr>
                <w:rFonts w:ascii="돋움" w:eastAsia="돋움" w:hAnsi="돋움"/>
                <w:b/>
                <w:bCs/>
                <w:color w:val="000000" w:themeColor="text1"/>
              </w:rPr>
            </w:pPr>
            <w:r>
              <w:rPr>
                <w:rFonts w:ascii="돋움" w:eastAsia="돋움" w:hAnsi="돋움" w:hint="eastAsia"/>
                <w:b/>
                <w:bCs/>
                <w:color w:val="000000" w:themeColor="text1"/>
              </w:rPr>
              <w:t>기타</w:t>
            </w:r>
          </w:p>
        </w:tc>
      </w:tr>
      <w:tr w:rsidR="00155874" w:rsidRPr="0057689E" w14:paraId="14A02178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2090B787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장홍관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6ADD8670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한국산업지능화협회</w:t>
            </w:r>
          </w:p>
        </w:tc>
        <w:tc>
          <w:tcPr>
            <w:tcW w:w="1843" w:type="dxa"/>
            <w:vAlign w:val="center"/>
          </w:tcPr>
          <w:p w14:paraId="4F7B7311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전무</w:t>
            </w:r>
          </w:p>
        </w:tc>
        <w:tc>
          <w:tcPr>
            <w:tcW w:w="2206" w:type="dxa"/>
            <w:vAlign w:val="center"/>
          </w:tcPr>
          <w:p w14:paraId="4DFA4118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개정작성위원</w:t>
            </w:r>
          </w:p>
        </w:tc>
      </w:tr>
      <w:tr w:rsidR="00155874" w:rsidRPr="0057689E" w14:paraId="7AA1D707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5E30B3B6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한상욱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0D6B3306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한국산업지능화협회</w:t>
            </w:r>
          </w:p>
        </w:tc>
        <w:tc>
          <w:tcPr>
            <w:tcW w:w="1843" w:type="dxa"/>
            <w:vAlign w:val="center"/>
          </w:tcPr>
          <w:p w14:paraId="649121DA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과장</w:t>
            </w:r>
          </w:p>
        </w:tc>
        <w:tc>
          <w:tcPr>
            <w:tcW w:w="2206" w:type="dxa"/>
            <w:vAlign w:val="center"/>
          </w:tcPr>
          <w:p w14:paraId="2ECC9CA3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개정작성위원</w:t>
            </w:r>
          </w:p>
        </w:tc>
      </w:tr>
      <w:tr w:rsidR="00155874" w:rsidRPr="0057689E" w14:paraId="4FE68208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2DC32221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김민정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320105C2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한국산업지능화협회</w:t>
            </w:r>
          </w:p>
        </w:tc>
        <w:tc>
          <w:tcPr>
            <w:tcW w:w="1843" w:type="dxa"/>
            <w:vAlign w:val="center"/>
          </w:tcPr>
          <w:p w14:paraId="6C46BF09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사원</w:t>
            </w:r>
          </w:p>
        </w:tc>
        <w:tc>
          <w:tcPr>
            <w:tcW w:w="2206" w:type="dxa"/>
            <w:vAlign w:val="center"/>
          </w:tcPr>
          <w:p w14:paraId="711BBB1F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개정작성위원</w:t>
            </w:r>
          </w:p>
        </w:tc>
      </w:tr>
      <w:tr w:rsidR="00155874" w:rsidRPr="0057689E" w14:paraId="3F1C376E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59174ACA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추연준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6D9D1813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한국산업기술시험원</w:t>
            </w:r>
          </w:p>
        </w:tc>
        <w:tc>
          <w:tcPr>
            <w:tcW w:w="1843" w:type="dxa"/>
            <w:vAlign w:val="center"/>
          </w:tcPr>
          <w:p w14:paraId="3EB171EF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주임연구원</w:t>
            </w:r>
          </w:p>
        </w:tc>
        <w:tc>
          <w:tcPr>
            <w:tcW w:w="2206" w:type="dxa"/>
            <w:vAlign w:val="center"/>
          </w:tcPr>
          <w:p w14:paraId="386CC05B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개정작성위원</w:t>
            </w:r>
          </w:p>
        </w:tc>
      </w:tr>
      <w:tr w:rsidR="00155874" w:rsidRPr="0057689E" w14:paraId="2C6429C4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38873EAB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박홍철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377BF971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뉴옵틱스</w:t>
            </w:r>
          </w:p>
        </w:tc>
        <w:tc>
          <w:tcPr>
            <w:tcW w:w="1843" w:type="dxa"/>
            <w:vAlign w:val="center"/>
          </w:tcPr>
          <w:p w14:paraId="2A1D3D4B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차장</w:t>
            </w:r>
          </w:p>
        </w:tc>
        <w:tc>
          <w:tcPr>
            <w:tcW w:w="2206" w:type="dxa"/>
            <w:vAlign w:val="center"/>
          </w:tcPr>
          <w:p w14:paraId="3EC52689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개정작성위원</w:t>
            </w:r>
          </w:p>
        </w:tc>
      </w:tr>
      <w:tr w:rsidR="00155874" w:rsidRPr="0057689E" w14:paraId="71F235B9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19A30F6F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김철호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1F93D6E4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더존비즈온</w:t>
            </w:r>
          </w:p>
        </w:tc>
        <w:tc>
          <w:tcPr>
            <w:tcW w:w="1843" w:type="dxa"/>
            <w:vAlign w:val="center"/>
          </w:tcPr>
          <w:p w14:paraId="05A799D6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수석</w:t>
            </w:r>
          </w:p>
        </w:tc>
        <w:tc>
          <w:tcPr>
            <w:tcW w:w="2206" w:type="dxa"/>
            <w:vAlign w:val="center"/>
          </w:tcPr>
          <w:p w14:paraId="09C55247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검토전문위원</w:t>
            </w:r>
          </w:p>
        </w:tc>
      </w:tr>
      <w:tr w:rsidR="00155874" w:rsidRPr="0057689E" w14:paraId="7379816F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7403E26E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전충재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54128946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더존비즈온</w:t>
            </w:r>
          </w:p>
        </w:tc>
        <w:tc>
          <w:tcPr>
            <w:tcW w:w="1843" w:type="dxa"/>
            <w:vAlign w:val="center"/>
          </w:tcPr>
          <w:p w14:paraId="6629313F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상무</w:t>
            </w:r>
          </w:p>
        </w:tc>
        <w:tc>
          <w:tcPr>
            <w:tcW w:w="2206" w:type="dxa"/>
            <w:vAlign w:val="center"/>
          </w:tcPr>
          <w:p w14:paraId="55533087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검토전문위원</w:t>
            </w:r>
          </w:p>
        </w:tc>
      </w:tr>
      <w:tr w:rsidR="00155874" w:rsidRPr="0057689E" w14:paraId="33B3AC47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176769BA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이상진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754FB559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엠아이큐브솔루션</w:t>
            </w:r>
          </w:p>
        </w:tc>
        <w:tc>
          <w:tcPr>
            <w:tcW w:w="1843" w:type="dxa"/>
            <w:vAlign w:val="center"/>
          </w:tcPr>
          <w:p w14:paraId="0DECFAB1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상무</w:t>
            </w:r>
          </w:p>
        </w:tc>
        <w:tc>
          <w:tcPr>
            <w:tcW w:w="2206" w:type="dxa"/>
            <w:vAlign w:val="center"/>
          </w:tcPr>
          <w:p w14:paraId="575A0661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검토전문위원</w:t>
            </w:r>
          </w:p>
        </w:tc>
      </w:tr>
      <w:tr w:rsidR="00155874" w:rsidRPr="0057689E" w14:paraId="71BFB36D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0EE4EEFF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박선영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7FB15FE2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엠아이큐브솔루션</w:t>
            </w:r>
          </w:p>
        </w:tc>
        <w:tc>
          <w:tcPr>
            <w:tcW w:w="1843" w:type="dxa"/>
            <w:vAlign w:val="center"/>
          </w:tcPr>
          <w:p w14:paraId="52B86A98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책임</w:t>
            </w:r>
          </w:p>
        </w:tc>
        <w:tc>
          <w:tcPr>
            <w:tcW w:w="2206" w:type="dxa"/>
            <w:vAlign w:val="center"/>
          </w:tcPr>
          <w:p w14:paraId="07DE2F0D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검토전문위원</w:t>
            </w:r>
          </w:p>
        </w:tc>
      </w:tr>
      <w:tr w:rsidR="00155874" w:rsidRPr="0057689E" w14:paraId="08100DA1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62535528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정승수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31F6C369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LG CNS</w:t>
            </w:r>
          </w:p>
        </w:tc>
        <w:tc>
          <w:tcPr>
            <w:tcW w:w="1843" w:type="dxa"/>
            <w:vAlign w:val="center"/>
          </w:tcPr>
          <w:p w14:paraId="62B371DA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책임</w:t>
            </w:r>
          </w:p>
        </w:tc>
        <w:tc>
          <w:tcPr>
            <w:tcW w:w="2206" w:type="dxa"/>
            <w:vAlign w:val="center"/>
          </w:tcPr>
          <w:p w14:paraId="1923A8D1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검토전문위원</w:t>
            </w:r>
          </w:p>
        </w:tc>
      </w:tr>
      <w:tr w:rsidR="00155874" w:rsidRPr="0057689E" w14:paraId="3A44CA3B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6AE799B3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박수영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52005B6B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영림원소프트랩</w:t>
            </w:r>
          </w:p>
        </w:tc>
        <w:tc>
          <w:tcPr>
            <w:tcW w:w="1843" w:type="dxa"/>
            <w:vAlign w:val="center"/>
          </w:tcPr>
          <w:p w14:paraId="72BFE738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수석연구원</w:t>
            </w:r>
          </w:p>
        </w:tc>
        <w:tc>
          <w:tcPr>
            <w:tcW w:w="2206" w:type="dxa"/>
            <w:vAlign w:val="center"/>
          </w:tcPr>
          <w:p w14:paraId="471636E5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검토전문위원</w:t>
            </w:r>
          </w:p>
        </w:tc>
      </w:tr>
      <w:tr w:rsidR="00155874" w:rsidRPr="0057689E" w14:paraId="72C689CD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7C0F0781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심성용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679FEA67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영림원소프트랩</w:t>
            </w:r>
          </w:p>
        </w:tc>
        <w:tc>
          <w:tcPr>
            <w:tcW w:w="1843" w:type="dxa"/>
            <w:vAlign w:val="center"/>
          </w:tcPr>
          <w:p w14:paraId="7CF06C12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선임연구원</w:t>
            </w:r>
          </w:p>
        </w:tc>
        <w:tc>
          <w:tcPr>
            <w:tcW w:w="2206" w:type="dxa"/>
            <w:vAlign w:val="center"/>
          </w:tcPr>
          <w:p w14:paraId="2E6EFC01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검토전문위원</w:t>
            </w:r>
          </w:p>
        </w:tc>
      </w:tr>
      <w:tr w:rsidR="00155874" w:rsidRPr="0057689E" w14:paraId="674A348B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45A17CB3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손지연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5F39C959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한국전자통신연구원</w:t>
            </w:r>
          </w:p>
        </w:tc>
        <w:tc>
          <w:tcPr>
            <w:tcW w:w="1843" w:type="dxa"/>
            <w:vAlign w:val="center"/>
          </w:tcPr>
          <w:p w14:paraId="46EE51DE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실장</w:t>
            </w:r>
          </w:p>
        </w:tc>
        <w:tc>
          <w:tcPr>
            <w:tcW w:w="2206" w:type="dxa"/>
            <w:vAlign w:val="center"/>
          </w:tcPr>
          <w:p w14:paraId="3FC79920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검토전문위원</w:t>
            </w:r>
          </w:p>
        </w:tc>
      </w:tr>
      <w:tr w:rsidR="00155874" w:rsidRPr="0057689E" w14:paraId="1C56D391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24CEA31F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김용운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2654A1F2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한국전자통신연구원</w:t>
            </w:r>
          </w:p>
        </w:tc>
        <w:tc>
          <w:tcPr>
            <w:tcW w:w="1843" w:type="dxa"/>
            <w:vAlign w:val="center"/>
          </w:tcPr>
          <w:p w14:paraId="17D597E9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책임연구원</w:t>
            </w:r>
          </w:p>
        </w:tc>
        <w:tc>
          <w:tcPr>
            <w:tcW w:w="2206" w:type="dxa"/>
            <w:vAlign w:val="center"/>
          </w:tcPr>
          <w:p w14:paraId="783174B2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검토전문위원</w:t>
            </w:r>
          </w:p>
        </w:tc>
      </w:tr>
      <w:tr w:rsidR="00155874" w:rsidRPr="0057689E" w14:paraId="65049A87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49FF21BD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유상근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5BBE351D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한국전자통신연구원</w:t>
            </w:r>
          </w:p>
        </w:tc>
        <w:tc>
          <w:tcPr>
            <w:tcW w:w="1843" w:type="dxa"/>
            <w:vAlign w:val="center"/>
          </w:tcPr>
          <w:p w14:paraId="2B087121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책임연구원</w:t>
            </w:r>
          </w:p>
        </w:tc>
        <w:tc>
          <w:tcPr>
            <w:tcW w:w="2206" w:type="dxa"/>
            <w:vAlign w:val="center"/>
          </w:tcPr>
          <w:p w14:paraId="7DE8BF6C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검토전문위원</w:t>
            </w:r>
          </w:p>
        </w:tc>
      </w:tr>
      <w:tr w:rsidR="00155874" w:rsidRPr="0057689E" w14:paraId="24968B9C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7CA91677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한순흥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7DCFC2DF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  <w:lang w:eastAsia="ko-KR"/>
              </w:rPr>
            </w:pPr>
            <w:r>
              <w:rPr>
                <w:rFonts w:hint="eastAsia"/>
                <w:color w:val="000000" w:themeColor="text1"/>
                <w:lang w:eastAsia="ko-KR"/>
              </w:rPr>
              <w:t>한국산업데이터표준협회</w:t>
            </w:r>
          </w:p>
        </w:tc>
        <w:tc>
          <w:tcPr>
            <w:tcW w:w="1843" w:type="dxa"/>
            <w:vAlign w:val="center"/>
          </w:tcPr>
          <w:p w14:paraId="2673D7BB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대표</w:t>
            </w:r>
          </w:p>
        </w:tc>
        <w:tc>
          <w:tcPr>
            <w:tcW w:w="2206" w:type="dxa"/>
            <w:vAlign w:val="center"/>
          </w:tcPr>
          <w:p w14:paraId="4527D802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검토전문위원</w:t>
            </w:r>
          </w:p>
        </w:tc>
      </w:tr>
      <w:tr w:rsidR="00155874" w:rsidRPr="0057689E" w14:paraId="63BD1E10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3E76B311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정영수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6AC07362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명지대학교</w:t>
            </w:r>
          </w:p>
        </w:tc>
        <w:tc>
          <w:tcPr>
            <w:tcW w:w="1843" w:type="dxa"/>
            <w:vAlign w:val="center"/>
          </w:tcPr>
          <w:p w14:paraId="74175921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교수</w:t>
            </w:r>
          </w:p>
        </w:tc>
        <w:tc>
          <w:tcPr>
            <w:tcW w:w="2206" w:type="dxa"/>
            <w:vAlign w:val="center"/>
          </w:tcPr>
          <w:p w14:paraId="3EC341B9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검토전문위원</w:t>
            </w:r>
          </w:p>
        </w:tc>
      </w:tr>
      <w:tr w:rsidR="00155874" w:rsidRPr="0057689E" w14:paraId="77138691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69372D11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조현보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04C8DC8A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포항공과대학교</w:t>
            </w:r>
          </w:p>
        </w:tc>
        <w:tc>
          <w:tcPr>
            <w:tcW w:w="1843" w:type="dxa"/>
            <w:vAlign w:val="center"/>
          </w:tcPr>
          <w:p w14:paraId="28C15B2C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교수</w:t>
            </w:r>
          </w:p>
        </w:tc>
        <w:tc>
          <w:tcPr>
            <w:tcW w:w="2206" w:type="dxa"/>
            <w:vAlign w:val="center"/>
          </w:tcPr>
          <w:p w14:paraId="1CD373F0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검토전문위원</w:t>
            </w:r>
          </w:p>
        </w:tc>
      </w:tr>
      <w:tr w:rsidR="00155874" w:rsidRPr="0057689E" w14:paraId="3820427D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431E5459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이인배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7D96B4EB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임픽스</w:t>
            </w:r>
          </w:p>
        </w:tc>
        <w:tc>
          <w:tcPr>
            <w:tcW w:w="1843" w:type="dxa"/>
            <w:vAlign w:val="center"/>
          </w:tcPr>
          <w:p w14:paraId="19A78C5E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소장</w:t>
            </w:r>
          </w:p>
        </w:tc>
        <w:tc>
          <w:tcPr>
            <w:tcW w:w="2206" w:type="dxa"/>
            <w:vAlign w:val="center"/>
          </w:tcPr>
          <w:p w14:paraId="4BC0A254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검토전문위원</w:t>
            </w:r>
          </w:p>
        </w:tc>
      </w:tr>
      <w:tr w:rsidR="00155874" w:rsidRPr="0057689E" w14:paraId="7CC42E12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48A3844F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황순관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4417AECE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무른모</w:t>
            </w:r>
          </w:p>
        </w:tc>
        <w:tc>
          <w:tcPr>
            <w:tcW w:w="1843" w:type="dxa"/>
            <w:vAlign w:val="center"/>
          </w:tcPr>
          <w:p w14:paraId="5B99E216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대표</w:t>
            </w:r>
          </w:p>
        </w:tc>
        <w:tc>
          <w:tcPr>
            <w:tcW w:w="2206" w:type="dxa"/>
            <w:vAlign w:val="center"/>
          </w:tcPr>
          <w:p w14:paraId="39834A3F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검토전문위원</w:t>
            </w:r>
          </w:p>
        </w:tc>
      </w:tr>
      <w:tr w:rsidR="00155874" w:rsidRPr="0057689E" w14:paraId="276EA985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0D286AEB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김병열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629A6EF1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세광섬유</w:t>
            </w:r>
          </w:p>
        </w:tc>
        <w:tc>
          <w:tcPr>
            <w:tcW w:w="1843" w:type="dxa"/>
            <w:vAlign w:val="center"/>
          </w:tcPr>
          <w:p w14:paraId="599F0EE2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이사</w:t>
            </w:r>
          </w:p>
        </w:tc>
        <w:tc>
          <w:tcPr>
            <w:tcW w:w="2206" w:type="dxa"/>
            <w:vAlign w:val="center"/>
          </w:tcPr>
          <w:p w14:paraId="460ACD31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검토전문위원</w:t>
            </w:r>
          </w:p>
        </w:tc>
      </w:tr>
      <w:tr w:rsidR="00155874" w:rsidRPr="0057689E" w14:paraId="059A733D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5B6A0930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오세창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0DEF6748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투비웨이</w:t>
            </w:r>
          </w:p>
        </w:tc>
        <w:tc>
          <w:tcPr>
            <w:tcW w:w="1843" w:type="dxa"/>
            <w:vAlign w:val="center"/>
          </w:tcPr>
          <w:p w14:paraId="3459FDC3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대표</w:t>
            </w:r>
          </w:p>
        </w:tc>
        <w:tc>
          <w:tcPr>
            <w:tcW w:w="2206" w:type="dxa"/>
            <w:vAlign w:val="center"/>
          </w:tcPr>
          <w:p w14:paraId="7B68FC0D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검토전문위원</w:t>
            </w:r>
          </w:p>
        </w:tc>
      </w:tr>
      <w:tr w:rsidR="00155874" w:rsidRPr="0057689E" w14:paraId="5D027440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1143B006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이재현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6CC486E1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건솔루션</w:t>
            </w:r>
          </w:p>
        </w:tc>
        <w:tc>
          <w:tcPr>
            <w:tcW w:w="1843" w:type="dxa"/>
            <w:vAlign w:val="center"/>
          </w:tcPr>
          <w:p w14:paraId="4A77687D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소장</w:t>
            </w:r>
          </w:p>
        </w:tc>
        <w:tc>
          <w:tcPr>
            <w:tcW w:w="2206" w:type="dxa"/>
            <w:vAlign w:val="center"/>
          </w:tcPr>
          <w:p w14:paraId="61F05BE6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검토전문위원</w:t>
            </w:r>
          </w:p>
        </w:tc>
      </w:tr>
      <w:tr w:rsidR="00155874" w:rsidRPr="0057689E" w14:paraId="52DAA0B7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42329218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강정수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291B6A34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티라유텍</w:t>
            </w:r>
          </w:p>
        </w:tc>
        <w:tc>
          <w:tcPr>
            <w:tcW w:w="1843" w:type="dxa"/>
            <w:vAlign w:val="center"/>
          </w:tcPr>
          <w:p w14:paraId="1BC60B4F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상무</w:t>
            </w:r>
          </w:p>
        </w:tc>
        <w:tc>
          <w:tcPr>
            <w:tcW w:w="2206" w:type="dxa"/>
            <w:vAlign w:val="center"/>
          </w:tcPr>
          <w:p w14:paraId="17AC94F1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검토전문위원</w:t>
            </w:r>
          </w:p>
        </w:tc>
      </w:tr>
    </w:tbl>
    <w:p w14:paraId="28546B0B" w14:textId="77777777" w:rsidR="00155874" w:rsidRPr="0057689E" w:rsidRDefault="00155874" w:rsidP="00155874">
      <w:pPr>
        <w:rPr>
          <w:color w:val="000000" w:themeColor="text1"/>
        </w:rPr>
      </w:pPr>
    </w:p>
    <w:p w14:paraId="499B4150" w14:textId="77777777" w:rsidR="00155874" w:rsidRPr="0057689E" w:rsidRDefault="00155874" w:rsidP="00155874">
      <w:pPr>
        <w:tabs>
          <w:tab w:val="left" w:pos="500"/>
        </w:tabs>
        <w:rPr>
          <w:rFonts w:eastAsia="Yu Mincho"/>
          <w:color w:val="000000" w:themeColor="text1"/>
          <w:lang w:val="de-DE"/>
        </w:rPr>
      </w:pPr>
      <w:r>
        <w:rPr>
          <w:rStyle w:val="2Char"/>
          <w:rFonts w:hint="eastAsia"/>
          <w:color w:val="000000" w:themeColor="text1"/>
        </w:rPr>
        <w:t>6</w:t>
      </w:r>
      <w:r>
        <w:rPr>
          <w:rStyle w:val="2Char"/>
          <w:color w:val="000000" w:themeColor="text1"/>
        </w:rPr>
        <w:t>.</w:t>
      </w:r>
      <w:r>
        <w:rPr>
          <w:rStyle w:val="2Char"/>
          <w:rFonts w:hint="eastAsia"/>
          <w:color w:val="000000" w:themeColor="text1"/>
          <w:lang w:eastAsia="ko-KR"/>
        </w:rPr>
        <w:t>2</w:t>
      </w:r>
      <w:r>
        <w:rPr>
          <w:rStyle w:val="affd"/>
          <w:color w:val="000000" w:themeColor="text1"/>
        </w:rPr>
        <w:tab/>
      </w:r>
      <w:r>
        <w:rPr>
          <w:rStyle w:val="affd"/>
          <w:rFonts w:hint="eastAsia"/>
          <w:color w:val="000000" w:themeColor="text1"/>
        </w:rPr>
        <w:t>2</w:t>
      </w:r>
      <w:r>
        <w:rPr>
          <w:rStyle w:val="affd"/>
          <w:rFonts w:hint="eastAsia"/>
          <w:color w:val="000000" w:themeColor="text1"/>
        </w:rPr>
        <w:t>차</w:t>
      </w:r>
      <w:r>
        <w:rPr>
          <w:rStyle w:val="affd"/>
          <w:rFonts w:hint="eastAsia"/>
          <w:color w:val="000000" w:themeColor="text1"/>
        </w:rPr>
        <w:t xml:space="preserve"> </w:t>
      </w:r>
      <w:r>
        <w:rPr>
          <w:rStyle w:val="affd"/>
          <w:rFonts w:hint="eastAsia"/>
          <w:color w:val="000000" w:themeColor="text1"/>
        </w:rPr>
        <w:t>개정</w:t>
      </w:r>
      <w:r>
        <w:rPr>
          <w:rStyle w:val="affd"/>
          <w:rFonts w:hint="eastAsia"/>
          <w:color w:val="000000" w:themeColor="text1"/>
        </w:rPr>
        <w:t xml:space="preserve"> </w:t>
      </w:r>
      <w:r>
        <w:rPr>
          <w:rStyle w:val="affd"/>
          <w:rFonts w:hint="eastAsia"/>
          <w:color w:val="000000" w:themeColor="text1"/>
        </w:rPr>
        <w:t>작성</w:t>
      </w:r>
      <w:r>
        <w:rPr>
          <w:rStyle w:val="affd"/>
          <w:rFonts w:hint="eastAsia"/>
          <w:color w:val="000000" w:themeColor="text1"/>
        </w:rPr>
        <w:t xml:space="preserve"> </w:t>
      </w:r>
      <w:r>
        <w:rPr>
          <w:rStyle w:val="affd"/>
          <w:rFonts w:hint="eastAsia"/>
          <w:color w:val="000000" w:themeColor="text1"/>
        </w:rPr>
        <w:t>및</w:t>
      </w:r>
      <w:r>
        <w:rPr>
          <w:rStyle w:val="affd"/>
          <w:rFonts w:hint="eastAsia"/>
          <w:color w:val="000000" w:themeColor="text1"/>
        </w:rPr>
        <w:t xml:space="preserve"> </w:t>
      </w:r>
      <w:r>
        <w:rPr>
          <w:rStyle w:val="affd"/>
          <w:rFonts w:hint="eastAsia"/>
          <w:color w:val="000000" w:themeColor="text1"/>
        </w:rPr>
        <w:t>검토</w:t>
      </w:r>
    </w:p>
    <w:p w14:paraId="64257C5E" w14:textId="77777777" w:rsidR="00155874" w:rsidRPr="0057689E" w:rsidRDefault="00155874" w:rsidP="00155874">
      <w:pPr>
        <w:rPr>
          <w:color w:val="000000" w:themeColor="text1"/>
        </w:rPr>
      </w:pPr>
    </w:p>
    <w:p w14:paraId="0D2107FB" w14:textId="77777777" w:rsidR="00155874" w:rsidRPr="0057689E" w:rsidRDefault="00155874" w:rsidP="00155874">
      <w:pPr>
        <w:rPr>
          <w:color w:val="000000" w:themeColor="text1"/>
          <w:lang w:eastAsia="ko-KR"/>
        </w:rPr>
      </w:pPr>
      <w:r>
        <w:rPr>
          <w:color w:val="000000" w:themeColor="text1"/>
          <w:lang w:eastAsia="ko-KR"/>
        </w:rPr>
        <w:t>이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표준의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개정은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한국산업지능화협회에서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수행한</w:t>
      </w:r>
      <w:r>
        <w:rPr>
          <w:color w:val="000000" w:themeColor="text1"/>
          <w:lang w:eastAsia="ko-KR"/>
        </w:rPr>
        <w:t xml:space="preserve"> ‘</w:t>
      </w:r>
      <w:r>
        <w:rPr>
          <w:color w:val="000000" w:themeColor="text1"/>
          <w:lang w:eastAsia="ko-KR"/>
        </w:rPr>
        <w:t>스마트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제조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분야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데이터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표준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개발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및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실증체계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구축</w:t>
      </w:r>
      <w:r>
        <w:rPr>
          <w:color w:val="000000" w:themeColor="text1"/>
          <w:lang w:eastAsia="ko-KR"/>
        </w:rPr>
        <w:t>·</w:t>
      </w:r>
      <w:r>
        <w:rPr>
          <w:color w:val="000000" w:themeColor="text1"/>
          <w:lang w:eastAsia="ko-KR"/>
        </w:rPr>
        <w:t>운영</w:t>
      </w:r>
      <w:r>
        <w:rPr>
          <w:color w:val="000000" w:themeColor="text1"/>
          <w:lang w:eastAsia="ko-KR"/>
        </w:rPr>
        <w:t xml:space="preserve">’ </w:t>
      </w:r>
      <w:r>
        <w:rPr>
          <w:color w:val="000000" w:themeColor="text1"/>
          <w:lang w:eastAsia="ko-KR"/>
        </w:rPr>
        <w:t>관련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사업의</w:t>
      </w:r>
      <w:r>
        <w:rPr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4</w:t>
      </w:r>
      <w:r>
        <w:rPr>
          <w:color w:val="000000" w:themeColor="text1"/>
          <w:lang w:eastAsia="ko-KR"/>
        </w:rPr>
        <w:t>차년도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결과물로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작성하였으며</w:t>
      </w:r>
      <w:r>
        <w:rPr>
          <w:color w:val="000000" w:themeColor="text1"/>
          <w:lang w:eastAsia="ko-KR"/>
        </w:rPr>
        <w:t xml:space="preserve">, </w:t>
      </w:r>
      <w:r>
        <w:rPr>
          <w:color w:val="000000" w:themeColor="text1"/>
          <w:lang w:eastAsia="ko-KR"/>
        </w:rPr>
        <w:t>작성된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개정안은</w:t>
      </w:r>
      <w:r>
        <w:rPr>
          <w:color w:val="000000" w:themeColor="text1"/>
          <w:lang w:eastAsia="ko-KR"/>
        </w:rPr>
        <w:t xml:space="preserve"> ‘</w:t>
      </w:r>
      <w:r>
        <w:rPr>
          <w:color w:val="000000" w:themeColor="text1"/>
          <w:lang w:eastAsia="ko-KR"/>
        </w:rPr>
        <w:t>스마트제조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분야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데이터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표준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전문가</w:t>
      </w:r>
      <w:r>
        <w:rPr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자문</w:t>
      </w:r>
      <w:r>
        <w:rPr>
          <w:color w:val="000000" w:themeColor="text1"/>
          <w:lang w:eastAsia="ko-KR"/>
        </w:rPr>
        <w:t>위원회</w:t>
      </w:r>
      <w:r>
        <w:rPr>
          <w:color w:val="000000" w:themeColor="text1"/>
          <w:lang w:eastAsia="ko-KR"/>
        </w:rPr>
        <w:t>’</w:t>
      </w:r>
      <w:r>
        <w:rPr>
          <w:color w:val="000000" w:themeColor="text1"/>
          <w:lang w:eastAsia="ko-KR"/>
        </w:rPr>
        <w:t>에서</w:t>
      </w:r>
      <w:r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검토하였다</w:t>
      </w:r>
      <w:r>
        <w:rPr>
          <w:color w:val="000000" w:themeColor="text1"/>
          <w:lang w:eastAsia="ko-KR"/>
        </w:rPr>
        <w:t>.</w:t>
      </w:r>
    </w:p>
    <w:p w14:paraId="473BD5E4" w14:textId="77777777" w:rsidR="00155874" w:rsidRPr="0057689E" w:rsidRDefault="00155874" w:rsidP="00155874">
      <w:pPr>
        <w:rPr>
          <w:color w:val="000000" w:themeColor="text1"/>
          <w:lang w:eastAsia="ko-KR"/>
        </w:rPr>
      </w:pPr>
    </w:p>
    <w:p w14:paraId="5D895E06" w14:textId="77777777" w:rsidR="00155874" w:rsidRPr="0057689E" w:rsidRDefault="00155874" w:rsidP="00155874">
      <w:pPr>
        <w:rPr>
          <w:color w:val="000000" w:themeColor="text1"/>
          <w:lang w:eastAsia="ko-KR"/>
        </w:rPr>
      </w:pPr>
      <w:r>
        <w:rPr>
          <w:rFonts w:hint="eastAsia"/>
          <w:color w:val="000000" w:themeColor="text1"/>
          <w:lang w:eastAsia="ko-KR"/>
        </w:rPr>
        <w:t>주요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개정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내용으로는</w:t>
      </w:r>
      <w:r>
        <w:rPr>
          <w:rFonts w:hint="eastAsia"/>
          <w:color w:val="000000" w:themeColor="text1"/>
          <w:lang w:eastAsia="ko-KR"/>
        </w:rPr>
        <w:t xml:space="preserve">, </w:t>
      </w:r>
      <w:r>
        <w:rPr>
          <w:rFonts w:hint="eastAsia"/>
          <w:color w:val="000000" w:themeColor="text1"/>
          <w:lang w:eastAsia="ko-KR"/>
        </w:rPr>
        <w:t>약어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추가</w:t>
      </w:r>
      <w:r>
        <w:rPr>
          <w:rFonts w:hint="eastAsia"/>
          <w:color w:val="000000" w:themeColor="text1"/>
          <w:lang w:eastAsia="ko-KR"/>
        </w:rPr>
        <w:t>(12</w:t>
      </w:r>
      <w:r>
        <w:rPr>
          <w:rFonts w:hint="eastAsia"/>
          <w:color w:val="000000" w:themeColor="text1"/>
          <w:lang w:eastAsia="ko-KR"/>
        </w:rPr>
        <w:t>개</w:t>
      </w:r>
      <w:r>
        <w:rPr>
          <w:rFonts w:hint="eastAsia"/>
          <w:color w:val="000000" w:themeColor="text1"/>
          <w:lang w:eastAsia="ko-KR"/>
        </w:rPr>
        <w:t xml:space="preserve">), </w:t>
      </w:r>
      <w:r>
        <w:rPr>
          <w:rFonts w:hint="eastAsia"/>
          <w:color w:val="000000" w:themeColor="text1"/>
          <w:lang w:eastAsia="ko-KR"/>
        </w:rPr>
        <w:t>명사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추가</w:t>
      </w:r>
      <w:r>
        <w:rPr>
          <w:rFonts w:hint="eastAsia"/>
          <w:color w:val="000000" w:themeColor="text1"/>
          <w:lang w:eastAsia="ko-KR"/>
        </w:rPr>
        <w:t>(17</w:t>
      </w:r>
      <w:r>
        <w:rPr>
          <w:rFonts w:hint="eastAsia"/>
          <w:color w:val="000000" w:themeColor="text1"/>
          <w:lang w:eastAsia="ko-KR"/>
        </w:rPr>
        <w:t>개</w:t>
      </w:r>
      <w:r>
        <w:rPr>
          <w:rFonts w:hint="eastAsia"/>
          <w:color w:val="000000" w:themeColor="text1"/>
          <w:lang w:eastAsia="ko-KR"/>
        </w:rPr>
        <w:t xml:space="preserve">), </w:t>
      </w:r>
      <w:r>
        <w:rPr>
          <w:rFonts w:hint="eastAsia"/>
          <w:color w:val="000000" w:themeColor="text1"/>
          <w:lang w:eastAsia="ko-KR"/>
        </w:rPr>
        <w:t>데이터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영역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카테고리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생성</w:t>
      </w:r>
      <w:r>
        <w:rPr>
          <w:rFonts w:hint="eastAsia"/>
          <w:color w:val="000000" w:themeColor="text1"/>
          <w:lang w:eastAsia="ko-KR"/>
        </w:rPr>
        <w:t>(9</w:t>
      </w:r>
      <w:r>
        <w:rPr>
          <w:rFonts w:hint="eastAsia"/>
          <w:color w:val="000000" w:themeColor="text1"/>
          <w:lang w:eastAsia="ko-KR"/>
        </w:rPr>
        <w:t>개</w:t>
      </w:r>
      <w:r>
        <w:rPr>
          <w:rFonts w:hint="eastAsia"/>
          <w:color w:val="000000" w:themeColor="text1"/>
          <w:lang w:eastAsia="ko-KR"/>
        </w:rPr>
        <w:t xml:space="preserve">), </w:t>
      </w:r>
      <w:r>
        <w:rPr>
          <w:rFonts w:hint="eastAsia"/>
          <w:color w:val="000000" w:themeColor="text1"/>
          <w:lang w:eastAsia="ko-KR"/>
        </w:rPr>
        <w:t>부속서</w:t>
      </w:r>
      <w:r>
        <w:rPr>
          <w:rFonts w:hint="eastAsia"/>
          <w:color w:val="000000" w:themeColor="text1"/>
          <w:lang w:eastAsia="ko-KR"/>
        </w:rPr>
        <w:t xml:space="preserve"> A.3 </w:t>
      </w:r>
      <w:r>
        <w:rPr>
          <w:rFonts w:hint="eastAsia"/>
          <w:color w:val="000000" w:themeColor="text1"/>
          <w:lang w:eastAsia="ko-KR"/>
        </w:rPr>
        <w:t>제조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업무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시나리오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내용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수정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및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참조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시나리오</w:t>
      </w:r>
      <w:r>
        <w:rPr>
          <w:rFonts w:hint="eastAsia"/>
          <w:color w:val="000000" w:themeColor="text1"/>
          <w:lang w:eastAsia="ko-KR"/>
        </w:rPr>
        <w:t>(35</w:t>
      </w:r>
      <w:r>
        <w:rPr>
          <w:rFonts w:hint="eastAsia"/>
          <w:color w:val="000000" w:themeColor="text1"/>
          <w:lang w:eastAsia="ko-KR"/>
        </w:rPr>
        <w:t>개</w:t>
      </w:r>
      <w:r>
        <w:rPr>
          <w:rFonts w:hint="eastAsia"/>
          <w:color w:val="000000" w:themeColor="text1"/>
          <w:lang w:eastAsia="ko-KR"/>
        </w:rPr>
        <w:t xml:space="preserve">) </w:t>
      </w:r>
      <w:r>
        <w:rPr>
          <w:rFonts w:hint="eastAsia"/>
          <w:color w:val="000000" w:themeColor="text1"/>
          <w:lang w:eastAsia="ko-KR"/>
        </w:rPr>
        <w:t>추가</w:t>
      </w:r>
      <w:r>
        <w:rPr>
          <w:rFonts w:hint="eastAsia"/>
          <w:color w:val="000000" w:themeColor="text1"/>
          <w:lang w:eastAsia="ko-KR"/>
        </w:rPr>
        <w:t xml:space="preserve">, </w:t>
      </w:r>
      <w:r>
        <w:rPr>
          <w:rFonts w:hint="eastAsia"/>
          <w:color w:val="000000" w:themeColor="text1"/>
          <w:lang w:eastAsia="ko-KR"/>
        </w:rPr>
        <w:t>부속서</w:t>
      </w:r>
      <w:r>
        <w:rPr>
          <w:rFonts w:hint="eastAsia"/>
          <w:color w:val="000000" w:themeColor="text1"/>
          <w:lang w:eastAsia="ko-KR"/>
        </w:rPr>
        <w:t xml:space="preserve"> B.6 </w:t>
      </w:r>
      <w:r>
        <w:rPr>
          <w:rFonts w:hint="eastAsia"/>
          <w:color w:val="000000" w:themeColor="text1"/>
          <w:lang w:eastAsia="ko-KR"/>
        </w:rPr>
        <w:t>명사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적용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범위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수정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등으로</w:t>
      </w:r>
      <w:r>
        <w:rPr>
          <w:rFonts w:hint="eastAsia"/>
          <w:color w:val="000000" w:themeColor="text1"/>
          <w:lang w:eastAsia="ko-KR"/>
        </w:rPr>
        <w:t xml:space="preserve"> SC4 </w:t>
      </w:r>
      <w:r>
        <w:rPr>
          <w:rFonts w:hint="eastAsia"/>
          <w:color w:val="000000" w:themeColor="text1"/>
          <w:lang w:eastAsia="ko-KR"/>
        </w:rPr>
        <w:t>전문위원회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및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스마트제조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분야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데이터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표준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전문가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자문위위원회의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자문의견을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rFonts w:hint="eastAsia"/>
          <w:color w:val="000000" w:themeColor="text1"/>
          <w:lang w:eastAsia="ko-KR"/>
        </w:rPr>
        <w:t>반영하였다</w:t>
      </w:r>
      <w:r>
        <w:rPr>
          <w:rFonts w:hint="eastAsia"/>
          <w:color w:val="000000" w:themeColor="text1"/>
          <w:lang w:eastAsia="ko-KR"/>
        </w:rPr>
        <w:t>.</w:t>
      </w:r>
    </w:p>
    <w:p w14:paraId="79E8EFFB" w14:textId="77777777" w:rsidR="00155874" w:rsidRPr="0057689E" w:rsidRDefault="00155874" w:rsidP="00155874">
      <w:pPr>
        <w:rPr>
          <w:color w:val="000000" w:themeColor="text1"/>
          <w:lang w:eastAsia="ko-KR"/>
        </w:rPr>
      </w:pPr>
    </w:p>
    <w:p w14:paraId="784B6E49" w14:textId="77777777" w:rsidR="00155874" w:rsidRPr="0057689E" w:rsidRDefault="00155874" w:rsidP="00155874">
      <w:pPr>
        <w:rPr>
          <w:color w:val="000000" w:themeColor="text1"/>
        </w:rPr>
      </w:pPr>
      <w:r>
        <w:rPr>
          <w:rStyle w:val="3Char"/>
          <w:rFonts w:hint="eastAsia"/>
          <w:color w:val="000000" w:themeColor="text1"/>
        </w:rPr>
        <w:t>6</w:t>
      </w:r>
      <w:r>
        <w:rPr>
          <w:rStyle w:val="3Char"/>
          <w:color w:val="000000" w:themeColor="text1"/>
        </w:rPr>
        <w:t>.</w:t>
      </w:r>
      <w:r>
        <w:rPr>
          <w:rStyle w:val="3Char"/>
          <w:rFonts w:hint="eastAsia"/>
          <w:color w:val="000000" w:themeColor="text1"/>
          <w:lang w:eastAsia="ko-KR"/>
        </w:rPr>
        <w:t>2.1</w:t>
      </w:r>
      <w:r>
        <w:rPr>
          <w:rStyle w:val="affd"/>
          <w:color w:val="000000" w:themeColor="text1"/>
        </w:rPr>
        <w:tab/>
      </w:r>
      <w:r>
        <w:rPr>
          <w:rStyle w:val="affd"/>
          <w:rFonts w:hint="eastAsia"/>
          <w:color w:val="000000" w:themeColor="text1"/>
        </w:rPr>
        <w:t>개정작성위원</w:t>
      </w:r>
      <w:r>
        <w:rPr>
          <w:rStyle w:val="affd"/>
          <w:rFonts w:hint="eastAsia"/>
          <w:color w:val="000000" w:themeColor="text1"/>
        </w:rPr>
        <w:t xml:space="preserve"> </w:t>
      </w:r>
      <w:r>
        <w:rPr>
          <w:rStyle w:val="affd"/>
          <w:rFonts w:hint="eastAsia"/>
          <w:color w:val="000000" w:themeColor="text1"/>
        </w:rPr>
        <w:t>명단</w:t>
      </w:r>
    </w:p>
    <w:p w14:paraId="00D2DB56" w14:textId="77777777" w:rsidR="00155874" w:rsidRPr="0057689E" w:rsidRDefault="00155874" w:rsidP="00155874">
      <w:pPr>
        <w:rPr>
          <w:color w:val="000000" w:themeColor="text1"/>
        </w:rPr>
      </w:pP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287"/>
        <w:gridCol w:w="2480"/>
        <w:gridCol w:w="1843"/>
        <w:gridCol w:w="2206"/>
      </w:tblGrid>
      <w:tr w:rsidR="00155874" w:rsidRPr="0057689E" w14:paraId="75EF55F5" w14:textId="77777777" w:rsidTr="001861C8">
        <w:trPr>
          <w:trHeight w:val="310"/>
          <w:tblHeader/>
          <w:jc w:val="center"/>
        </w:trPr>
        <w:tc>
          <w:tcPr>
            <w:tcW w:w="128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352C9D" w14:textId="77777777" w:rsidR="00155874" w:rsidRPr="0057689E" w:rsidRDefault="00155874" w:rsidP="001861C8">
            <w:pPr>
              <w:spacing w:line="320" w:lineRule="exact"/>
              <w:jc w:val="center"/>
              <w:rPr>
                <w:rFonts w:ascii="돋움" w:eastAsia="돋움" w:hAnsi="돋움"/>
                <w:b/>
                <w:bCs/>
                <w:color w:val="000000" w:themeColor="text1"/>
              </w:rPr>
            </w:pPr>
            <w:r>
              <w:rPr>
                <w:rFonts w:ascii="돋움" w:eastAsia="돋움" w:hAnsi="돋움" w:hint="eastAsia"/>
                <w:b/>
                <w:bCs/>
                <w:color w:val="000000" w:themeColor="text1"/>
              </w:rPr>
              <w:t>성</w:t>
            </w:r>
            <w:r>
              <w:rPr>
                <w:rFonts w:ascii="돋움" w:eastAsia="돋움" w:hAnsi="돋움"/>
                <w:b/>
                <w:bCs/>
                <w:color w:val="000000" w:themeColor="text1"/>
              </w:rPr>
              <w:t>명</w:t>
            </w:r>
          </w:p>
        </w:tc>
        <w:tc>
          <w:tcPr>
            <w:tcW w:w="2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76FD499E" w14:textId="77777777" w:rsidR="00155874" w:rsidRPr="0057689E" w:rsidRDefault="00155874" w:rsidP="001861C8">
            <w:pPr>
              <w:spacing w:line="320" w:lineRule="exact"/>
              <w:jc w:val="center"/>
              <w:rPr>
                <w:rFonts w:ascii="돋움" w:eastAsia="돋움" w:hAnsi="돋움"/>
                <w:b/>
                <w:bCs/>
                <w:color w:val="000000" w:themeColor="text1"/>
              </w:rPr>
            </w:pPr>
            <w:r>
              <w:rPr>
                <w:rFonts w:ascii="돋움" w:eastAsia="돋움" w:hAnsi="돋움" w:hint="eastAsia"/>
                <w:b/>
                <w:bCs/>
                <w:color w:val="000000" w:themeColor="text1"/>
              </w:rPr>
              <w:t>소속</w:t>
            </w:r>
          </w:p>
        </w:tc>
        <w:tc>
          <w:tcPr>
            <w:tcW w:w="1843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DFE1BC8" w14:textId="77777777" w:rsidR="00155874" w:rsidRPr="0057689E" w:rsidRDefault="00155874" w:rsidP="001861C8">
            <w:pPr>
              <w:spacing w:line="320" w:lineRule="exact"/>
              <w:jc w:val="center"/>
              <w:rPr>
                <w:rFonts w:ascii="돋움" w:eastAsia="돋움" w:hAnsi="돋움"/>
                <w:b/>
                <w:bCs/>
                <w:color w:val="000000" w:themeColor="text1"/>
              </w:rPr>
            </w:pPr>
            <w:r>
              <w:rPr>
                <w:rFonts w:ascii="돋움" w:eastAsia="돋움" w:hAnsi="돋움" w:hint="eastAsia"/>
                <w:b/>
                <w:bCs/>
                <w:color w:val="000000" w:themeColor="text1"/>
              </w:rPr>
              <w:t>직위</w:t>
            </w:r>
          </w:p>
        </w:tc>
        <w:tc>
          <w:tcPr>
            <w:tcW w:w="2206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87CC71C" w14:textId="77777777" w:rsidR="00155874" w:rsidRPr="0057689E" w:rsidRDefault="00155874" w:rsidP="001861C8">
            <w:pPr>
              <w:spacing w:line="320" w:lineRule="exact"/>
              <w:jc w:val="center"/>
              <w:rPr>
                <w:rFonts w:ascii="돋움" w:eastAsia="돋움" w:hAnsi="돋움"/>
                <w:b/>
                <w:bCs/>
                <w:color w:val="000000" w:themeColor="text1"/>
              </w:rPr>
            </w:pPr>
            <w:r>
              <w:rPr>
                <w:rFonts w:ascii="돋움" w:eastAsia="돋움" w:hAnsi="돋움" w:hint="eastAsia"/>
                <w:b/>
                <w:bCs/>
                <w:color w:val="000000" w:themeColor="text1"/>
              </w:rPr>
              <w:t>기타</w:t>
            </w:r>
          </w:p>
        </w:tc>
      </w:tr>
      <w:tr w:rsidR="00155874" w:rsidRPr="0057689E" w14:paraId="2F8E77FC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79C1A192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장홍관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14604AC3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한국산업지능화협회</w:t>
            </w:r>
          </w:p>
        </w:tc>
        <w:tc>
          <w:tcPr>
            <w:tcW w:w="1843" w:type="dxa"/>
            <w:vAlign w:val="center"/>
          </w:tcPr>
          <w:p w14:paraId="4D20E3E5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전무</w:t>
            </w:r>
          </w:p>
        </w:tc>
        <w:tc>
          <w:tcPr>
            <w:tcW w:w="2206" w:type="dxa"/>
            <w:vAlign w:val="center"/>
          </w:tcPr>
          <w:p w14:paraId="01D3A5DB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개정작성위원</w:t>
            </w:r>
          </w:p>
        </w:tc>
      </w:tr>
      <w:tr w:rsidR="00155874" w:rsidRPr="0057689E" w14:paraId="54F2D127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079DC596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한상욱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4AB1B71A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한국산업지능화협회</w:t>
            </w:r>
          </w:p>
        </w:tc>
        <w:tc>
          <w:tcPr>
            <w:tcW w:w="1843" w:type="dxa"/>
            <w:vAlign w:val="center"/>
          </w:tcPr>
          <w:p w14:paraId="1ECA2F59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과장</w:t>
            </w:r>
          </w:p>
        </w:tc>
        <w:tc>
          <w:tcPr>
            <w:tcW w:w="2206" w:type="dxa"/>
            <w:vAlign w:val="center"/>
          </w:tcPr>
          <w:p w14:paraId="4D872713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개정작성위원</w:t>
            </w:r>
          </w:p>
        </w:tc>
      </w:tr>
      <w:tr w:rsidR="00155874" w:rsidRPr="0057689E" w14:paraId="528555EB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024EA96D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김민정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1EC66F6D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한국산업지능화협회</w:t>
            </w:r>
          </w:p>
        </w:tc>
        <w:tc>
          <w:tcPr>
            <w:tcW w:w="1843" w:type="dxa"/>
            <w:vAlign w:val="center"/>
          </w:tcPr>
          <w:p w14:paraId="3DAD5E40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사원</w:t>
            </w:r>
          </w:p>
        </w:tc>
        <w:tc>
          <w:tcPr>
            <w:tcW w:w="2206" w:type="dxa"/>
            <w:vAlign w:val="center"/>
          </w:tcPr>
          <w:p w14:paraId="3F0589D4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개정작성위원</w:t>
            </w:r>
          </w:p>
        </w:tc>
      </w:tr>
      <w:tr w:rsidR="00155874" w:rsidRPr="0057689E" w14:paraId="17BB9E28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603DF249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이상진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4384B329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엠아이큐브솔루션</w:t>
            </w:r>
          </w:p>
        </w:tc>
        <w:tc>
          <w:tcPr>
            <w:tcW w:w="1843" w:type="dxa"/>
            <w:vAlign w:val="center"/>
          </w:tcPr>
          <w:p w14:paraId="54DA0129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상무</w:t>
            </w:r>
          </w:p>
        </w:tc>
        <w:tc>
          <w:tcPr>
            <w:tcW w:w="2206" w:type="dxa"/>
          </w:tcPr>
          <w:p w14:paraId="4A6B76DB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검토전문위원</w:t>
            </w:r>
          </w:p>
        </w:tc>
      </w:tr>
      <w:tr w:rsidR="00155874" w:rsidRPr="0057689E" w14:paraId="2EDB7585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13AF1BE8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김철호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3FCE4FAC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더존비즈온</w:t>
            </w:r>
          </w:p>
        </w:tc>
        <w:tc>
          <w:tcPr>
            <w:tcW w:w="1843" w:type="dxa"/>
            <w:vAlign w:val="center"/>
          </w:tcPr>
          <w:p w14:paraId="68D362C2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수석</w:t>
            </w:r>
          </w:p>
        </w:tc>
        <w:tc>
          <w:tcPr>
            <w:tcW w:w="2206" w:type="dxa"/>
          </w:tcPr>
          <w:p w14:paraId="10808E30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검토전문위원</w:t>
            </w:r>
          </w:p>
        </w:tc>
      </w:tr>
      <w:tr w:rsidR="00155874" w:rsidRPr="0057689E" w14:paraId="0519C661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34383DFE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한순흥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6CAF0878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  <w:lang w:eastAsia="ko-KR"/>
              </w:rPr>
            </w:pPr>
            <w:r>
              <w:rPr>
                <w:rFonts w:hint="eastAsia"/>
                <w:color w:val="000000" w:themeColor="text1"/>
                <w:lang w:eastAsia="ko-KR"/>
              </w:rPr>
              <w:t>한국산업데이터표준협회</w:t>
            </w:r>
          </w:p>
        </w:tc>
        <w:tc>
          <w:tcPr>
            <w:tcW w:w="1843" w:type="dxa"/>
            <w:vAlign w:val="center"/>
          </w:tcPr>
          <w:p w14:paraId="11E4E393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대표</w:t>
            </w:r>
          </w:p>
        </w:tc>
        <w:tc>
          <w:tcPr>
            <w:tcW w:w="2206" w:type="dxa"/>
          </w:tcPr>
          <w:p w14:paraId="14FB3B2C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검토전문위원</w:t>
            </w:r>
          </w:p>
        </w:tc>
      </w:tr>
      <w:tr w:rsidR="00155874" w:rsidRPr="0057689E" w14:paraId="24D3CA5F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48DC1DFA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정승수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3F76D623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LG CNS</w:t>
            </w:r>
          </w:p>
        </w:tc>
        <w:tc>
          <w:tcPr>
            <w:tcW w:w="1843" w:type="dxa"/>
            <w:vAlign w:val="center"/>
          </w:tcPr>
          <w:p w14:paraId="4D01E025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책임</w:t>
            </w:r>
          </w:p>
        </w:tc>
        <w:tc>
          <w:tcPr>
            <w:tcW w:w="2206" w:type="dxa"/>
          </w:tcPr>
          <w:p w14:paraId="5C00C6B4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검토전문위원</w:t>
            </w:r>
          </w:p>
        </w:tc>
      </w:tr>
      <w:tr w:rsidR="00155874" w:rsidRPr="0057689E" w14:paraId="376C58F9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6C077653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이정철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755349DB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티라로보틱스</w:t>
            </w:r>
          </w:p>
        </w:tc>
        <w:tc>
          <w:tcPr>
            <w:tcW w:w="1843" w:type="dxa"/>
            <w:vAlign w:val="center"/>
          </w:tcPr>
          <w:p w14:paraId="17455291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전무</w:t>
            </w:r>
          </w:p>
        </w:tc>
        <w:tc>
          <w:tcPr>
            <w:tcW w:w="2206" w:type="dxa"/>
          </w:tcPr>
          <w:p w14:paraId="597D4FD4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검토전문위원</w:t>
            </w:r>
          </w:p>
        </w:tc>
      </w:tr>
      <w:tr w:rsidR="00155874" w:rsidRPr="0057689E" w14:paraId="548D64DD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529E23F2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김용운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17D5CC70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한국전자통신연구원</w:t>
            </w:r>
          </w:p>
        </w:tc>
        <w:tc>
          <w:tcPr>
            <w:tcW w:w="1843" w:type="dxa"/>
            <w:vAlign w:val="center"/>
          </w:tcPr>
          <w:p w14:paraId="0010B025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책임연구원</w:t>
            </w:r>
          </w:p>
        </w:tc>
        <w:tc>
          <w:tcPr>
            <w:tcW w:w="2206" w:type="dxa"/>
          </w:tcPr>
          <w:p w14:paraId="1B422B8C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검토전문위원</w:t>
            </w:r>
          </w:p>
        </w:tc>
      </w:tr>
      <w:tr w:rsidR="00155874" w:rsidRPr="0057689E" w14:paraId="5332E367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4F6352F1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이학진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3071CD88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한국전자통신연구원</w:t>
            </w:r>
          </w:p>
        </w:tc>
        <w:tc>
          <w:tcPr>
            <w:tcW w:w="1843" w:type="dxa"/>
            <w:vAlign w:val="center"/>
          </w:tcPr>
          <w:p w14:paraId="18E6960D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책임연구원</w:t>
            </w:r>
          </w:p>
        </w:tc>
        <w:tc>
          <w:tcPr>
            <w:tcW w:w="2206" w:type="dxa"/>
          </w:tcPr>
          <w:p w14:paraId="61173AAD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검토전문위원</w:t>
            </w:r>
          </w:p>
        </w:tc>
      </w:tr>
      <w:tr w:rsidR="00155874" w:rsidRPr="0057689E" w14:paraId="234F2F91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624AB71D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이인배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675FC56D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임픽스</w:t>
            </w:r>
          </w:p>
        </w:tc>
        <w:tc>
          <w:tcPr>
            <w:tcW w:w="1843" w:type="dxa"/>
            <w:vAlign w:val="center"/>
          </w:tcPr>
          <w:p w14:paraId="6025C408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소장</w:t>
            </w:r>
          </w:p>
        </w:tc>
        <w:tc>
          <w:tcPr>
            <w:tcW w:w="2206" w:type="dxa"/>
          </w:tcPr>
          <w:p w14:paraId="23DE5427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검토전문위원</w:t>
            </w:r>
          </w:p>
        </w:tc>
      </w:tr>
      <w:tr w:rsidR="00155874" w:rsidRPr="0057689E" w14:paraId="1E5BF2E8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2FE08786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임인섭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53BBDBD9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임픽스</w:t>
            </w:r>
          </w:p>
        </w:tc>
        <w:tc>
          <w:tcPr>
            <w:tcW w:w="1843" w:type="dxa"/>
            <w:vAlign w:val="center"/>
          </w:tcPr>
          <w:p w14:paraId="68EDE833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부장</w:t>
            </w:r>
          </w:p>
        </w:tc>
        <w:tc>
          <w:tcPr>
            <w:tcW w:w="2206" w:type="dxa"/>
          </w:tcPr>
          <w:p w14:paraId="09F1DA9A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검토전문위원</w:t>
            </w:r>
          </w:p>
        </w:tc>
      </w:tr>
      <w:tr w:rsidR="00155874" w:rsidRPr="0057689E" w14:paraId="5C547121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48826128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박수영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4CD6222F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영림원소프트랩</w:t>
            </w:r>
          </w:p>
        </w:tc>
        <w:tc>
          <w:tcPr>
            <w:tcW w:w="1843" w:type="dxa"/>
            <w:vAlign w:val="center"/>
          </w:tcPr>
          <w:p w14:paraId="4DEA3911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수석연구원</w:t>
            </w:r>
          </w:p>
        </w:tc>
        <w:tc>
          <w:tcPr>
            <w:tcW w:w="2206" w:type="dxa"/>
          </w:tcPr>
          <w:p w14:paraId="2D9C32C5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검토전문위원</w:t>
            </w:r>
          </w:p>
        </w:tc>
      </w:tr>
      <w:tr w:rsidR="00155874" w:rsidRPr="0057689E" w14:paraId="17CADC9A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2E84D65B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박현민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392032F5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HD</w:t>
            </w:r>
            <w:r>
              <w:rPr>
                <w:rFonts w:hint="eastAsia"/>
                <w:color w:val="000000" w:themeColor="text1"/>
              </w:rPr>
              <w:t>한국조선해양</w:t>
            </w:r>
          </w:p>
        </w:tc>
        <w:tc>
          <w:tcPr>
            <w:tcW w:w="1843" w:type="dxa"/>
            <w:vAlign w:val="center"/>
          </w:tcPr>
          <w:p w14:paraId="234FA8F0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책임</w:t>
            </w:r>
          </w:p>
        </w:tc>
        <w:tc>
          <w:tcPr>
            <w:tcW w:w="2206" w:type="dxa"/>
          </w:tcPr>
          <w:p w14:paraId="4210C10D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검토전문위원</w:t>
            </w:r>
          </w:p>
        </w:tc>
      </w:tr>
      <w:tr w:rsidR="00155874" w:rsidRPr="0057689E" w14:paraId="4A80B881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5C7DC15B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소승욱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5F6FAFDA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올시데이터</w:t>
            </w:r>
          </w:p>
        </w:tc>
        <w:tc>
          <w:tcPr>
            <w:tcW w:w="1843" w:type="dxa"/>
            <w:vAlign w:val="center"/>
          </w:tcPr>
          <w:p w14:paraId="5ABA1855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전무</w:t>
            </w:r>
          </w:p>
        </w:tc>
        <w:tc>
          <w:tcPr>
            <w:tcW w:w="2206" w:type="dxa"/>
          </w:tcPr>
          <w:p w14:paraId="3044626D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검토전문위원</w:t>
            </w:r>
          </w:p>
        </w:tc>
      </w:tr>
      <w:tr w:rsidR="00155874" w:rsidRPr="0057689E" w14:paraId="5A5DA0D6" w14:textId="77777777" w:rsidTr="001861C8">
        <w:trPr>
          <w:trHeight w:val="310"/>
          <w:jc w:val="center"/>
        </w:trPr>
        <w:tc>
          <w:tcPr>
            <w:tcW w:w="1287" w:type="dxa"/>
            <w:tcBorders>
              <w:right w:val="single" w:sz="8" w:space="0" w:color="auto"/>
            </w:tcBorders>
            <w:vAlign w:val="center"/>
          </w:tcPr>
          <w:p w14:paraId="4732FC96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조현보</w:t>
            </w:r>
          </w:p>
        </w:tc>
        <w:tc>
          <w:tcPr>
            <w:tcW w:w="2480" w:type="dxa"/>
            <w:tcBorders>
              <w:left w:val="single" w:sz="8" w:space="0" w:color="auto"/>
            </w:tcBorders>
            <w:vAlign w:val="center"/>
          </w:tcPr>
          <w:p w14:paraId="0A10EA86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포항공과대학교</w:t>
            </w:r>
          </w:p>
        </w:tc>
        <w:tc>
          <w:tcPr>
            <w:tcW w:w="1843" w:type="dxa"/>
            <w:vAlign w:val="center"/>
          </w:tcPr>
          <w:p w14:paraId="4601DCF6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교수</w:t>
            </w:r>
          </w:p>
        </w:tc>
        <w:tc>
          <w:tcPr>
            <w:tcW w:w="2206" w:type="dxa"/>
          </w:tcPr>
          <w:p w14:paraId="5086B1BE" w14:textId="77777777" w:rsidR="00155874" w:rsidRPr="0057689E" w:rsidRDefault="00155874" w:rsidP="001861C8">
            <w:pPr>
              <w:spacing w:line="320" w:lineRule="exac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검토전문위원</w:t>
            </w:r>
          </w:p>
        </w:tc>
      </w:tr>
    </w:tbl>
    <w:p w14:paraId="4C840E92" w14:textId="77777777" w:rsidR="00700417" w:rsidRDefault="00700417">
      <w:pPr>
        <w:tabs>
          <w:tab w:val="left" w:pos="500"/>
        </w:tabs>
        <w:rPr>
          <w:rStyle w:val="2Char"/>
          <w:rFonts w:eastAsia="맑은 고딕"/>
          <w:color w:val="000000" w:themeColor="text1"/>
          <w:lang w:eastAsia="ko-KR"/>
        </w:rPr>
      </w:pPr>
    </w:p>
    <w:p w14:paraId="00A649F6" w14:textId="08C6C519" w:rsidR="00BD0DF4" w:rsidRDefault="00000000">
      <w:pPr>
        <w:tabs>
          <w:tab w:val="left" w:pos="500"/>
        </w:tabs>
        <w:rPr>
          <w:ins w:id="4469" w:author="임픽스 검토" w:date="2026-10-12T04:00:00Z"/>
        </w:rPr>
      </w:pPr>
      <w:commentRangeStart w:id="4470"/>
      <w:ins w:id="4471" w:author="임픽스 검토" w:date="2026-10-12T04:00:00Z">
        <w:r>
          <w:rPr>
            <w:rStyle w:val="2Char"/>
            <w:rFonts w:hint="eastAsia"/>
            <w:color w:val="000000" w:themeColor="text1"/>
          </w:rPr>
          <w:t>6.3</w:t>
        </w:r>
        <w:r>
          <w:rPr>
            <w:rStyle w:val="2Char"/>
            <w:rFonts w:hint="eastAsia"/>
            <w:color w:val="000000" w:themeColor="text1"/>
          </w:rPr>
          <w:tab/>
          <w:t>3</w:t>
        </w:r>
        <w:r>
          <w:rPr>
            <w:rStyle w:val="2Char"/>
            <w:rFonts w:hint="eastAsia"/>
            <w:color w:val="000000" w:themeColor="text1"/>
          </w:rPr>
          <w:t>차</w:t>
        </w:r>
        <w:r>
          <w:rPr>
            <w:rStyle w:val="2Char"/>
            <w:rFonts w:hint="eastAsia"/>
            <w:color w:val="000000" w:themeColor="text1"/>
          </w:rPr>
          <w:t xml:space="preserve"> </w:t>
        </w:r>
        <w:r>
          <w:rPr>
            <w:rStyle w:val="2Char"/>
            <w:rFonts w:hint="eastAsia"/>
            <w:color w:val="000000" w:themeColor="text1"/>
          </w:rPr>
          <w:t>개정</w:t>
        </w:r>
        <w:r>
          <w:rPr>
            <w:rStyle w:val="2Char"/>
            <w:rFonts w:hint="eastAsia"/>
            <w:color w:val="000000" w:themeColor="text1"/>
          </w:rPr>
          <w:t xml:space="preserve"> </w:t>
        </w:r>
        <w:r>
          <w:rPr>
            <w:rStyle w:val="2Char"/>
            <w:rFonts w:hint="eastAsia"/>
            <w:color w:val="000000" w:themeColor="text1"/>
          </w:rPr>
          <w:t>작성</w:t>
        </w:r>
        <w:r>
          <w:rPr>
            <w:rStyle w:val="2Char"/>
            <w:rFonts w:hint="eastAsia"/>
            <w:color w:val="000000" w:themeColor="text1"/>
          </w:rPr>
          <w:t xml:space="preserve"> </w:t>
        </w:r>
        <w:r>
          <w:rPr>
            <w:rStyle w:val="2Char"/>
            <w:rFonts w:hint="eastAsia"/>
            <w:color w:val="000000" w:themeColor="text1"/>
          </w:rPr>
          <w:t>및</w:t>
        </w:r>
        <w:r>
          <w:rPr>
            <w:rStyle w:val="2Char"/>
            <w:rFonts w:hint="eastAsia"/>
            <w:color w:val="000000" w:themeColor="text1"/>
          </w:rPr>
          <w:t xml:space="preserve"> </w:t>
        </w:r>
        <w:r>
          <w:rPr>
            <w:rStyle w:val="2Char"/>
            <w:rFonts w:hint="eastAsia"/>
            <w:color w:val="000000" w:themeColor="text1"/>
          </w:rPr>
          <w:t>검토</w:t>
        </w:r>
        <w:commentRangeEnd w:id="4470"/>
        <w:r>
          <w:rPr>
            <w:rStyle w:val="aff5"/>
            <w:sz w:val="20"/>
            <w:szCs w:val="22"/>
          </w:rPr>
          <w:commentReference w:id="4470"/>
        </w:r>
      </w:ins>
    </w:p>
    <w:p w14:paraId="134DE4CD" w14:textId="77777777" w:rsidR="00BD0DF4" w:rsidRDefault="00000000">
      <w:pPr>
        <w:rPr>
          <w:ins w:id="4472" w:author="임픽스 검토" w:date="2026-10-12T04:00:00Z"/>
          <w:lang w:eastAsia="ko-KR"/>
        </w:rPr>
      </w:pPr>
      <w:ins w:id="4473" w:author="임픽스 검토" w:date="2026-10-12T04:00:00Z">
        <w:r>
          <w:rPr>
            <w:color w:val="000000" w:themeColor="text1"/>
            <w:lang w:eastAsia="ko-KR"/>
          </w:rPr>
          <w:t>이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표준의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개정은</w:t>
        </w:r>
        <w:r>
          <w:rPr>
            <w:color w:val="000000" w:themeColor="text1"/>
            <w:lang w:eastAsia="ko-KR"/>
          </w:rPr>
          <w:t xml:space="preserve"> (</w:t>
        </w:r>
        <w:r>
          <w:rPr>
            <w:color w:val="000000" w:themeColor="text1"/>
            <w:lang w:eastAsia="ko-KR"/>
          </w:rPr>
          <w:t>수행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기관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및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사업명</w:t>
        </w:r>
        <w:r>
          <w:rPr>
            <w:color w:val="000000" w:themeColor="text1"/>
            <w:lang w:eastAsia="ko-KR"/>
          </w:rPr>
          <w:t xml:space="preserve">, </w:t>
        </w:r>
        <w:r>
          <w:rPr>
            <w:color w:val="000000" w:themeColor="text1"/>
            <w:lang w:eastAsia="ko-KR"/>
          </w:rPr>
          <w:t>연차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기재</w:t>
        </w:r>
        <w:r>
          <w:rPr>
            <w:color w:val="000000" w:themeColor="text1"/>
            <w:lang w:eastAsia="ko-KR"/>
          </w:rPr>
          <w:t xml:space="preserve">) </w:t>
        </w:r>
        <w:r>
          <w:rPr>
            <w:color w:val="000000" w:themeColor="text1"/>
            <w:lang w:eastAsia="ko-KR"/>
          </w:rPr>
          <w:t>결과물로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작성하였으며</w:t>
        </w:r>
        <w:r>
          <w:rPr>
            <w:color w:val="000000" w:themeColor="text1"/>
            <w:lang w:eastAsia="ko-KR"/>
          </w:rPr>
          <w:t xml:space="preserve">, </w:t>
        </w:r>
        <w:r>
          <w:rPr>
            <w:color w:val="000000" w:themeColor="text1"/>
            <w:lang w:eastAsia="ko-KR"/>
          </w:rPr>
          <w:t>작성된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개정안은</w:t>
        </w:r>
        <w:r>
          <w:rPr>
            <w:color w:val="000000" w:themeColor="text1"/>
            <w:lang w:eastAsia="ko-KR"/>
          </w:rPr>
          <w:t xml:space="preserve"> (</w:t>
        </w:r>
        <w:r>
          <w:rPr>
            <w:color w:val="000000" w:themeColor="text1"/>
            <w:lang w:eastAsia="ko-KR"/>
          </w:rPr>
          <w:t>검토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위원회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기재</w:t>
        </w:r>
        <w:r>
          <w:rPr>
            <w:color w:val="000000" w:themeColor="text1"/>
            <w:lang w:eastAsia="ko-KR"/>
          </w:rPr>
          <w:t>)</w:t>
        </w:r>
        <w:r>
          <w:rPr>
            <w:color w:val="000000" w:themeColor="text1"/>
            <w:lang w:eastAsia="ko-KR"/>
          </w:rPr>
          <w:t>의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검토를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거쳐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확정하였다</w:t>
        </w:r>
        <w:r>
          <w:rPr>
            <w:color w:val="000000" w:themeColor="text1"/>
            <w:lang w:eastAsia="ko-KR"/>
          </w:rPr>
          <w:t>.</w:t>
        </w:r>
      </w:ins>
    </w:p>
    <w:p w14:paraId="2E4F5796" w14:textId="0863F572" w:rsidR="00BD0DF4" w:rsidRDefault="00000000">
      <w:pPr>
        <w:rPr>
          <w:ins w:id="4474" w:author="임픽스 검토" w:date="2026-10-12T04:00:00Z"/>
          <w:lang w:eastAsia="ko-KR"/>
        </w:rPr>
      </w:pPr>
      <w:ins w:id="4475" w:author="임픽스 검토" w:date="2026-10-12T04:00:00Z">
        <w:r>
          <w:rPr>
            <w:color w:val="000000" w:themeColor="text1"/>
            <w:lang w:eastAsia="ko-KR"/>
          </w:rPr>
          <w:t>주요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개정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내용으로는</w:t>
        </w:r>
        <w:r>
          <w:rPr>
            <w:color w:val="000000" w:themeColor="text1"/>
            <w:lang w:eastAsia="ko-KR"/>
          </w:rPr>
          <w:t xml:space="preserve">, </w:t>
        </w:r>
        <w:r>
          <w:rPr>
            <w:color w:val="000000" w:themeColor="text1"/>
            <w:lang w:eastAsia="ko-KR"/>
          </w:rPr>
          <w:t>용어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추가</w:t>
        </w:r>
        <w:r>
          <w:rPr>
            <w:color w:val="000000" w:themeColor="text1"/>
            <w:lang w:eastAsia="ko-KR"/>
          </w:rPr>
          <w:t>(2</w:t>
        </w:r>
        <w:r>
          <w:rPr>
            <w:color w:val="000000" w:themeColor="text1"/>
            <w:lang w:eastAsia="ko-KR"/>
          </w:rPr>
          <w:t>개</w:t>
        </w:r>
        <w:r>
          <w:rPr>
            <w:color w:val="000000" w:themeColor="text1"/>
            <w:lang w:eastAsia="ko-KR"/>
          </w:rPr>
          <w:t xml:space="preserve">: </w:t>
        </w:r>
        <w:r>
          <w:rPr>
            <w:color w:val="000000" w:themeColor="text1"/>
            <w:lang w:eastAsia="ko-KR"/>
          </w:rPr>
          <w:t>배치</w:t>
        </w:r>
        <w:r>
          <w:rPr>
            <w:color w:val="000000" w:themeColor="text1"/>
            <w:lang w:eastAsia="ko-KR"/>
          </w:rPr>
          <w:t xml:space="preserve">, </w:t>
        </w:r>
        <w:r>
          <w:rPr>
            <w:color w:val="000000" w:themeColor="text1"/>
            <w:lang w:eastAsia="ko-KR"/>
          </w:rPr>
          <w:t>라인</w:t>
        </w:r>
        <w:r>
          <w:rPr>
            <w:color w:val="000000" w:themeColor="text1"/>
            <w:lang w:eastAsia="ko-KR"/>
          </w:rPr>
          <w:t xml:space="preserve">), </w:t>
        </w:r>
        <w:r>
          <w:rPr>
            <w:color w:val="000000" w:themeColor="text1"/>
            <w:lang w:eastAsia="ko-KR"/>
          </w:rPr>
          <w:t>명사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추가</w:t>
        </w:r>
        <w:r>
          <w:rPr>
            <w:color w:val="000000" w:themeColor="text1"/>
            <w:lang w:eastAsia="ko-KR"/>
          </w:rPr>
          <w:t>(4</w:t>
        </w:r>
        <w:r>
          <w:rPr>
            <w:color w:val="000000" w:themeColor="text1"/>
            <w:lang w:eastAsia="ko-KR"/>
          </w:rPr>
          <w:t>개</w:t>
        </w:r>
        <w:r>
          <w:rPr>
            <w:color w:val="000000" w:themeColor="text1"/>
            <w:lang w:eastAsia="ko-KR"/>
          </w:rPr>
          <w:t xml:space="preserve">: </w:t>
        </w:r>
        <w:r>
          <w:rPr>
            <w:color w:val="000000" w:themeColor="text1"/>
            <w:lang w:eastAsia="ko-KR"/>
          </w:rPr>
          <w:t>회사</w:t>
        </w:r>
        <w:r>
          <w:rPr>
            <w:color w:val="000000" w:themeColor="text1"/>
            <w:lang w:eastAsia="ko-KR"/>
          </w:rPr>
          <w:t xml:space="preserve">, </w:t>
        </w:r>
        <w:r>
          <w:rPr>
            <w:color w:val="000000" w:themeColor="text1"/>
            <w:lang w:eastAsia="ko-KR"/>
          </w:rPr>
          <w:t>배치</w:t>
        </w:r>
        <w:r>
          <w:rPr>
            <w:color w:val="000000" w:themeColor="text1"/>
            <w:lang w:eastAsia="ko-KR"/>
          </w:rPr>
          <w:t xml:space="preserve">, </w:t>
        </w:r>
        <w:r>
          <w:rPr>
            <w:color w:val="000000" w:themeColor="text1"/>
            <w:lang w:eastAsia="ko-KR"/>
          </w:rPr>
          <w:t>라인</w:t>
        </w:r>
        <w:r>
          <w:rPr>
            <w:color w:val="000000" w:themeColor="text1"/>
            <w:lang w:eastAsia="ko-KR"/>
          </w:rPr>
          <w:t xml:space="preserve">, </w:t>
        </w:r>
        <w:r>
          <w:rPr>
            <w:color w:val="000000" w:themeColor="text1"/>
            <w:lang w:eastAsia="ko-KR"/>
          </w:rPr>
          <w:t>배송</w:t>
        </w:r>
        <w:r>
          <w:rPr>
            <w:color w:val="000000" w:themeColor="text1"/>
            <w:lang w:eastAsia="ko-KR"/>
          </w:rPr>
          <w:t>)</w:t>
        </w:r>
        <w:r>
          <w:rPr>
            <w:color w:val="000000" w:themeColor="text1"/>
            <w:lang w:eastAsia="ko-KR"/>
          </w:rPr>
          <w:t>에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따른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기본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명사</w:t>
        </w:r>
        <w:r>
          <w:rPr>
            <w:color w:val="000000" w:themeColor="text1"/>
            <w:lang w:eastAsia="ko-KR"/>
          </w:rPr>
          <w:t xml:space="preserve"> 68</w:t>
        </w:r>
        <w:r>
          <w:rPr>
            <w:color w:val="000000" w:themeColor="text1"/>
            <w:lang w:eastAsia="ko-KR"/>
          </w:rPr>
          <w:t>개로의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확대</w:t>
        </w:r>
        <w:r>
          <w:rPr>
            <w:color w:val="000000" w:themeColor="text1"/>
            <w:lang w:eastAsia="ko-KR"/>
          </w:rPr>
          <w:t xml:space="preserve">, 7.1 </w:t>
        </w:r>
        <w:r>
          <w:rPr>
            <w:color w:val="000000" w:themeColor="text1"/>
            <w:lang w:eastAsia="ko-KR"/>
          </w:rPr>
          <w:t>참조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속성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작성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규칙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신설</w:t>
        </w:r>
        <w:r>
          <w:rPr>
            <w:color w:val="000000" w:themeColor="text1"/>
            <w:lang w:eastAsia="ko-KR"/>
          </w:rPr>
          <w:t>(</w:t>
        </w:r>
        <w:r>
          <w:rPr>
            <w:color w:val="000000" w:themeColor="text1"/>
            <w:lang w:eastAsia="ko-KR"/>
          </w:rPr>
          <w:t>참조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대상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명시</w:t>
        </w:r>
        <w:r>
          <w:rPr>
            <w:color w:val="000000" w:themeColor="text1"/>
            <w:lang w:eastAsia="ko-KR"/>
          </w:rPr>
          <w:t xml:space="preserve">, ID </w:t>
        </w:r>
        <w:r>
          <w:rPr>
            <w:color w:val="000000" w:themeColor="text1"/>
            <w:lang w:eastAsia="ko-KR"/>
          </w:rPr>
          <w:t>타입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사용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범위</w:t>
        </w:r>
        <w:r>
          <w:rPr>
            <w:color w:val="000000" w:themeColor="text1"/>
            <w:lang w:eastAsia="ko-KR"/>
          </w:rPr>
          <w:t xml:space="preserve">, </w:t>
        </w:r>
        <w:r>
          <w:rPr>
            <w:color w:val="000000" w:themeColor="text1"/>
            <w:lang w:eastAsia="ko-KR"/>
          </w:rPr>
          <w:t>복합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참조</w:t>
        </w:r>
        <w:r>
          <w:rPr>
            <w:color w:val="000000" w:themeColor="text1"/>
            <w:lang w:eastAsia="ko-KR"/>
          </w:rPr>
          <w:t xml:space="preserve">, </w:t>
        </w:r>
        <w:r>
          <w:rPr>
            <w:color w:val="000000" w:themeColor="text1"/>
            <w:lang w:eastAsia="ko-KR"/>
          </w:rPr>
          <w:t>사본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속성</w:t>
        </w:r>
        <w:r>
          <w:rPr>
            <w:color w:val="000000" w:themeColor="text1"/>
            <w:lang w:eastAsia="ko-KR"/>
          </w:rPr>
          <w:t xml:space="preserve">, </w:t>
        </w:r>
        <w:r>
          <w:rPr>
            <w:color w:val="000000" w:themeColor="text1"/>
            <w:lang w:eastAsia="ko-KR"/>
          </w:rPr>
          <w:t>코드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속성의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공통코드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참조</w:t>
        </w:r>
        <w:r>
          <w:rPr>
            <w:color w:val="000000" w:themeColor="text1"/>
            <w:lang w:eastAsia="ko-KR"/>
          </w:rPr>
          <w:t xml:space="preserve">, </w:t>
        </w:r>
        <w:r>
          <w:rPr>
            <w:color w:val="000000" w:themeColor="text1"/>
            <w:lang w:eastAsia="ko-KR"/>
          </w:rPr>
          <w:t>코드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도메인별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공통코드그룹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분리</w:t>
        </w:r>
        <w:r>
          <w:rPr>
            <w:color w:val="000000" w:themeColor="text1"/>
            <w:lang w:eastAsia="ko-KR"/>
          </w:rPr>
          <w:t>·</w:t>
        </w:r>
        <w:r>
          <w:rPr>
            <w:color w:val="000000" w:themeColor="text1"/>
            <w:lang w:eastAsia="ko-KR"/>
          </w:rPr>
          <w:t>접두어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및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공통코드그룹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공유</w:t>
        </w:r>
        <w:r>
          <w:rPr>
            <w:color w:val="000000" w:themeColor="text1"/>
            <w:lang w:eastAsia="ko-KR"/>
          </w:rPr>
          <w:t xml:space="preserve">), 7.1 </w:t>
        </w:r>
        <w:r>
          <w:rPr>
            <w:color w:val="000000" w:themeColor="text1"/>
            <w:lang w:eastAsia="ko-KR"/>
          </w:rPr>
          <w:t>헤더</w:t>
        </w:r>
        <w:r>
          <w:rPr>
            <w:color w:val="000000" w:themeColor="text1"/>
            <w:lang w:eastAsia="ko-KR"/>
          </w:rPr>
          <w:t>(Header)·</w:t>
        </w:r>
        <w:r>
          <w:rPr>
            <w:color w:val="000000" w:themeColor="text1"/>
            <w:lang w:eastAsia="ko-KR"/>
          </w:rPr>
          <w:t>라인</w:t>
        </w:r>
        <w:r>
          <w:rPr>
            <w:color w:val="000000" w:themeColor="text1"/>
            <w:lang w:eastAsia="ko-KR"/>
          </w:rPr>
          <w:t xml:space="preserve">(Line) </w:t>
        </w:r>
        <w:r>
          <w:rPr>
            <w:color w:val="000000" w:themeColor="text1"/>
            <w:lang w:eastAsia="ko-KR"/>
          </w:rPr>
          <w:t>구조체</w:t>
        </w:r>
        <w:r>
          <w:rPr>
            <w:color w:val="000000" w:themeColor="text1"/>
            <w:lang w:eastAsia="ko-KR"/>
          </w:rPr>
          <w:t xml:space="preserve">(struct) </w:t>
        </w:r>
        <w:r>
          <w:rPr>
            <w:color w:val="000000" w:themeColor="text1"/>
            <w:lang w:eastAsia="ko-KR"/>
          </w:rPr>
          <w:t>작성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규칙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신설</w:t>
        </w:r>
        <w:r>
          <w:rPr>
            <w:color w:val="000000" w:themeColor="text1"/>
            <w:lang w:eastAsia="ko-KR"/>
          </w:rPr>
          <w:t>(</w:t>
        </w:r>
        <w:r>
          <w:rPr>
            <w:color w:val="000000" w:themeColor="text1"/>
            <w:lang w:eastAsia="ko-KR"/>
          </w:rPr>
          <w:t>단위그룹</w:t>
        </w:r>
        <w:r>
          <w:rPr>
            <w:color w:val="000000" w:themeColor="text1"/>
            <w:lang w:eastAsia="ko-KR"/>
          </w:rPr>
          <w:t xml:space="preserve">, </w:t>
        </w:r>
        <w:r>
          <w:rPr>
            <w:color w:val="000000" w:themeColor="text1"/>
            <w:lang w:eastAsia="ko-KR"/>
          </w:rPr>
          <w:t>자재명세서</w:t>
        </w:r>
        <w:r>
          <w:rPr>
            <w:color w:val="000000" w:themeColor="text1"/>
            <w:lang w:eastAsia="ko-KR"/>
          </w:rPr>
          <w:t xml:space="preserve">, </w:t>
        </w:r>
        <w:r>
          <w:rPr>
            <w:color w:val="000000" w:themeColor="text1"/>
            <w:lang w:eastAsia="ko-KR"/>
          </w:rPr>
          <w:t>공정경로</w:t>
        </w:r>
        <w:r>
          <w:rPr>
            <w:color w:val="000000" w:themeColor="text1"/>
            <w:lang w:eastAsia="ko-KR"/>
          </w:rPr>
          <w:t xml:space="preserve">, </w:t>
        </w:r>
        <w:r>
          <w:rPr>
            <w:color w:val="000000" w:themeColor="text1"/>
            <w:lang w:eastAsia="ko-KR"/>
          </w:rPr>
          <w:t>창고</w:t>
        </w:r>
        <w:r>
          <w:rPr>
            <w:color w:val="000000" w:themeColor="text1"/>
            <w:lang w:eastAsia="ko-KR"/>
          </w:rPr>
          <w:t xml:space="preserve">, </w:t>
        </w:r>
        <w:r>
          <w:rPr>
            <w:color w:val="000000" w:themeColor="text1"/>
            <w:lang w:eastAsia="ko-KR"/>
          </w:rPr>
          <w:t>수주오더</w:t>
        </w:r>
        <w:r>
          <w:rPr>
            <w:color w:val="000000" w:themeColor="text1"/>
            <w:lang w:eastAsia="ko-KR"/>
          </w:rPr>
          <w:t xml:space="preserve">, </w:t>
        </w:r>
        <w:r>
          <w:rPr>
            <w:color w:val="000000" w:themeColor="text1"/>
            <w:lang w:eastAsia="ko-KR"/>
          </w:rPr>
          <w:t>구매발주</w:t>
        </w:r>
        <w:r>
          <w:rPr>
            <w:color w:val="000000" w:themeColor="text1"/>
            <w:lang w:eastAsia="ko-KR"/>
          </w:rPr>
          <w:t xml:space="preserve">, </w:t>
        </w:r>
        <w:r>
          <w:rPr>
            <w:color w:val="000000" w:themeColor="text1"/>
            <w:lang w:eastAsia="ko-KR"/>
          </w:rPr>
          <w:t>출하의뢰</w:t>
        </w:r>
        <w:r>
          <w:rPr>
            <w:color w:val="000000" w:themeColor="text1"/>
            <w:lang w:eastAsia="ko-KR"/>
          </w:rPr>
          <w:t xml:space="preserve">, </w:t>
        </w:r>
        <w:r>
          <w:rPr>
            <w:color w:val="000000" w:themeColor="text1"/>
            <w:lang w:eastAsia="ko-KR"/>
          </w:rPr>
          <w:t>배송에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적용</w:t>
        </w:r>
        <w:r>
          <w:rPr>
            <w:color w:val="000000" w:themeColor="text1"/>
            <w:lang w:eastAsia="ko-KR"/>
          </w:rPr>
          <w:t xml:space="preserve">, </w:t>
        </w:r>
        <w:r>
          <w:rPr>
            <w:color w:val="000000" w:themeColor="text1"/>
            <w:lang w:eastAsia="ko-KR"/>
          </w:rPr>
          <w:t>라인은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행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순번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또는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라인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코드로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구분</w:t>
        </w:r>
        <w:r>
          <w:rPr>
            <w:color w:val="000000" w:themeColor="text1"/>
            <w:lang w:eastAsia="ko-KR"/>
          </w:rPr>
          <w:t xml:space="preserve">, </w:t>
        </w:r>
        <w:r>
          <w:rPr>
            <w:color w:val="000000" w:themeColor="text1"/>
            <w:lang w:eastAsia="ko-KR"/>
          </w:rPr>
          <w:t>수주오더</w:t>
        </w:r>
        <w:r>
          <w:rPr>
            <w:color w:val="000000" w:themeColor="text1"/>
            <w:lang w:eastAsia="ko-KR"/>
          </w:rPr>
          <w:t>·</w:t>
        </w:r>
        <w:r>
          <w:rPr>
            <w:color w:val="000000" w:themeColor="text1"/>
            <w:lang w:eastAsia="ko-KR"/>
          </w:rPr>
          <w:t>구매발주는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문서번호를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헤더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식별자로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하여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수주오더식별자</w:t>
        </w:r>
        <w:r>
          <w:rPr>
            <w:color w:val="000000" w:themeColor="text1"/>
            <w:lang w:eastAsia="ko-KR"/>
          </w:rPr>
          <w:t>·</w:t>
        </w:r>
        <w:r>
          <w:rPr>
            <w:color w:val="000000" w:themeColor="text1"/>
            <w:lang w:eastAsia="ko-KR"/>
          </w:rPr>
          <w:t>구매발주식별자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삭제</w:t>
        </w:r>
        <w:r>
          <w:rPr>
            <w:color w:val="000000" w:themeColor="text1"/>
            <w:lang w:eastAsia="ko-KR"/>
          </w:rPr>
          <w:t xml:space="preserve">, </w:t>
        </w:r>
        <w:r>
          <w:rPr>
            <w:color w:val="000000" w:themeColor="text1"/>
            <w:lang w:eastAsia="ko-KR"/>
          </w:rPr>
          <w:t>자재명세서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유효일시를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자품목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단위로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관리</w:t>
        </w:r>
        <w:r>
          <w:rPr>
            <w:color w:val="000000" w:themeColor="text1"/>
            <w:lang w:eastAsia="ko-KR"/>
          </w:rPr>
          <w:t xml:space="preserve">), 7.1 </w:t>
        </w:r>
        <w:r>
          <w:rPr>
            <w:color w:val="000000" w:themeColor="text1"/>
            <w:lang w:eastAsia="ko-KR"/>
          </w:rPr>
          <w:t>명사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식별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규칙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신설</w:t>
        </w:r>
        <w:r>
          <w:rPr>
            <w:color w:val="000000" w:themeColor="text1"/>
            <w:lang w:eastAsia="ko-KR"/>
          </w:rPr>
          <w:t xml:space="preserve">(ID </w:t>
        </w:r>
        <w:r>
          <w:rPr>
            <w:color w:val="000000" w:themeColor="text1"/>
            <w:lang w:eastAsia="ko-KR"/>
          </w:rPr>
          <w:t>속성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원칙</w:t>
        </w:r>
        <w:r>
          <w:rPr>
            <w:color w:val="000000" w:themeColor="text1"/>
            <w:lang w:eastAsia="ko-KR"/>
          </w:rPr>
          <w:t xml:space="preserve">, </w:t>
        </w:r>
        <w:r>
          <w:rPr>
            <w:color w:val="000000" w:themeColor="text1"/>
            <w:lang w:eastAsia="ko-KR"/>
          </w:rPr>
          <w:t>조합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식별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명시</w:t>
        </w:r>
        <w:r>
          <w:rPr>
            <w:color w:val="000000" w:themeColor="text1"/>
            <w:lang w:eastAsia="ko-KR"/>
          </w:rPr>
          <w:t xml:space="preserve">, </w:t>
        </w:r>
        <w:r>
          <w:rPr>
            <w:color w:val="000000" w:themeColor="text1"/>
            <w:lang w:eastAsia="ko-KR"/>
          </w:rPr>
          <w:t>이벤트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식별자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부여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및</w:t>
        </w:r>
        <w:r>
          <w:rPr>
            <w:color w:val="000000" w:themeColor="text1"/>
            <w:lang w:eastAsia="ko-KR"/>
          </w:rPr>
          <w:t xml:space="preserve"> BODID </w:t>
        </w:r>
        <w:r>
          <w:rPr>
            <w:color w:val="000000" w:themeColor="text1"/>
            <w:lang w:eastAsia="ko-KR"/>
          </w:rPr>
          <w:t>활용</w:t>
        </w:r>
        <w:r>
          <w:rPr>
            <w:color w:val="000000" w:themeColor="text1"/>
            <w:lang w:eastAsia="ko-KR"/>
          </w:rPr>
          <w:t xml:space="preserve">) </w:t>
        </w:r>
        <w:r>
          <w:rPr>
            <w:color w:val="000000" w:themeColor="text1"/>
            <w:lang w:eastAsia="ko-KR"/>
          </w:rPr>
          <w:t>및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이벤트</w:t>
        </w:r>
        <w:r>
          <w:rPr>
            <w:color w:val="000000" w:themeColor="text1"/>
            <w:lang w:eastAsia="ko-KR"/>
          </w:rPr>
          <w:t>·</w:t>
        </w:r>
        <w:r>
          <w:rPr>
            <w:color w:val="000000" w:themeColor="text1"/>
            <w:lang w:eastAsia="ko-KR"/>
          </w:rPr>
          <w:t>보고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명사</w:t>
        </w:r>
        <w:r>
          <w:rPr>
            <w:color w:val="000000" w:themeColor="text1"/>
            <w:lang w:eastAsia="ko-KR"/>
          </w:rPr>
          <w:t xml:space="preserve"> 9</w:t>
        </w:r>
        <w:r>
          <w:rPr>
            <w:color w:val="000000" w:themeColor="text1"/>
            <w:lang w:eastAsia="ko-KR"/>
          </w:rPr>
          <w:t>개의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식별자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추가</w:t>
        </w:r>
        <w:r>
          <w:rPr>
            <w:color w:val="000000" w:themeColor="text1"/>
            <w:lang w:eastAsia="ko-KR"/>
          </w:rPr>
          <w:t xml:space="preserve">, </w:t>
        </w:r>
        <w:r>
          <w:rPr>
            <w:color w:val="000000" w:themeColor="text1"/>
            <w:lang w:eastAsia="ko-KR"/>
          </w:rPr>
          <w:t>투입시간의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데이터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타입을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숫자</w:t>
        </w:r>
        <w:r>
          <w:rPr>
            <w:color w:val="000000" w:themeColor="text1"/>
            <w:lang w:eastAsia="ko-KR"/>
          </w:rPr>
          <w:t>(float)</w:t>
        </w:r>
        <w:r>
          <w:rPr>
            <w:color w:val="000000" w:themeColor="text1"/>
            <w:lang w:eastAsia="ko-KR"/>
          </w:rPr>
          <w:t>로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변경</w:t>
        </w:r>
        <w:r>
          <w:rPr>
            <w:color w:val="000000" w:themeColor="text1"/>
            <w:lang w:eastAsia="ko-KR"/>
          </w:rPr>
          <w:t xml:space="preserve">, 7.3 </w:t>
        </w:r>
        <w:r>
          <w:rPr>
            <w:color w:val="000000" w:themeColor="text1"/>
            <w:lang w:eastAsia="ko-KR"/>
          </w:rPr>
          <w:t>기본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속성의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회사</w:t>
        </w:r>
        <w:r>
          <w:rPr>
            <w:color w:val="000000" w:themeColor="text1"/>
            <w:lang w:eastAsia="ko-KR"/>
          </w:rPr>
          <w:t>·</w:t>
        </w:r>
        <w:r>
          <w:rPr>
            <w:color w:val="000000" w:themeColor="text1"/>
            <w:lang w:eastAsia="ko-KR"/>
          </w:rPr>
          <w:t>사업장</w:t>
        </w:r>
        <w:r>
          <w:rPr>
            <w:color w:val="000000" w:themeColor="text1"/>
            <w:lang w:eastAsia="ko-KR"/>
          </w:rPr>
          <w:t>·</w:t>
        </w:r>
        <w:r>
          <w:rPr>
            <w:color w:val="000000" w:themeColor="text1"/>
            <w:lang w:eastAsia="ko-KR"/>
          </w:rPr>
          <w:t>공장식별자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필수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입력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규정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추가</w:t>
        </w:r>
        <w:r>
          <w:rPr>
            <w:color w:val="000000" w:themeColor="text1"/>
            <w:lang w:eastAsia="ko-KR"/>
          </w:rPr>
          <w:t xml:space="preserve">, 7.4 </w:t>
        </w:r>
        <w:r>
          <w:rPr>
            <w:color w:val="000000" w:themeColor="text1"/>
            <w:lang w:eastAsia="ko-KR"/>
          </w:rPr>
          <w:t>전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명사의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참조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속성에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참조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대상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명시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및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데이터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타입</w:t>
        </w:r>
        <w:r>
          <w:rPr>
            <w:color w:val="000000" w:themeColor="text1"/>
            <w:lang w:eastAsia="ko-KR"/>
          </w:rPr>
          <w:t>·</w:t>
        </w:r>
        <w:r>
          <w:rPr>
            <w:color w:val="000000" w:themeColor="text1"/>
            <w:lang w:eastAsia="ko-KR"/>
          </w:rPr>
          <w:t>참조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속성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대상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여부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정정</w:t>
        </w:r>
        <w:r>
          <w:rPr>
            <w:color w:val="000000" w:themeColor="text1"/>
            <w:lang w:eastAsia="ko-KR"/>
          </w:rPr>
          <w:t xml:space="preserve">, </w:t>
        </w:r>
        <w:r>
          <w:rPr>
            <w:color w:val="000000" w:themeColor="text1"/>
            <w:lang w:eastAsia="ko-KR"/>
          </w:rPr>
          <w:t>공통코드정보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명사에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상위공통코드그룹</w:t>
        </w:r>
        <w:r>
          <w:rPr>
            <w:color w:val="000000" w:themeColor="text1"/>
            <w:lang w:eastAsia="ko-KR"/>
          </w:rPr>
          <w:t>·</w:t>
        </w:r>
        <w:r>
          <w:rPr>
            <w:color w:val="000000" w:themeColor="text1"/>
            <w:lang w:eastAsia="ko-KR"/>
          </w:rPr>
          <w:t>상위공통코드식별자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추가</w:t>
        </w:r>
        <w:r>
          <w:rPr>
            <w:color w:val="000000" w:themeColor="text1"/>
            <w:lang w:eastAsia="ko-KR"/>
          </w:rPr>
          <w:t>(</w:t>
        </w:r>
        <w:r>
          <w:rPr>
            <w:color w:val="000000" w:themeColor="text1"/>
            <w:lang w:eastAsia="ko-KR"/>
          </w:rPr>
          <w:t>코드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계층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표현</w:t>
        </w:r>
        <w:r>
          <w:rPr>
            <w:color w:val="000000" w:themeColor="text1"/>
            <w:lang w:eastAsia="ko-KR"/>
          </w:rPr>
          <w:t xml:space="preserve">), </w:t>
        </w:r>
        <w:r>
          <w:rPr>
            <w:color w:val="000000" w:themeColor="text1"/>
            <w:lang w:eastAsia="ko-KR"/>
          </w:rPr>
          <w:t>단위그룹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명사에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단위코드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표기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규칙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추가</w:t>
        </w:r>
        <w:r>
          <w:rPr>
            <w:color w:val="000000" w:themeColor="text1"/>
            <w:lang w:eastAsia="ko-KR"/>
          </w:rPr>
          <w:t xml:space="preserve">, </w:t>
        </w:r>
        <w:r>
          <w:rPr>
            <w:color w:val="000000" w:themeColor="text1"/>
            <w:lang w:eastAsia="ko-KR"/>
          </w:rPr>
          <w:t>코드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속성의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대표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예시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보완</w:t>
        </w:r>
        <w:r>
          <w:rPr>
            <w:color w:val="000000" w:themeColor="text1"/>
            <w:lang w:eastAsia="ko-KR"/>
          </w:rPr>
          <w:t xml:space="preserve">, </w:t>
        </w:r>
        <w:r>
          <w:rPr>
            <w:color w:val="000000" w:themeColor="text1"/>
            <w:lang w:eastAsia="ko-KR"/>
          </w:rPr>
          <w:t>수불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관련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속성</w:t>
        </w:r>
        <w:r>
          <w:rPr>
            <w:color w:val="000000" w:themeColor="text1"/>
            <w:lang w:eastAsia="ko-KR"/>
          </w:rPr>
          <w:t>(</w:t>
        </w:r>
        <w:r>
          <w:rPr>
            <w:color w:val="000000" w:themeColor="text1"/>
            <w:lang w:eastAsia="ko-KR"/>
          </w:rPr>
          <w:t>수불유형</w:t>
        </w:r>
        <w:r>
          <w:rPr>
            <w:color w:val="000000" w:themeColor="text1"/>
            <w:lang w:eastAsia="ko-KR"/>
          </w:rPr>
          <w:t xml:space="preserve">, </w:t>
        </w:r>
        <w:r>
          <w:rPr>
            <w:color w:val="000000" w:themeColor="text1"/>
            <w:lang w:eastAsia="ko-KR"/>
          </w:rPr>
          <w:t>입출고유형</w:t>
        </w:r>
        <w:r>
          <w:rPr>
            <w:color w:val="000000" w:themeColor="text1"/>
            <w:lang w:eastAsia="ko-KR"/>
          </w:rPr>
          <w:t xml:space="preserve">, </w:t>
        </w:r>
        <w:r>
          <w:rPr>
            <w:color w:val="000000" w:themeColor="text1"/>
            <w:lang w:eastAsia="ko-KR"/>
          </w:rPr>
          <w:t>수불유형코드</w:t>
        </w:r>
        <w:r>
          <w:rPr>
            <w:color w:val="000000" w:themeColor="text1"/>
            <w:lang w:eastAsia="ko-KR"/>
          </w:rPr>
          <w:t xml:space="preserve">, </w:t>
        </w:r>
        <w:r>
          <w:rPr>
            <w:color w:val="000000" w:themeColor="text1"/>
            <w:lang w:eastAsia="ko-KR"/>
          </w:rPr>
          <w:t>재고증감유형</w:t>
        </w:r>
        <w:r>
          <w:rPr>
            <w:color w:val="000000" w:themeColor="text1"/>
            <w:lang w:eastAsia="ko-KR"/>
          </w:rPr>
          <w:t>)</w:t>
        </w:r>
        <w:r>
          <w:rPr>
            <w:color w:val="000000" w:themeColor="text1"/>
            <w:lang w:eastAsia="ko-KR"/>
          </w:rPr>
          <w:t>의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계층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관계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명시</w:t>
        </w:r>
        <w:r>
          <w:rPr>
            <w:color w:val="000000" w:themeColor="text1"/>
            <w:lang w:eastAsia="ko-KR"/>
          </w:rPr>
          <w:t xml:space="preserve">, </w:t>
        </w:r>
        <w:r>
          <w:rPr>
            <w:color w:val="000000" w:themeColor="text1"/>
            <w:lang w:eastAsia="ko-KR"/>
          </w:rPr>
          <w:t>검사상태코드와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검사결과의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역할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구분</w:t>
        </w:r>
        <w:r>
          <w:rPr>
            <w:color w:val="000000" w:themeColor="text1"/>
            <w:lang w:eastAsia="ko-KR"/>
          </w:rPr>
          <w:t xml:space="preserve">, </w:t>
        </w:r>
        <w:r>
          <w:rPr>
            <w:color w:val="000000" w:themeColor="text1"/>
            <w:lang w:eastAsia="ko-KR"/>
          </w:rPr>
          <w:t>일부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명사의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속성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추가</w:t>
        </w:r>
        <w:r>
          <w:rPr>
            <w:color w:val="000000" w:themeColor="text1"/>
            <w:lang w:eastAsia="ko-KR"/>
          </w:rPr>
          <w:t>(</w:t>
        </w:r>
        <w:r>
          <w:rPr>
            <w:color w:val="000000" w:themeColor="text1"/>
            <w:lang w:eastAsia="ko-KR"/>
          </w:rPr>
          <w:t>출발지유형</w:t>
        </w:r>
        <w:r>
          <w:rPr>
            <w:color w:val="000000" w:themeColor="text1"/>
            <w:lang w:eastAsia="ko-KR"/>
          </w:rPr>
          <w:t xml:space="preserve">, </w:t>
        </w:r>
        <w:r>
          <w:rPr>
            <w:color w:val="000000" w:themeColor="text1"/>
            <w:lang w:eastAsia="ko-KR"/>
          </w:rPr>
          <w:t>목적지유형</w:t>
        </w:r>
        <w:r>
          <w:rPr>
            <w:color w:val="000000" w:themeColor="text1"/>
            <w:lang w:eastAsia="ko-KR"/>
          </w:rPr>
          <w:t xml:space="preserve">, </w:t>
        </w:r>
        <w:r>
          <w:rPr>
            <w:color w:val="000000" w:themeColor="text1"/>
            <w:lang w:eastAsia="ko-KR"/>
          </w:rPr>
          <w:t>공정경로식별자</w:t>
        </w:r>
        <w:r>
          <w:rPr>
            <w:color w:val="000000" w:themeColor="text1"/>
            <w:lang w:eastAsia="ko-KR"/>
          </w:rPr>
          <w:t xml:space="preserve">, </w:t>
        </w:r>
        <w:r>
          <w:rPr>
            <w:color w:val="000000" w:themeColor="text1"/>
            <w:lang w:eastAsia="ko-KR"/>
          </w:rPr>
          <w:t>자재명세서식별자</w:t>
        </w:r>
        <w:r>
          <w:rPr>
            <w:color w:val="000000" w:themeColor="text1"/>
            <w:lang w:eastAsia="ko-KR"/>
          </w:rPr>
          <w:t xml:space="preserve">, </w:t>
        </w:r>
        <w:r>
          <w:rPr>
            <w:color w:val="000000" w:themeColor="text1"/>
            <w:lang w:eastAsia="ko-KR"/>
          </w:rPr>
          <w:t>구매문서순번</w:t>
        </w:r>
        <w:r>
          <w:rPr>
            <w:color w:val="000000" w:themeColor="text1"/>
            <w:lang w:eastAsia="ko-KR"/>
          </w:rPr>
          <w:t xml:space="preserve">, </w:t>
        </w:r>
        <w:r>
          <w:rPr>
            <w:color w:val="000000" w:themeColor="text1"/>
            <w:lang w:eastAsia="ko-KR"/>
          </w:rPr>
          <w:t>생산지시순번</w:t>
        </w:r>
        <w:r>
          <w:rPr>
            <w:color w:val="000000" w:themeColor="text1"/>
            <w:lang w:eastAsia="ko-KR"/>
          </w:rPr>
          <w:t xml:space="preserve">, </w:t>
        </w:r>
        <w:r>
          <w:rPr>
            <w:color w:val="000000" w:themeColor="text1"/>
            <w:lang w:eastAsia="ko-KR"/>
          </w:rPr>
          <w:t>수주문서순번</w:t>
        </w:r>
        <w:r>
          <w:rPr>
            <w:color w:val="000000" w:themeColor="text1"/>
            <w:lang w:eastAsia="ko-KR"/>
          </w:rPr>
          <w:t xml:space="preserve">, </w:t>
        </w:r>
        <w:r>
          <w:rPr>
            <w:color w:val="000000" w:themeColor="text1"/>
            <w:lang w:eastAsia="ko-KR"/>
          </w:rPr>
          <w:t>자재명세서버전</w:t>
        </w:r>
        <w:r>
          <w:rPr>
            <w:color w:val="000000" w:themeColor="text1"/>
            <w:lang w:eastAsia="ko-KR"/>
          </w:rPr>
          <w:t xml:space="preserve">, </w:t>
        </w:r>
        <w:r>
          <w:rPr>
            <w:color w:val="000000" w:themeColor="text1"/>
            <w:lang w:eastAsia="ko-KR"/>
          </w:rPr>
          <w:t>제품입고순번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등</w:t>
        </w:r>
        <w:r>
          <w:rPr>
            <w:color w:val="000000" w:themeColor="text1"/>
            <w:lang w:eastAsia="ko-KR"/>
          </w:rPr>
          <w:t xml:space="preserve">), </w:t>
        </w:r>
        <w:r>
          <w:rPr>
            <w:color w:val="000000" w:themeColor="text1"/>
            <w:lang w:eastAsia="ko-KR"/>
          </w:rPr>
          <w:t>헤더</w:t>
        </w:r>
        <w:r>
          <w:rPr>
            <w:color w:val="000000" w:themeColor="text1"/>
            <w:lang w:eastAsia="ko-KR"/>
          </w:rPr>
          <w:t>·</w:t>
        </w:r>
        <w:r>
          <w:rPr>
            <w:color w:val="000000" w:themeColor="text1"/>
            <w:lang w:eastAsia="ko-KR"/>
          </w:rPr>
          <w:t>라인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구조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명사</w:t>
        </w:r>
        <w:r>
          <w:rPr>
            <w:color w:val="000000" w:themeColor="text1"/>
            <w:lang w:eastAsia="ko-KR"/>
          </w:rPr>
          <w:t>(</w:t>
        </w:r>
        <w:r>
          <w:rPr>
            <w:color w:val="000000" w:themeColor="text1"/>
            <w:lang w:eastAsia="ko-KR"/>
          </w:rPr>
          <w:t>자재명세서</w:t>
        </w:r>
        <w:r>
          <w:rPr>
            <w:color w:val="000000" w:themeColor="text1"/>
            <w:lang w:eastAsia="ko-KR"/>
          </w:rPr>
          <w:t xml:space="preserve">, </w:t>
        </w:r>
        <w:r>
          <w:rPr>
            <w:color w:val="000000" w:themeColor="text1"/>
            <w:lang w:eastAsia="ko-KR"/>
          </w:rPr>
          <w:t>공정경로</w:t>
        </w:r>
        <w:r>
          <w:rPr>
            <w:color w:val="000000" w:themeColor="text1"/>
            <w:lang w:eastAsia="ko-KR"/>
          </w:rPr>
          <w:t xml:space="preserve">, </w:t>
        </w:r>
        <w:r>
          <w:rPr>
            <w:color w:val="000000" w:themeColor="text1"/>
            <w:lang w:eastAsia="ko-KR"/>
          </w:rPr>
          <w:t>입고</w:t>
        </w:r>
        <w:r>
          <w:rPr>
            <w:color w:val="000000" w:themeColor="text1"/>
            <w:lang w:eastAsia="ko-KR"/>
          </w:rPr>
          <w:t xml:space="preserve">, </w:t>
        </w:r>
        <w:r>
          <w:rPr>
            <w:color w:val="000000" w:themeColor="text1"/>
            <w:lang w:eastAsia="ko-KR"/>
          </w:rPr>
          <w:t>제품입고</w:t>
        </w:r>
        <w:r>
          <w:rPr>
            <w:color w:val="000000" w:themeColor="text1"/>
            <w:lang w:eastAsia="ko-KR"/>
          </w:rPr>
          <w:t xml:space="preserve">, </w:t>
        </w:r>
        <w:r>
          <w:rPr>
            <w:color w:val="000000" w:themeColor="text1"/>
            <w:lang w:eastAsia="ko-KR"/>
          </w:rPr>
          <w:t>출하의뢰</w:t>
        </w:r>
        <w:r>
          <w:rPr>
            <w:color w:val="000000" w:themeColor="text1"/>
            <w:lang w:eastAsia="ko-KR"/>
          </w:rPr>
          <w:t xml:space="preserve">, </w:t>
        </w:r>
        <w:r>
          <w:rPr>
            <w:color w:val="000000" w:themeColor="text1"/>
            <w:lang w:eastAsia="ko-KR"/>
          </w:rPr>
          <w:t>제품출고</w:t>
        </w:r>
        <w:r>
          <w:rPr>
            <w:color w:val="000000" w:themeColor="text1"/>
            <w:lang w:eastAsia="ko-KR"/>
          </w:rPr>
          <w:t xml:space="preserve">, </w:t>
        </w:r>
        <w:r>
          <w:rPr>
            <w:color w:val="000000" w:themeColor="text1"/>
            <w:lang w:eastAsia="ko-KR"/>
          </w:rPr>
          <w:t>반품</w:t>
        </w:r>
        <w:r>
          <w:rPr>
            <w:color w:val="000000" w:themeColor="text1"/>
            <w:lang w:eastAsia="ko-KR"/>
          </w:rPr>
          <w:t xml:space="preserve">, </w:t>
        </w:r>
        <w:r>
          <w:rPr>
            <w:color w:val="000000" w:themeColor="text1"/>
            <w:lang w:eastAsia="ko-KR"/>
          </w:rPr>
          <w:t>생산실적</w:t>
        </w:r>
        <w:r>
          <w:rPr>
            <w:color w:val="000000" w:themeColor="text1"/>
            <w:lang w:eastAsia="ko-KR"/>
          </w:rPr>
          <w:t>)</w:t>
        </w:r>
        <w:r>
          <w:rPr>
            <w:color w:val="000000" w:themeColor="text1"/>
            <w:lang w:eastAsia="ko-KR"/>
          </w:rPr>
          <w:t>의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식별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단위</w:t>
        </w:r>
        <w:r>
          <w:rPr>
            <w:color w:val="000000" w:themeColor="text1"/>
            <w:lang w:eastAsia="ko-KR"/>
          </w:rPr>
          <w:t>(</w:t>
        </w:r>
        <w:r>
          <w:rPr>
            <w:color w:val="000000" w:themeColor="text1"/>
            <w:lang w:eastAsia="ko-KR"/>
          </w:rPr>
          <w:t>문서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단위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식별자와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행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순번</w:t>
        </w:r>
        <w:r>
          <w:rPr>
            <w:color w:val="000000" w:themeColor="text1"/>
            <w:lang w:eastAsia="ko-KR"/>
          </w:rPr>
          <w:t xml:space="preserve">) </w:t>
        </w:r>
        <w:r>
          <w:rPr>
            <w:color w:val="000000" w:themeColor="text1"/>
            <w:lang w:eastAsia="ko-KR"/>
          </w:rPr>
          <w:t>명시</w:t>
        </w:r>
        <w:r>
          <w:rPr>
            <w:color w:val="000000" w:themeColor="text1"/>
            <w:lang w:eastAsia="ko-KR"/>
          </w:rPr>
          <w:t xml:space="preserve">, </w:t>
        </w:r>
        <w:r>
          <w:rPr>
            <w:color w:val="000000" w:themeColor="text1"/>
            <w:lang w:eastAsia="ko-KR"/>
          </w:rPr>
          <w:t>표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번호</w:t>
        </w:r>
        <w:r>
          <w:rPr>
            <w:color w:val="000000" w:themeColor="text1"/>
            <w:lang w:eastAsia="ko-KR"/>
          </w:rPr>
          <w:t>·</w:t>
        </w:r>
        <w:r>
          <w:rPr>
            <w:color w:val="000000" w:themeColor="text1"/>
            <w:lang w:eastAsia="ko-KR"/>
          </w:rPr>
          <w:t>속성명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오기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정정</w:t>
        </w:r>
        <w:r>
          <w:rPr>
            <w:color w:val="000000" w:themeColor="text1"/>
            <w:lang w:eastAsia="ko-KR"/>
          </w:rPr>
          <w:t xml:space="preserve">, </w:t>
        </w:r>
        <w:r>
          <w:rPr>
            <w:color w:val="000000" w:themeColor="text1"/>
            <w:lang w:eastAsia="ko-KR"/>
          </w:rPr>
          <w:t>부속서</w:t>
        </w:r>
        <w:r>
          <w:rPr>
            <w:color w:val="000000" w:themeColor="text1"/>
            <w:lang w:eastAsia="ko-KR"/>
          </w:rPr>
          <w:t xml:space="preserve"> B </w:t>
        </w:r>
        <w:r>
          <w:rPr>
            <w:color w:val="000000" w:themeColor="text1"/>
            <w:lang w:eastAsia="ko-KR"/>
          </w:rPr>
          <w:t>표</w:t>
        </w:r>
        <w:r>
          <w:rPr>
            <w:color w:val="000000" w:themeColor="text1"/>
            <w:lang w:eastAsia="ko-KR"/>
          </w:rPr>
          <w:t xml:space="preserve"> B.2 </w:t>
        </w:r>
        <w:r>
          <w:rPr>
            <w:color w:val="000000" w:themeColor="text1"/>
            <w:lang w:eastAsia="ko-KR"/>
          </w:rPr>
          <w:t>명사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추가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및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참고문헌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추가</w:t>
        </w:r>
        <w:r>
          <w:rPr>
            <w:color w:val="000000" w:themeColor="text1"/>
            <w:lang w:eastAsia="ko-KR"/>
          </w:rPr>
          <w:t xml:space="preserve"> </w:t>
        </w:r>
        <w:r>
          <w:rPr>
            <w:color w:val="000000" w:themeColor="text1"/>
            <w:lang w:eastAsia="ko-KR"/>
          </w:rPr>
          <w:t>등이다</w:t>
        </w:r>
        <w:r>
          <w:rPr>
            <w:color w:val="000000" w:themeColor="text1"/>
            <w:lang w:eastAsia="ko-KR"/>
          </w:rPr>
          <w:t>.</w:t>
        </w:r>
      </w:ins>
    </w:p>
    <w:p w14:paraId="34DFD829" w14:textId="77777777" w:rsidR="00BD0DF4" w:rsidRDefault="00000000">
      <w:pPr>
        <w:rPr>
          <w:ins w:id="4476" w:author="임픽스 검토" w:date="2026-10-12T04:00:00Z"/>
          <w:lang w:eastAsia="ko-KR"/>
        </w:rPr>
      </w:pPr>
      <w:ins w:id="4477" w:author="임픽스 검토" w:date="2026-10-12T04:00:00Z">
        <w:r>
          <w:rPr>
            <w:rStyle w:val="3Char"/>
            <w:rFonts w:hint="eastAsia"/>
            <w:color w:val="000000" w:themeColor="text1"/>
            <w:lang w:eastAsia="ko-KR"/>
          </w:rPr>
          <w:t>6.3.1</w:t>
        </w:r>
        <w:r>
          <w:rPr>
            <w:rStyle w:val="3Char"/>
            <w:rFonts w:hint="eastAsia"/>
            <w:color w:val="000000" w:themeColor="text1"/>
            <w:lang w:eastAsia="ko-KR"/>
          </w:rPr>
          <w:tab/>
        </w:r>
        <w:r>
          <w:rPr>
            <w:rStyle w:val="3Char"/>
            <w:rFonts w:hint="eastAsia"/>
            <w:color w:val="000000" w:themeColor="text1"/>
            <w:lang w:eastAsia="ko-KR"/>
          </w:rPr>
          <w:t>개정작성위원</w:t>
        </w:r>
        <w:r>
          <w:rPr>
            <w:rStyle w:val="3Char"/>
            <w:rFonts w:hint="eastAsia"/>
            <w:color w:val="000000" w:themeColor="text1"/>
            <w:lang w:eastAsia="ko-KR"/>
          </w:rPr>
          <w:t xml:space="preserve"> </w:t>
        </w:r>
        <w:r>
          <w:rPr>
            <w:rStyle w:val="3Char"/>
            <w:rFonts w:hint="eastAsia"/>
            <w:color w:val="000000" w:themeColor="text1"/>
            <w:lang w:eastAsia="ko-KR"/>
          </w:rPr>
          <w:t>명단</w:t>
        </w:r>
      </w:ins>
    </w:p>
    <w:p w14:paraId="54F01146" w14:textId="77777777" w:rsidR="00155874" w:rsidRPr="0057689E" w:rsidRDefault="00155874" w:rsidP="00155874">
      <w:pPr>
        <w:rPr>
          <w:color w:val="000000" w:themeColor="text1"/>
          <w:lang w:eastAsia="ko-KR"/>
        </w:rPr>
        <w:sectPr w:rsidR="00155874" w:rsidRPr="0057689E" w:rsidSect="00155874">
          <w:headerReference w:type="even" r:id="rId86"/>
          <w:headerReference w:type="default" r:id="rId87"/>
          <w:footerReference w:type="even" r:id="rId88"/>
          <w:footerReference w:type="default" r:id="rId89"/>
          <w:headerReference w:type="first" r:id="rId90"/>
          <w:footerReference w:type="first" r:id="rId91"/>
          <w:type w:val="evenPage"/>
          <w:pgSz w:w="11906" w:h="16838" w:code="9"/>
          <w:pgMar w:top="1616" w:right="1276" w:bottom="1616" w:left="1276" w:header="1049" w:footer="1049" w:gutter="0"/>
          <w:cols w:space="425"/>
          <w:titlePg/>
          <w:docGrid w:linePitch="324"/>
        </w:sectPr>
      </w:pPr>
    </w:p>
    <w:p w14:paraId="18D39AFA" w14:textId="77777777" w:rsidR="00155874" w:rsidRPr="0057689E" w:rsidRDefault="00155874" w:rsidP="00155874">
      <w:pPr>
        <w:rPr>
          <w:rFonts w:ascii="바탕" w:hAnsi="바탕"/>
          <w:color w:val="000000" w:themeColor="text1"/>
          <w:lang w:eastAsia="ko-KR"/>
        </w:rPr>
      </w:pPr>
    </w:p>
    <w:p w14:paraId="08ED158E" w14:textId="77777777" w:rsidR="00155874" w:rsidRPr="0057689E" w:rsidRDefault="00155874" w:rsidP="00155874">
      <w:pPr>
        <w:rPr>
          <w:rFonts w:ascii="바탕" w:hAnsi="바탕"/>
          <w:color w:val="000000" w:themeColor="text1"/>
          <w:lang w:eastAsia="ko-KR"/>
        </w:rPr>
      </w:pPr>
    </w:p>
    <w:p w14:paraId="0A60ACED" w14:textId="77777777" w:rsidR="00155874" w:rsidRPr="0057689E" w:rsidRDefault="00155874" w:rsidP="00155874">
      <w:pPr>
        <w:rPr>
          <w:rFonts w:ascii="바탕" w:hAnsi="바탕"/>
          <w:color w:val="000000" w:themeColor="text1"/>
          <w:lang w:eastAsia="ko-KR"/>
        </w:rPr>
      </w:pPr>
    </w:p>
    <w:p w14:paraId="39D6A663" w14:textId="77777777" w:rsidR="00155874" w:rsidRPr="0057689E" w:rsidRDefault="00155874" w:rsidP="00155874">
      <w:pPr>
        <w:rPr>
          <w:rFonts w:ascii="바탕" w:hAnsi="바탕"/>
          <w:color w:val="000000" w:themeColor="text1"/>
          <w:lang w:eastAsia="ko-KR"/>
        </w:rPr>
      </w:pPr>
    </w:p>
    <w:p w14:paraId="7AB9F6D5" w14:textId="77777777" w:rsidR="00155874" w:rsidRPr="0057689E" w:rsidRDefault="00155874" w:rsidP="00155874">
      <w:pPr>
        <w:rPr>
          <w:rFonts w:ascii="바탕" w:hAnsi="바탕"/>
          <w:color w:val="000000" w:themeColor="text1"/>
          <w:lang w:eastAsia="ko-KR"/>
        </w:rPr>
      </w:pPr>
    </w:p>
    <w:p w14:paraId="4B3F4589" w14:textId="77777777" w:rsidR="00155874" w:rsidRPr="0057689E" w:rsidRDefault="00155874" w:rsidP="00155874">
      <w:pPr>
        <w:rPr>
          <w:rFonts w:ascii="바탕" w:hAnsi="바탕"/>
          <w:color w:val="000000" w:themeColor="text1"/>
          <w:lang w:eastAsia="ko-KR"/>
        </w:rPr>
      </w:pPr>
    </w:p>
    <w:p w14:paraId="555B71DC" w14:textId="77777777" w:rsidR="00155874" w:rsidRPr="0057689E" w:rsidRDefault="00155874" w:rsidP="00155874">
      <w:pPr>
        <w:rPr>
          <w:rFonts w:ascii="바탕" w:hAnsi="바탕"/>
          <w:color w:val="000000" w:themeColor="text1"/>
          <w:lang w:eastAsia="ko-KR"/>
        </w:rPr>
      </w:pPr>
    </w:p>
    <w:p w14:paraId="302BDDA3" w14:textId="77777777" w:rsidR="00155874" w:rsidRPr="0057689E" w:rsidRDefault="00155874" w:rsidP="00155874">
      <w:pPr>
        <w:rPr>
          <w:rFonts w:ascii="바탕" w:hAnsi="바탕"/>
          <w:color w:val="000000" w:themeColor="text1"/>
          <w:lang w:eastAsia="ko-KR"/>
        </w:rPr>
      </w:pPr>
    </w:p>
    <w:p w14:paraId="1DE29274" w14:textId="77777777" w:rsidR="00155874" w:rsidRPr="0057689E" w:rsidRDefault="00155874" w:rsidP="00155874">
      <w:pPr>
        <w:rPr>
          <w:rFonts w:ascii="바탕" w:hAnsi="바탕"/>
          <w:color w:val="000000" w:themeColor="text1"/>
          <w:lang w:eastAsia="ko-KR"/>
        </w:rPr>
      </w:pPr>
    </w:p>
    <w:p w14:paraId="1819369F" w14:textId="77777777" w:rsidR="00155874" w:rsidRPr="0057689E" w:rsidRDefault="00155874" w:rsidP="00155874">
      <w:pPr>
        <w:rPr>
          <w:rFonts w:ascii="바탕" w:hAnsi="바탕"/>
          <w:color w:val="000000" w:themeColor="text1"/>
          <w:lang w:eastAsia="ko-KR"/>
        </w:rPr>
      </w:pPr>
    </w:p>
    <w:p w14:paraId="1A513A5F" w14:textId="77777777" w:rsidR="00155874" w:rsidRPr="0057689E" w:rsidRDefault="00155874" w:rsidP="00155874">
      <w:pPr>
        <w:rPr>
          <w:rFonts w:ascii="바탕" w:hAnsi="바탕"/>
          <w:color w:val="000000" w:themeColor="text1"/>
          <w:lang w:eastAsia="ko-KR"/>
        </w:rPr>
      </w:pPr>
    </w:p>
    <w:p w14:paraId="3939025D" w14:textId="77777777" w:rsidR="00155874" w:rsidRPr="0057689E" w:rsidRDefault="00155874" w:rsidP="00155874">
      <w:pPr>
        <w:rPr>
          <w:rFonts w:ascii="바탕" w:hAnsi="바탕"/>
          <w:color w:val="000000" w:themeColor="text1"/>
          <w:lang w:eastAsia="ko-KR"/>
        </w:rPr>
      </w:pPr>
    </w:p>
    <w:p w14:paraId="5B1C77EF" w14:textId="77777777" w:rsidR="00155874" w:rsidRPr="0057689E" w:rsidRDefault="00155874" w:rsidP="00155874">
      <w:pPr>
        <w:rPr>
          <w:rFonts w:ascii="바탕" w:hAnsi="바탕"/>
          <w:color w:val="000000" w:themeColor="text1"/>
          <w:lang w:eastAsia="ko-KR"/>
        </w:rPr>
      </w:pPr>
    </w:p>
    <w:p w14:paraId="6E31F6F8" w14:textId="77777777" w:rsidR="00155874" w:rsidRPr="0057689E" w:rsidRDefault="00155874" w:rsidP="00155874">
      <w:pPr>
        <w:rPr>
          <w:rFonts w:ascii="바탕" w:hAnsi="바탕"/>
          <w:color w:val="000000" w:themeColor="text1"/>
          <w:lang w:eastAsia="ko-KR"/>
        </w:rPr>
      </w:pPr>
    </w:p>
    <w:p w14:paraId="0DDC7E8F" w14:textId="77777777" w:rsidR="00155874" w:rsidRPr="0057689E" w:rsidRDefault="00155874" w:rsidP="00155874">
      <w:pPr>
        <w:rPr>
          <w:rFonts w:ascii="바탕" w:hAnsi="바탕"/>
          <w:color w:val="000000" w:themeColor="text1"/>
          <w:lang w:eastAsia="ko-KR"/>
        </w:rPr>
      </w:pPr>
    </w:p>
    <w:p w14:paraId="5EEFEE2B" w14:textId="77777777" w:rsidR="00155874" w:rsidRPr="0057689E" w:rsidRDefault="00000000" w:rsidP="00155874">
      <w:pPr>
        <w:adjustRightInd w:val="0"/>
        <w:spacing w:before="170" w:afterLines="20" w:after="48" w:line="240" w:lineRule="auto"/>
        <w:jc w:val="center"/>
        <w:rPr>
          <w:b/>
          <w:color w:val="000000" w:themeColor="text1"/>
          <w:sz w:val="26"/>
          <w:szCs w:val="26"/>
          <w:lang w:eastAsia="ko-KR"/>
        </w:rPr>
      </w:pPr>
      <w:sdt>
        <w:sdtPr>
          <w:rPr>
            <w:rFonts w:hint="eastAsia"/>
            <w:b/>
            <w:color w:val="000000" w:themeColor="text1"/>
            <w:sz w:val="26"/>
            <w:szCs w:val="26"/>
          </w:rPr>
          <w:alias w:val="표준번호4"/>
          <w:tag w:val="표준번호4"/>
          <w:id w:val="-779335471"/>
          <w:placeholder>
            <w:docPart w:val="C64C73D80A434458AC2CEC04C777F6EB"/>
          </w:placeholder>
        </w:sdtPr>
        <w:sdtContent>
          <w:r>
            <w:rPr>
              <w:b/>
              <w:color w:val="000000" w:themeColor="text1"/>
              <w:sz w:val="26"/>
              <w:szCs w:val="26"/>
              <w:lang w:eastAsia="ko-KR"/>
            </w:rPr>
            <w:t>KS X 9101-1</w:t>
          </w:r>
        </w:sdtContent>
      </w:sdt>
      <w:sdt>
        <w:sdtPr>
          <w:rPr>
            <w:rFonts w:hint="eastAsia"/>
            <w:b/>
            <w:color w:val="000000" w:themeColor="text1"/>
            <w:sz w:val="26"/>
            <w:szCs w:val="26"/>
          </w:rPr>
          <w:alias w:val="표준번호41"/>
          <w:tag w:val="표준번호41"/>
          <w:id w:val="-975766810"/>
          <w:placeholder>
            <w:docPart w:val="8EA5B96FEC114FF1B2EC50ABD6DF1A67"/>
          </w:placeholder>
        </w:sdtPr>
        <w:sdtContent>
          <w:r>
            <w:rPr>
              <w:rFonts w:hint="eastAsia"/>
              <w:bCs/>
              <w:color w:val="000000" w:themeColor="text1"/>
              <w:sz w:val="22"/>
              <w:lang w:eastAsia="ko-KR"/>
            </w:rPr>
            <w:t>:</w:t>
          </w:r>
        </w:sdtContent>
      </w:sdt>
      <w:sdt>
        <w:sdtPr>
          <w:rPr>
            <w:rFonts w:hint="eastAsia"/>
            <w:b/>
            <w:color w:val="000000" w:themeColor="text1"/>
            <w:sz w:val="26"/>
            <w:szCs w:val="26"/>
          </w:rPr>
          <w:alias w:val="표준번호42"/>
          <w:tag w:val="표준번호42"/>
          <w:id w:val="-161082193"/>
          <w:placeholder>
            <w:docPart w:val="8EA5B96FEC114FF1B2EC50ABD6DF1A67"/>
          </w:placeholder>
        </w:sdtPr>
        <w:sdtContent>
          <w:r>
            <w:rPr>
              <w:b/>
              <w:color w:val="000000" w:themeColor="text1"/>
              <w:sz w:val="22"/>
              <w:lang w:eastAsia="ko-KR"/>
            </w:rPr>
            <w:t>2025</w:t>
          </w:r>
        </w:sdtContent>
      </w:sdt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435"/>
      </w:tblGrid>
      <w:tr w:rsidR="00155874" w:rsidRPr="0057689E" w14:paraId="217AF819" w14:textId="77777777" w:rsidTr="001861C8">
        <w:trPr>
          <w:trHeight w:hRule="exact" w:val="3427"/>
          <w:jc w:val="center"/>
        </w:trPr>
        <w:tc>
          <w:tcPr>
            <w:tcW w:w="3435" w:type="dxa"/>
            <w:vAlign w:val="center"/>
          </w:tcPr>
          <w:p w14:paraId="3590C6A2" w14:textId="77777777" w:rsidR="00155874" w:rsidRPr="0057689E" w:rsidRDefault="00155874" w:rsidP="001861C8">
            <w:pPr>
              <w:adjustRightInd w:val="0"/>
              <w:spacing w:beforeLines="30" w:before="72" w:line="360" w:lineRule="exact"/>
              <w:ind w:leftChars="89" w:left="178"/>
              <w:rPr>
                <w:rFonts w:ascii="Times New Roman" w:hAnsi="Times New Roman"/>
                <w:b/>
                <w:bCs/>
                <w:color w:val="000000" w:themeColor="text1"/>
                <w:sz w:val="40"/>
                <w:szCs w:val="40"/>
              </w:rPr>
            </w:pPr>
            <w:r>
              <w:rPr>
                <w:b/>
                <w:bCs/>
                <w:color w:val="000000" w:themeColor="text1"/>
                <w:sz w:val="40"/>
                <w:szCs w:val="40"/>
              </w:rPr>
              <w:t>KSKSKS</w:t>
            </w:r>
          </w:p>
          <w:p w14:paraId="0E20F49E" w14:textId="77777777" w:rsidR="00155874" w:rsidRPr="0057689E" w:rsidRDefault="00155874" w:rsidP="001861C8">
            <w:pPr>
              <w:adjustRightInd w:val="0"/>
              <w:spacing w:line="360" w:lineRule="exact"/>
              <w:ind w:leftChars="89" w:left="178"/>
              <w:rPr>
                <w:rFonts w:ascii="Times New Roman" w:hAnsi="Times New Roman"/>
                <w:b/>
                <w:bCs/>
                <w:color w:val="000000" w:themeColor="text1"/>
                <w:sz w:val="40"/>
                <w:szCs w:val="40"/>
              </w:rPr>
            </w:pPr>
            <w:r>
              <w:rPr>
                <w:b/>
                <w:bCs/>
                <w:color w:val="000000" w:themeColor="text1"/>
                <w:sz w:val="40"/>
                <w:szCs w:val="40"/>
              </w:rPr>
              <w:t>KSKSK</w:t>
            </w:r>
          </w:p>
          <w:p w14:paraId="21551AFB" w14:textId="77777777" w:rsidR="00155874" w:rsidRPr="0057689E" w:rsidRDefault="00155874" w:rsidP="001861C8">
            <w:pPr>
              <w:adjustRightInd w:val="0"/>
              <w:spacing w:line="360" w:lineRule="exact"/>
              <w:ind w:leftChars="89" w:left="178"/>
              <w:rPr>
                <w:rFonts w:ascii="Times New Roman" w:hAnsi="Times New Roman"/>
                <w:b/>
                <w:bCs/>
                <w:color w:val="000000" w:themeColor="text1"/>
                <w:sz w:val="40"/>
                <w:szCs w:val="40"/>
              </w:rPr>
            </w:pPr>
            <w:r>
              <w:rPr>
                <w:b/>
                <w:bCs/>
                <w:color w:val="000000" w:themeColor="text1"/>
                <w:sz w:val="40"/>
                <w:szCs w:val="40"/>
              </w:rPr>
              <w:t>KSKS</w:t>
            </w:r>
          </w:p>
          <w:p w14:paraId="58F8D0E5" w14:textId="77777777" w:rsidR="00155874" w:rsidRPr="0057689E" w:rsidRDefault="00155874" w:rsidP="001861C8">
            <w:pPr>
              <w:adjustRightInd w:val="0"/>
              <w:spacing w:line="360" w:lineRule="exact"/>
              <w:ind w:leftChars="89" w:left="178"/>
              <w:rPr>
                <w:b/>
                <w:bCs/>
                <w:color w:val="000000" w:themeColor="text1"/>
                <w:sz w:val="40"/>
                <w:szCs w:val="40"/>
              </w:rPr>
            </w:pPr>
            <w:r>
              <w:rPr>
                <w:b/>
                <w:bCs/>
                <w:color w:val="000000" w:themeColor="text1"/>
                <w:sz w:val="40"/>
                <w:szCs w:val="40"/>
              </w:rPr>
              <w:t>KSK</w:t>
            </w:r>
          </w:p>
          <w:p w14:paraId="5C72C67E" w14:textId="77777777" w:rsidR="00155874" w:rsidRPr="0057689E" w:rsidRDefault="00155874" w:rsidP="001861C8">
            <w:pPr>
              <w:adjustRightInd w:val="0"/>
              <w:spacing w:line="360" w:lineRule="exact"/>
              <w:ind w:leftChars="89" w:left="178"/>
              <w:rPr>
                <w:b/>
                <w:bCs/>
                <w:color w:val="000000" w:themeColor="text1"/>
                <w:sz w:val="40"/>
                <w:szCs w:val="40"/>
              </w:rPr>
            </w:pPr>
            <w:r>
              <w:rPr>
                <w:rFonts w:hint="eastAsia"/>
                <w:b/>
                <w:bCs/>
                <w:color w:val="000000" w:themeColor="text1"/>
                <w:sz w:val="40"/>
                <w:szCs w:val="40"/>
              </w:rPr>
              <w:t>KS</w:t>
            </w:r>
          </w:p>
          <w:p w14:paraId="3A35BFCB" w14:textId="77777777" w:rsidR="00155874" w:rsidRPr="0057689E" w:rsidRDefault="00155874" w:rsidP="001861C8">
            <w:pPr>
              <w:adjustRightInd w:val="0"/>
              <w:spacing w:line="360" w:lineRule="exact"/>
              <w:ind w:leftChars="89" w:left="178"/>
              <w:rPr>
                <w:b/>
                <w:bCs/>
                <w:color w:val="000000" w:themeColor="text1"/>
                <w:sz w:val="40"/>
                <w:szCs w:val="40"/>
              </w:rPr>
            </w:pPr>
            <w:r>
              <w:rPr>
                <w:rFonts w:hint="eastAsia"/>
                <w:b/>
                <w:bCs/>
                <w:color w:val="000000" w:themeColor="text1"/>
                <w:sz w:val="40"/>
                <w:szCs w:val="40"/>
              </w:rPr>
              <w:t>KS</w:t>
            </w:r>
            <w:r>
              <w:rPr>
                <w:b/>
                <w:bCs/>
                <w:color w:val="000000" w:themeColor="text1"/>
                <w:sz w:val="40"/>
                <w:szCs w:val="40"/>
              </w:rPr>
              <w:t>K</w:t>
            </w:r>
          </w:p>
          <w:p w14:paraId="3B0B976D" w14:textId="77777777" w:rsidR="00155874" w:rsidRPr="0057689E" w:rsidRDefault="00155874" w:rsidP="001861C8">
            <w:pPr>
              <w:adjustRightInd w:val="0"/>
              <w:spacing w:line="360" w:lineRule="exact"/>
              <w:ind w:leftChars="89" w:left="178"/>
              <w:rPr>
                <w:rFonts w:ascii="Times New Roman" w:hAnsi="Times New Roman"/>
                <w:b/>
                <w:bCs/>
                <w:color w:val="000000" w:themeColor="text1"/>
                <w:sz w:val="40"/>
                <w:szCs w:val="40"/>
              </w:rPr>
            </w:pPr>
            <w:r>
              <w:rPr>
                <w:b/>
                <w:bCs/>
                <w:color w:val="000000" w:themeColor="text1"/>
                <w:sz w:val="40"/>
                <w:szCs w:val="40"/>
              </w:rPr>
              <w:t>KSKS</w:t>
            </w:r>
          </w:p>
          <w:p w14:paraId="46BD11C8" w14:textId="77777777" w:rsidR="00155874" w:rsidRPr="0057689E" w:rsidRDefault="00155874" w:rsidP="001861C8">
            <w:pPr>
              <w:adjustRightInd w:val="0"/>
              <w:spacing w:line="360" w:lineRule="exact"/>
              <w:ind w:leftChars="89" w:left="178"/>
              <w:rPr>
                <w:rFonts w:ascii="Times New Roman" w:hAnsi="Times New Roman"/>
                <w:b/>
                <w:bCs/>
                <w:color w:val="000000" w:themeColor="text1"/>
                <w:sz w:val="40"/>
                <w:szCs w:val="40"/>
              </w:rPr>
            </w:pPr>
            <w:r>
              <w:rPr>
                <w:b/>
                <w:bCs/>
                <w:color w:val="000000" w:themeColor="text1"/>
                <w:sz w:val="40"/>
                <w:szCs w:val="40"/>
              </w:rPr>
              <w:t>KSKSK</w:t>
            </w:r>
          </w:p>
          <w:p w14:paraId="5E5FEFAF" w14:textId="77777777" w:rsidR="00155874" w:rsidRPr="0057689E" w:rsidRDefault="00155874" w:rsidP="001861C8">
            <w:pPr>
              <w:adjustRightInd w:val="0"/>
              <w:spacing w:line="360" w:lineRule="exact"/>
              <w:ind w:leftChars="89" w:left="178"/>
              <w:rPr>
                <w:rFonts w:ascii="Times New Roman" w:hAnsi="Times New Roman"/>
                <w:color w:val="000000" w:themeColor="text1"/>
                <w:sz w:val="19"/>
              </w:rPr>
            </w:pPr>
            <w:r>
              <w:rPr>
                <w:b/>
                <w:bCs/>
                <w:color w:val="000000" w:themeColor="text1"/>
                <w:sz w:val="40"/>
                <w:szCs w:val="40"/>
              </w:rPr>
              <w:t>KSKSKS</w:t>
            </w:r>
          </w:p>
        </w:tc>
      </w:tr>
    </w:tbl>
    <w:p w14:paraId="058CA3AA" w14:textId="77777777" w:rsidR="00155874" w:rsidRPr="0057689E" w:rsidRDefault="00155874" w:rsidP="00155874">
      <w:pPr>
        <w:spacing w:line="240" w:lineRule="auto"/>
        <w:rPr>
          <w:rFonts w:ascii="Times New Roman" w:hAnsi="Times New Roman"/>
          <w:color w:val="000000" w:themeColor="text1"/>
          <w:sz w:val="19"/>
        </w:rPr>
      </w:pPr>
    </w:p>
    <w:tbl>
      <w:tblPr>
        <w:tblW w:w="0" w:type="auto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186"/>
      </w:tblGrid>
      <w:tr w:rsidR="00155874" w:rsidRPr="0057689E" w14:paraId="76E59C51" w14:textId="77777777" w:rsidTr="001861C8">
        <w:trPr>
          <w:trHeight w:val="363"/>
          <w:jc w:val="center"/>
        </w:trPr>
        <w:tc>
          <w:tcPr>
            <w:tcW w:w="5186" w:type="dxa"/>
          </w:tcPr>
          <w:sdt>
            <w:sdtPr>
              <w:rPr>
                <w:rFonts w:eastAsia="한컴돋움"/>
                <w:b/>
                <w:color w:val="000000" w:themeColor="text1"/>
                <w:w w:val="70"/>
                <w:sz w:val="40"/>
                <w:szCs w:val="40"/>
              </w:rPr>
              <w:alias w:val="표준명칭영어2"/>
              <w:tag w:val="표준명칭영어2"/>
              <w:id w:val="1619256792"/>
              <w:placeholder>
                <w:docPart w:val="4C9AC864F97F4038B66B442F04257B30"/>
              </w:placeholder>
            </w:sdtPr>
            <w:sdtContent>
              <w:p w14:paraId="7F6F564B" w14:textId="77777777" w:rsidR="00155874" w:rsidRPr="0057689E" w:rsidRDefault="00155874" w:rsidP="001861C8">
                <w:pPr>
                  <w:adjustRightInd w:val="0"/>
                  <w:spacing w:line="480" w:lineRule="exact"/>
                  <w:jc w:val="center"/>
                  <w:rPr>
                    <w:b/>
                    <w:color w:val="000000" w:themeColor="text1"/>
                    <w:w w:val="66"/>
                    <w:sz w:val="40"/>
                    <w:szCs w:val="40"/>
                  </w:rPr>
                </w:pPr>
                <w:r>
                  <w:rPr>
                    <w:b/>
                    <w:color w:val="000000" w:themeColor="text1"/>
                    <w:w w:val="66"/>
                    <w:sz w:val="40"/>
                    <w:szCs w:val="40"/>
                  </w:rPr>
                  <w:fldChar w:fldCharType="begin"/>
                </w:r>
                <w:r>
                  <w:rPr>
                    <w:b/>
                    <w:color w:val="000000" w:themeColor="text1"/>
                    <w:w w:val="66"/>
                    <w:sz w:val="40"/>
                    <w:szCs w:val="40"/>
                  </w:rPr>
                  <w:instrText xml:space="preserve"> DOCPROPERTY  TitleEn  \* MERGEFORMAT </w:instrText>
                </w:r>
                <w:r>
                  <w:rPr>
                    <w:b/>
                    <w:color w:val="000000" w:themeColor="text1"/>
                    <w:w w:val="66"/>
                    <w:sz w:val="40"/>
                    <w:szCs w:val="40"/>
                  </w:rPr>
                  <w:fldChar w:fldCharType="end"/>
                </w:r>
                <w:r>
                  <w:rPr>
                    <w:b/>
                    <w:color w:val="000000" w:themeColor="text1"/>
                    <w:w w:val="66"/>
                    <w:sz w:val="40"/>
                    <w:szCs w:val="40"/>
                  </w:rPr>
                  <w:t xml:space="preserve">Manufacturing business data interchange between manufacturing enterprise business systems — </w:t>
                </w:r>
              </w:p>
              <w:p w14:paraId="6D4E7B85" w14:textId="77777777" w:rsidR="00155874" w:rsidRPr="0057689E" w:rsidRDefault="00155874" w:rsidP="001861C8">
                <w:pPr>
                  <w:adjustRightInd w:val="0"/>
                  <w:spacing w:line="480" w:lineRule="exact"/>
                  <w:jc w:val="center"/>
                  <w:rPr>
                    <w:rFonts w:eastAsia="한컴돋움"/>
                    <w:b/>
                    <w:color w:val="000000" w:themeColor="text1"/>
                    <w:w w:val="70"/>
                    <w:sz w:val="40"/>
                    <w:szCs w:val="40"/>
                  </w:rPr>
                </w:pPr>
                <w:r>
                  <w:rPr>
                    <w:b/>
                    <w:color w:val="000000" w:themeColor="text1"/>
                    <w:w w:val="66"/>
                    <w:sz w:val="40"/>
                    <w:szCs w:val="40"/>
                  </w:rPr>
                  <w:t>Part 1: Data model</w:t>
                </w:r>
              </w:p>
            </w:sdtContent>
          </w:sdt>
          <w:p w14:paraId="493DF5B9" w14:textId="77777777" w:rsidR="000F75F0" w:rsidRDefault="000F75F0"/>
        </w:tc>
      </w:tr>
      <w:tr w:rsidR="00155874" w:rsidRPr="0057689E" w14:paraId="703FACFE" w14:textId="77777777" w:rsidTr="001861C8">
        <w:trPr>
          <w:trHeight w:val="340"/>
          <w:jc w:val="center"/>
        </w:trPr>
        <w:tc>
          <w:tcPr>
            <w:tcW w:w="5186" w:type="dxa"/>
            <w:tcBorders>
              <w:bottom w:val="nil"/>
            </w:tcBorders>
            <w:vAlign w:val="center"/>
          </w:tcPr>
          <w:p w14:paraId="61AACB21" w14:textId="77777777" w:rsidR="00155874" w:rsidRPr="0057689E" w:rsidRDefault="00155874" w:rsidP="001861C8">
            <w:pPr>
              <w:adjustRightInd w:val="0"/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</w:rPr>
              <w:t>ICS 25.040.40</w:t>
            </w:r>
          </w:p>
        </w:tc>
      </w:tr>
    </w:tbl>
    <w:p w14:paraId="55DC7DB7" w14:textId="77777777" w:rsidR="00155874" w:rsidRPr="0057689E" w:rsidRDefault="00155874" w:rsidP="00155874">
      <w:pPr>
        <w:spacing w:line="240" w:lineRule="auto"/>
        <w:rPr>
          <w:rFonts w:ascii="바탕" w:hAnsi="바탕"/>
          <w:color w:val="000000" w:themeColor="text1"/>
        </w:rPr>
      </w:pPr>
    </w:p>
    <w:p w14:paraId="5257AE28" w14:textId="77777777" w:rsidR="00155874" w:rsidRDefault="00155874" w:rsidP="00155874">
      <w:pPr>
        <w:rPr>
          <w:lang w:eastAsia="ko-KR"/>
        </w:rPr>
      </w:pPr>
    </w:p>
    <w:bookmarkEnd w:id="4301"/>
    <w:p w14:paraId="0367255B" w14:textId="77777777" w:rsidR="00155874" w:rsidRPr="00155874" w:rsidRDefault="00155874" w:rsidP="00155874">
      <w:pPr>
        <w:rPr>
          <w:lang w:eastAsia="ko-KR"/>
        </w:rPr>
      </w:pPr>
    </w:p>
    <w:sectPr w:rsidR="00155874" w:rsidRPr="00155874" w:rsidSect="00034616">
      <w:headerReference w:type="even" r:id="rId92"/>
      <w:headerReference w:type="default" r:id="rId93"/>
      <w:footerReference w:type="even" r:id="rId94"/>
      <w:footerReference w:type="default" r:id="rId95"/>
      <w:pgSz w:w="11906" w:h="16838"/>
      <w:pgMar w:top="1417" w:right="1247" w:bottom="1247" w:left="1247" w:header="680" w:footer="567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임픽스 검토" w:date="2026-10-12T04:00:00Z" w:initials="IMP">
    <w:p w14:paraId="39735A1C" w14:textId="77777777" w:rsidR="00C065BE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수정</w:t>
      </w:r>
      <w:r>
        <w:rPr>
          <w:color w:val="000000"/>
          <w:szCs w:val="20"/>
        </w:rPr>
        <w:t xml:space="preserve">] </w:t>
      </w:r>
      <w:r>
        <w:rPr>
          <w:color w:val="000000"/>
          <w:szCs w:val="20"/>
        </w:rPr>
        <w:t>띄어쓰기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정정</w:t>
      </w:r>
      <w:r>
        <w:rPr>
          <w:color w:val="000000"/>
          <w:szCs w:val="20"/>
        </w:rPr>
        <w:t xml:space="preserve"> · "</w:t>
      </w:r>
      <w:r>
        <w:rPr>
          <w:color w:val="000000"/>
          <w:szCs w:val="20"/>
        </w:rPr>
        <w:t>개별적인데이터</w:t>
      </w:r>
      <w:r>
        <w:rPr>
          <w:color w:val="000000"/>
          <w:szCs w:val="20"/>
        </w:rPr>
        <w:t>" → "</w:t>
      </w:r>
      <w:r>
        <w:rPr>
          <w:color w:val="000000"/>
          <w:szCs w:val="20"/>
        </w:rPr>
        <w:t>개별적인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데이터</w:t>
      </w:r>
      <w:r>
        <w:rPr>
          <w:color w:val="000000"/>
          <w:szCs w:val="20"/>
        </w:rPr>
        <w:t>"</w:t>
      </w:r>
    </w:p>
  </w:comment>
  <w:comment w:id="8" w:author="임픽스 검토" w:date="2026-10-06T07:24:00Z" w:initials="IMP">
    <w:p w14:paraId="13C708E1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신설</w:t>
      </w:r>
      <w:r>
        <w:rPr>
          <w:color w:val="000000"/>
          <w:szCs w:val="20"/>
        </w:rPr>
        <w:t xml:space="preserve">] </w:t>
      </w:r>
      <w:r>
        <w:rPr>
          <w:color w:val="000000"/>
          <w:szCs w:val="20"/>
        </w:rPr>
        <w:t>용어</w:t>
      </w:r>
      <w:r>
        <w:rPr>
          <w:color w:val="000000"/>
          <w:szCs w:val="20"/>
        </w:rPr>
        <w:t xml:space="preserve"> 3.1.5 </w:t>
      </w:r>
      <w:r>
        <w:rPr>
          <w:color w:val="000000"/>
          <w:szCs w:val="20"/>
        </w:rPr>
        <w:t>배치</w:t>
      </w:r>
      <w:r>
        <w:rPr>
          <w:color w:val="000000"/>
          <w:szCs w:val="20"/>
        </w:rPr>
        <w:t xml:space="preserve">(batch) </w:t>
      </w:r>
      <w:r>
        <w:rPr>
          <w:color w:val="000000"/>
          <w:szCs w:val="20"/>
        </w:rPr>
        <w:t>신설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정의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배치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공정의</w:t>
      </w:r>
      <w:r>
        <w:rPr>
          <w:color w:val="000000"/>
          <w:szCs w:val="20"/>
        </w:rPr>
        <w:t xml:space="preserve"> 1</w:t>
      </w:r>
      <w:r>
        <w:rPr>
          <w:color w:val="000000"/>
          <w:szCs w:val="20"/>
        </w:rPr>
        <w:t>회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실행으로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생산되고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있거나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생산된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물질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비고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및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출처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포함</w:t>
      </w:r>
      <w:r>
        <w:rPr>
          <w:color w:val="000000"/>
          <w:szCs w:val="20"/>
        </w:rPr>
        <w:t>(</w:t>
      </w:r>
      <w:r>
        <w:rPr>
          <w:color w:val="000000"/>
          <w:szCs w:val="20"/>
        </w:rPr>
        <w:t>배치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라인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명사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신설에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따른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용어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정의</w:t>
      </w:r>
      <w:r>
        <w:rPr>
          <w:color w:val="000000"/>
          <w:szCs w:val="20"/>
        </w:rPr>
        <w:t>)</w:t>
      </w:r>
    </w:p>
  </w:comment>
  <w:comment w:id="19" w:author="임픽스 검토" w:date="2026-10-06T07:24:00Z" w:initials="IMP">
    <w:p w14:paraId="23193C62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신설</w:t>
      </w:r>
      <w:r>
        <w:rPr>
          <w:color w:val="000000"/>
          <w:szCs w:val="20"/>
        </w:rPr>
        <w:t xml:space="preserve">] </w:t>
      </w:r>
      <w:r>
        <w:rPr>
          <w:color w:val="000000"/>
          <w:szCs w:val="20"/>
        </w:rPr>
        <w:t>용어</w:t>
      </w:r>
      <w:r>
        <w:rPr>
          <w:color w:val="000000"/>
          <w:szCs w:val="20"/>
        </w:rPr>
        <w:t xml:space="preserve"> 3.1.6 </w:t>
      </w:r>
      <w:r>
        <w:rPr>
          <w:color w:val="000000"/>
          <w:szCs w:val="20"/>
        </w:rPr>
        <w:t>라인</w:t>
      </w:r>
      <w:r>
        <w:rPr>
          <w:color w:val="000000"/>
          <w:szCs w:val="20"/>
        </w:rPr>
        <w:t xml:space="preserve">(production line) </w:t>
      </w:r>
      <w:r>
        <w:rPr>
          <w:color w:val="000000"/>
          <w:szCs w:val="20"/>
        </w:rPr>
        <w:t>신설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정의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같은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공장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안에서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공정과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설비를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일정한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흐름으로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배치하여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특정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품목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또는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품목군을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생산하는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생산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단위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비고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및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출처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포함</w:t>
      </w:r>
      <w:r>
        <w:rPr>
          <w:color w:val="000000"/>
          <w:szCs w:val="20"/>
        </w:rPr>
        <w:t>(</w:t>
      </w:r>
      <w:r>
        <w:rPr>
          <w:color w:val="000000"/>
          <w:szCs w:val="20"/>
        </w:rPr>
        <w:t>배치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라인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명사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신설에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따른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용어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정의</w:t>
      </w:r>
      <w:r>
        <w:rPr>
          <w:color w:val="000000"/>
          <w:szCs w:val="20"/>
        </w:rPr>
        <w:t>)</w:t>
      </w:r>
    </w:p>
  </w:comment>
  <w:comment w:id="30" w:author="임픽스 검토" w:date="2026-10-06T07:24:00Z" w:initials="IMP">
    <w:p w14:paraId="0D99B434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수정</w:t>
      </w:r>
      <w:r>
        <w:rPr>
          <w:color w:val="000000"/>
          <w:szCs w:val="20"/>
        </w:rPr>
        <w:t>] · "</w:t>
      </w:r>
      <w:r>
        <w:rPr>
          <w:color w:val="000000"/>
          <w:szCs w:val="20"/>
        </w:rPr>
        <w:t>자재소요계획</w:t>
      </w:r>
      <w:r>
        <w:rPr>
          <w:color w:val="000000"/>
          <w:szCs w:val="20"/>
        </w:rPr>
        <w:t>(marterial" → "</w:t>
      </w:r>
      <w:r>
        <w:rPr>
          <w:color w:val="000000"/>
          <w:szCs w:val="20"/>
        </w:rPr>
        <w:t>자재소요계획</w:t>
      </w:r>
      <w:r>
        <w:rPr>
          <w:color w:val="000000"/>
          <w:szCs w:val="20"/>
        </w:rPr>
        <w:t>(material"</w:t>
      </w:r>
    </w:p>
  </w:comment>
  <w:comment w:id="33" w:author="임픽스 검토" w:date="2026-10-06T07:24:00Z" w:initials="IMP">
    <w:p w14:paraId="38FA74C1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수정</w:t>
      </w:r>
      <w:r>
        <w:rPr>
          <w:color w:val="000000"/>
          <w:szCs w:val="20"/>
        </w:rPr>
        <w:t>] · "</w:t>
      </w:r>
      <w:r>
        <w:rPr>
          <w:color w:val="000000"/>
          <w:szCs w:val="20"/>
        </w:rPr>
        <w:t>생판계획</w:t>
      </w:r>
      <w:r>
        <w:rPr>
          <w:color w:val="000000"/>
          <w:szCs w:val="20"/>
        </w:rPr>
        <w:t>(sales&amp;operaions" → "</w:t>
      </w:r>
      <w:r>
        <w:rPr>
          <w:color w:val="000000"/>
          <w:szCs w:val="20"/>
        </w:rPr>
        <w:t>생판계획</w:t>
      </w:r>
      <w:r>
        <w:rPr>
          <w:color w:val="000000"/>
          <w:szCs w:val="20"/>
        </w:rPr>
        <w:t>(sales and operations"</w:t>
      </w:r>
    </w:p>
  </w:comment>
  <w:comment w:id="50" w:author="임픽스 검토" w:date="2026-10-12T04:00:00Z" w:initials="IMP">
    <w:p w14:paraId="42899387" w14:textId="77777777" w:rsidR="00C065BE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수정</w:t>
      </w:r>
      <w:r>
        <w:rPr>
          <w:color w:val="000000"/>
          <w:szCs w:val="20"/>
        </w:rPr>
        <w:t xml:space="preserve">]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4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띄어쓰기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정정</w:t>
      </w:r>
      <w:r>
        <w:rPr>
          <w:color w:val="000000"/>
          <w:szCs w:val="20"/>
        </w:rPr>
        <w:t xml:space="preserve"> · "</w:t>
      </w:r>
      <w:r>
        <w:rPr>
          <w:color w:val="000000"/>
          <w:szCs w:val="20"/>
        </w:rPr>
        <w:t>시스템이정보를</w:t>
      </w:r>
      <w:r>
        <w:rPr>
          <w:color w:val="000000"/>
          <w:szCs w:val="20"/>
        </w:rPr>
        <w:t>" → "</w:t>
      </w:r>
      <w:r>
        <w:rPr>
          <w:color w:val="000000"/>
          <w:szCs w:val="20"/>
        </w:rPr>
        <w:t>시스템이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정보를</w:t>
      </w:r>
      <w:r>
        <w:rPr>
          <w:color w:val="000000"/>
          <w:szCs w:val="20"/>
        </w:rPr>
        <w:t>"</w:t>
      </w:r>
    </w:p>
  </w:comment>
  <w:comment w:id="60" w:author="임픽스 검토" w:date="2026-10-06T07:24:00Z" w:initials="IMP">
    <w:p w14:paraId="4ACC5C17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신설</w:t>
      </w:r>
      <w:r>
        <w:rPr>
          <w:color w:val="000000"/>
          <w:szCs w:val="20"/>
        </w:rPr>
        <w:t xml:space="preserve">]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작성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신설</w:t>
      </w:r>
      <w:r>
        <w:rPr>
          <w:color w:val="000000"/>
          <w:szCs w:val="20"/>
        </w:rPr>
        <w:t xml:space="preserve"> (</w:t>
      </w:r>
      <w:r>
        <w:rPr>
          <w:color w:val="000000"/>
          <w:szCs w:val="20"/>
        </w:rPr>
        <w:t>단락</w:t>
      </w:r>
      <w:r>
        <w:rPr>
          <w:color w:val="000000"/>
          <w:szCs w:val="20"/>
        </w:rPr>
        <w:t xml:space="preserve"> 8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) ·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형식</w:t>
      </w:r>
      <w:r>
        <w:rPr>
          <w:color w:val="000000"/>
          <w:szCs w:val="20"/>
        </w:rPr>
        <w:t xml:space="preserve"> · ID </w:t>
      </w:r>
      <w:r>
        <w:rPr>
          <w:color w:val="000000"/>
          <w:szCs w:val="20"/>
        </w:rPr>
        <w:t>타입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사용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범위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복합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사본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원천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대상으로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표기</w:t>
      </w:r>
      <w:r>
        <w:rPr>
          <w:color w:val="000000"/>
          <w:szCs w:val="20"/>
        </w:rPr>
        <w:t>(</w:t>
      </w:r>
      <w:r>
        <w:rPr>
          <w:color w:val="000000"/>
          <w:szCs w:val="20"/>
        </w:rPr>
        <w:t>명사</w:t>
      </w:r>
      <w:r>
        <w:rPr>
          <w:color w:val="000000"/>
          <w:szCs w:val="20"/>
        </w:rPr>
        <w:t>.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형식</w:t>
      </w:r>
      <w:r>
        <w:rPr>
          <w:color w:val="000000"/>
          <w:szCs w:val="20"/>
        </w:rPr>
        <w:t xml:space="preserve">) · </w:t>
      </w:r>
      <w:r>
        <w:rPr>
          <w:color w:val="000000"/>
          <w:szCs w:val="20"/>
        </w:rPr>
        <w:t>코드</w:t>
      </w:r>
      <w:r>
        <w:rPr>
          <w:color w:val="000000"/>
          <w:szCs w:val="20"/>
        </w:rPr>
        <w:t xml:space="preserve">(enum) </w:t>
      </w:r>
      <w:r>
        <w:rPr>
          <w:color w:val="000000"/>
          <w:szCs w:val="20"/>
        </w:rPr>
        <w:t>속성은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공통코드정보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단위그룹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표준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>(</w:t>
      </w:r>
      <w:r>
        <w:rPr>
          <w:color w:val="000000"/>
          <w:szCs w:val="20"/>
        </w:rPr>
        <w:t>확장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명사</w:t>
      </w:r>
      <w:r>
        <w:rPr>
          <w:color w:val="000000"/>
          <w:szCs w:val="20"/>
        </w:rPr>
        <w:t>)</w:t>
      </w:r>
    </w:p>
    <w:p w14:paraId="33087172" w14:textId="77777777" w:rsidR="000F75F0" w:rsidRDefault="00000000">
      <w:r>
        <w:rPr>
          <w:color w:val="000000"/>
          <w:szCs w:val="20"/>
        </w:rPr>
        <w:t xml:space="preserve">· </w:t>
      </w:r>
      <w:r>
        <w:rPr>
          <w:color w:val="000000"/>
          <w:szCs w:val="20"/>
        </w:rPr>
        <w:t>코드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도메인이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다른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동일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속성명의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공통코드그룹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분리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접두어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(</w:t>
      </w:r>
      <w:r>
        <w:rPr>
          <w:color w:val="000000"/>
          <w:szCs w:val="20"/>
        </w:rPr>
        <w:t>예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오류코드</w:t>
      </w:r>
      <w:r>
        <w:rPr>
          <w:color w:val="000000"/>
          <w:szCs w:val="20"/>
        </w:rPr>
        <w:t xml:space="preserve"> TR-/EQ-/AS-)</w:t>
      </w:r>
    </w:p>
    <w:p w14:paraId="0E01C7E6" w14:textId="77777777" w:rsidR="000F75F0" w:rsidRDefault="00000000">
      <w:r>
        <w:rPr>
          <w:color w:val="000000"/>
          <w:szCs w:val="20"/>
        </w:rPr>
        <w:t xml:space="preserve">· </w:t>
      </w:r>
      <w:r>
        <w:rPr>
          <w:color w:val="000000"/>
          <w:szCs w:val="20"/>
        </w:rPr>
        <w:t>같은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코드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도메인을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갖는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서로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다른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속성의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공통코드그룹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공유</w:t>
      </w:r>
      <w:r>
        <w:rPr>
          <w:color w:val="000000"/>
          <w:szCs w:val="20"/>
        </w:rPr>
        <w:t>(</w:t>
      </w:r>
      <w:r>
        <w:rPr>
          <w:color w:val="000000"/>
          <w:szCs w:val="20"/>
        </w:rPr>
        <w:t>예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환종코드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기준통화코드</w:t>
      </w:r>
      <w:r>
        <w:rPr>
          <w:color w:val="000000"/>
          <w:szCs w:val="20"/>
        </w:rPr>
        <w:t xml:space="preserve">, </w:t>
      </w:r>
      <w:r>
        <w:rPr>
          <w:color w:val="000000"/>
          <w:szCs w:val="20"/>
        </w:rPr>
        <w:t>출발지유형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목적지유형</w:t>
      </w:r>
      <w:r>
        <w:rPr>
          <w:color w:val="000000"/>
          <w:szCs w:val="20"/>
        </w:rPr>
        <w:t>)</w:t>
      </w:r>
    </w:p>
  </w:comment>
  <w:comment w:id="95" w:author="임픽스 검토" w:date="2026-10-06T07:24:00Z" w:initials="IMP">
    <w:p w14:paraId="405515AD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수정</w:t>
      </w:r>
      <w:r>
        <w:rPr>
          <w:color w:val="000000"/>
          <w:szCs w:val="20"/>
        </w:rPr>
        <w:t xml:space="preserve">] </w:t>
      </w:r>
      <w:r>
        <w:rPr>
          <w:color w:val="000000"/>
          <w:szCs w:val="20"/>
        </w:rPr>
        <w:t>표기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오기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정정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자재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행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보기</w:t>
      </w:r>
      <w:r>
        <w:rPr>
          <w:color w:val="000000"/>
          <w:szCs w:val="20"/>
        </w:rPr>
        <w:t>: "</w:t>
      </w:r>
      <w:r>
        <w:rPr>
          <w:color w:val="000000"/>
          <w:szCs w:val="20"/>
        </w:rPr>
        <w:t>자재식별자</w:t>
      </w:r>
      <w:r>
        <w:rPr>
          <w:color w:val="000000"/>
          <w:szCs w:val="20"/>
        </w:rPr>
        <w:t>(ChilditemID)" → "</w:t>
      </w:r>
      <w:r>
        <w:rPr>
          <w:color w:val="000000"/>
          <w:szCs w:val="20"/>
        </w:rPr>
        <w:t>자재식별자</w:t>
      </w:r>
      <w:r>
        <w:rPr>
          <w:color w:val="000000"/>
          <w:szCs w:val="20"/>
        </w:rPr>
        <w:t>(ChildItemID)"</w:t>
      </w:r>
    </w:p>
  </w:comment>
  <w:comment w:id="99" w:author="임픽스 검토" w:date="2026-10-06T07:24:00Z" w:initials="IMP">
    <w:p w14:paraId="7E7FA093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수정</w:t>
      </w:r>
      <w:r>
        <w:rPr>
          <w:color w:val="000000"/>
          <w:szCs w:val="20"/>
        </w:rPr>
        <w:t xml:space="preserve">] </w:t>
      </w:r>
      <w:r>
        <w:rPr>
          <w:color w:val="000000"/>
          <w:szCs w:val="20"/>
        </w:rPr>
        <w:t>기본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 xml:space="preserve">) · EnterpriseID → </w:t>
      </w:r>
      <w:r>
        <w:rPr>
          <w:color w:val="000000"/>
          <w:szCs w:val="20"/>
        </w:rPr>
        <w:t>회사</w:t>
      </w:r>
      <w:r>
        <w:rPr>
          <w:color w:val="000000"/>
          <w:szCs w:val="20"/>
        </w:rPr>
        <w:t xml:space="preserve">(Enterprise) · SiteID → </w:t>
      </w:r>
      <w:r>
        <w:rPr>
          <w:color w:val="000000"/>
          <w:szCs w:val="20"/>
        </w:rPr>
        <w:t>사업장</w:t>
      </w:r>
      <w:r>
        <w:rPr>
          <w:color w:val="000000"/>
          <w:szCs w:val="20"/>
        </w:rPr>
        <w:t xml:space="preserve">(Site) · PlantID → </w:t>
      </w:r>
      <w:r>
        <w:rPr>
          <w:color w:val="000000"/>
          <w:szCs w:val="20"/>
        </w:rPr>
        <w:t>공장</w:t>
      </w:r>
      <w:r>
        <w:rPr>
          <w:color w:val="000000"/>
          <w:szCs w:val="20"/>
        </w:rPr>
        <w:t xml:space="preserve">(Plant) · CreatorID, ModifierID → </w:t>
      </w:r>
      <w:r>
        <w:rPr>
          <w:color w:val="000000"/>
          <w:szCs w:val="20"/>
        </w:rPr>
        <w:t>사원</w:t>
      </w:r>
      <w:r>
        <w:rPr>
          <w:color w:val="000000"/>
          <w:szCs w:val="20"/>
        </w:rPr>
        <w:t>(Personnel)</w:t>
      </w:r>
    </w:p>
  </w:comment>
  <w:comment w:id="115" w:author="임픽스 검토" w:date="2026-10-06T07:24:00Z" w:initials="IMP">
    <w:p w14:paraId="62AFF4AE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신설</w:t>
      </w:r>
      <w:r>
        <w:rPr>
          <w:color w:val="000000"/>
          <w:szCs w:val="20"/>
        </w:rPr>
        <w:t xml:space="preserve">] </w:t>
      </w:r>
      <w:r>
        <w:rPr>
          <w:color w:val="000000"/>
          <w:szCs w:val="20"/>
        </w:rPr>
        <w:t>기본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규정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 (</w:t>
      </w:r>
      <w:r>
        <w:rPr>
          <w:color w:val="000000"/>
          <w:szCs w:val="20"/>
        </w:rPr>
        <w:t>단락</w:t>
      </w:r>
      <w:r>
        <w:rPr>
          <w:color w:val="000000"/>
          <w:szCs w:val="20"/>
        </w:rPr>
        <w:t xml:space="preserve"> 3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) · </w:t>
      </w:r>
      <w:r>
        <w:rPr>
          <w:color w:val="000000"/>
          <w:szCs w:val="20"/>
        </w:rPr>
        <w:t>회사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사업장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공장식별자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필수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입력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명사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속성표에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기본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재정의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금지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자기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식별자와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같은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이름의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기본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처리</w:t>
      </w:r>
    </w:p>
  </w:comment>
  <w:comment w:id="123" w:author="임픽스 검토" w:date="2026-10-06T07:24:00Z" w:initials="IMP">
    <w:p w14:paraId="514D97FA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데이터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타입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CountryID ID→enum ·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여부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CountryID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1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CountryID</w:t>
      </w:r>
    </w:p>
  </w:comment>
  <w:comment w:id="132" w:author="임픽스 검토" w:date="2026-10-06T07:24:00Z" w:initials="IMP">
    <w:p w14:paraId="0A6EBE61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번호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12 →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14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1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ParentDepartmentID</w:t>
      </w:r>
    </w:p>
  </w:comment>
  <w:comment w:id="137" w:author="임픽스 검토" w:date="2026-10-06T07:24:00Z" w:initials="IMP">
    <w:p w14:paraId="23ADAA2B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번호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13 →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15 ·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여부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EmploymentStatusType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2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DepartmentID, EmploymentStatusType</w:t>
      </w:r>
    </w:p>
    <w:p w14:paraId="60787804" w14:textId="77777777" w:rsidR="000F75F0" w:rsidRDefault="00000000">
      <w:r>
        <w:rPr>
          <w:color w:val="000000"/>
          <w:szCs w:val="20"/>
        </w:rPr>
        <w:t xml:space="preserve">· </w:t>
      </w:r>
      <w:r>
        <w:rPr>
          <w:color w:val="000000"/>
          <w:szCs w:val="20"/>
        </w:rPr>
        <w:t>코드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예시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>: EmploymentStatusType</w:t>
      </w:r>
    </w:p>
  </w:comment>
  <w:comment w:id="148" w:author="임픽스 검토" w:date="2026-10-06T07:24:00Z" w:initials="IMP">
    <w:p w14:paraId="6C799A78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번호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15 →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16 · </w:t>
      </w:r>
      <w:r>
        <w:rPr>
          <w:color w:val="000000"/>
          <w:szCs w:val="20"/>
        </w:rPr>
        <w:t>데이터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타입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CountryID ID→enum ·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여부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CountryID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1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CountryID</w:t>
      </w:r>
    </w:p>
  </w:comment>
  <w:comment w:id="159" w:author="임픽스 검토" w:date="2026-10-06T07:24:00Z" w:initials="IMP">
    <w:p w14:paraId="6109690A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번호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16 →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17 · </w:t>
      </w:r>
      <w:r>
        <w:rPr>
          <w:color w:val="000000"/>
          <w:szCs w:val="20"/>
        </w:rPr>
        <w:t>데이터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타입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CountryID ID→enum ·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여부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CountryID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1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CountryID</w:t>
      </w:r>
    </w:p>
  </w:comment>
  <w:comment w:id="170" w:author="임픽스 검토" w:date="2026-10-06T07:24:00Z" w:initials="IMP">
    <w:p w14:paraId="43078F9C" w14:textId="77777777" w:rsidR="0062290A" w:rsidRDefault="00000000" w:rsidP="0062290A">
      <w:pPr>
        <w:pStyle w:val="aff4"/>
      </w:pPr>
      <w:r>
        <w:annotationRef/>
      </w:r>
      <w:r w:rsidR="0062290A">
        <w:rPr>
          <w:rFonts w:hint="eastAsia"/>
          <w:color w:val="000000"/>
        </w:rPr>
        <w:t>[</w:t>
      </w:r>
      <w:r w:rsidR="0062290A">
        <w:rPr>
          <w:rFonts w:hint="eastAsia"/>
          <w:color w:val="000000"/>
        </w:rPr>
        <w:t>원문</w:t>
      </w:r>
      <w:r w:rsidR="0062290A">
        <w:rPr>
          <w:rFonts w:hint="eastAsia"/>
          <w:color w:val="000000"/>
        </w:rPr>
        <w:t xml:space="preserve"> </w:t>
      </w:r>
      <w:r w:rsidR="0062290A">
        <w:rPr>
          <w:rFonts w:hint="eastAsia"/>
          <w:color w:val="000000"/>
        </w:rPr>
        <w:t>대비</w:t>
      </w:r>
      <w:r w:rsidR="0062290A">
        <w:rPr>
          <w:rFonts w:hint="eastAsia"/>
          <w:color w:val="000000"/>
        </w:rPr>
        <w:t xml:space="preserve"> </w:t>
      </w:r>
      <w:r w:rsidR="0062290A">
        <w:rPr>
          <w:rFonts w:hint="eastAsia"/>
          <w:color w:val="000000"/>
        </w:rPr>
        <w:t>변경</w:t>
      </w:r>
      <w:r w:rsidR="0062290A">
        <w:rPr>
          <w:rFonts w:hint="eastAsia"/>
          <w:color w:val="000000"/>
        </w:rPr>
        <w:t xml:space="preserve">] </w:t>
      </w:r>
      <w:r w:rsidR="0062290A">
        <w:rPr>
          <w:rFonts w:hint="eastAsia"/>
          <w:color w:val="000000"/>
        </w:rPr>
        <w:t>·</w:t>
      </w:r>
      <w:r w:rsidR="0062290A">
        <w:rPr>
          <w:rFonts w:hint="eastAsia"/>
          <w:color w:val="000000"/>
        </w:rPr>
        <w:t xml:space="preserve"> </w:t>
      </w:r>
      <w:r w:rsidR="0062290A">
        <w:rPr>
          <w:rFonts w:hint="eastAsia"/>
          <w:color w:val="000000"/>
        </w:rPr>
        <w:t>표</w:t>
      </w:r>
      <w:r w:rsidR="0062290A">
        <w:rPr>
          <w:rFonts w:hint="eastAsia"/>
          <w:color w:val="000000"/>
        </w:rPr>
        <w:t xml:space="preserve"> </w:t>
      </w:r>
      <w:r w:rsidR="0062290A">
        <w:rPr>
          <w:rFonts w:hint="eastAsia"/>
          <w:color w:val="000000"/>
        </w:rPr>
        <w:t>번호</w:t>
      </w:r>
      <w:r w:rsidR="0062290A">
        <w:rPr>
          <w:rFonts w:hint="eastAsia"/>
          <w:color w:val="000000"/>
        </w:rPr>
        <w:t xml:space="preserve">: </w:t>
      </w:r>
      <w:r w:rsidR="0062290A">
        <w:rPr>
          <w:rFonts w:hint="eastAsia"/>
          <w:color w:val="000000"/>
        </w:rPr>
        <w:t>표</w:t>
      </w:r>
      <w:r w:rsidR="0062290A">
        <w:rPr>
          <w:rFonts w:hint="eastAsia"/>
          <w:color w:val="000000"/>
        </w:rPr>
        <w:t xml:space="preserve"> 17 </w:t>
      </w:r>
      <w:r w:rsidR="0062290A">
        <w:rPr>
          <w:rFonts w:hint="eastAsia"/>
          <w:color w:val="000000"/>
        </w:rPr>
        <w:t>→</w:t>
      </w:r>
      <w:r w:rsidR="0062290A">
        <w:rPr>
          <w:rFonts w:hint="eastAsia"/>
          <w:color w:val="000000"/>
        </w:rPr>
        <w:t xml:space="preserve"> </w:t>
      </w:r>
      <w:r w:rsidR="0062290A">
        <w:rPr>
          <w:rFonts w:hint="eastAsia"/>
          <w:color w:val="000000"/>
        </w:rPr>
        <w:t>표</w:t>
      </w:r>
      <w:r w:rsidR="0062290A">
        <w:rPr>
          <w:rFonts w:hint="eastAsia"/>
          <w:color w:val="000000"/>
        </w:rPr>
        <w:t xml:space="preserve"> 18 </w:t>
      </w:r>
      <w:r w:rsidR="0062290A">
        <w:rPr>
          <w:rFonts w:hint="eastAsia"/>
          <w:color w:val="000000"/>
        </w:rPr>
        <w:t>·</w:t>
      </w:r>
      <w:r w:rsidR="0062290A">
        <w:rPr>
          <w:rFonts w:hint="eastAsia"/>
          <w:color w:val="000000"/>
        </w:rPr>
        <w:t xml:space="preserve"> </w:t>
      </w:r>
      <w:r w:rsidR="0062290A">
        <w:rPr>
          <w:rFonts w:hint="eastAsia"/>
          <w:color w:val="000000"/>
        </w:rPr>
        <w:t>데이터</w:t>
      </w:r>
      <w:r w:rsidR="0062290A">
        <w:rPr>
          <w:rFonts w:hint="eastAsia"/>
          <w:color w:val="000000"/>
        </w:rPr>
        <w:t xml:space="preserve"> </w:t>
      </w:r>
      <w:r w:rsidR="0062290A">
        <w:rPr>
          <w:rFonts w:hint="eastAsia"/>
          <w:color w:val="000000"/>
        </w:rPr>
        <w:t>타입</w:t>
      </w:r>
      <w:r w:rsidR="0062290A">
        <w:rPr>
          <w:rFonts w:hint="eastAsia"/>
          <w:color w:val="000000"/>
        </w:rPr>
        <w:t xml:space="preserve"> </w:t>
      </w:r>
      <w:r w:rsidR="0062290A">
        <w:rPr>
          <w:rFonts w:hint="eastAsia"/>
          <w:color w:val="000000"/>
        </w:rPr>
        <w:t>변경</w:t>
      </w:r>
      <w:r w:rsidR="0062290A">
        <w:rPr>
          <w:rFonts w:hint="eastAsia"/>
          <w:color w:val="000000"/>
        </w:rPr>
        <w:t>: CommonCodeID enum</w:t>
      </w:r>
      <w:r w:rsidR="0062290A">
        <w:rPr>
          <w:rFonts w:hint="eastAsia"/>
          <w:color w:val="000000"/>
        </w:rPr>
        <w:t>→</w:t>
      </w:r>
      <w:r w:rsidR="0062290A">
        <w:rPr>
          <w:rFonts w:hint="eastAsia"/>
          <w:color w:val="000000"/>
        </w:rPr>
        <w:t xml:space="preserve">ID </w:t>
      </w:r>
      <w:r w:rsidR="0062290A">
        <w:rPr>
          <w:rFonts w:hint="eastAsia"/>
          <w:color w:val="000000"/>
        </w:rPr>
        <w:t>·</w:t>
      </w:r>
      <w:r w:rsidR="0062290A">
        <w:rPr>
          <w:rFonts w:hint="eastAsia"/>
          <w:color w:val="000000"/>
        </w:rPr>
        <w:t xml:space="preserve"> </w:t>
      </w:r>
      <w:r w:rsidR="0062290A">
        <w:rPr>
          <w:rFonts w:hint="eastAsia"/>
          <w:color w:val="000000"/>
        </w:rPr>
        <w:t>설명</w:t>
      </w:r>
      <w:r w:rsidR="0062290A">
        <w:rPr>
          <w:rFonts w:hint="eastAsia"/>
          <w:color w:val="000000"/>
        </w:rPr>
        <w:t xml:space="preserve"> </w:t>
      </w:r>
      <w:r w:rsidR="0062290A">
        <w:rPr>
          <w:rFonts w:hint="eastAsia"/>
          <w:color w:val="000000"/>
        </w:rPr>
        <w:t>수정</w:t>
      </w:r>
      <w:r w:rsidR="0062290A">
        <w:rPr>
          <w:rFonts w:hint="eastAsia"/>
          <w:color w:val="000000"/>
        </w:rPr>
        <w:t xml:space="preserve">: CommonCodeGroup </w:t>
      </w:r>
      <w:r w:rsidR="0062290A">
        <w:rPr>
          <w:rFonts w:hint="eastAsia"/>
          <w:color w:val="000000"/>
        </w:rPr>
        <w:t>·</w:t>
      </w:r>
      <w:r w:rsidR="0062290A">
        <w:rPr>
          <w:rFonts w:hint="eastAsia"/>
          <w:color w:val="000000"/>
        </w:rPr>
        <w:t xml:space="preserve"> </w:t>
      </w:r>
      <w:r w:rsidR="0062290A">
        <w:rPr>
          <w:rFonts w:hint="eastAsia"/>
          <w:color w:val="000000"/>
        </w:rPr>
        <w:t>속성</w:t>
      </w:r>
      <w:r w:rsidR="0062290A">
        <w:rPr>
          <w:rFonts w:hint="eastAsia"/>
          <w:color w:val="000000"/>
        </w:rPr>
        <w:t xml:space="preserve"> </w:t>
      </w:r>
      <w:r w:rsidR="0062290A">
        <w:rPr>
          <w:rFonts w:hint="eastAsia"/>
          <w:color w:val="000000"/>
        </w:rPr>
        <w:t>추가</w:t>
      </w:r>
      <w:r w:rsidR="0062290A">
        <w:rPr>
          <w:rFonts w:hint="eastAsia"/>
          <w:color w:val="000000"/>
        </w:rPr>
        <w:t xml:space="preserve">: </w:t>
      </w:r>
      <w:r w:rsidR="0062290A">
        <w:rPr>
          <w:rFonts w:hint="eastAsia"/>
          <w:color w:val="000000"/>
        </w:rPr>
        <w:t>상위공통코드그룹</w:t>
      </w:r>
      <w:r w:rsidR="0062290A">
        <w:rPr>
          <w:rFonts w:hint="eastAsia"/>
          <w:color w:val="000000"/>
        </w:rPr>
        <w:t xml:space="preserve">(ParentCommonCodeGroup), </w:t>
      </w:r>
      <w:r w:rsidR="0062290A">
        <w:rPr>
          <w:rFonts w:hint="eastAsia"/>
          <w:color w:val="000000"/>
        </w:rPr>
        <w:t>상위공통코드식별자</w:t>
      </w:r>
      <w:r w:rsidR="0062290A">
        <w:rPr>
          <w:rFonts w:hint="eastAsia"/>
          <w:color w:val="000000"/>
        </w:rPr>
        <w:t xml:space="preserve">(ParentCommonCodeID) </w:t>
      </w:r>
      <w:r w:rsidR="0062290A">
        <w:rPr>
          <w:rFonts w:hint="eastAsia"/>
          <w:color w:val="000000"/>
        </w:rPr>
        <w:t>속성</w:t>
      </w:r>
      <w:r w:rsidR="0062290A">
        <w:rPr>
          <w:rFonts w:hint="eastAsia"/>
          <w:color w:val="000000"/>
        </w:rPr>
        <w:t xml:space="preserve"> </w:t>
      </w:r>
      <w:r w:rsidR="0062290A">
        <w:rPr>
          <w:rFonts w:hint="eastAsia"/>
          <w:color w:val="000000"/>
        </w:rPr>
        <w:t>추가</w:t>
      </w:r>
    </w:p>
    <w:p w14:paraId="41EB5564" w14:textId="77777777" w:rsidR="0062290A" w:rsidRDefault="00000000" w:rsidP="0062290A">
      <w:pPr>
        <w:pStyle w:val="aff4"/>
      </w:pPr>
      <w:r>
        <w:rPr>
          <w:color w:val="000000"/>
          <w:szCs w:val="20"/>
        </w:rPr>
        <w:t xml:space="preserve">· </w:t>
      </w:r>
      <w:r>
        <w:rPr>
          <w:color w:val="000000"/>
          <w:szCs w:val="20"/>
        </w:rPr>
        <w:t>신설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속성은</w:t>
      </w:r>
      <w:r>
        <w:rPr>
          <w:color w:val="000000"/>
          <w:szCs w:val="20"/>
        </w:rPr>
        <w:t xml:space="preserve"> IDREF·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</w:t>
      </w:r>
      <w:r>
        <w:rPr>
          <w:color w:val="000000"/>
          <w:szCs w:val="20"/>
        </w:rPr>
        <w:t>상위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코드를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가리키는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복합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정의</w:t>
      </w:r>
      <w:r>
        <w:rPr>
          <w:color w:val="000000"/>
          <w:szCs w:val="20"/>
        </w:rPr>
        <w:t>: ParentCommonCodeGroup, ParentCommonCodeID</w:t>
      </w:r>
    </w:p>
  </w:comment>
  <w:comment w:id="209" w:author="임픽스 검토" w:date="2026-10-06T07:24:00Z" w:initials="IMP">
    <w:p w14:paraId="328119A4" w14:textId="1EE51FA2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여부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CalendarType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DayOfWeek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ScheduleType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수정</w:t>
      </w:r>
      <w:r>
        <w:rPr>
          <w:color w:val="000000"/>
          <w:szCs w:val="20"/>
        </w:rPr>
        <w:t>: CalendarType, DayOfWeek, ScheduleType</w:t>
      </w:r>
    </w:p>
  </w:comment>
  <w:comment w:id="228" w:author="임픽스 검토" w:date="2026-10-07T02:41:00Z" w:initials="IMP">
    <w:p w14:paraId="4ED5CCFA" w14:textId="77777777" w:rsidR="00F87FA2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단위코드</w:t>
      </w:r>
      <w:r>
        <w:rPr>
          <w:color w:val="000000"/>
          <w:szCs w:val="20"/>
        </w:rPr>
        <w:t xml:space="preserve">(UOMCode)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표기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대소문자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구분</w:t>
      </w:r>
      <w:r>
        <w:rPr>
          <w:color w:val="000000"/>
          <w:szCs w:val="20"/>
        </w:rPr>
        <w:t xml:space="preserve">, </w:t>
      </w:r>
      <w:r>
        <w:rPr>
          <w:color w:val="000000"/>
          <w:szCs w:val="20"/>
        </w:rPr>
        <w:t>개수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포장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단위는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영문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대문자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약어</w:t>
      </w:r>
      <w:r>
        <w:rPr>
          <w:color w:val="000000"/>
          <w:szCs w:val="20"/>
        </w:rPr>
        <w:t xml:space="preserve">(EA, DZ, HD, SET, BOX), </w:t>
      </w:r>
      <w:r>
        <w:rPr>
          <w:color w:val="000000"/>
          <w:szCs w:val="20"/>
        </w:rPr>
        <w:t>물리량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단위는</w:t>
      </w:r>
      <w:r>
        <w:rPr>
          <w:color w:val="000000"/>
          <w:szCs w:val="20"/>
        </w:rPr>
        <w:t xml:space="preserve"> SI </w:t>
      </w:r>
      <w:r>
        <w:rPr>
          <w:color w:val="000000"/>
          <w:szCs w:val="20"/>
        </w:rPr>
        <w:t>단위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기호이며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위첨자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특수기호는</w:t>
      </w:r>
      <w:r>
        <w:rPr>
          <w:color w:val="000000"/>
          <w:szCs w:val="20"/>
        </w:rPr>
        <w:t xml:space="preserve"> UCUM </w:t>
      </w:r>
      <w:r>
        <w:rPr>
          <w:color w:val="000000"/>
          <w:szCs w:val="20"/>
        </w:rPr>
        <w:t>표기에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따라</w:t>
      </w:r>
      <w:r>
        <w:rPr>
          <w:color w:val="000000"/>
          <w:szCs w:val="20"/>
        </w:rPr>
        <w:t xml:space="preserve"> ASCII </w:t>
      </w:r>
      <w:r>
        <w:rPr>
          <w:color w:val="000000"/>
          <w:szCs w:val="20"/>
        </w:rPr>
        <w:t>문자</w:t>
      </w:r>
      <w:r>
        <w:rPr>
          <w:color w:val="000000"/>
          <w:szCs w:val="20"/>
        </w:rPr>
        <w:t xml:space="preserve">(cm3, m3, Cel), </w:t>
      </w:r>
      <w:r>
        <w:rPr>
          <w:color w:val="000000"/>
          <w:szCs w:val="20"/>
        </w:rPr>
        <w:t>비율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단위는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영문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대문자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약어</w:t>
      </w:r>
      <w:r>
        <w:rPr>
          <w:color w:val="000000"/>
          <w:szCs w:val="20"/>
        </w:rPr>
        <w:t xml:space="preserve">(PCT, RH, PPM) · </w:t>
      </w:r>
      <w:r>
        <w:rPr>
          <w:color w:val="000000"/>
          <w:szCs w:val="20"/>
        </w:rPr>
        <w:t>외부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교환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시</w:t>
      </w:r>
      <w:r>
        <w:rPr>
          <w:color w:val="000000"/>
          <w:szCs w:val="20"/>
        </w:rPr>
        <w:t xml:space="preserve"> UN/CEFACT </w:t>
      </w:r>
      <w:r>
        <w:rPr>
          <w:color w:val="000000"/>
          <w:szCs w:val="20"/>
        </w:rPr>
        <w:t>권고</w:t>
      </w:r>
      <w:r>
        <w:rPr>
          <w:color w:val="000000"/>
          <w:szCs w:val="20"/>
        </w:rPr>
        <w:t xml:space="preserve"> 20 </w:t>
      </w:r>
      <w:r>
        <w:rPr>
          <w:color w:val="000000"/>
          <w:szCs w:val="20"/>
        </w:rPr>
        <w:t>단위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코드와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대응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구조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단위그룹헤더</w:t>
      </w:r>
      <w:r>
        <w:rPr>
          <w:color w:val="000000"/>
          <w:szCs w:val="20"/>
        </w:rPr>
        <w:t>(UOMGroupHeader)·</w:t>
      </w:r>
      <w:r>
        <w:rPr>
          <w:color w:val="000000"/>
          <w:szCs w:val="20"/>
        </w:rPr>
        <w:t>단위그룹라인</w:t>
      </w:r>
      <w:r>
        <w:rPr>
          <w:color w:val="000000"/>
          <w:szCs w:val="20"/>
        </w:rPr>
        <w:t xml:space="preserve">(UOMGroupLine) </w:t>
      </w:r>
      <w:r>
        <w:rPr>
          <w:color w:val="000000"/>
          <w:szCs w:val="20"/>
        </w:rPr>
        <w:t>구조체</w:t>
      </w:r>
      <w:r>
        <w:rPr>
          <w:color w:val="000000"/>
          <w:szCs w:val="20"/>
        </w:rPr>
        <w:t>(struct)</w:t>
      </w:r>
      <w:r>
        <w:rPr>
          <w:color w:val="000000"/>
          <w:szCs w:val="20"/>
        </w:rPr>
        <w:t>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구분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단위코드</w:t>
      </w:r>
      <w:r>
        <w:rPr>
          <w:color w:val="000000"/>
          <w:szCs w:val="20"/>
        </w:rPr>
        <w:t>(</w:t>
      </w:r>
      <w:r>
        <w:rPr>
          <w:color w:val="000000"/>
          <w:szCs w:val="20"/>
        </w:rPr>
        <w:t>라인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코드</w:t>
      </w:r>
      <w:r>
        <w:rPr>
          <w:color w:val="000000"/>
          <w:szCs w:val="20"/>
        </w:rPr>
        <w:t xml:space="preserve">, </w:t>
      </w:r>
      <w:r>
        <w:rPr>
          <w:color w:val="000000"/>
          <w:szCs w:val="20"/>
        </w:rPr>
        <w:t>단위그룹식별자</w:t>
      </w:r>
      <w:r>
        <w:rPr>
          <w:color w:val="000000"/>
          <w:szCs w:val="20"/>
        </w:rPr>
        <w:t>+</w:t>
      </w:r>
      <w:r>
        <w:rPr>
          <w:color w:val="000000"/>
          <w:szCs w:val="20"/>
        </w:rPr>
        <w:t>단위코드로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구분</w:t>
      </w:r>
      <w:r>
        <w:rPr>
          <w:color w:val="000000"/>
          <w:szCs w:val="20"/>
        </w:rPr>
        <w:t>)</w:t>
      </w:r>
    </w:p>
  </w:comment>
  <w:comment w:id="267" w:author="임픽스 검토" w:date="2026-10-06T07:24:00Z" w:initials="IMP">
    <w:p w14:paraId="74D8DC5C" w14:textId="77777777" w:rsidR="007D1E17" w:rsidRDefault="00000000" w:rsidP="007D1E17">
      <w:pPr>
        <w:pStyle w:val="aff4"/>
      </w:pPr>
      <w:r>
        <w:annotationRef/>
      </w:r>
      <w:r w:rsidR="007D1E17">
        <w:rPr>
          <w:rFonts w:hint="eastAsia"/>
          <w:color w:val="000000"/>
        </w:rPr>
        <w:t>[</w:t>
      </w:r>
      <w:r w:rsidR="007D1E17">
        <w:rPr>
          <w:rFonts w:hint="eastAsia"/>
          <w:color w:val="000000"/>
        </w:rPr>
        <w:t>원문</w:t>
      </w:r>
      <w:r w:rsidR="007D1E17">
        <w:rPr>
          <w:rFonts w:hint="eastAsia"/>
          <w:color w:val="000000"/>
        </w:rPr>
        <w:t xml:space="preserve"> </w:t>
      </w:r>
      <w:r w:rsidR="007D1E17">
        <w:rPr>
          <w:rFonts w:hint="eastAsia"/>
          <w:color w:val="000000"/>
        </w:rPr>
        <w:t>대비</w:t>
      </w:r>
      <w:r w:rsidR="007D1E17">
        <w:rPr>
          <w:rFonts w:hint="eastAsia"/>
          <w:color w:val="000000"/>
        </w:rPr>
        <w:t xml:space="preserve"> </w:t>
      </w:r>
      <w:r w:rsidR="007D1E17">
        <w:rPr>
          <w:rFonts w:hint="eastAsia"/>
          <w:color w:val="000000"/>
        </w:rPr>
        <w:t>변경</w:t>
      </w:r>
      <w:r w:rsidR="007D1E17">
        <w:rPr>
          <w:rFonts w:hint="eastAsia"/>
          <w:color w:val="000000"/>
        </w:rPr>
        <w:t xml:space="preserve">] </w:t>
      </w:r>
      <w:r w:rsidR="007D1E17">
        <w:rPr>
          <w:rFonts w:hint="eastAsia"/>
          <w:color w:val="000000"/>
        </w:rPr>
        <w:t>·</w:t>
      </w:r>
      <w:r w:rsidR="007D1E17">
        <w:rPr>
          <w:rFonts w:hint="eastAsia"/>
          <w:color w:val="000000"/>
        </w:rPr>
        <w:t xml:space="preserve"> </w:t>
      </w:r>
      <w:r w:rsidR="007D1E17">
        <w:rPr>
          <w:rFonts w:hint="eastAsia"/>
          <w:color w:val="000000"/>
        </w:rPr>
        <w:t>표</w:t>
      </w:r>
      <w:r w:rsidR="007D1E17">
        <w:rPr>
          <w:rFonts w:hint="eastAsia"/>
          <w:color w:val="000000"/>
        </w:rPr>
        <w:t xml:space="preserve"> </w:t>
      </w:r>
      <w:r w:rsidR="007D1E17">
        <w:rPr>
          <w:rFonts w:hint="eastAsia"/>
          <w:color w:val="000000"/>
        </w:rPr>
        <w:t>번호</w:t>
      </w:r>
      <w:r w:rsidR="007D1E17">
        <w:rPr>
          <w:rFonts w:hint="eastAsia"/>
          <w:color w:val="000000"/>
        </w:rPr>
        <w:t xml:space="preserve">: </w:t>
      </w:r>
      <w:r w:rsidR="007D1E17">
        <w:rPr>
          <w:rFonts w:hint="eastAsia"/>
          <w:color w:val="000000"/>
        </w:rPr>
        <w:t>표</w:t>
      </w:r>
      <w:r w:rsidR="007D1E17">
        <w:rPr>
          <w:rFonts w:hint="eastAsia"/>
          <w:color w:val="000000"/>
        </w:rPr>
        <w:t xml:space="preserve"> 181 </w:t>
      </w:r>
      <w:r w:rsidR="007D1E17">
        <w:rPr>
          <w:rFonts w:hint="eastAsia"/>
          <w:color w:val="000000"/>
        </w:rPr>
        <w:t>→</w:t>
      </w:r>
      <w:r w:rsidR="007D1E17">
        <w:rPr>
          <w:rFonts w:hint="eastAsia"/>
          <w:color w:val="000000"/>
        </w:rPr>
        <w:t xml:space="preserve"> </w:t>
      </w:r>
      <w:r w:rsidR="007D1E17">
        <w:rPr>
          <w:rFonts w:hint="eastAsia"/>
          <w:color w:val="000000"/>
        </w:rPr>
        <w:t>표</w:t>
      </w:r>
      <w:r w:rsidR="007D1E17">
        <w:rPr>
          <w:rFonts w:hint="eastAsia"/>
          <w:color w:val="000000"/>
        </w:rPr>
        <w:t xml:space="preserve"> 21 </w:t>
      </w:r>
      <w:r w:rsidR="007D1E17">
        <w:rPr>
          <w:rFonts w:hint="eastAsia"/>
          <w:color w:val="000000"/>
        </w:rPr>
        <w:t>·</w:t>
      </w:r>
      <w:r w:rsidR="007D1E17">
        <w:rPr>
          <w:rFonts w:hint="eastAsia"/>
          <w:color w:val="000000"/>
        </w:rPr>
        <w:t xml:space="preserve"> </w:t>
      </w:r>
      <w:r w:rsidR="007D1E17">
        <w:rPr>
          <w:rFonts w:hint="eastAsia"/>
          <w:color w:val="000000"/>
        </w:rPr>
        <w:t>데이터</w:t>
      </w:r>
      <w:r w:rsidR="007D1E17">
        <w:rPr>
          <w:rFonts w:hint="eastAsia"/>
          <w:color w:val="000000"/>
        </w:rPr>
        <w:t xml:space="preserve"> </w:t>
      </w:r>
      <w:r w:rsidR="007D1E17">
        <w:rPr>
          <w:rFonts w:hint="eastAsia"/>
          <w:color w:val="000000"/>
        </w:rPr>
        <w:t>타입</w:t>
      </w:r>
      <w:r w:rsidR="007D1E17">
        <w:rPr>
          <w:rFonts w:hint="eastAsia"/>
          <w:color w:val="000000"/>
        </w:rPr>
        <w:t xml:space="preserve"> </w:t>
      </w:r>
      <w:r w:rsidR="007D1E17">
        <w:rPr>
          <w:rFonts w:hint="eastAsia"/>
          <w:color w:val="000000"/>
        </w:rPr>
        <w:t>변경</w:t>
      </w:r>
      <w:r w:rsidR="007D1E17">
        <w:rPr>
          <w:rFonts w:hint="eastAsia"/>
          <w:color w:val="000000"/>
        </w:rPr>
        <w:t>: DrawingNumber IDREF</w:t>
      </w:r>
      <w:r w:rsidR="007D1E17">
        <w:rPr>
          <w:rFonts w:hint="eastAsia"/>
          <w:color w:val="000000"/>
        </w:rPr>
        <w:t>→</w:t>
      </w:r>
      <w:r w:rsidR="007D1E17">
        <w:rPr>
          <w:rFonts w:hint="eastAsia"/>
          <w:color w:val="000000"/>
        </w:rPr>
        <w:t xml:space="preserve">string </w:t>
      </w:r>
      <w:r w:rsidR="007D1E17">
        <w:rPr>
          <w:rFonts w:hint="eastAsia"/>
          <w:color w:val="000000"/>
        </w:rPr>
        <w:t>·</w:t>
      </w:r>
      <w:r w:rsidR="007D1E17">
        <w:rPr>
          <w:rFonts w:hint="eastAsia"/>
          <w:color w:val="000000"/>
        </w:rPr>
        <w:t xml:space="preserve"> </w:t>
      </w:r>
      <w:r w:rsidR="007D1E17">
        <w:rPr>
          <w:rFonts w:hint="eastAsia"/>
          <w:color w:val="000000"/>
        </w:rPr>
        <w:t>참조</w:t>
      </w:r>
      <w:r w:rsidR="007D1E17">
        <w:rPr>
          <w:rFonts w:hint="eastAsia"/>
          <w:color w:val="000000"/>
        </w:rPr>
        <w:t xml:space="preserve"> </w:t>
      </w:r>
      <w:r w:rsidR="007D1E17">
        <w:rPr>
          <w:rFonts w:hint="eastAsia"/>
          <w:color w:val="000000"/>
        </w:rPr>
        <w:t>속성</w:t>
      </w:r>
      <w:r w:rsidR="007D1E17">
        <w:rPr>
          <w:rFonts w:hint="eastAsia"/>
          <w:color w:val="000000"/>
        </w:rPr>
        <w:t xml:space="preserve"> </w:t>
      </w:r>
      <w:r w:rsidR="007D1E17">
        <w:rPr>
          <w:rFonts w:hint="eastAsia"/>
          <w:color w:val="000000"/>
        </w:rPr>
        <w:t>대상</w:t>
      </w:r>
      <w:r w:rsidR="007D1E17">
        <w:rPr>
          <w:rFonts w:hint="eastAsia"/>
          <w:color w:val="000000"/>
        </w:rPr>
        <w:t xml:space="preserve"> </w:t>
      </w:r>
      <w:r w:rsidR="007D1E17">
        <w:rPr>
          <w:rFonts w:hint="eastAsia"/>
          <w:color w:val="000000"/>
        </w:rPr>
        <w:t>여부</w:t>
      </w:r>
      <w:r w:rsidR="007D1E17">
        <w:rPr>
          <w:rFonts w:hint="eastAsia"/>
          <w:color w:val="000000"/>
        </w:rPr>
        <w:t xml:space="preserve"> </w:t>
      </w:r>
      <w:r w:rsidR="007D1E17">
        <w:rPr>
          <w:rFonts w:hint="eastAsia"/>
          <w:color w:val="000000"/>
        </w:rPr>
        <w:t>변경</w:t>
      </w:r>
      <w:r w:rsidR="007D1E17">
        <w:rPr>
          <w:rFonts w:hint="eastAsia"/>
          <w:color w:val="000000"/>
        </w:rPr>
        <w:t xml:space="preserve">: ItemType </w:t>
      </w:r>
      <w:r w:rsidR="007D1E17">
        <w:rPr>
          <w:rFonts w:hint="eastAsia"/>
          <w:color w:val="000000"/>
        </w:rPr>
        <w:t>비대상→대상</w:t>
      </w:r>
      <w:r w:rsidR="007D1E17">
        <w:rPr>
          <w:rFonts w:hint="eastAsia"/>
          <w:color w:val="000000"/>
        </w:rPr>
        <w:t xml:space="preserve">, DrawingNumber </w:t>
      </w:r>
      <w:r w:rsidR="007D1E17">
        <w:rPr>
          <w:rFonts w:hint="eastAsia"/>
          <w:color w:val="000000"/>
        </w:rPr>
        <w:t>대상→비대상</w:t>
      </w:r>
      <w:r w:rsidR="007D1E17">
        <w:rPr>
          <w:rFonts w:hint="eastAsia"/>
          <w:color w:val="000000"/>
        </w:rPr>
        <w:t xml:space="preserve">, ABCClass </w:t>
      </w:r>
      <w:r w:rsidR="007D1E17">
        <w:rPr>
          <w:rFonts w:hint="eastAsia"/>
          <w:color w:val="000000"/>
        </w:rPr>
        <w:t>비대상→대상</w:t>
      </w:r>
      <w:r w:rsidR="007D1E17">
        <w:rPr>
          <w:rFonts w:hint="eastAsia"/>
          <w:color w:val="000000"/>
        </w:rPr>
        <w:t xml:space="preserve"> </w:t>
      </w:r>
      <w:r w:rsidR="007D1E17">
        <w:rPr>
          <w:rFonts w:hint="eastAsia"/>
          <w:color w:val="000000"/>
        </w:rPr>
        <w:t>·</w:t>
      </w:r>
      <w:r w:rsidR="007D1E17">
        <w:rPr>
          <w:rFonts w:hint="eastAsia"/>
          <w:color w:val="000000"/>
        </w:rPr>
        <w:t xml:space="preserve"> </w:t>
      </w:r>
      <w:r w:rsidR="007D1E17">
        <w:rPr>
          <w:rFonts w:hint="eastAsia"/>
          <w:color w:val="000000"/>
        </w:rPr>
        <w:t>설명에</w:t>
      </w:r>
      <w:r w:rsidR="007D1E17">
        <w:rPr>
          <w:rFonts w:hint="eastAsia"/>
          <w:color w:val="000000"/>
        </w:rPr>
        <w:t xml:space="preserve"> </w:t>
      </w:r>
      <w:r w:rsidR="007D1E17">
        <w:rPr>
          <w:rFonts w:hint="eastAsia"/>
          <w:color w:val="000000"/>
        </w:rPr>
        <w:t>참조</w:t>
      </w:r>
      <w:r w:rsidR="007D1E17">
        <w:rPr>
          <w:rFonts w:hint="eastAsia"/>
          <w:color w:val="000000"/>
        </w:rPr>
        <w:t xml:space="preserve"> </w:t>
      </w:r>
      <w:r w:rsidR="007D1E17">
        <w:rPr>
          <w:rFonts w:hint="eastAsia"/>
          <w:color w:val="000000"/>
        </w:rPr>
        <w:t>대상</w:t>
      </w:r>
      <w:r w:rsidR="007D1E17">
        <w:rPr>
          <w:rFonts w:hint="eastAsia"/>
          <w:color w:val="000000"/>
        </w:rPr>
        <w:t xml:space="preserve"> </w:t>
      </w:r>
      <w:r w:rsidR="007D1E17">
        <w:rPr>
          <w:rFonts w:hint="eastAsia"/>
          <w:color w:val="000000"/>
        </w:rPr>
        <w:t>명시</w:t>
      </w:r>
      <w:r w:rsidR="007D1E17">
        <w:rPr>
          <w:rFonts w:hint="eastAsia"/>
          <w:color w:val="000000"/>
        </w:rPr>
        <w:t xml:space="preserve">(7.1 </w:t>
      </w:r>
      <w:r w:rsidR="007D1E17">
        <w:rPr>
          <w:rFonts w:hint="eastAsia"/>
          <w:color w:val="000000"/>
        </w:rPr>
        <w:t>규칙</w:t>
      </w:r>
      <w:r w:rsidR="007D1E17">
        <w:rPr>
          <w:rFonts w:hint="eastAsia"/>
          <w:color w:val="000000"/>
        </w:rPr>
        <w:t>): 14</w:t>
      </w:r>
      <w:r w:rsidR="007D1E17">
        <w:rPr>
          <w:rFonts w:hint="eastAsia"/>
          <w:color w:val="000000"/>
        </w:rPr>
        <w:t>개</w:t>
      </w:r>
      <w:r w:rsidR="007D1E17">
        <w:rPr>
          <w:rFonts w:hint="eastAsia"/>
          <w:color w:val="000000"/>
        </w:rPr>
        <w:t xml:space="preserve"> </w:t>
      </w:r>
      <w:r w:rsidR="007D1E17">
        <w:rPr>
          <w:rFonts w:hint="eastAsia"/>
          <w:color w:val="000000"/>
        </w:rPr>
        <w:t>—</w:t>
      </w:r>
      <w:r w:rsidR="007D1E17">
        <w:rPr>
          <w:rFonts w:hint="eastAsia"/>
          <w:color w:val="000000"/>
        </w:rPr>
        <w:t xml:space="preserve"> ItemType, ItemLargeClass, ItemMediumClass, ItemSmallClass, ItemUOMCode, WeightUOMCode, VolumeUOMCode, DimensionUOMCode, MainCustomerID, MainVendorID, ReceiptWarehouseID, IssueWarehouseID, ABCClass, ReplacementItemID </w:t>
      </w:r>
      <w:r w:rsidR="007D1E17">
        <w:rPr>
          <w:rFonts w:hint="eastAsia"/>
          <w:color w:val="000000"/>
        </w:rPr>
        <w:t>·</w:t>
      </w:r>
      <w:r w:rsidR="007D1E17">
        <w:rPr>
          <w:rFonts w:hint="eastAsia"/>
          <w:color w:val="000000"/>
        </w:rPr>
        <w:t xml:space="preserve"> </w:t>
      </w:r>
      <w:r w:rsidR="007D1E17">
        <w:rPr>
          <w:rFonts w:hint="eastAsia"/>
          <w:color w:val="000000"/>
        </w:rPr>
        <w:t>부피단위코드</w:t>
      </w:r>
      <w:r w:rsidR="007D1E17">
        <w:rPr>
          <w:rFonts w:hint="eastAsia"/>
          <w:color w:val="000000"/>
        </w:rPr>
        <w:t xml:space="preserve"> </w:t>
      </w:r>
      <w:r w:rsidR="007D1E17">
        <w:rPr>
          <w:rFonts w:hint="eastAsia"/>
          <w:color w:val="000000"/>
        </w:rPr>
        <w:t>예시</w:t>
      </w:r>
      <w:r w:rsidR="007D1E17">
        <w:rPr>
          <w:rFonts w:hint="eastAsia"/>
          <w:color w:val="000000"/>
        </w:rPr>
        <w:t xml:space="preserve"> </w:t>
      </w:r>
      <w:r w:rsidR="007D1E17">
        <w:rPr>
          <w:rFonts w:hint="eastAsia"/>
          <w:color w:val="000000"/>
        </w:rPr>
        <w:t>수정</w:t>
      </w:r>
      <w:r w:rsidR="007D1E17">
        <w:rPr>
          <w:rFonts w:hint="eastAsia"/>
          <w:color w:val="000000"/>
        </w:rPr>
        <w:t>: "mL, L, cm , m" -&gt; "cm</w:t>
      </w:r>
      <w:r w:rsidR="007D1E17">
        <w:rPr>
          <w:rFonts w:hint="eastAsia"/>
          <w:color w:val="000000"/>
        </w:rPr>
        <w:t>³</w:t>
      </w:r>
      <w:r w:rsidR="007D1E17">
        <w:rPr>
          <w:rFonts w:hint="eastAsia"/>
          <w:color w:val="000000"/>
        </w:rPr>
        <w:t>, m</w:t>
      </w:r>
      <w:r w:rsidR="007D1E17">
        <w:rPr>
          <w:rFonts w:hint="eastAsia"/>
          <w:color w:val="000000"/>
        </w:rPr>
        <w:t>³</w:t>
      </w:r>
      <w:r w:rsidR="007D1E17">
        <w:rPr>
          <w:rFonts w:hint="eastAsia"/>
          <w:color w:val="000000"/>
        </w:rPr>
        <w:t>"</w:t>
      </w:r>
    </w:p>
    <w:p w14:paraId="325AB26A" w14:textId="77777777" w:rsidR="007D1E17" w:rsidRDefault="00000000" w:rsidP="007D1E17">
      <w:pPr>
        <w:pStyle w:val="aff4"/>
      </w:pPr>
      <w:r>
        <w:rPr>
          <w:color w:val="000000"/>
          <w:szCs w:val="20"/>
        </w:rPr>
        <w:t xml:space="preserve">· </w:t>
      </w:r>
      <w:r>
        <w:rPr>
          <w:color w:val="000000"/>
          <w:szCs w:val="20"/>
        </w:rPr>
        <w:t>코드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예시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>: ItemLargeClass, ItemMediumClass, ItemSmallClass</w:t>
      </w:r>
    </w:p>
    <w:p w14:paraId="11B3D240" w14:textId="77777777" w:rsidR="007D1E17" w:rsidRDefault="00000000" w:rsidP="007D1E17">
      <w:pPr>
        <w:pStyle w:val="aff4"/>
      </w:pPr>
      <w:r>
        <w:rPr>
          <w:color w:val="000000"/>
          <w:szCs w:val="20"/>
        </w:rPr>
        <w:t xml:space="preserve">· </w:t>
      </w:r>
      <w:r>
        <w:rPr>
          <w:color w:val="000000"/>
          <w:szCs w:val="20"/>
        </w:rPr>
        <w:t>단위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예시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정정</w:t>
      </w:r>
      <w:r>
        <w:rPr>
          <w:color w:val="000000"/>
          <w:szCs w:val="20"/>
        </w:rPr>
        <w:t xml:space="preserve">("mL, L, cm , m" → "cm³, m³"): VolumeUOMCode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보완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일시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기간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표기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기준</w:t>
      </w:r>
      <w:r>
        <w:rPr>
          <w:color w:val="000000"/>
          <w:szCs w:val="20"/>
        </w:rPr>
        <w:t xml:space="preserve">(KS X ISO 8601)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 — PurchaseLeadTime, ProductionLeadTime</w:t>
      </w:r>
    </w:p>
  </w:comment>
  <w:comment w:id="328" w:author="임픽스 검토" w:date="2026-10-06T07:24:00Z" w:initials="IMP">
    <w:p w14:paraId="7C37BAFA" w14:textId="0E2587F4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여부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BOMType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OperationSequence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7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BOMType, ItemID, ItemUOMCode, ChildItemID, ChildItemUOMCode, RoutingID, OperationSequence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수정</w:t>
      </w:r>
      <w:r>
        <w:rPr>
          <w:color w:val="000000"/>
          <w:szCs w:val="20"/>
        </w:rPr>
        <w:t xml:space="preserve">: BOMRevisionNumber · </w:t>
      </w:r>
      <w:r>
        <w:rPr>
          <w:color w:val="000000"/>
          <w:szCs w:val="20"/>
        </w:rPr>
        <w:t>구조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자재명세서헤더</w:t>
      </w:r>
      <w:r>
        <w:rPr>
          <w:color w:val="000000"/>
          <w:szCs w:val="20"/>
        </w:rPr>
        <w:t>(BOMHeader)·</w:t>
      </w:r>
      <w:r>
        <w:rPr>
          <w:color w:val="000000"/>
          <w:szCs w:val="20"/>
        </w:rPr>
        <w:t>자재명세서라인</w:t>
      </w:r>
      <w:r>
        <w:rPr>
          <w:color w:val="000000"/>
          <w:szCs w:val="20"/>
        </w:rPr>
        <w:t xml:space="preserve">(BOMLine) </w:t>
      </w:r>
      <w:r>
        <w:rPr>
          <w:color w:val="000000"/>
          <w:szCs w:val="20"/>
        </w:rPr>
        <w:t>구조체</w:t>
      </w:r>
      <w:r>
        <w:rPr>
          <w:color w:val="000000"/>
          <w:szCs w:val="20"/>
        </w:rPr>
        <w:t>(struct)</w:t>
      </w:r>
      <w:r>
        <w:rPr>
          <w:color w:val="000000"/>
          <w:szCs w:val="20"/>
        </w:rPr>
        <w:t>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구분하고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순서를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구조체별로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재배치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자재명세서라인순번</w:t>
      </w:r>
      <w:r>
        <w:rPr>
          <w:color w:val="000000"/>
          <w:szCs w:val="20"/>
        </w:rPr>
        <w:t xml:space="preserve">(BOMLineSequence)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수정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자재명세서식별자</w:t>
      </w:r>
      <w:r>
        <w:rPr>
          <w:color w:val="000000"/>
          <w:szCs w:val="20"/>
        </w:rPr>
        <w:t>(</w:t>
      </w:r>
      <w:r>
        <w:rPr>
          <w:color w:val="000000"/>
          <w:szCs w:val="20"/>
        </w:rPr>
        <w:t>모품목의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자재명세서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단위</w:t>
      </w:r>
      <w:r>
        <w:rPr>
          <w:color w:val="000000"/>
          <w:szCs w:val="20"/>
        </w:rPr>
        <w:t xml:space="preserve">, </w:t>
      </w:r>
      <w:r>
        <w:rPr>
          <w:color w:val="000000"/>
          <w:szCs w:val="20"/>
        </w:rPr>
        <w:t>헤더에</w:t>
      </w:r>
      <w:r>
        <w:rPr>
          <w:color w:val="000000"/>
          <w:szCs w:val="20"/>
        </w:rPr>
        <w:t xml:space="preserve"> 1</w:t>
      </w:r>
      <w:r>
        <w:rPr>
          <w:color w:val="000000"/>
          <w:szCs w:val="20"/>
        </w:rPr>
        <w:t>회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기재</w:t>
      </w:r>
      <w:r>
        <w:rPr>
          <w:color w:val="000000"/>
          <w:szCs w:val="20"/>
        </w:rPr>
        <w:t xml:space="preserve">), </w:t>
      </w:r>
      <w:r>
        <w:rPr>
          <w:color w:val="000000"/>
          <w:szCs w:val="20"/>
        </w:rPr>
        <w:t>자재명세서버전</w:t>
      </w:r>
      <w:r>
        <w:rPr>
          <w:color w:val="000000"/>
          <w:szCs w:val="20"/>
        </w:rPr>
        <w:t>(</w:t>
      </w:r>
      <w:r>
        <w:rPr>
          <w:color w:val="000000"/>
          <w:szCs w:val="20"/>
        </w:rPr>
        <w:t>식별자</w:t>
      </w:r>
      <w:r>
        <w:rPr>
          <w:color w:val="000000"/>
          <w:szCs w:val="20"/>
        </w:rPr>
        <w:t>+</w:t>
      </w:r>
      <w:r>
        <w:rPr>
          <w:color w:val="000000"/>
          <w:szCs w:val="20"/>
        </w:rPr>
        <w:t>버전으로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자재명세서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식별</w:t>
      </w:r>
      <w:r>
        <w:rPr>
          <w:color w:val="000000"/>
          <w:szCs w:val="20"/>
        </w:rPr>
        <w:t xml:space="preserve">), </w:t>
      </w:r>
      <w:r>
        <w:rPr>
          <w:color w:val="000000"/>
          <w:szCs w:val="20"/>
        </w:rPr>
        <w:t>유효시작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종료일시</w:t>
      </w:r>
      <w:r>
        <w:rPr>
          <w:color w:val="000000"/>
          <w:szCs w:val="20"/>
        </w:rPr>
        <w:t>(</w:t>
      </w:r>
      <w:r>
        <w:rPr>
          <w:color w:val="000000"/>
          <w:szCs w:val="20"/>
        </w:rPr>
        <w:t>자품목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행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단위로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관리</w:t>
      </w:r>
      <w:r>
        <w:rPr>
          <w:color w:val="000000"/>
          <w:szCs w:val="20"/>
        </w:rPr>
        <w:t>)</w:t>
      </w:r>
    </w:p>
  </w:comment>
  <w:comment w:id="463" w:author="임픽스 검토" w:date="2026-10-06T07:24:00Z" w:initials="IMP">
    <w:p w14:paraId="7AE262A0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삭제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공장식별자</w:t>
      </w:r>
      <w:r>
        <w:rPr>
          <w:color w:val="000000"/>
          <w:szCs w:val="20"/>
        </w:rPr>
        <w:t xml:space="preserve">(PlantID) · </w:t>
      </w:r>
      <w:r>
        <w:rPr>
          <w:color w:val="000000"/>
          <w:szCs w:val="20"/>
        </w:rPr>
        <w:t>데이터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타입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ParentLotID ID→IDREF, ChildLotID ID→IDREF, CurrentOperationID ID→IDREF, NextOperationID ID→IDREF ·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여부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ParentLotID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ChildLotID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LotType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CurrentOperationID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NextOperationID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LotState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10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ParentLotID, ChildLotID, LotType, ItemID, CarrierID, ProductionOrderID, CurrentOperationID, NextOperationID, LotState, PersonnelID ·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생산지시순번</w:t>
      </w:r>
      <w:r>
        <w:rPr>
          <w:color w:val="000000"/>
          <w:szCs w:val="20"/>
        </w:rPr>
        <w:t xml:space="preserve">(ProductionOrderSequence) — </w:t>
      </w:r>
      <w:r>
        <w:rPr>
          <w:color w:val="000000"/>
          <w:szCs w:val="20"/>
        </w:rPr>
        <w:t>생산지시식별자와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함께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생산지시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</w:p>
  </w:comment>
  <w:comment w:id="523" w:author="임픽스 검토" w:date="2026-10-06T07:24:00Z" w:initials="IMP">
    <w:p w14:paraId="5127F386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번호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19 →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24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2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ItemID, OperationID · </w:t>
      </w:r>
      <w:r>
        <w:rPr>
          <w:color w:val="000000"/>
          <w:szCs w:val="20"/>
        </w:rPr>
        <w:t>구조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공정경로헤더</w:t>
      </w:r>
      <w:r>
        <w:rPr>
          <w:color w:val="000000"/>
          <w:szCs w:val="20"/>
        </w:rPr>
        <w:t>(RoutingHeader)·</w:t>
      </w:r>
      <w:r>
        <w:rPr>
          <w:color w:val="000000"/>
          <w:szCs w:val="20"/>
        </w:rPr>
        <w:t>공정경로라인</w:t>
      </w:r>
      <w:r>
        <w:rPr>
          <w:color w:val="000000"/>
          <w:szCs w:val="20"/>
        </w:rPr>
        <w:t xml:space="preserve">(RoutingLine) </w:t>
      </w:r>
      <w:r>
        <w:rPr>
          <w:color w:val="000000"/>
          <w:szCs w:val="20"/>
        </w:rPr>
        <w:t>구조체</w:t>
      </w:r>
      <w:r>
        <w:rPr>
          <w:color w:val="000000"/>
          <w:szCs w:val="20"/>
        </w:rPr>
        <w:t>(struct)</w:t>
      </w:r>
      <w:r>
        <w:rPr>
          <w:color w:val="000000"/>
          <w:szCs w:val="20"/>
        </w:rPr>
        <w:t>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구분하고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순서를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구조체별로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재배치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공정경로식별자</w:t>
      </w:r>
      <w:r>
        <w:rPr>
          <w:color w:val="000000"/>
          <w:szCs w:val="20"/>
        </w:rPr>
        <w:t>(</w:t>
      </w:r>
      <w:r>
        <w:rPr>
          <w:color w:val="000000"/>
          <w:szCs w:val="20"/>
        </w:rPr>
        <w:t>공정경로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단위</w:t>
      </w:r>
      <w:r>
        <w:rPr>
          <w:color w:val="000000"/>
          <w:szCs w:val="20"/>
        </w:rPr>
        <w:t xml:space="preserve">, </w:t>
      </w:r>
      <w:r>
        <w:rPr>
          <w:color w:val="000000"/>
          <w:szCs w:val="20"/>
        </w:rPr>
        <w:t>헤더에</w:t>
      </w:r>
      <w:r>
        <w:rPr>
          <w:color w:val="000000"/>
          <w:szCs w:val="20"/>
        </w:rPr>
        <w:t xml:space="preserve"> 1</w:t>
      </w:r>
      <w:r>
        <w:rPr>
          <w:color w:val="000000"/>
          <w:szCs w:val="20"/>
        </w:rPr>
        <w:t>회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기재</w:t>
      </w:r>
      <w:r>
        <w:rPr>
          <w:color w:val="000000"/>
          <w:szCs w:val="20"/>
        </w:rPr>
        <w:t xml:space="preserve">), </w:t>
      </w:r>
      <w:r>
        <w:rPr>
          <w:color w:val="000000"/>
          <w:szCs w:val="20"/>
        </w:rPr>
        <w:t>공정순번</w:t>
      </w:r>
      <w:r>
        <w:rPr>
          <w:color w:val="000000"/>
          <w:szCs w:val="20"/>
        </w:rPr>
        <w:t>(</w:t>
      </w:r>
      <w:r>
        <w:rPr>
          <w:color w:val="000000"/>
          <w:szCs w:val="20"/>
        </w:rPr>
        <w:t>공정경로라인의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행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순번</w:t>
      </w:r>
      <w:r>
        <w:rPr>
          <w:color w:val="000000"/>
          <w:szCs w:val="20"/>
        </w:rPr>
        <w:t xml:space="preserve">, </w:t>
      </w:r>
      <w:r>
        <w:rPr>
          <w:color w:val="000000"/>
          <w:szCs w:val="20"/>
        </w:rPr>
        <w:t>공정경로식별자</w:t>
      </w:r>
      <w:r>
        <w:rPr>
          <w:color w:val="000000"/>
          <w:szCs w:val="20"/>
        </w:rPr>
        <w:t>+</w:t>
      </w:r>
      <w:r>
        <w:rPr>
          <w:color w:val="000000"/>
          <w:szCs w:val="20"/>
        </w:rPr>
        <w:t>공정순번으로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구분</w:t>
      </w:r>
      <w:r>
        <w:rPr>
          <w:color w:val="000000"/>
          <w:szCs w:val="20"/>
        </w:rPr>
        <w:t xml:space="preserve">)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보완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일시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기간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표기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기준</w:t>
      </w:r>
      <w:r>
        <w:rPr>
          <w:color w:val="000000"/>
          <w:szCs w:val="20"/>
        </w:rPr>
        <w:t xml:space="preserve">(KS X ISO 8601)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 — SetupTime, RunTime, MoveTime</w:t>
      </w:r>
    </w:p>
  </w:comment>
  <w:comment w:id="597" w:author="임픽스 검토" w:date="2026-10-06T07:24:00Z" w:initials="IMP">
    <w:p w14:paraId="706696B8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번호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20 →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25 ·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여부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OperationType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OperationLargeClass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OperationMediumClass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OperationSmallClass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4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OperationType, OperationLargeClass, OperationMediumClass, OperationSmallClass</w:t>
      </w:r>
    </w:p>
    <w:p w14:paraId="6AA97211" w14:textId="77777777" w:rsidR="000F75F0" w:rsidRDefault="00000000">
      <w:r>
        <w:rPr>
          <w:color w:val="000000"/>
          <w:szCs w:val="20"/>
        </w:rPr>
        <w:t xml:space="preserve">· </w:t>
      </w:r>
      <w:r>
        <w:rPr>
          <w:color w:val="000000"/>
          <w:szCs w:val="20"/>
        </w:rPr>
        <w:t>코드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예시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>: OperationLargeClass, OperationMediumClass, OperationSmallClass</w:t>
      </w:r>
    </w:p>
  </w:comment>
  <w:comment w:id="622" w:author="임픽스 검토" w:date="2026-10-06T07:24:00Z" w:initials="IMP">
    <w:p w14:paraId="37958BD1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데이터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타입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FixedAssetID IDREF→string ·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여부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EquipmentType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EquipmentLargeClass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EquipmentMediumClass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EquipmentSmallClass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FixedAssetID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8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ParentEquipmentID, EquipmentType, EquipmentLargeClass, EquipmentMediumClass, EquipmentSmallClass, DepartmentInChargeID, PersonInChargeID, OperationID</w:t>
      </w:r>
    </w:p>
    <w:p w14:paraId="6962944A" w14:textId="77777777" w:rsidR="000F75F0" w:rsidRDefault="00000000">
      <w:r>
        <w:rPr>
          <w:color w:val="000000"/>
          <w:szCs w:val="20"/>
        </w:rPr>
        <w:t xml:space="preserve">· </w:t>
      </w:r>
      <w:r>
        <w:rPr>
          <w:color w:val="000000"/>
          <w:szCs w:val="20"/>
        </w:rPr>
        <w:t>코드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예시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>: EquipmentType, EquipmentLargeClass, EquipmentMediumClass, EquipmentSmallClass</w:t>
      </w:r>
    </w:p>
  </w:comment>
  <w:comment w:id="661" w:author="임픽스 검토" w:date="2026-10-06T07:24:00Z" w:initials="IMP">
    <w:p w14:paraId="35AD0BEA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번호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21 →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27 ·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여부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OperationName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EquipmentName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EquipmentSmallClass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5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OperationID, OperationName, EquipmentID, EquipmentName, EquipmentSmallClass</w:t>
      </w:r>
    </w:p>
    <w:p w14:paraId="61849F65" w14:textId="77777777" w:rsidR="000F75F0" w:rsidRDefault="00000000">
      <w:r>
        <w:rPr>
          <w:color w:val="000000"/>
          <w:szCs w:val="20"/>
        </w:rPr>
        <w:t xml:space="preserve">· </w:t>
      </w:r>
      <w:r>
        <w:rPr>
          <w:color w:val="000000"/>
          <w:szCs w:val="20"/>
        </w:rPr>
        <w:t>코드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예시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EquipmentSmallClass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식별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조합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(OperationID+EquipmentID, 7.1 </w:t>
      </w:r>
      <w:r>
        <w:rPr>
          <w:color w:val="000000"/>
          <w:szCs w:val="20"/>
        </w:rPr>
        <w:t>식별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</w:t>
      </w:r>
    </w:p>
  </w:comment>
  <w:comment w:id="684" w:author="임픽스 검토" w:date="2026-10-06T07:24:00Z" w:initials="IMP">
    <w:p w14:paraId="12BA93AB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여부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CarrierType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ItemType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LoadState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CarrierState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4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CarrierType, ItemType, LoadState, CarrierState</w:t>
      </w:r>
    </w:p>
    <w:p w14:paraId="4C9007E0" w14:textId="77777777" w:rsidR="000F75F0" w:rsidRDefault="00000000">
      <w:r>
        <w:rPr>
          <w:color w:val="000000"/>
          <w:szCs w:val="20"/>
        </w:rPr>
        <w:t xml:space="preserve">· </w:t>
      </w:r>
      <w:r>
        <w:rPr>
          <w:color w:val="000000"/>
          <w:szCs w:val="20"/>
        </w:rPr>
        <w:t>코드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예시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>: ItemType</w:t>
      </w:r>
    </w:p>
  </w:comment>
  <w:comment w:id="713" w:author="임픽스 검토" w:date="2026-10-06T07:24:00Z" w:initials="IMP">
    <w:p w14:paraId="5A419575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본문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인용</w:t>
      </w:r>
      <w:r>
        <w:rPr>
          <w:color w:val="000000"/>
          <w:szCs w:val="20"/>
        </w:rPr>
        <w:t>: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29</w:t>
      </w:r>
      <w:r>
        <w:rPr>
          <w:color w:val="000000"/>
          <w:szCs w:val="20"/>
        </w:rPr>
        <w:t>과</w:t>
      </w:r>
      <w:r>
        <w:rPr>
          <w:color w:val="000000"/>
          <w:szCs w:val="20"/>
        </w:rPr>
        <w:t>" →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29</w:t>
      </w:r>
      <w:r>
        <w:rPr>
          <w:color w:val="000000"/>
          <w:szCs w:val="20"/>
        </w:rPr>
        <w:t>와</w:t>
      </w:r>
      <w:r>
        <w:rPr>
          <w:color w:val="000000"/>
          <w:szCs w:val="20"/>
        </w:rPr>
        <w:t xml:space="preserve">" · </w:t>
      </w:r>
      <w:r>
        <w:rPr>
          <w:color w:val="000000"/>
          <w:szCs w:val="20"/>
        </w:rPr>
        <w:t>데이터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타입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ZoneID ID→string, AlternateStockerID ID→IDREF ·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여부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AlternateStockerID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3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LotID, CarrierID, AlternateStockerID</w:t>
      </w:r>
    </w:p>
  </w:comment>
  <w:comment w:id="736" w:author="임픽스 검토" w:date="2026-10-06T07:24:00Z" w:initials="IMP">
    <w:p w14:paraId="61E80FBE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여부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WarehouseType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1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WarehouseType</w:t>
      </w:r>
    </w:p>
    <w:p w14:paraId="7248B055" w14:textId="77777777" w:rsidR="000F75F0" w:rsidRDefault="00000000">
      <w:r>
        <w:rPr>
          <w:color w:val="000000"/>
          <w:szCs w:val="20"/>
        </w:rPr>
        <w:t xml:space="preserve">· </w:t>
      </w:r>
      <w:r>
        <w:rPr>
          <w:color w:val="000000"/>
          <w:szCs w:val="20"/>
        </w:rPr>
        <w:t>코드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예시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WarehouseType · </w:t>
      </w:r>
      <w:r>
        <w:rPr>
          <w:color w:val="000000"/>
          <w:szCs w:val="20"/>
        </w:rPr>
        <w:t>구조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창고헤더</w:t>
      </w:r>
      <w:r>
        <w:rPr>
          <w:color w:val="000000"/>
          <w:szCs w:val="20"/>
        </w:rPr>
        <w:t>(WarehouseLocationHeader)·</w:t>
      </w:r>
      <w:r>
        <w:rPr>
          <w:color w:val="000000"/>
          <w:szCs w:val="20"/>
        </w:rPr>
        <w:t>창고라인</w:t>
      </w:r>
      <w:r>
        <w:rPr>
          <w:color w:val="000000"/>
          <w:szCs w:val="20"/>
        </w:rPr>
        <w:t xml:space="preserve">(WarehouseLocationLine) </w:t>
      </w:r>
      <w:r>
        <w:rPr>
          <w:color w:val="000000"/>
          <w:szCs w:val="20"/>
        </w:rPr>
        <w:t>구조체</w:t>
      </w:r>
      <w:r>
        <w:rPr>
          <w:color w:val="000000"/>
          <w:szCs w:val="20"/>
        </w:rPr>
        <w:t>(struct)</w:t>
      </w:r>
      <w:r>
        <w:rPr>
          <w:color w:val="000000"/>
          <w:szCs w:val="20"/>
        </w:rPr>
        <w:t>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구분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삭제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창고섹션목록</w:t>
      </w:r>
      <w:r>
        <w:rPr>
          <w:color w:val="000000"/>
          <w:szCs w:val="20"/>
        </w:rPr>
        <w:t xml:space="preserve">(WarehouseSectionList) ·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창고섹션</w:t>
      </w:r>
      <w:r>
        <w:rPr>
          <w:color w:val="000000"/>
          <w:szCs w:val="20"/>
        </w:rPr>
        <w:t xml:space="preserve">(WarehouseSection, </w:t>
      </w:r>
      <w:r>
        <w:rPr>
          <w:color w:val="000000"/>
          <w:szCs w:val="20"/>
        </w:rPr>
        <w:t>라인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코드</w:t>
      </w:r>
      <w:r>
        <w:rPr>
          <w:color w:val="000000"/>
          <w:szCs w:val="20"/>
        </w:rPr>
        <w:t xml:space="preserve">), </w:t>
      </w:r>
      <w:r>
        <w:rPr>
          <w:color w:val="000000"/>
          <w:szCs w:val="20"/>
        </w:rPr>
        <w:t>창고섹션명</w:t>
      </w:r>
      <w:r>
        <w:rPr>
          <w:color w:val="000000"/>
          <w:szCs w:val="20"/>
        </w:rPr>
        <w:t>(WarehouseSectionName)</w:t>
      </w:r>
    </w:p>
  </w:comment>
  <w:comment w:id="791" w:author="임픽스 검토" w:date="2026-10-06T07:24:00Z" w:initials="IMP">
    <w:p w14:paraId="741E5D45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신설</w:t>
      </w:r>
      <w:r>
        <w:rPr>
          <w:color w:val="000000"/>
          <w:szCs w:val="20"/>
        </w:rPr>
        <w:t xml:space="preserve">] 7.4.1.20  </w:t>
      </w:r>
      <w:r>
        <w:rPr>
          <w:color w:val="000000"/>
          <w:szCs w:val="20"/>
        </w:rPr>
        <w:t>배치</w:t>
      </w:r>
      <w:r>
        <w:rPr>
          <w:color w:val="000000"/>
          <w:szCs w:val="20"/>
        </w:rPr>
        <w:t xml:space="preserve">(Batch) </w:t>
      </w:r>
      <w:r>
        <w:rPr>
          <w:color w:val="000000"/>
          <w:szCs w:val="20"/>
        </w:rPr>
        <w:t>명사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신설</w:t>
      </w:r>
      <w:r>
        <w:rPr>
          <w:color w:val="000000"/>
          <w:szCs w:val="20"/>
        </w:rPr>
        <w:t xml:space="preserve"> —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31, </w:t>
      </w:r>
      <w:r>
        <w:rPr>
          <w:color w:val="000000"/>
          <w:szCs w:val="20"/>
        </w:rPr>
        <w:t>명사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30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>(</w:t>
      </w:r>
      <w:r>
        <w:rPr>
          <w:color w:val="000000"/>
          <w:szCs w:val="20"/>
        </w:rPr>
        <w:t>기본속성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별도</w:t>
      </w:r>
      <w:r>
        <w:rPr>
          <w:color w:val="000000"/>
          <w:szCs w:val="20"/>
        </w:rPr>
        <w:t>). IEC 61512-1(</w:t>
      </w:r>
      <w:r>
        <w:rPr>
          <w:color w:val="000000"/>
          <w:szCs w:val="20"/>
        </w:rPr>
        <w:t>배치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제어</w:t>
      </w:r>
      <w:r>
        <w:rPr>
          <w:color w:val="000000"/>
          <w:szCs w:val="20"/>
        </w:rPr>
        <w:t xml:space="preserve">) </w:t>
      </w:r>
      <w:r>
        <w:rPr>
          <w:color w:val="000000"/>
          <w:szCs w:val="20"/>
        </w:rPr>
        <w:t>기준</w:t>
      </w:r>
      <w:r>
        <w:rPr>
          <w:color w:val="000000"/>
          <w:szCs w:val="20"/>
        </w:rPr>
        <w:t xml:space="preserve">. </w:t>
      </w:r>
      <w:r>
        <w:rPr>
          <w:color w:val="000000"/>
          <w:szCs w:val="20"/>
        </w:rPr>
        <w:t>협력업체품질검사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시정조치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생산실적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반품의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배치식별자</w:t>
      </w:r>
      <w:r>
        <w:rPr>
          <w:color w:val="000000"/>
          <w:szCs w:val="20"/>
        </w:rPr>
        <w:t>(BatchID)</w:t>
      </w:r>
      <w:r>
        <w:rPr>
          <w:color w:val="000000"/>
          <w:szCs w:val="20"/>
        </w:rPr>
        <w:t>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참조하는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. </w:t>
      </w:r>
      <w:r>
        <w:rPr>
          <w:color w:val="000000"/>
          <w:szCs w:val="20"/>
        </w:rPr>
        <w:t>배치는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공정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단위로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추적하므로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공정경로식별자는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두지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않으며</w:t>
      </w:r>
      <w:r>
        <w:rPr>
          <w:color w:val="000000"/>
          <w:szCs w:val="20"/>
        </w:rPr>
        <w:t xml:space="preserve">, </w:t>
      </w:r>
      <w:r>
        <w:rPr>
          <w:color w:val="000000"/>
          <w:szCs w:val="20"/>
        </w:rPr>
        <w:t>레시피식별자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레시피버전은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선택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입력</w:t>
      </w:r>
      <w:r>
        <w:rPr>
          <w:color w:val="000000"/>
          <w:szCs w:val="20"/>
        </w:rPr>
        <w:t xml:space="preserve">, </w:t>
      </w:r>
      <w:r>
        <w:rPr>
          <w:color w:val="000000"/>
          <w:szCs w:val="20"/>
        </w:rPr>
        <w:t>생산지시순번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자재명세서버전을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두어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생산지시와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자재명세서를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식별자와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함께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>.</w:t>
      </w:r>
    </w:p>
  </w:comment>
  <w:comment w:id="1189" w:author="임픽스 검토" w:date="2026-10-06T07:24:00Z" w:initials="IMP">
    <w:p w14:paraId="5A9BF813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신설</w:t>
      </w:r>
      <w:r>
        <w:rPr>
          <w:color w:val="000000"/>
          <w:szCs w:val="20"/>
        </w:rPr>
        <w:t xml:space="preserve">] 7.4.1.21  </w:t>
      </w:r>
      <w:r>
        <w:rPr>
          <w:color w:val="000000"/>
          <w:szCs w:val="20"/>
        </w:rPr>
        <w:t>라인</w:t>
      </w:r>
      <w:r>
        <w:rPr>
          <w:color w:val="000000"/>
          <w:szCs w:val="20"/>
        </w:rPr>
        <w:t xml:space="preserve">(Line) </w:t>
      </w:r>
      <w:r>
        <w:rPr>
          <w:color w:val="000000"/>
          <w:szCs w:val="20"/>
        </w:rPr>
        <w:t>명사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신설</w:t>
      </w:r>
      <w:r>
        <w:rPr>
          <w:color w:val="000000"/>
          <w:szCs w:val="20"/>
        </w:rPr>
        <w:t xml:space="preserve"> —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32, </w:t>
      </w:r>
      <w:r>
        <w:rPr>
          <w:color w:val="000000"/>
          <w:szCs w:val="20"/>
        </w:rPr>
        <w:t>명사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20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>(</w:t>
      </w:r>
      <w:r>
        <w:rPr>
          <w:color w:val="000000"/>
          <w:szCs w:val="20"/>
        </w:rPr>
        <w:t>기본속성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별도</w:t>
      </w:r>
      <w:r>
        <w:rPr>
          <w:color w:val="000000"/>
          <w:szCs w:val="20"/>
        </w:rPr>
        <w:t xml:space="preserve">). IEC 62264-1 </w:t>
      </w:r>
      <w:r>
        <w:rPr>
          <w:color w:val="000000"/>
          <w:szCs w:val="20"/>
        </w:rPr>
        <w:t>작업센터</w:t>
      </w:r>
      <w:r>
        <w:rPr>
          <w:color w:val="000000"/>
          <w:szCs w:val="20"/>
        </w:rPr>
        <w:t>(</w:t>
      </w:r>
      <w:r>
        <w:rPr>
          <w:color w:val="000000"/>
          <w:szCs w:val="20"/>
        </w:rPr>
        <w:t>생산라인</w:t>
      </w:r>
      <w:r>
        <w:rPr>
          <w:color w:val="000000"/>
          <w:szCs w:val="20"/>
        </w:rPr>
        <w:t xml:space="preserve">) </w:t>
      </w:r>
      <w:r>
        <w:rPr>
          <w:color w:val="000000"/>
          <w:szCs w:val="20"/>
        </w:rPr>
        <w:t>기준</w:t>
      </w:r>
      <w:r>
        <w:rPr>
          <w:color w:val="000000"/>
          <w:szCs w:val="20"/>
        </w:rPr>
        <w:t xml:space="preserve">. </w:t>
      </w:r>
      <w:r>
        <w:rPr>
          <w:color w:val="000000"/>
          <w:szCs w:val="20"/>
        </w:rPr>
        <w:t>생산지시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생산실적투입품목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출하의뢰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제품출고의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라인식별자</w:t>
      </w:r>
      <w:r>
        <w:rPr>
          <w:color w:val="000000"/>
          <w:szCs w:val="20"/>
        </w:rPr>
        <w:t>(LineID)</w:t>
      </w:r>
      <w:r>
        <w:rPr>
          <w:color w:val="000000"/>
          <w:szCs w:val="20"/>
        </w:rPr>
        <w:t>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참조하는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>.</w:t>
      </w:r>
    </w:p>
  </w:comment>
  <w:comment w:id="1463" w:author="임픽스 검토" w:date="2026-10-06T07:24:00Z" w:initials="IMP">
    <w:p w14:paraId="619CC618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신설</w:t>
      </w:r>
      <w:r>
        <w:rPr>
          <w:color w:val="000000"/>
          <w:szCs w:val="20"/>
        </w:rPr>
        <w:t xml:space="preserve">] 7.4.1.22  </w:t>
      </w:r>
      <w:r>
        <w:rPr>
          <w:color w:val="000000"/>
          <w:szCs w:val="20"/>
        </w:rPr>
        <w:t>회사</w:t>
      </w:r>
      <w:r>
        <w:rPr>
          <w:color w:val="000000"/>
          <w:szCs w:val="20"/>
        </w:rPr>
        <w:t xml:space="preserve">(Enterprise) </w:t>
      </w:r>
      <w:r>
        <w:rPr>
          <w:color w:val="000000"/>
          <w:szCs w:val="20"/>
        </w:rPr>
        <w:t>명사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신설</w:t>
      </w:r>
      <w:r>
        <w:rPr>
          <w:color w:val="000000"/>
          <w:szCs w:val="20"/>
        </w:rPr>
        <w:t xml:space="preserve"> —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33, </w:t>
      </w:r>
      <w:r>
        <w:rPr>
          <w:color w:val="000000"/>
          <w:szCs w:val="20"/>
        </w:rPr>
        <w:t>명사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14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>(</w:t>
      </w:r>
      <w:r>
        <w:rPr>
          <w:color w:val="000000"/>
          <w:szCs w:val="20"/>
        </w:rPr>
        <w:t>기본속성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별도</w:t>
      </w:r>
      <w:r>
        <w:rPr>
          <w:color w:val="000000"/>
          <w:szCs w:val="20"/>
        </w:rPr>
        <w:t xml:space="preserve">). IEC 62264-1 </w:t>
      </w:r>
      <w:r>
        <w:rPr>
          <w:color w:val="000000"/>
          <w:szCs w:val="20"/>
        </w:rPr>
        <w:t>설비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계층의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최상위</w:t>
      </w:r>
      <w:r>
        <w:rPr>
          <w:color w:val="000000"/>
          <w:szCs w:val="20"/>
        </w:rPr>
        <w:t xml:space="preserve">(Enterprise). </w:t>
      </w:r>
      <w:r>
        <w:rPr>
          <w:color w:val="000000"/>
          <w:szCs w:val="20"/>
        </w:rPr>
        <w:t>모든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명사의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기본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회사식별자</w:t>
      </w:r>
      <w:r>
        <w:rPr>
          <w:color w:val="000000"/>
          <w:szCs w:val="20"/>
        </w:rPr>
        <w:t>(EnterpriseID)</w:t>
      </w:r>
      <w:r>
        <w:rPr>
          <w:color w:val="000000"/>
          <w:szCs w:val="20"/>
        </w:rPr>
        <w:t>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참조하는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>.</w:t>
      </w:r>
    </w:p>
  </w:comment>
  <w:comment w:id="1661" w:author="임픽스 검토" w:date="2026-10-06T07:24:00Z" w:initials="IMP">
    <w:p w14:paraId="4E6192B8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번호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31 →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34 · </w:t>
      </w:r>
      <w:r>
        <w:rPr>
          <w:color w:val="000000"/>
          <w:szCs w:val="20"/>
        </w:rPr>
        <w:t>본문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인용</w:t>
      </w:r>
      <w:r>
        <w:rPr>
          <w:color w:val="000000"/>
          <w:szCs w:val="20"/>
        </w:rPr>
        <w:t>: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31</w:t>
      </w:r>
      <w:r>
        <w:rPr>
          <w:color w:val="000000"/>
          <w:szCs w:val="20"/>
        </w:rPr>
        <w:t>과</w:t>
      </w:r>
      <w:r>
        <w:rPr>
          <w:color w:val="000000"/>
          <w:szCs w:val="20"/>
        </w:rPr>
        <w:t>" →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34</w:t>
      </w:r>
      <w:r>
        <w:rPr>
          <w:color w:val="000000"/>
          <w:szCs w:val="20"/>
        </w:rPr>
        <w:t>와</w:t>
      </w:r>
      <w:r>
        <w:rPr>
          <w:color w:val="000000"/>
          <w:szCs w:val="20"/>
        </w:rPr>
        <w:t xml:space="preserve">" ·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여부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ProjectStatusCode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6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ProjectStatusCode, ResponsibleDepartmentID, PersonInChargeID, SalesDocumentNumber, ItemID, DivisionID ·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수주문서순번</w:t>
      </w:r>
      <w:r>
        <w:rPr>
          <w:color w:val="000000"/>
          <w:szCs w:val="20"/>
        </w:rPr>
        <w:t xml:space="preserve">(SalesDocumentSequence) — </w:t>
      </w:r>
      <w:r>
        <w:rPr>
          <w:color w:val="000000"/>
          <w:szCs w:val="20"/>
        </w:rPr>
        <w:t>수주문서번호와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함께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수주오더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</w:p>
  </w:comment>
  <w:comment w:id="1697" w:author="임픽스 검토" w:date="2026-10-06T07:24:00Z" w:initials="IMP">
    <w:p w14:paraId="50D8DFA5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번호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32 →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35 · </w:t>
      </w:r>
      <w:r>
        <w:rPr>
          <w:color w:val="000000"/>
          <w:szCs w:val="20"/>
        </w:rPr>
        <w:t>본문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인용</w:t>
      </w:r>
      <w:r>
        <w:rPr>
          <w:color w:val="000000"/>
          <w:szCs w:val="20"/>
        </w:rPr>
        <w:t>: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32</w:t>
      </w:r>
      <w:r>
        <w:rPr>
          <w:color w:val="000000"/>
          <w:szCs w:val="20"/>
        </w:rPr>
        <w:t>와</w:t>
      </w:r>
      <w:r>
        <w:rPr>
          <w:color w:val="000000"/>
          <w:szCs w:val="20"/>
        </w:rPr>
        <w:t>" →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35</w:t>
      </w:r>
      <w:r>
        <w:rPr>
          <w:color w:val="000000"/>
          <w:szCs w:val="20"/>
        </w:rPr>
        <w:t>와</w:t>
      </w:r>
      <w:r>
        <w:rPr>
          <w:color w:val="000000"/>
          <w:szCs w:val="20"/>
        </w:rPr>
        <w:t xml:space="preserve">" · </w:t>
      </w:r>
      <w:r>
        <w:rPr>
          <w:color w:val="000000"/>
          <w:szCs w:val="20"/>
        </w:rPr>
        <w:t>속성명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ChilditemID → ChildItemID ·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자재명세서식별자</w:t>
      </w:r>
      <w:r>
        <w:rPr>
          <w:color w:val="000000"/>
          <w:szCs w:val="20"/>
        </w:rPr>
        <w:t xml:space="preserve">(BOMID) · </w:t>
      </w:r>
      <w:r>
        <w:rPr>
          <w:color w:val="000000"/>
          <w:szCs w:val="20"/>
        </w:rPr>
        <w:t>국문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자재식별자</w:t>
      </w:r>
      <w:r>
        <w:rPr>
          <w:color w:val="000000"/>
          <w:szCs w:val="20"/>
        </w:rPr>
        <w:t xml:space="preserve"> → </w:t>
      </w:r>
      <w:r>
        <w:rPr>
          <w:color w:val="000000"/>
          <w:szCs w:val="20"/>
        </w:rPr>
        <w:t>자품목식별자</w:t>
      </w:r>
      <w:r>
        <w:rPr>
          <w:color w:val="000000"/>
          <w:szCs w:val="20"/>
        </w:rPr>
        <w:t xml:space="preserve">(ChildItemID) ·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여부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BOMType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BOMRevisionNumber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ItemUOMCode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5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ItemID, BOMType, BOMRevisionNumber, ChildItemID, ItemUOMCode</w:t>
      </w:r>
    </w:p>
  </w:comment>
  <w:comment w:id="1738" w:author="임픽스 검토" w:date="2026-10-06T07:24:00Z" w:initials="IMP">
    <w:p w14:paraId="57502DC1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번호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33 →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36 · </w:t>
      </w:r>
      <w:r>
        <w:rPr>
          <w:color w:val="000000"/>
          <w:szCs w:val="20"/>
        </w:rPr>
        <w:t>본문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인용</w:t>
      </w:r>
      <w:r>
        <w:rPr>
          <w:color w:val="000000"/>
          <w:szCs w:val="20"/>
        </w:rPr>
        <w:t>: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33</w:t>
      </w:r>
      <w:r>
        <w:rPr>
          <w:color w:val="000000"/>
          <w:szCs w:val="20"/>
        </w:rPr>
        <w:t>과</w:t>
      </w:r>
      <w:r>
        <w:rPr>
          <w:color w:val="000000"/>
          <w:szCs w:val="20"/>
        </w:rPr>
        <w:t>" →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36</w:t>
      </w:r>
      <w:r>
        <w:rPr>
          <w:color w:val="000000"/>
          <w:szCs w:val="20"/>
        </w:rPr>
        <w:t>과</w:t>
      </w:r>
      <w:r>
        <w:rPr>
          <w:color w:val="000000"/>
          <w:szCs w:val="20"/>
        </w:rPr>
        <w:t xml:space="preserve">" · </w:t>
      </w:r>
      <w:r>
        <w:rPr>
          <w:color w:val="000000"/>
          <w:szCs w:val="20"/>
        </w:rPr>
        <w:t>속성명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TransactionType → SalesTransactionType · </w:t>
      </w:r>
      <w:r>
        <w:rPr>
          <w:color w:val="000000"/>
          <w:szCs w:val="20"/>
        </w:rPr>
        <w:t>국문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기준수량</w:t>
      </w:r>
      <w:r>
        <w:rPr>
          <w:color w:val="000000"/>
          <w:szCs w:val="20"/>
        </w:rPr>
        <w:t xml:space="preserve"> → </w:t>
      </w:r>
      <w:r>
        <w:rPr>
          <w:color w:val="000000"/>
          <w:szCs w:val="20"/>
        </w:rPr>
        <w:t>기준단위수량</w:t>
      </w:r>
      <w:r>
        <w:rPr>
          <w:color w:val="000000"/>
          <w:szCs w:val="20"/>
        </w:rPr>
        <w:t xml:space="preserve">(ItemUnitQuantity) ·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여부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SalesOrderType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SalesStatus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ShipmentTermsCode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SalesTransactionType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SellingUOMCode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6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CustomerID, SalesStatus, ItemID, ItemName, ItemUOMCode, SellingUOMCode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수정</w:t>
      </w:r>
      <w:r>
        <w:rPr>
          <w:color w:val="000000"/>
          <w:szCs w:val="20"/>
        </w:rPr>
        <w:t>: SalesDocumentSequence, SalesOrderType, ShipmentTermsCode, SalesTransactionType</w:t>
      </w:r>
    </w:p>
    <w:p w14:paraId="35C5EF04" w14:textId="77777777" w:rsidR="000F75F0" w:rsidRDefault="00000000">
      <w:r>
        <w:rPr>
          <w:color w:val="000000"/>
          <w:szCs w:val="20"/>
        </w:rPr>
        <w:t xml:space="preserve">· </w:t>
      </w:r>
      <w:r>
        <w:rPr>
          <w:color w:val="000000"/>
          <w:szCs w:val="20"/>
        </w:rPr>
        <w:t>코드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예시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SalesStatus, SellingUOMCode · </w:t>
      </w:r>
      <w:r>
        <w:rPr>
          <w:color w:val="000000"/>
          <w:szCs w:val="20"/>
        </w:rPr>
        <w:t>구조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수주오더헤더</w:t>
      </w:r>
      <w:r>
        <w:rPr>
          <w:color w:val="000000"/>
          <w:szCs w:val="20"/>
        </w:rPr>
        <w:t>(SalesOrderHeader)·</w:t>
      </w:r>
      <w:r>
        <w:rPr>
          <w:color w:val="000000"/>
          <w:szCs w:val="20"/>
        </w:rPr>
        <w:t>수주오더라인</w:t>
      </w:r>
      <w:r>
        <w:rPr>
          <w:color w:val="000000"/>
          <w:szCs w:val="20"/>
        </w:rPr>
        <w:t xml:space="preserve">(SalesOrderLine) </w:t>
      </w:r>
      <w:r>
        <w:rPr>
          <w:color w:val="000000"/>
          <w:szCs w:val="20"/>
        </w:rPr>
        <w:t>구조체</w:t>
      </w:r>
      <w:r>
        <w:rPr>
          <w:color w:val="000000"/>
          <w:szCs w:val="20"/>
        </w:rPr>
        <w:t>(struct)</w:t>
      </w:r>
      <w:r>
        <w:rPr>
          <w:color w:val="000000"/>
          <w:szCs w:val="20"/>
        </w:rPr>
        <w:t>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구분하고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순서를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구조체별로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재배치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삭제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수주오더식별자</w:t>
      </w:r>
      <w:r>
        <w:rPr>
          <w:color w:val="000000"/>
          <w:szCs w:val="20"/>
        </w:rPr>
        <w:t xml:space="preserve">(SalesOrderID) — </w:t>
      </w:r>
      <w:r>
        <w:rPr>
          <w:color w:val="000000"/>
          <w:szCs w:val="20"/>
        </w:rPr>
        <w:t>수주문서번호를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헤더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식별자로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사용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데이터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타입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SalesDocumentNumber string→ID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수정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수주문서번호</w:t>
      </w:r>
      <w:r>
        <w:rPr>
          <w:color w:val="000000"/>
          <w:szCs w:val="20"/>
        </w:rPr>
        <w:t>(</w:t>
      </w:r>
      <w:r>
        <w:rPr>
          <w:color w:val="000000"/>
          <w:szCs w:val="20"/>
        </w:rPr>
        <w:t>헤더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식별자</w:t>
      </w:r>
      <w:r>
        <w:rPr>
          <w:color w:val="000000"/>
          <w:szCs w:val="20"/>
        </w:rPr>
        <w:t xml:space="preserve">), </w:t>
      </w:r>
      <w:r>
        <w:rPr>
          <w:color w:val="000000"/>
          <w:szCs w:val="20"/>
        </w:rPr>
        <w:t>수주문서순번</w:t>
      </w:r>
      <w:r>
        <w:rPr>
          <w:color w:val="000000"/>
          <w:szCs w:val="20"/>
        </w:rPr>
        <w:t>(</w:t>
      </w:r>
      <w:r>
        <w:rPr>
          <w:color w:val="000000"/>
          <w:szCs w:val="20"/>
        </w:rPr>
        <w:t>라인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행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순번</w:t>
      </w:r>
      <w:r>
        <w:rPr>
          <w:color w:val="000000"/>
          <w:szCs w:val="20"/>
        </w:rPr>
        <w:t xml:space="preserve">, </w:t>
      </w:r>
      <w:r>
        <w:rPr>
          <w:color w:val="000000"/>
          <w:szCs w:val="20"/>
        </w:rPr>
        <w:t>다른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명사가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문서번호</w:t>
      </w:r>
      <w:r>
        <w:rPr>
          <w:color w:val="000000"/>
          <w:szCs w:val="20"/>
        </w:rPr>
        <w:t>+</w:t>
      </w:r>
      <w:r>
        <w:rPr>
          <w:color w:val="000000"/>
          <w:szCs w:val="20"/>
        </w:rPr>
        <w:t>순번으로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>)</w:t>
      </w:r>
    </w:p>
  </w:comment>
  <w:comment w:id="1874" w:author="임픽스 검토" w:date="2026-10-06T07:24:00Z" w:initials="IMP">
    <w:p w14:paraId="74980324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번호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34 →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37 · </w:t>
      </w:r>
      <w:r>
        <w:rPr>
          <w:color w:val="000000"/>
          <w:szCs w:val="20"/>
        </w:rPr>
        <w:t>본문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인용</w:t>
      </w:r>
      <w:r>
        <w:rPr>
          <w:color w:val="000000"/>
          <w:szCs w:val="20"/>
        </w:rPr>
        <w:t>: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34</w:t>
      </w:r>
      <w:r>
        <w:rPr>
          <w:color w:val="000000"/>
          <w:szCs w:val="20"/>
        </w:rPr>
        <w:t>와</w:t>
      </w:r>
      <w:r>
        <w:rPr>
          <w:color w:val="000000"/>
          <w:szCs w:val="20"/>
        </w:rPr>
        <w:t>" →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37</w:t>
      </w:r>
      <w:r>
        <w:rPr>
          <w:color w:val="000000"/>
          <w:szCs w:val="20"/>
        </w:rPr>
        <w:t>과</w:t>
      </w:r>
      <w:r>
        <w:rPr>
          <w:color w:val="000000"/>
          <w:szCs w:val="20"/>
        </w:rPr>
        <w:t xml:space="preserve">"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2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ItemID, ItemName</w:t>
      </w:r>
    </w:p>
  </w:comment>
  <w:comment w:id="1884" w:author="임픽스 검토" w:date="2026-10-06T07:24:00Z" w:initials="IMP">
    <w:p w14:paraId="3317E71D" w14:textId="1DD2428A" w:rsidR="000F75F0" w:rsidRDefault="00000000">
      <w:pPr>
        <w:rPr>
          <w:lang w:eastAsia="ko-KR"/>
        </w:rPr>
      </w:pPr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번호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22 →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38 · </w:t>
      </w:r>
      <w:r>
        <w:rPr>
          <w:color w:val="000000"/>
          <w:szCs w:val="20"/>
        </w:rPr>
        <w:t>본문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인용</w:t>
      </w:r>
      <w:r>
        <w:rPr>
          <w:color w:val="000000"/>
          <w:szCs w:val="20"/>
        </w:rPr>
        <w:t>: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35</w:t>
      </w:r>
      <w:r>
        <w:rPr>
          <w:color w:val="000000"/>
          <w:szCs w:val="20"/>
        </w:rPr>
        <w:t>와</w:t>
      </w:r>
      <w:r>
        <w:rPr>
          <w:color w:val="000000"/>
          <w:szCs w:val="20"/>
        </w:rPr>
        <w:t>" →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38</w:t>
      </w:r>
      <w:r>
        <w:rPr>
          <w:color w:val="000000"/>
          <w:szCs w:val="20"/>
        </w:rPr>
        <w:t>과</w:t>
      </w:r>
      <w:r>
        <w:rPr>
          <w:color w:val="000000"/>
          <w:szCs w:val="20"/>
        </w:rPr>
        <w:t xml:space="preserve">" ·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여부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CurrencyCode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PaymentTermsCode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2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ItemID, CurrencyCode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수정</w:t>
      </w:r>
      <w:r>
        <w:rPr>
          <w:color w:val="000000"/>
          <w:szCs w:val="20"/>
        </w:rPr>
        <w:t>: PaymentTermsCode</w:t>
      </w:r>
      <w:r w:rsidR="00896D43">
        <w:rPr>
          <w:rFonts w:hint="eastAsia"/>
          <w:color w:val="000000"/>
          <w:szCs w:val="20"/>
          <w:lang w:eastAsia="ko-KR"/>
        </w:rPr>
        <w:t xml:space="preserve">mS </w:t>
      </w:r>
      <w:r w:rsidR="00896D43">
        <w:rPr>
          <w:rFonts w:hint="eastAsia"/>
          <w:color w:val="000000"/>
          <w:szCs w:val="20"/>
          <w:lang w:eastAsia="ko-KR"/>
        </w:rPr>
        <w:t>·</w:t>
      </w:r>
      <w:r w:rsidR="00896D43">
        <w:rPr>
          <w:rFonts w:hint="eastAsia"/>
          <w:color w:val="000000"/>
          <w:szCs w:val="20"/>
          <w:lang w:eastAsia="ko-KR"/>
        </w:rPr>
        <w:t xml:space="preserve"> </w:t>
      </w:r>
      <w:r w:rsidR="00896D43">
        <w:rPr>
          <w:rFonts w:hint="eastAsia"/>
          <w:color w:val="000000"/>
          <w:szCs w:val="20"/>
          <w:lang w:eastAsia="ko-KR"/>
        </w:rPr>
        <w:t>설명</w:t>
      </w:r>
      <w:r w:rsidR="00896D43">
        <w:rPr>
          <w:rFonts w:hint="eastAsia"/>
          <w:color w:val="000000"/>
          <w:szCs w:val="20"/>
          <w:lang w:eastAsia="ko-KR"/>
        </w:rPr>
        <w:t xml:space="preserve"> </w:t>
      </w:r>
      <w:r w:rsidR="00896D43">
        <w:rPr>
          <w:rFonts w:hint="eastAsia"/>
          <w:color w:val="000000"/>
          <w:szCs w:val="20"/>
          <w:lang w:eastAsia="ko-KR"/>
        </w:rPr>
        <w:t>추가</w:t>
      </w:r>
      <w:r w:rsidR="00896D43">
        <w:rPr>
          <w:rFonts w:hint="eastAsia"/>
          <w:color w:val="000000"/>
          <w:szCs w:val="20"/>
          <w:lang w:eastAsia="ko-KR"/>
        </w:rPr>
        <w:t xml:space="preserve">: </w:t>
      </w:r>
      <w:r w:rsidR="00896D43">
        <w:rPr>
          <w:rFonts w:hint="eastAsia"/>
          <w:color w:val="000000"/>
          <w:szCs w:val="20"/>
          <w:lang w:eastAsia="ko-KR"/>
        </w:rPr>
        <w:t>식별</w:t>
      </w:r>
      <w:r w:rsidR="00896D43">
        <w:rPr>
          <w:rFonts w:hint="eastAsia"/>
          <w:color w:val="000000"/>
          <w:szCs w:val="20"/>
          <w:lang w:eastAsia="ko-KR"/>
        </w:rPr>
        <w:t xml:space="preserve"> </w:t>
      </w:r>
      <w:r w:rsidR="00896D43">
        <w:rPr>
          <w:rFonts w:hint="eastAsia"/>
          <w:color w:val="000000"/>
          <w:szCs w:val="20"/>
          <w:lang w:eastAsia="ko-KR"/>
        </w:rPr>
        <w:t>속성</w:t>
      </w:r>
      <w:r w:rsidR="00896D43">
        <w:rPr>
          <w:rFonts w:hint="eastAsia"/>
          <w:color w:val="000000"/>
          <w:szCs w:val="20"/>
          <w:lang w:eastAsia="ko-KR"/>
        </w:rPr>
        <w:t xml:space="preserve"> </w:t>
      </w:r>
      <w:r w:rsidR="00896D43">
        <w:rPr>
          <w:rFonts w:hint="eastAsia"/>
          <w:color w:val="000000"/>
          <w:szCs w:val="20"/>
          <w:lang w:eastAsia="ko-KR"/>
        </w:rPr>
        <w:t>조합</w:t>
      </w:r>
      <w:r w:rsidR="00896D43">
        <w:rPr>
          <w:rFonts w:hint="eastAsia"/>
          <w:color w:val="000000"/>
          <w:szCs w:val="20"/>
          <w:lang w:eastAsia="ko-KR"/>
        </w:rPr>
        <w:t xml:space="preserve"> </w:t>
      </w:r>
      <w:r w:rsidR="00896D43">
        <w:rPr>
          <w:rFonts w:hint="eastAsia"/>
          <w:color w:val="000000"/>
          <w:szCs w:val="20"/>
          <w:lang w:eastAsia="ko-KR"/>
        </w:rPr>
        <w:t>명시</w:t>
      </w:r>
      <w:r w:rsidR="00896D43">
        <w:rPr>
          <w:rFonts w:hint="eastAsia"/>
          <w:color w:val="000000"/>
          <w:szCs w:val="20"/>
          <w:lang w:eastAsia="ko-KR"/>
        </w:rPr>
        <w:t xml:space="preserve">(ItemID+CurrencyCode, 7.1 </w:t>
      </w:r>
      <w:r w:rsidR="00896D43">
        <w:rPr>
          <w:rFonts w:hint="eastAsia"/>
          <w:color w:val="000000"/>
          <w:szCs w:val="20"/>
          <w:lang w:eastAsia="ko-KR"/>
        </w:rPr>
        <w:t>식별</w:t>
      </w:r>
      <w:r w:rsidR="00896D43">
        <w:rPr>
          <w:rFonts w:hint="eastAsia"/>
          <w:color w:val="000000"/>
          <w:szCs w:val="20"/>
          <w:lang w:eastAsia="ko-KR"/>
        </w:rPr>
        <w:t xml:space="preserve"> </w:t>
      </w:r>
      <w:r w:rsidR="00896D43">
        <w:rPr>
          <w:rFonts w:hint="eastAsia"/>
          <w:color w:val="000000"/>
          <w:szCs w:val="20"/>
          <w:lang w:eastAsia="ko-KR"/>
        </w:rPr>
        <w:t>규칙</w:t>
      </w:r>
      <w:r w:rsidR="00896D43">
        <w:rPr>
          <w:rFonts w:hint="eastAsia"/>
          <w:color w:val="000000"/>
          <w:szCs w:val="20"/>
          <w:lang w:eastAsia="ko-KR"/>
        </w:rPr>
        <w:t>)</w:t>
      </w:r>
    </w:p>
  </w:comment>
  <w:comment w:id="1905" w:author="임픽스 검토" w:date="2026-10-06T07:24:00Z" w:initials="IMP">
    <w:p w14:paraId="1A472A93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번호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36 →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39 · </w:t>
      </w:r>
      <w:r>
        <w:rPr>
          <w:color w:val="000000"/>
          <w:szCs w:val="20"/>
        </w:rPr>
        <w:t>본문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인용</w:t>
      </w:r>
      <w:r>
        <w:rPr>
          <w:color w:val="000000"/>
          <w:szCs w:val="20"/>
        </w:rPr>
        <w:t>: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36</w:t>
      </w:r>
      <w:r>
        <w:rPr>
          <w:color w:val="000000"/>
          <w:szCs w:val="20"/>
        </w:rPr>
        <w:t>과</w:t>
      </w:r>
      <w:r>
        <w:rPr>
          <w:color w:val="000000"/>
          <w:szCs w:val="20"/>
        </w:rPr>
        <w:t>" →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39</w:t>
      </w:r>
      <w:r>
        <w:rPr>
          <w:color w:val="000000"/>
          <w:szCs w:val="20"/>
        </w:rPr>
        <w:t>와</w:t>
      </w:r>
      <w:r>
        <w:rPr>
          <w:color w:val="000000"/>
          <w:szCs w:val="20"/>
        </w:rPr>
        <w:t xml:space="preserve">" ·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여부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ItemUOMCode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CurrencyCode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8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ItemID, ItemName, ItemUOMCode, CurrencyCode, VendorID, VendorName, RequesterDepartmentID, RequesterPersonnelID · </w:t>
      </w:r>
      <w:r>
        <w:rPr>
          <w:color w:val="000000"/>
          <w:szCs w:val="20"/>
        </w:rPr>
        <w:t>영문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오기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정정</w:t>
      </w:r>
      <w:r>
        <w:rPr>
          <w:color w:val="000000"/>
          <w:szCs w:val="20"/>
        </w:rPr>
        <w:t>: "PurchaseRequisitionIDEmploymentStatusType" → "PurchaseRequisitionID"(</w:t>
      </w:r>
      <w:r>
        <w:rPr>
          <w:color w:val="000000"/>
          <w:szCs w:val="20"/>
        </w:rPr>
        <w:t>구매요청식별자</w:t>
      </w:r>
      <w:r>
        <w:rPr>
          <w:color w:val="000000"/>
          <w:szCs w:val="20"/>
        </w:rPr>
        <w:t>)</w:t>
      </w:r>
    </w:p>
  </w:comment>
  <w:comment w:id="1930" w:author="임픽스 검토" w:date="2026-10-06T07:24:00Z" w:initials="IMP">
    <w:p w14:paraId="13B3E9E4" w14:textId="77777777" w:rsidR="00763300" w:rsidRDefault="00000000" w:rsidP="00763300">
      <w:pPr>
        <w:pStyle w:val="aff4"/>
      </w:pPr>
      <w:r>
        <w:annotationRef/>
      </w:r>
      <w:r>
        <w:rPr>
          <w:rFonts w:hint="eastAsia"/>
          <w:color w:val="000000"/>
        </w:rPr>
        <w:t>[</w:t>
      </w:r>
      <w:r>
        <w:rPr>
          <w:rFonts w:hint="eastAsia"/>
          <w:color w:val="000000"/>
        </w:rPr>
        <w:t>원문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대비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변경</w:t>
      </w:r>
      <w:r>
        <w:rPr>
          <w:rFonts w:hint="eastAsia"/>
          <w:color w:val="000000"/>
        </w:rPr>
        <w:t xml:space="preserve">] </w:t>
      </w:r>
      <w:r>
        <w:rPr>
          <w:rFonts w:hint="eastAsia"/>
          <w:color w:val="000000"/>
        </w:rPr>
        <w:t>·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번호</w:t>
      </w:r>
      <w:r>
        <w:rPr>
          <w:rFonts w:hint="eastAsia"/>
          <w:color w:val="000000"/>
        </w:rPr>
        <w:t xml:space="preserve">: </w:t>
      </w:r>
      <w:r>
        <w:rPr>
          <w:rFonts w:hint="eastAsia"/>
          <w:color w:val="000000"/>
        </w:rPr>
        <w:t>표</w:t>
      </w:r>
      <w:r>
        <w:rPr>
          <w:rFonts w:hint="eastAsia"/>
          <w:color w:val="000000"/>
        </w:rPr>
        <w:t xml:space="preserve"> 23 </w:t>
      </w:r>
      <w:r>
        <w:rPr>
          <w:rFonts w:hint="eastAsia"/>
          <w:color w:val="000000"/>
        </w:rPr>
        <w:t>→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표</w:t>
      </w:r>
      <w:r>
        <w:rPr>
          <w:rFonts w:hint="eastAsia"/>
          <w:color w:val="000000"/>
        </w:rPr>
        <w:t xml:space="preserve"> 40 </w:t>
      </w:r>
      <w:r>
        <w:rPr>
          <w:rFonts w:hint="eastAsia"/>
          <w:color w:val="000000"/>
        </w:rPr>
        <w:t>·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본문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인용</w:t>
      </w:r>
      <w:r>
        <w:rPr>
          <w:rFonts w:hint="eastAsia"/>
          <w:color w:val="000000"/>
        </w:rPr>
        <w:t>: "</w:t>
      </w:r>
      <w:r>
        <w:rPr>
          <w:rFonts w:hint="eastAsia"/>
          <w:color w:val="000000"/>
        </w:rPr>
        <w:t>표</w:t>
      </w:r>
      <w:r>
        <w:rPr>
          <w:rFonts w:hint="eastAsia"/>
          <w:color w:val="000000"/>
        </w:rPr>
        <w:t xml:space="preserve"> 37</w:t>
      </w:r>
      <w:r>
        <w:rPr>
          <w:rFonts w:hint="eastAsia"/>
          <w:color w:val="000000"/>
        </w:rPr>
        <w:t>과</w:t>
      </w:r>
      <w:r>
        <w:rPr>
          <w:rFonts w:hint="eastAsia"/>
          <w:color w:val="000000"/>
        </w:rPr>
        <w:t xml:space="preserve">" </w:t>
      </w:r>
      <w:r>
        <w:rPr>
          <w:rFonts w:hint="eastAsia"/>
          <w:color w:val="000000"/>
        </w:rPr>
        <w:t>→</w:t>
      </w:r>
      <w:r>
        <w:rPr>
          <w:rFonts w:hint="eastAsia"/>
          <w:color w:val="000000"/>
        </w:rPr>
        <w:t xml:space="preserve"> "</w:t>
      </w:r>
      <w:r>
        <w:rPr>
          <w:rFonts w:hint="eastAsia"/>
          <w:color w:val="000000"/>
        </w:rPr>
        <w:t>표</w:t>
      </w:r>
      <w:r>
        <w:rPr>
          <w:rFonts w:hint="eastAsia"/>
          <w:color w:val="000000"/>
        </w:rPr>
        <w:t xml:space="preserve"> 40</w:t>
      </w:r>
      <w:r>
        <w:rPr>
          <w:rFonts w:hint="eastAsia"/>
          <w:color w:val="000000"/>
        </w:rPr>
        <w:t>과</w:t>
      </w:r>
      <w:r>
        <w:rPr>
          <w:rFonts w:hint="eastAsia"/>
          <w:color w:val="000000"/>
        </w:rPr>
        <w:t xml:space="preserve">" </w:t>
      </w:r>
      <w:r>
        <w:rPr>
          <w:rFonts w:hint="eastAsia"/>
          <w:color w:val="000000"/>
        </w:rPr>
        <w:t>·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속성명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변경</w:t>
      </w:r>
      <w:r>
        <w:rPr>
          <w:rFonts w:hint="eastAsia"/>
          <w:color w:val="000000"/>
        </w:rPr>
        <w:t xml:space="preserve">: IncomingQualityControlIndicator </w:t>
      </w:r>
      <w:r>
        <w:rPr>
          <w:rFonts w:hint="eastAsia"/>
          <w:color w:val="000000"/>
        </w:rPr>
        <w:t>→</w:t>
      </w:r>
      <w:r>
        <w:rPr>
          <w:rFonts w:hint="eastAsia"/>
          <w:color w:val="000000"/>
        </w:rPr>
        <w:t xml:space="preserve"> IncomingInspectionIndicator </w:t>
      </w:r>
      <w:r>
        <w:rPr>
          <w:rFonts w:hint="eastAsia"/>
          <w:color w:val="000000"/>
        </w:rPr>
        <w:t>·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중복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행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삭제</w:t>
      </w:r>
      <w:r>
        <w:rPr>
          <w:rFonts w:hint="eastAsia"/>
          <w:color w:val="000000"/>
        </w:rPr>
        <w:t xml:space="preserve">: PurchaseOrderClosingDate </w:t>
      </w:r>
      <w:r>
        <w:rPr>
          <w:rFonts w:hint="eastAsia"/>
          <w:color w:val="000000"/>
        </w:rPr>
        <w:t>·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국문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속성명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변경</w:t>
      </w:r>
      <w:r>
        <w:rPr>
          <w:rFonts w:hint="eastAsia"/>
          <w:color w:val="000000"/>
        </w:rPr>
        <w:t xml:space="preserve">: </w:t>
      </w:r>
      <w:r>
        <w:rPr>
          <w:rFonts w:hint="eastAsia"/>
          <w:color w:val="000000"/>
        </w:rPr>
        <w:t>기준수량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→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기준단위수량</w:t>
      </w:r>
      <w:r>
        <w:rPr>
          <w:rFonts w:hint="eastAsia"/>
          <w:color w:val="000000"/>
        </w:rPr>
        <w:t xml:space="preserve">(ItemUnitQuantity) </w:t>
      </w:r>
      <w:r>
        <w:rPr>
          <w:rFonts w:hint="eastAsia"/>
          <w:color w:val="000000"/>
        </w:rPr>
        <w:t>·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참조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속성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대상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여부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변경</w:t>
      </w:r>
      <w:r>
        <w:rPr>
          <w:rFonts w:hint="eastAsia"/>
          <w:color w:val="000000"/>
        </w:rPr>
        <w:t xml:space="preserve">: PaymentTermsCode </w:t>
      </w:r>
      <w:r>
        <w:rPr>
          <w:rFonts w:hint="eastAsia"/>
          <w:color w:val="000000"/>
        </w:rPr>
        <w:t>비대상→대상</w:t>
      </w:r>
      <w:r>
        <w:rPr>
          <w:rFonts w:hint="eastAsia"/>
          <w:color w:val="000000"/>
        </w:rPr>
        <w:t xml:space="preserve">, PurchaseGroupCode </w:t>
      </w:r>
      <w:r>
        <w:rPr>
          <w:rFonts w:hint="eastAsia"/>
          <w:color w:val="000000"/>
        </w:rPr>
        <w:t>비대상→대상</w:t>
      </w:r>
      <w:r>
        <w:rPr>
          <w:rFonts w:hint="eastAsia"/>
          <w:color w:val="000000"/>
        </w:rPr>
        <w:t xml:space="preserve">, CurrencyCode </w:t>
      </w:r>
      <w:r>
        <w:rPr>
          <w:rFonts w:hint="eastAsia"/>
          <w:color w:val="000000"/>
        </w:rPr>
        <w:t>비대상→대상</w:t>
      </w:r>
      <w:r>
        <w:rPr>
          <w:rFonts w:hint="eastAsia"/>
          <w:color w:val="000000"/>
        </w:rPr>
        <w:t xml:space="preserve">, PurchaseOrderTypeCode </w:t>
      </w:r>
      <w:r>
        <w:rPr>
          <w:rFonts w:hint="eastAsia"/>
          <w:color w:val="000000"/>
        </w:rPr>
        <w:t>비대상→대상</w:t>
      </w:r>
      <w:r>
        <w:rPr>
          <w:rFonts w:hint="eastAsia"/>
          <w:color w:val="000000"/>
        </w:rPr>
        <w:t xml:space="preserve">, PurchaseTransactionType </w:t>
      </w:r>
      <w:r>
        <w:rPr>
          <w:rFonts w:hint="eastAsia"/>
          <w:color w:val="000000"/>
        </w:rPr>
        <w:t>비대상→대상</w:t>
      </w:r>
      <w:r>
        <w:rPr>
          <w:rFonts w:hint="eastAsia"/>
          <w:color w:val="000000"/>
        </w:rPr>
        <w:t xml:space="preserve">, ItemPurchaseType </w:t>
      </w:r>
      <w:r>
        <w:rPr>
          <w:rFonts w:hint="eastAsia"/>
          <w:color w:val="000000"/>
        </w:rPr>
        <w:t>비대상→대상</w:t>
      </w:r>
      <w:r>
        <w:rPr>
          <w:rFonts w:hint="eastAsia"/>
          <w:color w:val="000000"/>
        </w:rPr>
        <w:t xml:space="preserve">, PurchaseOrderLineStatusCode </w:t>
      </w:r>
      <w:r>
        <w:rPr>
          <w:rFonts w:hint="eastAsia"/>
          <w:color w:val="000000"/>
        </w:rPr>
        <w:t>비대상→대상</w:t>
      </w:r>
      <w:r>
        <w:rPr>
          <w:rFonts w:hint="eastAsia"/>
          <w:color w:val="000000"/>
        </w:rPr>
        <w:t xml:space="preserve">, TaxCode </w:t>
      </w:r>
      <w:r>
        <w:rPr>
          <w:rFonts w:hint="eastAsia"/>
          <w:color w:val="000000"/>
        </w:rPr>
        <w:t>비대상→대상</w:t>
      </w:r>
      <w:r>
        <w:rPr>
          <w:rFonts w:hint="eastAsia"/>
          <w:color w:val="000000"/>
        </w:rPr>
        <w:t xml:space="preserve">, ItemUOMCode </w:t>
      </w:r>
      <w:r>
        <w:rPr>
          <w:rFonts w:hint="eastAsia"/>
          <w:color w:val="000000"/>
        </w:rPr>
        <w:t>비대상→대상</w:t>
      </w:r>
      <w:r>
        <w:rPr>
          <w:rFonts w:hint="eastAsia"/>
          <w:color w:val="000000"/>
        </w:rPr>
        <w:t xml:space="preserve">, PurchaseOrderUOMCode </w:t>
      </w:r>
      <w:r>
        <w:rPr>
          <w:rFonts w:hint="eastAsia"/>
          <w:color w:val="000000"/>
        </w:rPr>
        <w:t>비대상→대상</w:t>
      </w:r>
      <w:r>
        <w:rPr>
          <w:rFonts w:hint="eastAsia"/>
          <w:color w:val="000000"/>
        </w:rPr>
        <w:t xml:space="preserve">, AccountCode </w:t>
      </w:r>
      <w:r>
        <w:rPr>
          <w:rFonts w:hint="eastAsia"/>
          <w:color w:val="000000"/>
        </w:rPr>
        <w:t>비대상→대상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·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설명에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참조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대상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명시</w:t>
      </w:r>
      <w:r>
        <w:rPr>
          <w:rFonts w:hint="eastAsia"/>
          <w:color w:val="000000"/>
        </w:rPr>
        <w:t xml:space="preserve">(7.1 </w:t>
      </w:r>
      <w:r>
        <w:rPr>
          <w:rFonts w:hint="eastAsia"/>
          <w:color w:val="000000"/>
        </w:rPr>
        <w:t>규칙</w:t>
      </w:r>
      <w:r>
        <w:rPr>
          <w:rFonts w:hint="eastAsia"/>
          <w:color w:val="000000"/>
        </w:rPr>
        <w:t>): 9</w:t>
      </w:r>
      <w:r>
        <w:rPr>
          <w:rFonts w:hint="eastAsia"/>
          <w:color w:val="000000"/>
        </w:rPr>
        <w:t>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—</w:t>
      </w:r>
      <w:r>
        <w:rPr>
          <w:rFonts w:hint="eastAsia"/>
          <w:color w:val="000000"/>
        </w:rPr>
        <w:t xml:space="preserve"> PurchaseDocumentNumber, VendorID, CurrencyCode, PersonnelID, ItemID, ItemName, ItemUOMCode, PurchaseOrderUOMCode, IncomingInspectionIndicator </w:t>
      </w:r>
      <w:r>
        <w:rPr>
          <w:rFonts w:hint="eastAsia"/>
          <w:color w:val="000000"/>
        </w:rPr>
        <w:t>·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설명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수정</w:t>
      </w:r>
      <w:r>
        <w:rPr>
          <w:rFonts w:hint="eastAsia"/>
          <w:color w:val="000000"/>
        </w:rPr>
        <w:t xml:space="preserve">: PaymentTermsCode, PurchaseGroupCode, PurchaseOrderTypeCode, PurchaseTransactionType, PurchaseDocumentSequence, ItemPurchaseType, PurchaseOrderLineStatusCode, TaxCode, AccountCode </w:t>
      </w:r>
      <w:r>
        <w:rPr>
          <w:rFonts w:hint="eastAsia"/>
          <w:color w:val="000000"/>
        </w:rPr>
        <w:t>·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오기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정정</w:t>
      </w:r>
      <w:r>
        <w:rPr>
          <w:rFonts w:hint="eastAsia"/>
          <w:color w:val="000000"/>
        </w:rPr>
        <w:t xml:space="preserve">: </w:t>
      </w:r>
      <w:r>
        <w:rPr>
          <w:rFonts w:hint="eastAsia"/>
          <w:color w:val="000000"/>
        </w:rPr>
        <w:t>거래유형·세무코드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설명에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있는</w:t>
      </w:r>
      <w:r>
        <w:rPr>
          <w:rFonts w:hint="eastAsia"/>
          <w:color w:val="000000"/>
        </w:rPr>
        <w:t xml:space="preserve"> "</w:t>
      </w:r>
      <w:r>
        <w:rPr>
          <w:rFonts w:hint="eastAsia"/>
          <w:color w:val="000000"/>
        </w:rPr>
        <w:t>과제</w:t>
      </w:r>
      <w:r>
        <w:rPr>
          <w:rFonts w:hint="eastAsia"/>
          <w:color w:val="000000"/>
        </w:rPr>
        <w:t>"</w:t>
      </w:r>
      <w:r>
        <w:rPr>
          <w:rFonts w:hint="eastAsia"/>
          <w:color w:val="000000"/>
        </w:rPr>
        <w:t>는</w:t>
      </w:r>
      <w:r>
        <w:rPr>
          <w:rFonts w:hint="eastAsia"/>
          <w:color w:val="000000"/>
        </w:rPr>
        <w:t xml:space="preserve"> "</w:t>
      </w:r>
      <w:r>
        <w:rPr>
          <w:rFonts w:hint="eastAsia"/>
          <w:color w:val="000000"/>
        </w:rPr>
        <w:t>과세</w:t>
      </w:r>
      <w:r>
        <w:rPr>
          <w:rFonts w:hint="eastAsia"/>
          <w:color w:val="000000"/>
        </w:rPr>
        <w:t>"</w:t>
      </w:r>
      <w:r>
        <w:rPr>
          <w:rFonts w:hint="eastAsia"/>
          <w:color w:val="000000"/>
        </w:rPr>
        <w:t>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오기로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정정</w:t>
      </w:r>
    </w:p>
    <w:p w14:paraId="1035FA02" w14:textId="77777777" w:rsidR="00763300" w:rsidRDefault="00000000" w:rsidP="00763300">
      <w:pPr>
        <w:pStyle w:val="aff4"/>
      </w:pPr>
      <w:r>
        <w:rPr>
          <w:color w:val="000000"/>
          <w:szCs w:val="20"/>
        </w:rPr>
        <w:t xml:space="preserve">· </w:t>
      </w:r>
      <w:r>
        <w:rPr>
          <w:color w:val="000000"/>
          <w:szCs w:val="20"/>
        </w:rPr>
        <w:t>코드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예시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>: PurchaseGroupCode, PurchaseOrderUOMCode</w:t>
      </w:r>
    </w:p>
    <w:p w14:paraId="0E4D44F5" w14:textId="77777777" w:rsidR="00763300" w:rsidRDefault="00000000" w:rsidP="00763300">
      <w:pPr>
        <w:pStyle w:val="aff4"/>
      </w:pPr>
      <w:r>
        <w:rPr>
          <w:color w:val="000000"/>
          <w:szCs w:val="20"/>
        </w:rPr>
        <w:t xml:space="preserve">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오기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정정</w:t>
      </w:r>
      <w:r>
        <w:rPr>
          <w:color w:val="000000"/>
          <w:szCs w:val="20"/>
        </w:rPr>
        <w:t>("</w:t>
      </w:r>
      <w:r>
        <w:rPr>
          <w:color w:val="000000"/>
          <w:szCs w:val="20"/>
        </w:rPr>
        <w:t>과제</w:t>
      </w:r>
      <w:r>
        <w:rPr>
          <w:color w:val="000000"/>
          <w:szCs w:val="20"/>
        </w:rPr>
        <w:t>" → "</w:t>
      </w:r>
      <w:r>
        <w:rPr>
          <w:color w:val="000000"/>
          <w:szCs w:val="20"/>
        </w:rPr>
        <w:t>과세</w:t>
      </w:r>
      <w:r>
        <w:rPr>
          <w:color w:val="000000"/>
          <w:szCs w:val="20"/>
        </w:rPr>
        <w:t xml:space="preserve">"): PurchaseTransactionType, TaxCode · </w:t>
      </w:r>
      <w:r>
        <w:rPr>
          <w:color w:val="000000"/>
          <w:szCs w:val="20"/>
        </w:rPr>
        <w:t>구조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구매발주헤더</w:t>
      </w:r>
      <w:r>
        <w:rPr>
          <w:color w:val="000000"/>
          <w:szCs w:val="20"/>
        </w:rPr>
        <w:t>(PurchaseOrderHeader)·</w:t>
      </w:r>
      <w:r>
        <w:rPr>
          <w:color w:val="000000"/>
          <w:szCs w:val="20"/>
        </w:rPr>
        <w:t>구매발주라인</w:t>
      </w:r>
      <w:r>
        <w:rPr>
          <w:color w:val="000000"/>
          <w:szCs w:val="20"/>
        </w:rPr>
        <w:t xml:space="preserve">(PurchaseOrderLine) </w:t>
      </w:r>
      <w:r>
        <w:rPr>
          <w:color w:val="000000"/>
          <w:szCs w:val="20"/>
        </w:rPr>
        <w:t>구조체</w:t>
      </w:r>
      <w:r>
        <w:rPr>
          <w:color w:val="000000"/>
          <w:szCs w:val="20"/>
        </w:rPr>
        <w:t>(struct)</w:t>
      </w:r>
      <w:r>
        <w:rPr>
          <w:color w:val="000000"/>
          <w:szCs w:val="20"/>
        </w:rPr>
        <w:t>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구분하고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순서를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구조체별로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재배치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삭제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구매발주식별자</w:t>
      </w:r>
      <w:r>
        <w:rPr>
          <w:color w:val="000000"/>
          <w:szCs w:val="20"/>
        </w:rPr>
        <w:t xml:space="preserve">(PurchaseOrderID) — </w:t>
      </w:r>
      <w:r>
        <w:rPr>
          <w:color w:val="000000"/>
          <w:szCs w:val="20"/>
        </w:rPr>
        <w:t>구매문서번호를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헤더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식별자로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사용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데이터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타입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PurchaseDocumentNumber string→ID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수정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구매문서번호</w:t>
      </w:r>
      <w:r>
        <w:rPr>
          <w:color w:val="000000"/>
          <w:szCs w:val="20"/>
        </w:rPr>
        <w:t>(</w:t>
      </w:r>
      <w:r>
        <w:rPr>
          <w:color w:val="000000"/>
          <w:szCs w:val="20"/>
        </w:rPr>
        <w:t>헤더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식별자</w:t>
      </w:r>
      <w:r>
        <w:rPr>
          <w:color w:val="000000"/>
          <w:szCs w:val="20"/>
        </w:rPr>
        <w:t xml:space="preserve">), </w:t>
      </w:r>
      <w:r>
        <w:rPr>
          <w:color w:val="000000"/>
          <w:szCs w:val="20"/>
        </w:rPr>
        <w:t>구매문서순번</w:t>
      </w:r>
      <w:r>
        <w:rPr>
          <w:color w:val="000000"/>
          <w:szCs w:val="20"/>
        </w:rPr>
        <w:t>(</w:t>
      </w:r>
      <w:r>
        <w:rPr>
          <w:color w:val="000000"/>
          <w:szCs w:val="20"/>
        </w:rPr>
        <w:t>라인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행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순번</w:t>
      </w:r>
      <w:r>
        <w:rPr>
          <w:color w:val="000000"/>
          <w:szCs w:val="20"/>
        </w:rPr>
        <w:t xml:space="preserve">, </w:t>
      </w:r>
      <w:r>
        <w:rPr>
          <w:color w:val="000000"/>
          <w:szCs w:val="20"/>
        </w:rPr>
        <w:t>다른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명사가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문서번호</w:t>
      </w:r>
      <w:r>
        <w:rPr>
          <w:color w:val="000000"/>
          <w:szCs w:val="20"/>
        </w:rPr>
        <w:t>+</w:t>
      </w:r>
      <w:r>
        <w:rPr>
          <w:color w:val="000000"/>
          <w:szCs w:val="20"/>
        </w:rPr>
        <w:t>순번으로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>)</w:t>
      </w:r>
    </w:p>
  </w:comment>
  <w:comment w:id="2070" w:author="임픽스 검토" w:date="2026-10-06T07:24:00Z" w:initials="IMP">
    <w:p w14:paraId="3554C029" w14:textId="0E53F7F0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번호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38 →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41 · </w:t>
      </w:r>
      <w:r>
        <w:rPr>
          <w:color w:val="000000"/>
          <w:szCs w:val="20"/>
        </w:rPr>
        <w:t>본문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인용</w:t>
      </w:r>
      <w:r>
        <w:rPr>
          <w:color w:val="000000"/>
          <w:szCs w:val="20"/>
        </w:rPr>
        <w:t>: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38</w:t>
      </w:r>
      <w:r>
        <w:rPr>
          <w:color w:val="000000"/>
          <w:szCs w:val="20"/>
        </w:rPr>
        <w:t>과</w:t>
      </w:r>
      <w:r>
        <w:rPr>
          <w:color w:val="000000"/>
          <w:szCs w:val="20"/>
        </w:rPr>
        <w:t>" →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41</w:t>
      </w:r>
      <w:r>
        <w:rPr>
          <w:color w:val="000000"/>
          <w:szCs w:val="20"/>
        </w:rPr>
        <w:t>과</w:t>
      </w:r>
      <w:r>
        <w:rPr>
          <w:color w:val="000000"/>
          <w:szCs w:val="20"/>
        </w:rPr>
        <w:t xml:space="preserve">" ·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구매문서순번</w:t>
      </w:r>
      <w:r>
        <w:rPr>
          <w:color w:val="000000"/>
          <w:szCs w:val="20"/>
        </w:rPr>
        <w:t xml:space="preserve">(PurchaseDocumentSequence) · </w:t>
      </w:r>
      <w:r>
        <w:rPr>
          <w:color w:val="000000"/>
          <w:szCs w:val="20"/>
        </w:rPr>
        <w:t>데이터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타입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PurchaseDocumentNumber string→IDREF ·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여부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PurchaseDocumentNumber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5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PurchaseDocumentNumber, ItemID, ReceiptWarehouseID, LotID, VendorID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식별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조합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(PurchaseDocumentNumber+PurchaseDocumentSequence+LotID, 7.1 </w:t>
      </w:r>
      <w:r>
        <w:rPr>
          <w:color w:val="000000"/>
          <w:szCs w:val="20"/>
        </w:rPr>
        <w:t>식별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</w:t>
      </w:r>
    </w:p>
  </w:comment>
  <w:comment w:id="2112" w:author="임픽스 검토" w:date="2026-10-06T07:24:00Z" w:initials="IMP">
    <w:p w14:paraId="1839EECC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번호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24 →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42 · </w:t>
      </w:r>
      <w:r>
        <w:rPr>
          <w:color w:val="000000"/>
          <w:szCs w:val="20"/>
        </w:rPr>
        <w:t>본문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인용</w:t>
      </w:r>
      <w:r>
        <w:rPr>
          <w:color w:val="000000"/>
          <w:szCs w:val="20"/>
        </w:rPr>
        <w:t>: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39</w:t>
      </w:r>
      <w:r>
        <w:rPr>
          <w:color w:val="000000"/>
          <w:szCs w:val="20"/>
        </w:rPr>
        <w:t>와</w:t>
      </w:r>
      <w:r>
        <w:rPr>
          <w:color w:val="000000"/>
          <w:szCs w:val="20"/>
        </w:rPr>
        <w:t>" →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42</w:t>
      </w:r>
      <w:r>
        <w:rPr>
          <w:color w:val="000000"/>
          <w:szCs w:val="20"/>
        </w:rPr>
        <w:t>와</w:t>
      </w:r>
      <w:r>
        <w:rPr>
          <w:color w:val="000000"/>
          <w:szCs w:val="20"/>
        </w:rPr>
        <w:t xml:space="preserve">" · </w:t>
      </w:r>
      <w:r>
        <w:rPr>
          <w:color w:val="000000"/>
          <w:szCs w:val="20"/>
        </w:rPr>
        <w:t>국문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기준수량</w:t>
      </w:r>
      <w:r>
        <w:rPr>
          <w:color w:val="000000"/>
          <w:szCs w:val="20"/>
        </w:rPr>
        <w:t xml:space="preserve"> → </w:t>
      </w:r>
      <w:r>
        <w:rPr>
          <w:color w:val="000000"/>
          <w:szCs w:val="20"/>
        </w:rPr>
        <w:t>기준단위수량</w:t>
      </w:r>
      <w:r>
        <w:rPr>
          <w:color w:val="000000"/>
          <w:szCs w:val="20"/>
        </w:rPr>
        <w:t xml:space="preserve">(ItemUnitQuantity), </w:t>
      </w:r>
      <w:r>
        <w:rPr>
          <w:color w:val="000000"/>
          <w:szCs w:val="20"/>
        </w:rPr>
        <w:t>처리수량</w:t>
      </w:r>
      <w:r>
        <w:rPr>
          <w:color w:val="000000"/>
          <w:szCs w:val="20"/>
        </w:rPr>
        <w:t xml:space="preserve"> → </w:t>
      </w:r>
      <w:r>
        <w:rPr>
          <w:color w:val="000000"/>
          <w:szCs w:val="20"/>
        </w:rPr>
        <w:t>입고처리수량</w:t>
      </w:r>
      <w:r>
        <w:rPr>
          <w:color w:val="000000"/>
          <w:szCs w:val="20"/>
        </w:rPr>
        <w:t xml:space="preserve">(GoodsReceiptQuantity) ·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여부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GoodsReceiptType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GoodsReceiptReturnType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InventoryTransactionTypeCode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IncomingInspectionIndicator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PurchaseOrderUOMCode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PurchaseGroupCode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8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WarehouseID, PersonnelID, ItemID, ItemName, IncomingInspectionIndicator, VendorID, PurchaseOrderUOMCode, ItemUOMCode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수정</w:t>
      </w:r>
      <w:r>
        <w:rPr>
          <w:color w:val="000000"/>
          <w:szCs w:val="20"/>
        </w:rPr>
        <w:t>: GoodsReceiptType, GoodsReceiptReturnType, InventoryTransactionTypeCode, GoodsReceiptQuantity, PurchaseGroupCode</w:t>
      </w:r>
    </w:p>
    <w:p w14:paraId="75A9010F" w14:textId="77777777" w:rsidR="000F75F0" w:rsidRDefault="00000000">
      <w:r>
        <w:rPr>
          <w:color w:val="000000"/>
          <w:szCs w:val="20"/>
        </w:rPr>
        <w:t xml:space="preserve">· </w:t>
      </w:r>
      <w:r>
        <w:rPr>
          <w:color w:val="000000"/>
          <w:szCs w:val="20"/>
        </w:rPr>
        <w:t>수불유형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계층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관계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>(</w:t>
      </w:r>
      <w:r>
        <w:rPr>
          <w:color w:val="000000"/>
          <w:szCs w:val="20"/>
        </w:rPr>
        <w:t>수불유형</w:t>
      </w:r>
      <w:r>
        <w:rPr>
          <w:color w:val="000000"/>
          <w:szCs w:val="20"/>
        </w:rPr>
        <w:t xml:space="preserve"> → </w:t>
      </w:r>
      <w:r>
        <w:rPr>
          <w:color w:val="000000"/>
          <w:szCs w:val="20"/>
        </w:rPr>
        <w:t>입출고유형</w:t>
      </w:r>
      <w:r>
        <w:rPr>
          <w:color w:val="000000"/>
          <w:szCs w:val="20"/>
        </w:rPr>
        <w:t xml:space="preserve"> → </w:t>
      </w:r>
      <w:r>
        <w:rPr>
          <w:color w:val="000000"/>
          <w:szCs w:val="20"/>
        </w:rPr>
        <w:t>수불유형코드</w:t>
      </w:r>
      <w:r>
        <w:rPr>
          <w:color w:val="000000"/>
          <w:szCs w:val="20"/>
        </w:rPr>
        <w:t xml:space="preserve">, </w:t>
      </w:r>
      <w:r>
        <w:rPr>
          <w:color w:val="000000"/>
          <w:szCs w:val="20"/>
        </w:rPr>
        <w:t>재고증감유형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연계</w:t>
      </w:r>
      <w:r>
        <w:rPr>
          <w:color w:val="000000"/>
          <w:szCs w:val="20"/>
        </w:rPr>
        <w:t>): InventoryTransactionTypeCode</w:t>
      </w:r>
    </w:p>
    <w:p w14:paraId="17B292D7" w14:textId="77777777" w:rsidR="000F75F0" w:rsidRDefault="00000000">
      <w:r>
        <w:rPr>
          <w:color w:val="000000"/>
          <w:szCs w:val="20"/>
        </w:rPr>
        <w:t xml:space="preserve">· </w:t>
      </w:r>
      <w:r>
        <w:rPr>
          <w:color w:val="000000"/>
          <w:szCs w:val="20"/>
        </w:rPr>
        <w:t>코드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예시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PurchaseOrderUOMCode, PurchaseGroupCode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입고식별자</w:t>
      </w:r>
      <w:r>
        <w:rPr>
          <w:color w:val="000000"/>
          <w:szCs w:val="20"/>
        </w:rPr>
        <w:t>(</w:t>
      </w:r>
      <w:r>
        <w:rPr>
          <w:color w:val="000000"/>
          <w:szCs w:val="20"/>
        </w:rPr>
        <w:t>입고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문서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단위로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부여</w:t>
      </w:r>
      <w:r>
        <w:rPr>
          <w:color w:val="000000"/>
          <w:szCs w:val="20"/>
        </w:rPr>
        <w:t xml:space="preserve">), </w:t>
      </w:r>
      <w:r>
        <w:rPr>
          <w:color w:val="000000"/>
          <w:szCs w:val="20"/>
        </w:rPr>
        <w:t>입고순번</w:t>
      </w:r>
      <w:r>
        <w:rPr>
          <w:color w:val="000000"/>
          <w:szCs w:val="20"/>
        </w:rPr>
        <w:t>(</w:t>
      </w:r>
      <w:r>
        <w:rPr>
          <w:color w:val="000000"/>
          <w:szCs w:val="20"/>
        </w:rPr>
        <w:t>입고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행은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입고식별자</w:t>
      </w:r>
      <w:r>
        <w:rPr>
          <w:color w:val="000000"/>
          <w:szCs w:val="20"/>
        </w:rPr>
        <w:t>+</w:t>
      </w:r>
      <w:r>
        <w:rPr>
          <w:color w:val="000000"/>
          <w:szCs w:val="20"/>
        </w:rPr>
        <w:t>입고순번으로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구분</w:t>
      </w:r>
      <w:r>
        <w:rPr>
          <w:color w:val="000000"/>
          <w:szCs w:val="20"/>
        </w:rPr>
        <w:t>)</w:t>
      </w:r>
    </w:p>
  </w:comment>
  <w:comment w:id="2184" w:author="임픽스 검토" w:date="2026-10-07T02:41:00Z" w:initials="IMP">
    <w:p w14:paraId="427B21B0" w14:textId="77777777" w:rsidR="00F87FA2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신설</w:t>
      </w:r>
      <w:r>
        <w:rPr>
          <w:color w:val="000000"/>
          <w:szCs w:val="20"/>
        </w:rPr>
        <w:t xml:space="preserve">] </w:t>
      </w:r>
      <w:r>
        <w:rPr>
          <w:color w:val="000000"/>
          <w:szCs w:val="20"/>
        </w:rPr>
        <w:t>수불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관련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계층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비고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수불유형</w:t>
      </w:r>
      <w:r>
        <w:rPr>
          <w:color w:val="000000"/>
          <w:szCs w:val="20"/>
        </w:rPr>
        <w:t xml:space="preserve"> → </w:t>
      </w:r>
      <w:r>
        <w:rPr>
          <w:color w:val="000000"/>
          <w:szCs w:val="20"/>
        </w:rPr>
        <w:t>입출고유형</w:t>
      </w:r>
      <w:r>
        <w:rPr>
          <w:color w:val="000000"/>
          <w:szCs w:val="20"/>
        </w:rPr>
        <w:t xml:space="preserve"> → </w:t>
      </w:r>
      <w:r>
        <w:rPr>
          <w:color w:val="000000"/>
          <w:szCs w:val="20"/>
        </w:rPr>
        <w:t>수불유형코드의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계층과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재고증감유형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연계를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규정</w:t>
      </w:r>
      <w:r>
        <w:rPr>
          <w:color w:val="000000"/>
          <w:szCs w:val="20"/>
        </w:rPr>
        <w:t>(</w:t>
      </w:r>
      <w:r>
        <w:rPr>
          <w:color w:val="000000"/>
          <w:szCs w:val="20"/>
        </w:rPr>
        <w:t>입고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자재불출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제품입고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명사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공통</w:t>
      </w:r>
      <w:r>
        <w:rPr>
          <w:color w:val="000000"/>
          <w:szCs w:val="20"/>
        </w:rPr>
        <w:t>)</w:t>
      </w:r>
    </w:p>
  </w:comment>
  <w:comment w:id="2188" w:author="임픽스 검토" w:date="2026-10-06T07:24:00Z" w:initials="IMP">
    <w:p w14:paraId="7B0E5EB0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번호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40 →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43 · </w:t>
      </w:r>
      <w:r>
        <w:rPr>
          <w:color w:val="000000"/>
          <w:szCs w:val="20"/>
        </w:rPr>
        <w:t>본문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인용</w:t>
      </w:r>
      <w:r>
        <w:rPr>
          <w:color w:val="000000"/>
          <w:szCs w:val="20"/>
        </w:rPr>
        <w:t>: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40</w:t>
      </w:r>
      <w:r>
        <w:rPr>
          <w:color w:val="000000"/>
          <w:szCs w:val="20"/>
        </w:rPr>
        <w:t>과</w:t>
      </w:r>
      <w:r>
        <w:rPr>
          <w:color w:val="000000"/>
          <w:szCs w:val="20"/>
        </w:rPr>
        <w:t>" →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43</w:t>
      </w:r>
      <w:r>
        <w:rPr>
          <w:color w:val="000000"/>
          <w:szCs w:val="20"/>
        </w:rPr>
        <w:t>과</w:t>
      </w:r>
      <w:r>
        <w:rPr>
          <w:color w:val="000000"/>
          <w:szCs w:val="20"/>
        </w:rPr>
        <w:t xml:space="preserve">" ·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여부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InventoryTransactionTypeCode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InventoryTransferType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InventoryVariationType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InventoryTransactionType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6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ItemID, LotID, VendorID, WarehouseID, ItemUOMCode, OrderUOMCode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수정</w:t>
      </w:r>
      <w:r>
        <w:rPr>
          <w:color w:val="000000"/>
          <w:szCs w:val="20"/>
        </w:rPr>
        <w:t>: InventoryTransactionTypeCode, InventoryTransferType, InventoryVariationType, InventoryTransactionType</w:t>
      </w:r>
    </w:p>
    <w:p w14:paraId="79E92175" w14:textId="77777777" w:rsidR="000F75F0" w:rsidRDefault="00000000">
      <w:r>
        <w:rPr>
          <w:color w:val="000000"/>
          <w:szCs w:val="20"/>
        </w:rPr>
        <w:t xml:space="preserve">· </w:t>
      </w:r>
      <w:r>
        <w:rPr>
          <w:color w:val="000000"/>
          <w:szCs w:val="20"/>
        </w:rPr>
        <w:t>수불유형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계층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관계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>(</w:t>
      </w:r>
      <w:r>
        <w:rPr>
          <w:color w:val="000000"/>
          <w:szCs w:val="20"/>
        </w:rPr>
        <w:t>수불유형</w:t>
      </w:r>
      <w:r>
        <w:rPr>
          <w:color w:val="000000"/>
          <w:szCs w:val="20"/>
        </w:rPr>
        <w:t xml:space="preserve"> → </w:t>
      </w:r>
      <w:r>
        <w:rPr>
          <w:color w:val="000000"/>
          <w:szCs w:val="20"/>
        </w:rPr>
        <w:t>입출고유형</w:t>
      </w:r>
      <w:r>
        <w:rPr>
          <w:color w:val="000000"/>
          <w:szCs w:val="20"/>
        </w:rPr>
        <w:t xml:space="preserve"> → </w:t>
      </w:r>
      <w:r>
        <w:rPr>
          <w:color w:val="000000"/>
          <w:szCs w:val="20"/>
        </w:rPr>
        <w:t>수불유형코드</w:t>
      </w:r>
      <w:r>
        <w:rPr>
          <w:color w:val="000000"/>
          <w:szCs w:val="20"/>
        </w:rPr>
        <w:t xml:space="preserve">, </w:t>
      </w:r>
      <w:r>
        <w:rPr>
          <w:color w:val="000000"/>
          <w:szCs w:val="20"/>
        </w:rPr>
        <w:t>재고증감유형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연계</w:t>
      </w:r>
      <w:r>
        <w:rPr>
          <w:color w:val="000000"/>
          <w:szCs w:val="20"/>
        </w:rPr>
        <w:t>): InventoryTransactionTypeCode, InventoryTransferType, InventoryVariationType, InventoryTransactionType</w:t>
      </w:r>
    </w:p>
  </w:comment>
  <w:comment w:id="2246" w:author="임픽스 검토" w:date="2026-10-06T07:24:00Z" w:initials="IMP">
    <w:p w14:paraId="78F7EE71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번호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41 →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44 · </w:t>
      </w:r>
      <w:r>
        <w:rPr>
          <w:color w:val="000000"/>
          <w:szCs w:val="20"/>
        </w:rPr>
        <w:t>본문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인용</w:t>
      </w:r>
      <w:r>
        <w:rPr>
          <w:color w:val="000000"/>
          <w:szCs w:val="20"/>
        </w:rPr>
        <w:t>: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41</w:t>
      </w:r>
      <w:r>
        <w:rPr>
          <w:color w:val="000000"/>
          <w:szCs w:val="20"/>
        </w:rPr>
        <w:t>과</w:t>
      </w:r>
      <w:r>
        <w:rPr>
          <w:color w:val="000000"/>
          <w:szCs w:val="20"/>
        </w:rPr>
        <w:t>" →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44</w:t>
      </w:r>
      <w:r>
        <w:rPr>
          <w:color w:val="000000"/>
          <w:szCs w:val="20"/>
        </w:rPr>
        <w:t>와</w:t>
      </w:r>
      <w:r>
        <w:rPr>
          <w:color w:val="000000"/>
          <w:szCs w:val="20"/>
        </w:rPr>
        <w:t xml:space="preserve">"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1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ItemID</w:t>
      </w:r>
    </w:p>
  </w:comment>
  <w:comment w:id="2253" w:author="임픽스 검토" w:date="2026-10-06T07:24:00Z" w:initials="IMP">
    <w:p w14:paraId="35DB28E0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번호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25 →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45 · </w:t>
      </w:r>
      <w:r>
        <w:rPr>
          <w:color w:val="000000"/>
          <w:szCs w:val="20"/>
        </w:rPr>
        <w:t>본문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인용</w:t>
      </w:r>
      <w:r>
        <w:rPr>
          <w:color w:val="000000"/>
          <w:szCs w:val="20"/>
        </w:rPr>
        <w:t>: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42</w:t>
      </w:r>
      <w:r>
        <w:rPr>
          <w:color w:val="000000"/>
          <w:szCs w:val="20"/>
        </w:rPr>
        <w:t>와</w:t>
      </w:r>
      <w:r>
        <w:rPr>
          <w:color w:val="000000"/>
          <w:szCs w:val="20"/>
        </w:rPr>
        <w:t>" →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45</w:t>
      </w:r>
      <w:r>
        <w:rPr>
          <w:color w:val="000000"/>
          <w:szCs w:val="20"/>
        </w:rPr>
        <w:t>와</w:t>
      </w:r>
      <w:r>
        <w:rPr>
          <w:color w:val="000000"/>
          <w:szCs w:val="20"/>
        </w:rPr>
        <w:t xml:space="preserve">" · </w:t>
      </w:r>
      <w:r>
        <w:rPr>
          <w:color w:val="000000"/>
          <w:szCs w:val="20"/>
        </w:rPr>
        <w:t>국문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생산종료일시</w:t>
      </w:r>
      <w:r>
        <w:rPr>
          <w:color w:val="000000"/>
          <w:szCs w:val="20"/>
        </w:rPr>
        <w:t xml:space="preserve"> → </w:t>
      </w:r>
      <w:r>
        <w:rPr>
          <w:color w:val="000000"/>
          <w:szCs w:val="20"/>
        </w:rPr>
        <w:t>생산완료기한일시</w:t>
      </w:r>
      <w:r>
        <w:rPr>
          <w:color w:val="000000"/>
          <w:szCs w:val="20"/>
        </w:rPr>
        <w:t xml:space="preserve">(ProductionDueDateTime) · </w:t>
      </w:r>
      <w:r>
        <w:rPr>
          <w:color w:val="000000"/>
          <w:szCs w:val="20"/>
        </w:rPr>
        <w:t>데이터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타입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SalesDocumentNumber string→IDREF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7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ItemID, LineID, RoutingID, BOMID, ItemUOMCode, SalesDocumentNumber, SalesDocumentSequence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수정</w:t>
      </w:r>
      <w:r>
        <w:rPr>
          <w:color w:val="000000"/>
          <w:szCs w:val="20"/>
        </w:rPr>
        <w:t xml:space="preserve">: ProductionOrderSequence ·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자재명세서버전</w:t>
      </w:r>
      <w:r>
        <w:rPr>
          <w:color w:val="000000"/>
          <w:szCs w:val="20"/>
        </w:rPr>
        <w:t xml:space="preserve">(BOMRevisionNumber) — </w:t>
      </w:r>
      <w:r>
        <w:rPr>
          <w:color w:val="000000"/>
          <w:szCs w:val="20"/>
        </w:rPr>
        <w:t>자재명세서를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식별자와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함께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공정경로식별자는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공정경로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전체를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따름</w:t>
      </w:r>
      <w:r>
        <w:rPr>
          <w:color w:val="000000"/>
          <w:szCs w:val="20"/>
        </w:rPr>
        <w:t>(</w:t>
      </w:r>
      <w:r>
        <w:rPr>
          <w:color w:val="000000"/>
          <w:szCs w:val="20"/>
        </w:rPr>
        <w:t>공정순번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미지정</w:t>
      </w:r>
      <w:r>
        <w:rPr>
          <w:color w:val="000000"/>
          <w:szCs w:val="20"/>
        </w:rPr>
        <w:t xml:space="preserve">)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</w:p>
  </w:comment>
  <w:comment w:id="2295" w:author="임픽스 검토" w:date="2026-10-06T07:24:00Z" w:initials="IMP">
    <w:p w14:paraId="14F8901C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수정</w:t>
      </w:r>
      <w:r>
        <w:rPr>
          <w:color w:val="000000"/>
          <w:szCs w:val="20"/>
        </w:rPr>
        <w:t xml:space="preserve">] </w:t>
      </w:r>
      <w:r>
        <w:rPr>
          <w:color w:val="000000"/>
          <w:szCs w:val="20"/>
        </w:rPr>
        <w:t>조항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제목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오기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정정</w:t>
      </w:r>
      <w:r>
        <w:rPr>
          <w:color w:val="000000"/>
          <w:szCs w:val="20"/>
        </w:rPr>
        <w:t xml:space="preserve"> · "</w:t>
      </w:r>
      <w:r>
        <w:rPr>
          <w:color w:val="000000"/>
          <w:szCs w:val="20"/>
        </w:rPr>
        <w:t>착공</w:t>
      </w:r>
      <w:r>
        <w:rPr>
          <w:color w:val="000000"/>
          <w:szCs w:val="20"/>
        </w:rPr>
        <w:t>(OperaionStart)" → "</w:t>
      </w:r>
      <w:r>
        <w:rPr>
          <w:color w:val="000000"/>
          <w:szCs w:val="20"/>
        </w:rPr>
        <w:t>착공</w:t>
      </w:r>
      <w:r>
        <w:rPr>
          <w:color w:val="000000"/>
          <w:szCs w:val="20"/>
        </w:rPr>
        <w:t>(OperationStart)"</w:t>
      </w:r>
    </w:p>
  </w:comment>
  <w:comment w:id="2300" w:author="임픽스 검토" w:date="2026-10-06T07:24:00Z" w:initials="IMP">
    <w:p w14:paraId="30EDB631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번호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43 →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46 · </w:t>
      </w:r>
      <w:r>
        <w:rPr>
          <w:color w:val="000000"/>
          <w:szCs w:val="20"/>
        </w:rPr>
        <w:t>본문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인용</w:t>
      </w:r>
      <w:r>
        <w:rPr>
          <w:color w:val="000000"/>
          <w:szCs w:val="20"/>
        </w:rPr>
        <w:t>: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43</w:t>
      </w:r>
      <w:r>
        <w:rPr>
          <w:color w:val="000000"/>
          <w:szCs w:val="20"/>
        </w:rPr>
        <w:t>과</w:t>
      </w:r>
      <w:r>
        <w:rPr>
          <w:color w:val="000000"/>
          <w:szCs w:val="20"/>
        </w:rPr>
        <w:t>" →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46</w:t>
      </w:r>
      <w:r>
        <w:rPr>
          <w:color w:val="000000"/>
          <w:szCs w:val="20"/>
        </w:rPr>
        <w:t>과</w:t>
      </w:r>
      <w:r>
        <w:rPr>
          <w:color w:val="000000"/>
          <w:szCs w:val="20"/>
        </w:rPr>
        <w:t xml:space="preserve">" · </w:t>
      </w:r>
      <w:r>
        <w:rPr>
          <w:color w:val="000000"/>
          <w:szCs w:val="20"/>
        </w:rPr>
        <w:t>데이터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타입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OperationStartTime time→dateTime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7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LotID, LotName, LotDescription, LotCreatedQuantity, OperationID, EquipmentID, PersonnelID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보완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일시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기간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표기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기준</w:t>
      </w:r>
      <w:r>
        <w:rPr>
          <w:color w:val="000000"/>
          <w:szCs w:val="20"/>
        </w:rPr>
        <w:t xml:space="preserve">(KS X ISO 8601)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 — OperationStartTime ·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착공식별자</w:t>
      </w:r>
      <w:r>
        <w:rPr>
          <w:color w:val="000000"/>
          <w:szCs w:val="20"/>
        </w:rPr>
        <w:t xml:space="preserve">(OperationStartID) — </w:t>
      </w:r>
      <w:r>
        <w:rPr>
          <w:color w:val="000000"/>
          <w:szCs w:val="20"/>
        </w:rPr>
        <w:t>이벤트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식별자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식별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 xml:space="preserve">, </w:t>
      </w:r>
      <w:r>
        <w:rPr>
          <w:color w:val="000000"/>
          <w:szCs w:val="20"/>
        </w:rPr>
        <w:t>최초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발생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시스템이</w:t>
      </w:r>
      <w:r>
        <w:rPr>
          <w:color w:val="000000"/>
          <w:szCs w:val="20"/>
        </w:rPr>
        <w:t xml:space="preserve"> GUID </w:t>
      </w:r>
      <w:r>
        <w:rPr>
          <w:color w:val="000000"/>
          <w:szCs w:val="20"/>
        </w:rPr>
        <w:t>또는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최초</w:t>
      </w:r>
      <w:r>
        <w:rPr>
          <w:color w:val="000000"/>
          <w:szCs w:val="20"/>
        </w:rPr>
        <w:t xml:space="preserve"> BOD</w:t>
      </w:r>
      <w:r>
        <w:rPr>
          <w:color w:val="000000"/>
          <w:szCs w:val="20"/>
        </w:rPr>
        <w:t>의</w:t>
      </w:r>
      <w:r>
        <w:rPr>
          <w:color w:val="000000"/>
          <w:szCs w:val="20"/>
        </w:rPr>
        <w:t xml:space="preserve"> BODID</w:t>
      </w:r>
      <w:r>
        <w:rPr>
          <w:color w:val="000000"/>
          <w:szCs w:val="20"/>
        </w:rPr>
        <w:t>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부여</w:t>
      </w:r>
      <w:r>
        <w:rPr>
          <w:color w:val="000000"/>
          <w:szCs w:val="20"/>
        </w:rPr>
        <w:t>)</w:t>
      </w:r>
    </w:p>
  </w:comment>
  <w:comment w:id="2335" w:author="임픽스 검토" w:date="2026-10-06T07:24:00Z" w:initials="IMP">
    <w:p w14:paraId="0ED39892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번호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44 →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47 · </w:t>
      </w:r>
      <w:r>
        <w:rPr>
          <w:color w:val="000000"/>
          <w:szCs w:val="20"/>
        </w:rPr>
        <w:t>본문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인용</w:t>
      </w:r>
      <w:r>
        <w:rPr>
          <w:color w:val="000000"/>
          <w:szCs w:val="20"/>
        </w:rPr>
        <w:t>: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44</w:t>
      </w:r>
      <w:r>
        <w:rPr>
          <w:color w:val="000000"/>
          <w:szCs w:val="20"/>
        </w:rPr>
        <w:t>와</w:t>
      </w:r>
      <w:r>
        <w:rPr>
          <w:color w:val="000000"/>
          <w:szCs w:val="20"/>
        </w:rPr>
        <w:t>" →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47</w:t>
      </w:r>
      <w:r>
        <w:rPr>
          <w:color w:val="000000"/>
          <w:szCs w:val="20"/>
        </w:rPr>
        <w:t>과</w:t>
      </w:r>
      <w:r>
        <w:rPr>
          <w:color w:val="000000"/>
          <w:szCs w:val="20"/>
        </w:rPr>
        <w:t xml:space="preserve">" · </w:t>
      </w:r>
      <w:r>
        <w:rPr>
          <w:color w:val="000000"/>
          <w:szCs w:val="20"/>
        </w:rPr>
        <w:t>데이터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타입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OperationEndTime time→dateTime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7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LotID, LotName, LotDescription, LotCreatedQuantity, OperationID, EquipmentID, PersonnelID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보완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일시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기간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표기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기준</w:t>
      </w:r>
      <w:r>
        <w:rPr>
          <w:color w:val="000000"/>
          <w:szCs w:val="20"/>
        </w:rPr>
        <w:t xml:space="preserve">(KS X ISO 8601)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 — OperationEndTime ·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완공식별자</w:t>
      </w:r>
      <w:r>
        <w:rPr>
          <w:color w:val="000000"/>
          <w:szCs w:val="20"/>
        </w:rPr>
        <w:t xml:space="preserve">(OperationEndID) — </w:t>
      </w:r>
      <w:r>
        <w:rPr>
          <w:color w:val="000000"/>
          <w:szCs w:val="20"/>
        </w:rPr>
        <w:t>이벤트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식별자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식별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 xml:space="preserve">, </w:t>
      </w:r>
      <w:r>
        <w:rPr>
          <w:color w:val="000000"/>
          <w:szCs w:val="20"/>
        </w:rPr>
        <w:t>최초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발생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시스템이</w:t>
      </w:r>
      <w:r>
        <w:rPr>
          <w:color w:val="000000"/>
          <w:szCs w:val="20"/>
        </w:rPr>
        <w:t xml:space="preserve"> GUID </w:t>
      </w:r>
      <w:r>
        <w:rPr>
          <w:color w:val="000000"/>
          <w:szCs w:val="20"/>
        </w:rPr>
        <w:t>또는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최초</w:t>
      </w:r>
      <w:r>
        <w:rPr>
          <w:color w:val="000000"/>
          <w:szCs w:val="20"/>
        </w:rPr>
        <w:t xml:space="preserve"> BOD</w:t>
      </w:r>
      <w:r>
        <w:rPr>
          <w:color w:val="000000"/>
          <w:szCs w:val="20"/>
        </w:rPr>
        <w:t>의</w:t>
      </w:r>
      <w:r>
        <w:rPr>
          <w:color w:val="000000"/>
          <w:szCs w:val="20"/>
        </w:rPr>
        <w:t xml:space="preserve"> BODID</w:t>
      </w:r>
      <w:r>
        <w:rPr>
          <w:color w:val="000000"/>
          <w:szCs w:val="20"/>
        </w:rPr>
        <w:t>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부여</w:t>
      </w:r>
      <w:r>
        <w:rPr>
          <w:color w:val="000000"/>
          <w:szCs w:val="20"/>
        </w:rPr>
        <w:t>)</w:t>
      </w:r>
    </w:p>
  </w:comment>
  <w:comment w:id="2370" w:author="임픽스 검토" w:date="2026-10-06T07:24:00Z" w:initials="IMP">
    <w:p w14:paraId="1218E296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번호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45 →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48 · </w:t>
      </w:r>
      <w:r>
        <w:rPr>
          <w:color w:val="000000"/>
          <w:szCs w:val="20"/>
        </w:rPr>
        <w:t>본문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인용</w:t>
      </w:r>
      <w:r>
        <w:rPr>
          <w:color w:val="000000"/>
          <w:szCs w:val="20"/>
        </w:rPr>
        <w:t>: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45</w:t>
      </w:r>
      <w:r>
        <w:rPr>
          <w:color w:val="000000"/>
          <w:szCs w:val="20"/>
        </w:rPr>
        <w:t>와</w:t>
      </w:r>
      <w:r>
        <w:rPr>
          <w:color w:val="000000"/>
          <w:szCs w:val="20"/>
        </w:rPr>
        <w:t>" →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48</w:t>
      </w:r>
      <w:r>
        <w:rPr>
          <w:color w:val="000000"/>
          <w:szCs w:val="20"/>
        </w:rPr>
        <w:t>과</w:t>
      </w:r>
      <w:r>
        <w:rPr>
          <w:color w:val="000000"/>
          <w:szCs w:val="20"/>
        </w:rPr>
        <w:t xml:space="preserve">" ·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출발지유형</w:t>
      </w:r>
      <w:r>
        <w:rPr>
          <w:color w:val="000000"/>
          <w:szCs w:val="20"/>
        </w:rPr>
        <w:t xml:space="preserve">(SourceType), </w:t>
      </w:r>
      <w:r>
        <w:rPr>
          <w:color w:val="000000"/>
          <w:szCs w:val="20"/>
        </w:rPr>
        <w:t>목적지유형</w:t>
      </w:r>
      <w:r>
        <w:rPr>
          <w:color w:val="000000"/>
          <w:szCs w:val="20"/>
        </w:rPr>
        <w:t xml:space="preserve">(DestinationType) ·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삭제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공장식별자</w:t>
      </w:r>
      <w:r>
        <w:rPr>
          <w:color w:val="000000"/>
          <w:szCs w:val="20"/>
        </w:rPr>
        <w:t xml:space="preserve">(PlantID) ·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여부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SourceName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 xml:space="preserve">, DestinationName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4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LotID, LotName, LotDescription, CarrierID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수정</w:t>
      </w:r>
      <w:r>
        <w:rPr>
          <w:color w:val="000000"/>
          <w:szCs w:val="20"/>
        </w:rPr>
        <w:t>: SourceID, DestinationID</w:t>
      </w:r>
    </w:p>
  </w:comment>
  <w:comment w:id="2431" w:author="임픽스 검토" w:date="2026-10-06T07:24:00Z" w:initials="IMP">
    <w:p w14:paraId="5C7DBFB1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번호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46 →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49 · </w:t>
      </w:r>
      <w:r>
        <w:rPr>
          <w:color w:val="000000"/>
          <w:szCs w:val="20"/>
        </w:rPr>
        <w:t>본문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인용</w:t>
      </w:r>
      <w:r>
        <w:rPr>
          <w:color w:val="000000"/>
          <w:szCs w:val="20"/>
        </w:rPr>
        <w:t>: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46</w:t>
      </w:r>
      <w:r>
        <w:rPr>
          <w:color w:val="000000"/>
          <w:szCs w:val="20"/>
        </w:rPr>
        <w:t>과</w:t>
      </w:r>
      <w:r>
        <w:rPr>
          <w:color w:val="000000"/>
          <w:szCs w:val="20"/>
        </w:rPr>
        <w:t>" →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49</w:t>
      </w:r>
      <w:r>
        <w:rPr>
          <w:color w:val="000000"/>
          <w:szCs w:val="20"/>
        </w:rPr>
        <w:t>와</w:t>
      </w:r>
      <w:r>
        <w:rPr>
          <w:color w:val="000000"/>
          <w:szCs w:val="20"/>
        </w:rPr>
        <w:t xml:space="preserve">" ·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목적지유형</w:t>
      </w:r>
      <w:r>
        <w:rPr>
          <w:color w:val="000000"/>
          <w:szCs w:val="20"/>
        </w:rPr>
        <w:t xml:space="preserve">(DestinationType) ·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삭제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공장식별자</w:t>
      </w:r>
      <w:r>
        <w:rPr>
          <w:color w:val="000000"/>
          <w:szCs w:val="20"/>
        </w:rPr>
        <w:t xml:space="preserve">(PlantID) ·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여부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ErrorCode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7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TransferCommandID, LotID, LotName, LotDescription, CarrierID, DestinationName, ErrorCode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수정</w:t>
      </w:r>
      <w:r>
        <w:rPr>
          <w:color w:val="000000"/>
          <w:szCs w:val="20"/>
        </w:rPr>
        <w:t>: DestinationID</w:t>
      </w:r>
    </w:p>
    <w:p w14:paraId="7EF04B8A" w14:textId="77777777" w:rsidR="000F75F0" w:rsidRDefault="00000000">
      <w:r>
        <w:rPr>
          <w:color w:val="000000"/>
          <w:szCs w:val="20"/>
        </w:rPr>
        <w:t xml:space="preserve">· </w:t>
      </w:r>
      <w:r>
        <w:rPr>
          <w:color w:val="000000"/>
          <w:szCs w:val="20"/>
        </w:rPr>
        <w:t>오류코드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예시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및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공통코드그룹</w:t>
      </w:r>
      <w:r>
        <w:rPr>
          <w:color w:val="000000"/>
          <w:szCs w:val="20"/>
        </w:rPr>
        <w:t>(TransferErrorCode)·</w:t>
      </w:r>
      <w:r>
        <w:rPr>
          <w:color w:val="000000"/>
          <w:szCs w:val="20"/>
        </w:rPr>
        <w:t>접두어</w:t>
      </w:r>
      <w:r>
        <w:rPr>
          <w:color w:val="000000"/>
          <w:szCs w:val="20"/>
        </w:rPr>
        <w:t xml:space="preserve">(TR-)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: ErrorCode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보완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일시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기간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표기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기준</w:t>
      </w:r>
      <w:r>
        <w:rPr>
          <w:color w:val="000000"/>
          <w:szCs w:val="20"/>
        </w:rPr>
        <w:t xml:space="preserve">(KS X ISO 8601)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 — TransferStartDateTime ·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운행시작식별자</w:t>
      </w:r>
      <w:r>
        <w:rPr>
          <w:color w:val="000000"/>
          <w:szCs w:val="20"/>
        </w:rPr>
        <w:t xml:space="preserve">(TransferStartID) — </w:t>
      </w:r>
      <w:r>
        <w:rPr>
          <w:color w:val="000000"/>
          <w:szCs w:val="20"/>
        </w:rPr>
        <w:t>이벤트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식별자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식별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 xml:space="preserve">, </w:t>
      </w:r>
      <w:r>
        <w:rPr>
          <w:color w:val="000000"/>
          <w:szCs w:val="20"/>
        </w:rPr>
        <w:t>최초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발생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시스템이</w:t>
      </w:r>
      <w:r>
        <w:rPr>
          <w:color w:val="000000"/>
          <w:szCs w:val="20"/>
        </w:rPr>
        <w:t xml:space="preserve"> GUID </w:t>
      </w:r>
      <w:r>
        <w:rPr>
          <w:color w:val="000000"/>
          <w:szCs w:val="20"/>
        </w:rPr>
        <w:t>또는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최초</w:t>
      </w:r>
      <w:r>
        <w:rPr>
          <w:color w:val="000000"/>
          <w:szCs w:val="20"/>
        </w:rPr>
        <w:t xml:space="preserve"> BOD</w:t>
      </w:r>
      <w:r>
        <w:rPr>
          <w:color w:val="000000"/>
          <w:szCs w:val="20"/>
        </w:rPr>
        <w:t>의</w:t>
      </w:r>
      <w:r>
        <w:rPr>
          <w:color w:val="000000"/>
          <w:szCs w:val="20"/>
        </w:rPr>
        <w:t xml:space="preserve"> BODID</w:t>
      </w:r>
      <w:r>
        <w:rPr>
          <w:color w:val="000000"/>
          <w:szCs w:val="20"/>
        </w:rPr>
        <w:t>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부여</w:t>
      </w:r>
      <w:r>
        <w:rPr>
          <w:color w:val="000000"/>
          <w:szCs w:val="20"/>
        </w:rPr>
        <w:t>)</w:t>
      </w:r>
    </w:p>
  </w:comment>
  <w:comment w:id="2495" w:author="임픽스 검토" w:date="2026-10-06T07:24:00Z" w:initials="IMP">
    <w:p w14:paraId="3F018FD1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번호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47 →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50 · </w:t>
      </w:r>
      <w:r>
        <w:rPr>
          <w:color w:val="000000"/>
          <w:szCs w:val="20"/>
        </w:rPr>
        <w:t>본문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인용</w:t>
      </w:r>
      <w:r>
        <w:rPr>
          <w:color w:val="000000"/>
          <w:szCs w:val="20"/>
        </w:rPr>
        <w:t>: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47</w:t>
      </w:r>
      <w:r>
        <w:rPr>
          <w:color w:val="000000"/>
          <w:szCs w:val="20"/>
        </w:rPr>
        <w:t>과</w:t>
      </w:r>
      <w:r>
        <w:rPr>
          <w:color w:val="000000"/>
          <w:szCs w:val="20"/>
        </w:rPr>
        <w:t>" →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50</w:t>
      </w:r>
      <w:r>
        <w:rPr>
          <w:color w:val="000000"/>
          <w:szCs w:val="20"/>
        </w:rPr>
        <w:t>과</w:t>
      </w:r>
      <w:r>
        <w:rPr>
          <w:color w:val="000000"/>
          <w:szCs w:val="20"/>
        </w:rPr>
        <w:t xml:space="preserve">" ·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목적지유형</w:t>
      </w:r>
      <w:r>
        <w:rPr>
          <w:color w:val="000000"/>
          <w:szCs w:val="20"/>
        </w:rPr>
        <w:t xml:space="preserve">(DestinationType) ·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삭제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공장식별자</w:t>
      </w:r>
      <w:r>
        <w:rPr>
          <w:color w:val="000000"/>
          <w:szCs w:val="20"/>
        </w:rPr>
        <w:t xml:space="preserve">(PlantID)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6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TransferCommandID, LotID, LotName, LotDescription, CarrierID, DestinationName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수정</w:t>
      </w:r>
      <w:r>
        <w:rPr>
          <w:color w:val="000000"/>
          <w:szCs w:val="20"/>
        </w:rPr>
        <w:t xml:space="preserve">: DestinationID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보완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일시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기간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표기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기준</w:t>
      </w:r>
      <w:r>
        <w:rPr>
          <w:color w:val="000000"/>
          <w:szCs w:val="20"/>
        </w:rPr>
        <w:t xml:space="preserve">(KS X ISO 8601)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 — TransferEndDateTime ·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운행완료식별자</w:t>
      </w:r>
      <w:r>
        <w:rPr>
          <w:color w:val="000000"/>
          <w:szCs w:val="20"/>
        </w:rPr>
        <w:t xml:space="preserve">(TransferEndID) — </w:t>
      </w:r>
      <w:r>
        <w:rPr>
          <w:color w:val="000000"/>
          <w:szCs w:val="20"/>
        </w:rPr>
        <w:t>이벤트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식별자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식별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 xml:space="preserve">, </w:t>
      </w:r>
      <w:r>
        <w:rPr>
          <w:color w:val="000000"/>
          <w:szCs w:val="20"/>
        </w:rPr>
        <w:t>최초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발생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시스템이</w:t>
      </w:r>
      <w:r>
        <w:rPr>
          <w:color w:val="000000"/>
          <w:szCs w:val="20"/>
        </w:rPr>
        <w:t xml:space="preserve"> GUID </w:t>
      </w:r>
      <w:r>
        <w:rPr>
          <w:color w:val="000000"/>
          <w:szCs w:val="20"/>
        </w:rPr>
        <w:t>또는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최초</w:t>
      </w:r>
      <w:r>
        <w:rPr>
          <w:color w:val="000000"/>
          <w:szCs w:val="20"/>
        </w:rPr>
        <w:t xml:space="preserve"> BOD</w:t>
      </w:r>
      <w:r>
        <w:rPr>
          <w:color w:val="000000"/>
          <w:szCs w:val="20"/>
        </w:rPr>
        <w:t>의</w:t>
      </w:r>
      <w:r>
        <w:rPr>
          <w:color w:val="000000"/>
          <w:szCs w:val="20"/>
        </w:rPr>
        <w:t xml:space="preserve"> BODID</w:t>
      </w:r>
      <w:r>
        <w:rPr>
          <w:color w:val="000000"/>
          <w:szCs w:val="20"/>
        </w:rPr>
        <w:t>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부여</w:t>
      </w:r>
      <w:r>
        <w:rPr>
          <w:color w:val="000000"/>
          <w:szCs w:val="20"/>
        </w:rPr>
        <w:t>)</w:t>
      </w:r>
    </w:p>
  </w:comment>
  <w:comment w:id="2551" w:author="임픽스 검토" w:date="2026-10-06T07:24:00Z" w:initials="IMP">
    <w:p w14:paraId="423C92DF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번호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48 →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51 · </w:t>
      </w:r>
      <w:r>
        <w:rPr>
          <w:color w:val="000000"/>
          <w:szCs w:val="20"/>
        </w:rPr>
        <w:t>본문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인용</w:t>
      </w:r>
      <w:r>
        <w:rPr>
          <w:color w:val="000000"/>
          <w:szCs w:val="20"/>
        </w:rPr>
        <w:t>: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48</w:t>
      </w:r>
      <w:r>
        <w:rPr>
          <w:color w:val="000000"/>
          <w:szCs w:val="20"/>
        </w:rPr>
        <w:t>과</w:t>
      </w:r>
      <w:r>
        <w:rPr>
          <w:color w:val="000000"/>
          <w:szCs w:val="20"/>
        </w:rPr>
        <w:t>" →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51</w:t>
      </w:r>
      <w:r>
        <w:rPr>
          <w:color w:val="000000"/>
          <w:szCs w:val="20"/>
        </w:rPr>
        <w:t>과</w:t>
      </w:r>
      <w:r>
        <w:rPr>
          <w:color w:val="000000"/>
          <w:szCs w:val="20"/>
        </w:rPr>
        <w:t xml:space="preserve">" ·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삭제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공장식별자</w:t>
      </w:r>
      <w:r>
        <w:rPr>
          <w:color w:val="000000"/>
          <w:szCs w:val="20"/>
        </w:rPr>
        <w:t xml:space="preserve">(PlantID)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5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TransferCommandID, LotID, LotName, LotDescription, CarrierID ·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운송위치식별자</w:t>
      </w:r>
      <w:r>
        <w:rPr>
          <w:color w:val="000000"/>
          <w:szCs w:val="20"/>
        </w:rPr>
        <w:t xml:space="preserve">(InTransitLocationID) — </w:t>
      </w:r>
      <w:r>
        <w:rPr>
          <w:color w:val="000000"/>
          <w:szCs w:val="20"/>
        </w:rPr>
        <w:t>이벤트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식별자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식별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 xml:space="preserve">, </w:t>
      </w:r>
      <w:r>
        <w:rPr>
          <w:color w:val="000000"/>
          <w:szCs w:val="20"/>
        </w:rPr>
        <w:t>최초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발생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시스템이</w:t>
      </w:r>
      <w:r>
        <w:rPr>
          <w:color w:val="000000"/>
          <w:szCs w:val="20"/>
        </w:rPr>
        <w:t xml:space="preserve"> GUID </w:t>
      </w:r>
      <w:r>
        <w:rPr>
          <w:color w:val="000000"/>
          <w:szCs w:val="20"/>
        </w:rPr>
        <w:t>또는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최초</w:t>
      </w:r>
      <w:r>
        <w:rPr>
          <w:color w:val="000000"/>
          <w:szCs w:val="20"/>
        </w:rPr>
        <w:t xml:space="preserve"> BOD</w:t>
      </w:r>
      <w:r>
        <w:rPr>
          <w:color w:val="000000"/>
          <w:szCs w:val="20"/>
        </w:rPr>
        <w:t>의</w:t>
      </w:r>
      <w:r>
        <w:rPr>
          <w:color w:val="000000"/>
          <w:szCs w:val="20"/>
        </w:rPr>
        <w:t xml:space="preserve"> BODID</w:t>
      </w:r>
      <w:r>
        <w:rPr>
          <w:color w:val="000000"/>
          <w:szCs w:val="20"/>
        </w:rPr>
        <w:t>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부여</w:t>
      </w:r>
      <w:r>
        <w:rPr>
          <w:color w:val="000000"/>
          <w:szCs w:val="20"/>
        </w:rPr>
        <w:t>)</w:t>
      </w:r>
    </w:p>
  </w:comment>
  <w:comment w:id="2585" w:author="임픽스 검토" w:date="2026-10-06T07:24:00Z" w:initials="IMP">
    <w:p w14:paraId="5D1F7893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번호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49 →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52 · </w:t>
      </w:r>
      <w:r>
        <w:rPr>
          <w:color w:val="000000"/>
          <w:szCs w:val="20"/>
        </w:rPr>
        <w:t>본문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인용</w:t>
      </w:r>
      <w:r>
        <w:rPr>
          <w:color w:val="000000"/>
          <w:szCs w:val="20"/>
        </w:rPr>
        <w:t>: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49</w:t>
      </w:r>
      <w:r>
        <w:rPr>
          <w:color w:val="000000"/>
          <w:szCs w:val="20"/>
        </w:rPr>
        <w:t>와</w:t>
      </w:r>
      <w:r>
        <w:rPr>
          <w:color w:val="000000"/>
          <w:szCs w:val="20"/>
        </w:rPr>
        <w:t>" →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52</w:t>
      </w:r>
      <w:r>
        <w:rPr>
          <w:color w:val="000000"/>
          <w:szCs w:val="20"/>
        </w:rPr>
        <w:t>와</w:t>
      </w:r>
      <w:r>
        <w:rPr>
          <w:color w:val="000000"/>
          <w:szCs w:val="20"/>
        </w:rPr>
        <w:t xml:space="preserve">" ·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삭제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공장식별자</w:t>
      </w:r>
      <w:r>
        <w:rPr>
          <w:color w:val="000000"/>
          <w:szCs w:val="20"/>
        </w:rPr>
        <w:t xml:space="preserve">(PlantID) ·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여부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EquipmentState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EquipmentControlMode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EquipmentOperationMode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ErrorCode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6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EquipmentID, EquipmentState, EquipmentControlMode, EquipmentOperationMode, LastProcessedLotID, LastProcessedOperationID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수정</w:t>
      </w:r>
      <w:r>
        <w:rPr>
          <w:color w:val="000000"/>
          <w:szCs w:val="20"/>
        </w:rPr>
        <w:t>: ErrorCode</w:t>
      </w:r>
    </w:p>
    <w:p w14:paraId="3298DB9F" w14:textId="77777777" w:rsidR="000F75F0" w:rsidRDefault="00000000">
      <w:r>
        <w:rPr>
          <w:color w:val="000000"/>
          <w:szCs w:val="20"/>
        </w:rPr>
        <w:t xml:space="preserve">· </w:t>
      </w:r>
      <w:r>
        <w:rPr>
          <w:color w:val="000000"/>
          <w:szCs w:val="20"/>
        </w:rPr>
        <w:t>오류코드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예시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및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공통코드그룹</w:t>
      </w:r>
      <w:r>
        <w:rPr>
          <w:color w:val="000000"/>
          <w:szCs w:val="20"/>
        </w:rPr>
        <w:t>(EquipmentErrorCode)·</w:t>
      </w:r>
      <w:r>
        <w:rPr>
          <w:color w:val="000000"/>
          <w:szCs w:val="20"/>
        </w:rPr>
        <w:t>접두어</w:t>
      </w:r>
      <w:r>
        <w:rPr>
          <w:color w:val="000000"/>
          <w:szCs w:val="20"/>
        </w:rPr>
        <w:t xml:space="preserve">(EQ-)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: ErrorCode ·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설비상태식별자</w:t>
      </w:r>
      <w:r>
        <w:rPr>
          <w:color w:val="000000"/>
          <w:szCs w:val="20"/>
        </w:rPr>
        <w:t xml:space="preserve">(EquipmentStateID) — </w:t>
      </w:r>
      <w:r>
        <w:rPr>
          <w:color w:val="000000"/>
          <w:szCs w:val="20"/>
        </w:rPr>
        <w:t>이벤트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식별자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식별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 xml:space="preserve">, </w:t>
      </w:r>
      <w:r>
        <w:rPr>
          <w:color w:val="000000"/>
          <w:szCs w:val="20"/>
        </w:rPr>
        <w:t>최초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발생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시스템이</w:t>
      </w:r>
      <w:r>
        <w:rPr>
          <w:color w:val="000000"/>
          <w:szCs w:val="20"/>
        </w:rPr>
        <w:t xml:space="preserve"> GUID </w:t>
      </w:r>
      <w:r>
        <w:rPr>
          <w:color w:val="000000"/>
          <w:szCs w:val="20"/>
        </w:rPr>
        <w:t>또는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최초</w:t>
      </w:r>
      <w:r>
        <w:rPr>
          <w:color w:val="000000"/>
          <w:szCs w:val="20"/>
        </w:rPr>
        <w:t xml:space="preserve"> BOD</w:t>
      </w:r>
      <w:r>
        <w:rPr>
          <w:color w:val="000000"/>
          <w:szCs w:val="20"/>
        </w:rPr>
        <w:t>의</w:t>
      </w:r>
      <w:r>
        <w:rPr>
          <w:color w:val="000000"/>
          <w:szCs w:val="20"/>
        </w:rPr>
        <w:t xml:space="preserve"> BODID</w:t>
      </w:r>
      <w:r>
        <w:rPr>
          <w:color w:val="000000"/>
          <w:szCs w:val="20"/>
        </w:rPr>
        <w:t>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부여</w:t>
      </w:r>
      <w:r>
        <w:rPr>
          <w:color w:val="000000"/>
          <w:szCs w:val="20"/>
        </w:rPr>
        <w:t>)</w:t>
      </w:r>
    </w:p>
  </w:comment>
  <w:comment w:id="2637" w:author="임픽스 검토" w:date="2026-10-06T07:24:00Z" w:initials="IMP">
    <w:p w14:paraId="7E3383E9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수정</w:t>
      </w:r>
      <w:r>
        <w:rPr>
          <w:color w:val="000000"/>
          <w:szCs w:val="20"/>
        </w:rPr>
        <w:t xml:space="preserve">] </w:t>
      </w:r>
      <w:r>
        <w:rPr>
          <w:color w:val="000000"/>
          <w:szCs w:val="20"/>
        </w:rPr>
        <w:t>조항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제목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오기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정정</w:t>
      </w:r>
      <w:r>
        <w:rPr>
          <w:color w:val="000000"/>
          <w:szCs w:val="20"/>
        </w:rPr>
        <w:t xml:space="preserve"> · "EquipmentState</w:t>
      </w:r>
      <w:r>
        <w:rPr>
          <w:color w:val="000000"/>
          <w:szCs w:val="20"/>
        </w:rPr>
        <w:t>알람</w:t>
      </w:r>
      <w:r>
        <w:rPr>
          <w:color w:val="000000"/>
          <w:szCs w:val="20"/>
        </w:rPr>
        <w:t>(Alarm)" → "</w:t>
      </w:r>
      <w:r>
        <w:rPr>
          <w:color w:val="000000"/>
          <w:szCs w:val="20"/>
        </w:rPr>
        <w:t>알람</w:t>
      </w:r>
      <w:r>
        <w:rPr>
          <w:color w:val="000000"/>
          <w:szCs w:val="20"/>
        </w:rPr>
        <w:t>(Alarm)"</w:t>
      </w:r>
    </w:p>
  </w:comment>
  <w:comment w:id="2641" w:author="임픽스 검토" w:date="2026-10-06T07:24:00Z" w:initials="IMP">
    <w:p w14:paraId="4364BAA9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번호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50 →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53 · </w:t>
      </w:r>
      <w:r>
        <w:rPr>
          <w:color w:val="000000"/>
          <w:szCs w:val="20"/>
        </w:rPr>
        <w:t>본문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인용</w:t>
      </w:r>
      <w:r>
        <w:rPr>
          <w:color w:val="000000"/>
          <w:szCs w:val="20"/>
        </w:rPr>
        <w:t>: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50</w:t>
      </w:r>
      <w:r>
        <w:rPr>
          <w:color w:val="000000"/>
          <w:szCs w:val="20"/>
        </w:rPr>
        <w:t>과</w:t>
      </w:r>
      <w:r>
        <w:rPr>
          <w:color w:val="000000"/>
          <w:szCs w:val="20"/>
        </w:rPr>
        <w:t>" →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53</w:t>
      </w:r>
      <w:r>
        <w:rPr>
          <w:color w:val="000000"/>
          <w:szCs w:val="20"/>
        </w:rPr>
        <w:t>과</w:t>
      </w:r>
      <w:r>
        <w:rPr>
          <w:color w:val="000000"/>
          <w:szCs w:val="20"/>
        </w:rPr>
        <w:t xml:space="preserve">" ·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삭제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공장식별자</w:t>
      </w:r>
      <w:r>
        <w:rPr>
          <w:color w:val="000000"/>
          <w:szCs w:val="20"/>
        </w:rPr>
        <w:t xml:space="preserve">(PlantID) ·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여부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AlarmState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ErrorCode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2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EquipmentID, AlarmState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수정</w:t>
      </w:r>
      <w:r>
        <w:rPr>
          <w:color w:val="000000"/>
          <w:szCs w:val="20"/>
        </w:rPr>
        <w:t>: ErrorCode</w:t>
      </w:r>
    </w:p>
    <w:p w14:paraId="134E129D" w14:textId="77777777" w:rsidR="000F75F0" w:rsidRDefault="00000000">
      <w:r>
        <w:rPr>
          <w:color w:val="000000"/>
          <w:szCs w:val="20"/>
        </w:rPr>
        <w:t xml:space="preserve">· </w:t>
      </w:r>
      <w:r>
        <w:rPr>
          <w:color w:val="000000"/>
          <w:szCs w:val="20"/>
        </w:rPr>
        <w:t>오류코드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예시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및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공통코드그룹</w:t>
      </w:r>
      <w:r>
        <w:rPr>
          <w:color w:val="000000"/>
          <w:szCs w:val="20"/>
        </w:rPr>
        <w:t>(EquipmentErrorCode)·</w:t>
      </w:r>
      <w:r>
        <w:rPr>
          <w:color w:val="000000"/>
          <w:szCs w:val="20"/>
        </w:rPr>
        <w:t>접두어</w:t>
      </w:r>
      <w:r>
        <w:rPr>
          <w:color w:val="000000"/>
          <w:szCs w:val="20"/>
        </w:rPr>
        <w:t xml:space="preserve">(EQ-)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: ErrorCode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보완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일시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기간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표기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기준</w:t>
      </w:r>
      <w:r>
        <w:rPr>
          <w:color w:val="000000"/>
          <w:szCs w:val="20"/>
        </w:rPr>
        <w:t xml:space="preserve">(KS X ISO 8601)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 — EventDateTime ·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알람식별자</w:t>
      </w:r>
      <w:r>
        <w:rPr>
          <w:color w:val="000000"/>
          <w:szCs w:val="20"/>
        </w:rPr>
        <w:t xml:space="preserve">(AlarmID) — </w:t>
      </w:r>
      <w:r>
        <w:rPr>
          <w:color w:val="000000"/>
          <w:szCs w:val="20"/>
        </w:rPr>
        <w:t>이벤트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식별자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식별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 xml:space="preserve">, </w:t>
      </w:r>
      <w:r>
        <w:rPr>
          <w:color w:val="000000"/>
          <w:szCs w:val="20"/>
        </w:rPr>
        <w:t>최초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발생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시스템이</w:t>
      </w:r>
      <w:r>
        <w:rPr>
          <w:color w:val="000000"/>
          <w:szCs w:val="20"/>
        </w:rPr>
        <w:t xml:space="preserve"> GUID </w:t>
      </w:r>
      <w:r>
        <w:rPr>
          <w:color w:val="000000"/>
          <w:szCs w:val="20"/>
        </w:rPr>
        <w:t>또는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최초</w:t>
      </w:r>
      <w:r>
        <w:rPr>
          <w:color w:val="000000"/>
          <w:szCs w:val="20"/>
        </w:rPr>
        <w:t xml:space="preserve"> BOD</w:t>
      </w:r>
      <w:r>
        <w:rPr>
          <w:color w:val="000000"/>
          <w:szCs w:val="20"/>
        </w:rPr>
        <w:t>의</w:t>
      </w:r>
      <w:r>
        <w:rPr>
          <w:color w:val="000000"/>
          <w:szCs w:val="20"/>
        </w:rPr>
        <w:t xml:space="preserve"> BODID</w:t>
      </w:r>
      <w:r>
        <w:rPr>
          <w:color w:val="000000"/>
          <w:szCs w:val="20"/>
        </w:rPr>
        <w:t>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부여</w:t>
      </w:r>
      <w:r>
        <w:rPr>
          <w:color w:val="000000"/>
          <w:szCs w:val="20"/>
        </w:rPr>
        <w:t>)</w:t>
      </w:r>
    </w:p>
  </w:comment>
  <w:comment w:id="2682" w:author="임픽스 검토" w:date="2026-10-06T07:24:00Z" w:initials="IMP">
    <w:p w14:paraId="6985154E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번호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51 →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54 · </w:t>
      </w:r>
      <w:r>
        <w:rPr>
          <w:color w:val="000000"/>
          <w:szCs w:val="20"/>
        </w:rPr>
        <w:t>본문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인용</w:t>
      </w:r>
      <w:r>
        <w:rPr>
          <w:color w:val="000000"/>
          <w:szCs w:val="20"/>
        </w:rPr>
        <w:t>: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51</w:t>
      </w:r>
      <w:r>
        <w:rPr>
          <w:color w:val="000000"/>
          <w:szCs w:val="20"/>
        </w:rPr>
        <w:t>과</w:t>
      </w:r>
      <w:r>
        <w:rPr>
          <w:color w:val="000000"/>
          <w:szCs w:val="20"/>
        </w:rPr>
        <w:t>" →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54</w:t>
      </w:r>
      <w:r>
        <w:rPr>
          <w:color w:val="000000"/>
          <w:szCs w:val="20"/>
        </w:rPr>
        <w:t>와</w:t>
      </w:r>
      <w:r>
        <w:rPr>
          <w:color w:val="000000"/>
          <w:szCs w:val="20"/>
        </w:rPr>
        <w:t xml:space="preserve">" · </w:t>
      </w:r>
      <w:r>
        <w:rPr>
          <w:color w:val="000000"/>
          <w:szCs w:val="20"/>
        </w:rPr>
        <w:t>데이터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타입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ExpectedInspectionTimePeriod enum→int ·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여부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InspectionMethod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11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VendorID, ProjectID, ItemID, ItemName, ItemUOMCode, PurchaseOrderID, PurchaseOrderQuantity, LotID, BatchID, ExpectedDeliveryDate, InspectionMethod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수정</w:t>
      </w:r>
      <w:r>
        <w:rPr>
          <w:color w:val="000000"/>
          <w:szCs w:val="20"/>
        </w:rPr>
        <w:t xml:space="preserve">: InspectionID ·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삭제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구매발주식별자</w:t>
      </w:r>
      <w:r>
        <w:rPr>
          <w:color w:val="000000"/>
          <w:szCs w:val="20"/>
        </w:rPr>
        <w:t xml:space="preserve">(PurchaseOrderID) ·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구매문서번호</w:t>
      </w:r>
      <w:r>
        <w:rPr>
          <w:color w:val="000000"/>
          <w:szCs w:val="20"/>
        </w:rPr>
        <w:t xml:space="preserve">(PurchaseDocumentNumber), </w:t>
      </w:r>
      <w:r>
        <w:rPr>
          <w:color w:val="000000"/>
          <w:szCs w:val="20"/>
        </w:rPr>
        <w:t>구매문서순번</w:t>
      </w:r>
      <w:r>
        <w:rPr>
          <w:color w:val="000000"/>
          <w:szCs w:val="20"/>
        </w:rPr>
        <w:t xml:space="preserve">(PurchaseDocumentSequence) — </w:t>
      </w:r>
      <w:r>
        <w:rPr>
          <w:color w:val="000000"/>
          <w:szCs w:val="20"/>
        </w:rPr>
        <w:t>구매발주라인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>(</w:t>
      </w:r>
      <w:r>
        <w:rPr>
          <w:color w:val="000000"/>
          <w:szCs w:val="20"/>
        </w:rPr>
        <w:t>구매발주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헤더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라인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전환</w:t>
      </w:r>
      <w:r>
        <w:rPr>
          <w:color w:val="000000"/>
          <w:szCs w:val="20"/>
        </w:rPr>
        <w:t>)</w:t>
      </w:r>
    </w:p>
  </w:comment>
  <w:comment w:id="2751" w:author="임픽스 검토" w:date="2026-10-06T07:24:00Z" w:initials="IMP">
    <w:p w14:paraId="3804307C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번호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52 →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55 · </w:t>
      </w:r>
      <w:r>
        <w:rPr>
          <w:color w:val="000000"/>
          <w:szCs w:val="20"/>
        </w:rPr>
        <w:t>본문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인용</w:t>
      </w:r>
      <w:r>
        <w:rPr>
          <w:color w:val="000000"/>
          <w:szCs w:val="20"/>
        </w:rPr>
        <w:t>: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52</w:t>
      </w:r>
      <w:r>
        <w:rPr>
          <w:color w:val="000000"/>
          <w:szCs w:val="20"/>
        </w:rPr>
        <w:t>와</w:t>
      </w:r>
      <w:r>
        <w:rPr>
          <w:color w:val="000000"/>
          <w:szCs w:val="20"/>
        </w:rPr>
        <w:t>" →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55</w:t>
      </w:r>
      <w:r>
        <w:rPr>
          <w:color w:val="000000"/>
          <w:szCs w:val="20"/>
        </w:rPr>
        <w:t>와</w:t>
      </w:r>
      <w:r>
        <w:rPr>
          <w:color w:val="000000"/>
          <w:szCs w:val="20"/>
        </w:rPr>
        <w:t xml:space="preserve">" · </w:t>
      </w:r>
      <w:r>
        <w:rPr>
          <w:color w:val="000000"/>
          <w:szCs w:val="20"/>
        </w:rPr>
        <w:t>데이터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타입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ApplicationPersonnelID ID→IDREF, InspectionTimePeriod enum→int ·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여부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ApplicationPersonnelID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InspectionMethod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InspectionStatusCode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16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VendorID, ProjectID, ItemID, ItemName, ItemUOMCode, PurchaseOrderID, LotID, BatchID, InspectionPlanID, InspectionID, ApplicationPersonnelID, InspectionName, InspectionLocation, InspectionMethod, ExpectedInspectionDate, InspectionStatusCode</w:t>
      </w:r>
    </w:p>
    <w:p w14:paraId="34B7E4FD" w14:textId="77777777" w:rsidR="000F75F0" w:rsidRDefault="00000000">
      <w:r>
        <w:rPr>
          <w:color w:val="000000"/>
          <w:szCs w:val="20"/>
        </w:rPr>
        <w:t xml:space="preserve">· </w:t>
      </w:r>
      <w:r>
        <w:rPr>
          <w:color w:val="000000"/>
          <w:szCs w:val="20"/>
        </w:rPr>
        <w:t>검사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진행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상태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예시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정정</w:t>
      </w:r>
      <w:r>
        <w:rPr>
          <w:color w:val="000000"/>
          <w:szCs w:val="20"/>
        </w:rPr>
        <w:t>(</w:t>
      </w:r>
      <w:r>
        <w:rPr>
          <w:color w:val="000000"/>
          <w:szCs w:val="20"/>
        </w:rPr>
        <w:t>신청대기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신청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접수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검사중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완료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취소</w:t>
      </w:r>
      <w:r>
        <w:rPr>
          <w:color w:val="000000"/>
          <w:szCs w:val="20"/>
        </w:rPr>
        <w:t xml:space="preserve">), </w:t>
      </w:r>
      <w:r>
        <w:rPr>
          <w:color w:val="000000"/>
          <w:szCs w:val="20"/>
        </w:rPr>
        <w:t>판정은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검사결과</w:t>
      </w:r>
      <w:r>
        <w:rPr>
          <w:color w:val="000000"/>
          <w:szCs w:val="20"/>
        </w:rPr>
        <w:t>(InspectionResult)</w:t>
      </w:r>
      <w:r>
        <w:rPr>
          <w:color w:val="000000"/>
          <w:szCs w:val="20"/>
        </w:rPr>
        <w:t>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구분</w:t>
      </w:r>
      <w:r>
        <w:rPr>
          <w:color w:val="000000"/>
          <w:szCs w:val="20"/>
        </w:rPr>
        <w:t xml:space="preserve">: InspectionStatusCode ·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삭제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구매발주식별자</w:t>
      </w:r>
      <w:r>
        <w:rPr>
          <w:color w:val="000000"/>
          <w:szCs w:val="20"/>
        </w:rPr>
        <w:t xml:space="preserve">(PurchaseOrderID) ·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구매문서번호</w:t>
      </w:r>
      <w:r>
        <w:rPr>
          <w:color w:val="000000"/>
          <w:szCs w:val="20"/>
        </w:rPr>
        <w:t xml:space="preserve">(PurchaseDocumentNumber), </w:t>
      </w:r>
      <w:r>
        <w:rPr>
          <w:color w:val="000000"/>
          <w:szCs w:val="20"/>
        </w:rPr>
        <w:t>구매문서순번</w:t>
      </w:r>
      <w:r>
        <w:rPr>
          <w:color w:val="000000"/>
          <w:szCs w:val="20"/>
        </w:rPr>
        <w:t xml:space="preserve">(PurchaseDocumentSequence) — </w:t>
      </w:r>
      <w:r>
        <w:rPr>
          <w:color w:val="000000"/>
          <w:szCs w:val="20"/>
        </w:rPr>
        <w:t>구매발주라인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>(</w:t>
      </w:r>
      <w:r>
        <w:rPr>
          <w:color w:val="000000"/>
          <w:szCs w:val="20"/>
        </w:rPr>
        <w:t>구매발주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헤더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라인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전환</w:t>
      </w:r>
      <w:r>
        <w:rPr>
          <w:color w:val="000000"/>
          <w:szCs w:val="20"/>
        </w:rPr>
        <w:t>)</w:t>
      </w:r>
    </w:p>
  </w:comment>
  <w:comment w:id="2839" w:author="임픽스 검토" w:date="2026-10-06T07:24:00Z" w:initials="IMP">
    <w:p w14:paraId="63BC4389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번호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53 →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56 · </w:t>
      </w:r>
      <w:r>
        <w:rPr>
          <w:color w:val="000000"/>
          <w:szCs w:val="20"/>
        </w:rPr>
        <w:t>본문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인용</w:t>
      </w:r>
      <w:r>
        <w:rPr>
          <w:color w:val="000000"/>
          <w:szCs w:val="20"/>
        </w:rPr>
        <w:t>: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53</w:t>
      </w:r>
      <w:r>
        <w:rPr>
          <w:color w:val="000000"/>
          <w:szCs w:val="20"/>
        </w:rPr>
        <w:t>과</w:t>
      </w:r>
      <w:r>
        <w:rPr>
          <w:color w:val="000000"/>
          <w:szCs w:val="20"/>
        </w:rPr>
        <w:t>" →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56</w:t>
      </w:r>
      <w:r>
        <w:rPr>
          <w:color w:val="000000"/>
          <w:szCs w:val="20"/>
        </w:rPr>
        <w:t>과</w:t>
      </w:r>
      <w:r>
        <w:rPr>
          <w:color w:val="000000"/>
          <w:szCs w:val="20"/>
        </w:rPr>
        <w:t xml:space="preserve">" ·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여부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InspectionResult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12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VendorID, ProjectID, ItemID, ItemName, LotID, BatchID, InspectionPlanID, InspectionID, InspectionApplicationID, InspectionLocation, InspectionQuantity, InspectionStatusCode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수정</w:t>
      </w:r>
      <w:r>
        <w:rPr>
          <w:color w:val="000000"/>
          <w:szCs w:val="20"/>
        </w:rPr>
        <w:t>: InspectionResult</w:t>
      </w:r>
    </w:p>
    <w:p w14:paraId="388C8EE0" w14:textId="77777777" w:rsidR="000F75F0" w:rsidRDefault="00000000">
      <w:r>
        <w:rPr>
          <w:color w:val="000000"/>
          <w:szCs w:val="20"/>
        </w:rPr>
        <w:t xml:space="preserve">· </w:t>
      </w:r>
      <w:r>
        <w:rPr>
          <w:color w:val="000000"/>
          <w:szCs w:val="20"/>
        </w:rPr>
        <w:t>검사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진행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상태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예시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정정</w:t>
      </w:r>
      <w:r>
        <w:rPr>
          <w:color w:val="000000"/>
          <w:szCs w:val="20"/>
        </w:rPr>
        <w:t>(</w:t>
      </w:r>
      <w:r>
        <w:rPr>
          <w:color w:val="000000"/>
          <w:szCs w:val="20"/>
        </w:rPr>
        <w:t>신청대기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신청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접수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검사중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완료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취소</w:t>
      </w:r>
      <w:r>
        <w:rPr>
          <w:color w:val="000000"/>
          <w:szCs w:val="20"/>
        </w:rPr>
        <w:t xml:space="preserve">), </w:t>
      </w:r>
      <w:r>
        <w:rPr>
          <w:color w:val="000000"/>
          <w:szCs w:val="20"/>
        </w:rPr>
        <w:t>판정은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검사결과</w:t>
      </w:r>
      <w:r>
        <w:rPr>
          <w:color w:val="000000"/>
          <w:szCs w:val="20"/>
        </w:rPr>
        <w:t>(InspectionResult)</w:t>
      </w:r>
      <w:r>
        <w:rPr>
          <w:color w:val="000000"/>
          <w:szCs w:val="20"/>
        </w:rPr>
        <w:t>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구분</w:t>
      </w:r>
      <w:r>
        <w:rPr>
          <w:color w:val="000000"/>
          <w:szCs w:val="20"/>
        </w:rPr>
        <w:t>: InspectionStatusCode</w:t>
      </w:r>
    </w:p>
  </w:comment>
  <w:comment w:id="2881" w:author="임픽스 검토" w:date="2026-10-06T07:24:00Z" w:initials="IMP">
    <w:p w14:paraId="7299DF4A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번호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54 →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57 · </w:t>
      </w:r>
      <w:r>
        <w:rPr>
          <w:color w:val="000000"/>
          <w:szCs w:val="20"/>
        </w:rPr>
        <w:t>본문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인용</w:t>
      </w:r>
      <w:r>
        <w:rPr>
          <w:color w:val="000000"/>
          <w:szCs w:val="20"/>
        </w:rPr>
        <w:t>: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54</w:t>
      </w:r>
      <w:r>
        <w:rPr>
          <w:color w:val="000000"/>
          <w:szCs w:val="20"/>
        </w:rPr>
        <w:t>와</w:t>
      </w:r>
      <w:r>
        <w:rPr>
          <w:color w:val="000000"/>
          <w:szCs w:val="20"/>
        </w:rPr>
        <w:t>" →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57</w:t>
      </w:r>
      <w:r>
        <w:rPr>
          <w:color w:val="000000"/>
          <w:szCs w:val="20"/>
        </w:rPr>
        <w:t>과</w:t>
      </w:r>
      <w:r>
        <w:rPr>
          <w:color w:val="000000"/>
          <w:szCs w:val="20"/>
        </w:rPr>
        <w:t xml:space="preserve">" · </w:t>
      </w:r>
      <w:r>
        <w:rPr>
          <w:color w:val="000000"/>
          <w:szCs w:val="20"/>
        </w:rPr>
        <w:t>속성명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CorrectiveActionRequesRecipientID → CorrectiveActionRequestRecipientID · </w:t>
      </w:r>
      <w:r>
        <w:rPr>
          <w:color w:val="000000"/>
          <w:szCs w:val="20"/>
        </w:rPr>
        <w:t>데이터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타입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CorrectiveActionRequestRecipientID IDREF→string ·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여부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CorrectiveActionRequestRecipientID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6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VendorID, ItemID, ItemName, BatchID, InspectionApplicationID, CorrectiveActionRequestIssuerID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수정</w:t>
      </w:r>
      <w:r>
        <w:rPr>
          <w:color w:val="000000"/>
          <w:szCs w:val="20"/>
        </w:rPr>
        <w:t>: LotID, CorrectiveActionRequestRecipientID</w:t>
      </w:r>
    </w:p>
  </w:comment>
  <w:comment w:id="2911" w:author="임픽스 검토" w:date="2026-10-06T07:24:00Z" w:initials="IMP">
    <w:p w14:paraId="51936829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번호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55 →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58 · </w:t>
      </w:r>
      <w:r>
        <w:rPr>
          <w:color w:val="000000"/>
          <w:szCs w:val="20"/>
        </w:rPr>
        <w:t>본문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인용</w:t>
      </w:r>
      <w:r>
        <w:rPr>
          <w:color w:val="000000"/>
          <w:szCs w:val="20"/>
        </w:rPr>
        <w:t>: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55</w:t>
      </w:r>
      <w:r>
        <w:rPr>
          <w:color w:val="000000"/>
          <w:szCs w:val="20"/>
        </w:rPr>
        <w:t>와</w:t>
      </w:r>
      <w:r>
        <w:rPr>
          <w:color w:val="000000"/>
          <w:szCs w:val="20"/>
        </w:rPr>
        <w:t>" →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58</w:t>
      </w:r>
      <w:r>
        <w:rPr>
          <w:color w:val="000000"/>
          <w:szCs w:val="20"/>
        </w:rPr>
        <w:t>과</w:t>
      </w:r>
      <w:r>
        <w:rPr>
          <w:color w:val="000000"/>
          <w:szCs w:val="20"/>
        </w:rPr>
        <w:t xml:space="preserve">" ·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여부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CorrectiveActionStatusCode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8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VendorID, ItemID, ItemName, LotID, BatchID, CorrectiveActionRequestID, PersonInChargeID, CorrectiveActionStatusCode</w:t>
      </w:r>
    </w:p>
  </w:comment>
  <w:comment w:id="2936" w:author="임픽스 검토" w:date="2026-10-06T07:24:00Z" w:initials="IMP">
    <w:p w14:paraId="73C58041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번호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56 →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59 · </w:t>
      </w:r>
      <w:r>
        <w:rPr>
          <w:color w:val="000000"/>
          <w:szCs w:val="20"/>
        </w:rPr>
        <w:t>본문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인용</w:t>
      </w:r>
      <w:r>
        <w:rPr>
          <w:color w:val="000000"/>
          <w:szCs w:val="20"/>
        </w:rPr>
        <w:t>: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56</w:t>
      </w:r>
      <w:r>
        <w:rPr>
          <w:color w:val="000000"/>
          <w:szCs w:val="20"/>
        </w:rPr>
        <w:t>과</w:t>
      </w:r>
      <w:r>
        <w:rPr>
          <w:color w:val="000000"/>
          <w:szCs w:val="20"/>
        </w:rPr>
        <w:t>" →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59</w:t>
      </w:r>
      <w:r>
        <w:rPr>
          <w:color w:val="000000"/>
          <w:szCs w:val="20"/>
        </w:rPr>
        <w:t>와</w:t>
      </w:r>
      <w:r>
        <w:rPr>
          <w:color w:val="000000"/>
          <w:szCs w:val="20"/>
        </w:rPr>
        <w:t xml:space="preserve">" ·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여부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CorrectiveActionStatusCode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9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VendorID, ItemName, LotID, BatchID, CorrectiveActionRequestID, CorrectiveActionPlanID, PersonInChargeID, CorrectiveActionConfirmorID, CorrectiveActionStatusCode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수정</w:t>
      </w:r>
      <w:r>
        <w:rPr>
          <w:color w:val="000000"/>
          <w:szCs w:val="20"/>
        </w:rPr>
        <w:t>: ItemID, CorrectiveActionConfirmorDialNumber</w:t>
      </w:r>
    </w:p>
  </w:comment>
  <w:comment w:id="2967" w:author="임픽스 검토" w:date="2026-10-06T07:24:00Z" w:initials="IMP">
    <w:p w14:paraId="57A78711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번호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57 →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60 · </w:t>
      </w:r>
      <w:r>
        <w:rPr>
          <w:color w:val="000000"/>
          <w:szCs w:val="20"/>
        </w:rPr>
        <w:t>본문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인용</w:t>
      </w:r>
      <w:r>
        <w:rPr>
          <w:color w:val="000000"/>
          <w:szCs w:val="20"/>
        </w:rPr>
        <w:t>: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57</w:t>
      </w:r>
      <w:r>
        <w:rPr>
          <w:color w:val="000000"/>
          <w:szCs w:val="20"/>
        </w:rPr>
        <w:t>과</w:t>
      </w:r>
      <w:r>
        <w:rPr>
          <w:color w:val="000000"/>
          <w:szCs w:val="20"/>
        </w:rPr>
        <w:t>" →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60</w:t>
      </w:r>
      <w:r>
        <w:rPr>
          <w:color w:val="000000"/>
          <w:szCs w:val="20"/>
        </w:rPr>
        <w:t>과</w:t>
      </w:r>
      <w:r>
        <w:rPr>
          <w:color w:val="000000"/>
          <w:szCs w:val="20"/>
        </w:rPr>
        <w:t xml:space="preserve">" ·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여부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PackingType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3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WarehouseID, ItemID, LotID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수정</w:t>
      </w:r>
      <w:r>
        <w:rPr>
          <w:color w:val="000000"/>
          <w:szCs w:val="20"/>
        </w:rPr>
        <w:t xml:space="preserve">: PackingType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식별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조합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(BoxNumber+PackingSequence, 7.1 </w:t>
      </w:r>
      <w:r>
        <w:rPr>
          <w:color w:val="000000"/>
          <w:szCs w:val="20"/>
        </w:rPr>
        <w:t>식별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</w:t>
      </w:r>
    </w:p>
  </w:comment>
  <w:comment w:id="2986" w:author="임픽스 검토" w:date="2026-10-06T07:24:00Z" w:initials="IMP">
    <w:p w14:paraId="474D8947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번호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58 →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61 · </w:t>
      </w:r>
      <w:r>
        <w:rPr>
          <w:color w:val="000000"/>
          <w:szCs w:val="20"/>
        </w:rPr>
        <w:t>본문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인용</w:t>
      </w:r>
      <w:r>
        <w:rPr>
          <w:color w:val="000000"/>
          <w:szCs w:val="20"/>
        </w:rPr>
        <w:t>: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58</w:t>
      </w:r>
      <w:r>
        <w:rPr>
          <w:color w:val="000000"/>
          <w:szCs w:val="20"/>
        </w:rPr>
        <w:t>과</w:t>
      </w:r>
      <w:r>
        <w:rPr>
          <w:color w:val="000000"/>
          <w:szCs w:val="20"/>
        </w:rPr>
        <w:t>" →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61</w:t>
      </w:r>
      <w:r>
        <w:rPr>
          <w:color w:val="000000"/>
          <w:szCs w:val="20"/>
        </w:rPr>
        <w:t>과</w:t>
      </w:r>
      <w:r>
        <w:rPr>
          <w:color w:val="000000"/>
          <w:szCs w:val="20"/>
        </w:rPr>
        <w:t xml:space="preserve">" ·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여부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ParameterType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ParameterGrade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ParameterUOMCode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2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ParameterUOMCode, EquipmentID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수정</w:t>
      </w:r>
      <w:r>
        <w:rPr>
          <w:color w:val="000000"/>
          <w:szCs w:val="20"/>
        </w:rPr>
        <w:t>: ParameterType, ParameterGrade</w:t>
      </w:r>
    </w:p>
    <w:p w14:paraId="3001D0EE" w14:textId="77777777" w:rsidR="000F75F0" w:rsidRDefault="00000000">
      <w:r>
        <w:rPr>
          <w:color w:val="000000"/>
          <w:szCs w:val="20"/>
        </w:rPr>
        <w:t xml:space="preserve">· </w:t>
      </w:r>
      <w:r>
        <w:rPr>
          <w:color w:val="000000"/>
          <w:szCs w:val="20"/>
        </w:rPr>
        <w:t>단위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예시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표기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정정</w:t>
      </w:r>
      <w:r>
        <w:rPr>
          <w:color w:val="000000"/>
          <w:szCs w:val="20"/>
        </w:rPr>
        <w:t xml:space="preserve">(C → Cel): ParameterUOMCode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보완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일시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기간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표기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기준</w:t>
      </w:r>
      <w:r>
        <w:rPr>
          <w:color w:val="000000"/>
          <w:szCs w:val="20"/>
        </w:rPr>
        <w:t xml:space="preserve">(KS X ISO 8601)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 — DataCollectionPeriod</w:t>
      </w:r>
    </w:p>
  </w:comment>
  <w:comment w:id="3014" w:author="임픽스 검토" w:date="2026-10-06T07:24:00Z" w:initials="IMP">
    <w:p w14:paraId="7579E166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번호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59 →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62 · </w:t>
      </w:r>
      <w:r>
        <w:rPr>
          <w:color w:val="000000"/>
          <w:szCs w:val="20"/>
        </w:rPr>
        <w:t>본문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인용</w:t>
      </w:r>
      <w:r>
        <w:rPr>
          <w:color w:val="000000"/>
          <w:szCs w:val="20"/>
        </w:rPr>
        <w:t>: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59</w:t>
      </w:r>
      <w:r>
        <w:rPr>
          <w:color w:val="000000"/>
          <w:szCs w:val="20"/>
        </w:rPr>
        <w:t>와</w:t>
      </w:r>
      <w:r>
        <w:rPr>
          <w:color w:val="000000"/>
          <w:szCs w:val="20"/>
        </w:rPr>
        <w:t>" →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62</w:t>
      </w:r>
      <w:r>
        <w:rPr>
          <w:color w:val="000000"/>
          <w:szCs w:val="20"/>
        </w:rPr>
        <w:t>와</w:t>
      </w:r>
      <w:r>
        <w:rPr>
          <w:color w:val="000000"/>
          <w:szCs w:val="20"/>
        </w:rPr>
        <w:t xml:space="preserve">" · </w:t>
      </w:r>
      <w:r>
        <w:rPr>
          <w:color w:val="000000"/>
          <w:szCs w:val="20"/>
        </w:rPr>
        <w:t>국문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이벤트발생시간</w:t>
      </w:r>
      <w:r>
        <w:rPr>
          <w:color w:val="000000"/>
          <w:szCs w:val="20"/>
        </w:rPr>
        <w:t xml:space="preserve"> → </w:t>
      </w:r>
      <w:r>
        <w:rPr>
          <w:color w:val="000000"/>
          <w:szCs w:val="20"/>
        </w:rPr>
        <w:t>이벤트발생일시</w:t>
      </w:r>
      <w:r>
        <w:rPr>
          <w:color w:val="000000"/>
          <w:szCs w:val="20"/>
        </w:rPr>
        <w:t xml:space="preserve">(EventDateTime) ·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여부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ParameterUOMCode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ValidationResultCode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3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EquipmentID, ParameterID, ParameterUOMCode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수정</w:t>
      </w:r>
      <w:r>
        <w:rPr>
          <w:color w:val="000000"/>
          <w:szCs w:val="20"/>
        </w:rPr>
        <w:t>: ValidationResultCode</w:t>
      </w:r>
    </w:p>
    <w:p w14:paraId="417ADFD5" w14:textId="77777777" w:rsidR="000F75F0" w:rsidRDefault="00000000">
      <w:r>
        <w:rPr>
          <w:color w:val="000000"/>
          <w:szCs w:val="20"/>
        </w:rPr>
        <w:t xml:space="preserve">· </w:t>
      </w:r>
      <w:r>
        <w:rPr>
          <w:color w:val="000000"/>
          <w:szCs w:val="20"/>
        </w:rPr>
        <w:t>단위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예시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표기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정정</w:t>
      </w:r>
      <w:r>
        <w:rPr>
          <w:color w:val="000000"/>
          <w:szCs w:val="20"/>
        </w:rPr>
        <w:t xml:space="preserve">(C → Cel): ParameterUOMCode ·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설비파라미터이력식별자</w:t>
      </w:r>
      <w:r>
        <w:rPr>
          <w:color w:val="000000"/>
          <w:szCs w:val="20"/>
        </w:rPr>
        <w:t xml:space="preserve">(TraceParameterID) — </w:t>
      </w:r>
      <w:r>
        <w:rPr>
          <w:color w:val="000000"/>
          <w:szCs w:val="20"/>
        </w:rPr>
        <w:t>이벤트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식별자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식별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 xml:space="preserve">, </w:t>
      </w:r>
      <w:r>
        <w:rPr>
          <w:color w:val="000000"/>
          <w:szCs w:val="20"/>
        </w:rPr>
        <w:t>최초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발생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시스템이</w:t>
      </w:r>
      <w:r>
        <w:rPr>
          <w:color w:val="000000"/>
          <w:szCs w:val="20"/>
        </w:rPr>
        <w:t xml:space="preserve"> GUID </w:t>
      </w:r>
      <w:r>
        <w:rPr>
          <w:color w:val="000000"/>
          <w:szCs w:val="20"/>
        </w:rPr>
        <w:t>또는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최초</w:t>
      </w:r>
      <w:r>
        <w:rPr>
          <w:color w:val="000000"/>
          <w:szCs w:val="20"/>
        </w:rPr>
        <w:t xml:space="preserve"> BOD</w:t>
      </w:r>
      <w:r>
        <w:rPr>
          <w:color w:val="000000"/>
          <w:szCs w:val="20"/>
        </w:rPr>
        <w:t>의</w:t>
      </w:r>
      <w:r>
        <w:rPr>
          <w:color w:val="000000"/>
          <w:szCs w:val="20"/>
        </w:rPr>
        <w:t xml:space="preserve"> BODID</w:t>
      </w:r>
      <w:r>
        <w:rPr>
          <w:color w:val="000000"/>
          <w:szCs w:val="20"/>
        </w:rPr>
        <w:t>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부여</w:t>
      </w:r>
      <w:r>
        <w:rPr>
          <w:color w:val="000000"/>
          <w:szCs w:val="20"/>
        </w:rPr>
        <w:t>)</w:t>
      </w:r>
    </w:p>
  </w:comment>
  <w:comment w:id="3054" w:author="임픽스 검토" w:date="2026-10-06T07:24:00Z" w:initials="IMP">
    <w:p w14:paraId="3D955AAA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번호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60 →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63 · </w:t>
      </w:r>
      <w:r>
        <w:rPr>
          <w:color w:val="000000"/>
          <w:szCs w:val="20"/>
        </w:rPr>
        <w:t>본문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인용</w:t>
      </w:r>
      <w:r>
        <w:rPr>
          <w:color w:val="000000"/>
          <w:szCs w:val="20"/>
        </w:rPr>
        <w:t>: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60</w:t>
      </w:r>
      <w:r>
        <w:rPr>
          <w:color w:val="000000"/>
          <w:szCs w:val="20"/>
        </w:rPr>
        <w:t>과</w:t>
      </w:r>
      <w:r>
        <w:rPr>
          <w:color w:val="000000"/>
          <w:szCs w:val="20"/>
        </w:rPr>
        <w:t>" →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63</w:t>
      </w:r>
      <w:r>
        <w:rPr>
          <w:color w:val="000000"/>
          <w:szCs w:val="20"/>
        </w:rPr>
        <w:t>과</w:t>
      </w:r>
      <w:r>
        <w:rPr>
          <w:color w:val="000000"/>
          <w:szCs w:val="20"/>
        </w:rPr>
        <w:t xml:space="preserve">" ·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공정경로식별자</w:t>
      </w:r>
      <w:r>
        <w:rPr>
          <w:color w:val="000000"/>
          <w:szCs w:val="20"/>
        </w:rPr>
        <w:t xml:space="preserve">(RoutingID) · </w:t>
      </w:r>
      <w:r>
        <w:rPr>
          <w:color w:val="000000"/>
          <w:szCs w:val="20"/>
        </w:rPr>
        <w:t>데이터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타입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ProducedQuantity int→float, DefectQuantity int→float ·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여부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ItemID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9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ProductionOrderID, ProductionOrderSequence, ItemID, ItemUOMCode, OperationID, OperationSequence, PersonnelID, LotID, BatchID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생산실적식별자</w:t>
      </w:r>
      <w:r>
        <w:rPr>
          <w:color w:val="000000"/>
          <w:szCs w:val="20"/>
        </w:rPr>
        <w:t>(</w:t>
      </w:r>
      <w:r>
        <w:rPr>
          <w:color w:val="000000"/>
          <w:szCs w:val="20"/>
        </w:rPr>
        <w:t>생산실적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단위로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부여</w:t>
      </w:r>
      <w:r>
        <w:rPr>
          <w:color w:val="000000"/>
          <w:szCs w:val="20"/>
        </w:rPr>
        <w:t xml:space="preserve">), </w:t>
      </w:r>
      <w:r>
        <w:rPr>
          <w:color w:val="000000"/>
          <w:szCs w:val="20"/>
        </w:rPr>
        <w:t>생산실적순번</w:t>
      </w:r>
      <w:r>
        <w:rPr>
          <w:color w:val="000000"/>
          <w:szCs w:val="20"/>
        </w:rPr>
        <w:t>(</w:t>
      </w:r>
      <w:r>
        <w:rPr>
          <w:color w:val="000000"/>
          <w:szCs w:val="20"/>
        </w:rPr>
        <w:t>생산실적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행은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생산실적식별자</w:t>
      </w:r>
      <w:r>
        <w:rPr>
          <w:color w:val="000000"/>
          <w:szCs w:val="20"/>
        </w:rPr>
        <w:t>+</w:t>
      </w:r>
      <w:r>
        <w:rPr>
          <w:color w:val="000000"/>
          <w:szCs w:val="20"/>
        </w:rPr>
        <w:t>생산실적순번으로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구분</w:t>
      </w:r>
      <w:r>
        <w:rPr>
          <w:color w:val="000000"/>
          <w:szCs w:val="20"/>
        </w:rPr>
        <w:t xml:space="preserve">, </w:t>
      </w:r>
      <w:r>
        <w:rPr>
          <w:color w:val="000000"/>
          <w:szCs w:val="20"/>
        </w:rPr>
        <w:t>하위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실적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명사가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이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조합으로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>)</w:t>
      </w:r>
    </w:p>
  </w:comment>
  <w:comment w:id="3105" w:author="임픽스 검토" w:date="2026-10-06T07:24:00Z" w:initials="IMP">
    <w:p w14:paraId="269CFC79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번호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61 →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64 · </w:t>
      </w:r>
      <w:r>
        <w:rPr>
          <w:color w:val="000000"/>
          <w:szCs w:val="20"/>
        </w:rPr>
        <w:t>본문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인용</w:t>
      </w:r>
      <w:r>
        <w:rPr>
          <w:color w:val="000000"/>
          <w:szCs w:val="20"/>
        </w:rPr>
        <w:t>: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61</w:t>
      </w:r>
      <w:r>
        <w:rPr>
          <w:color w:val="000000"/>
          <w:szCs w:val="20"/>
        </w:rPr>
        <w:t>과</w:t>
      </w:r>
      <w:r>
        <w:rPr>
          <w:color w:val="000000"/>
          <w:szCs w:val="20"/>
        </w:rPr>
        <w:t>" →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64</w:t>
      </w:r>
      <w:r>
        <w:rPr>
          <w:color w:val="000000"/>
          <w:szCs w:val="20"/>
        </w:rPr>
        <w:t>와</w:t>
      </w:r>
      <w:r>
        <w:rPr>
          <w:color w:val="000000"/>
          <w:szCs w:val="20"/>
        </w:rPr>
        <w:t xml:space="preserve">" · </w:t>
      </w:r>
      <w:r>
        <w:rPr>
          <w:color w:val="000000"/>
          <w:szCs w:val="20"/>
        </w:rPr>
        <w:t>데이터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타입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ProductionPerformanceID ID→IDREF ·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여부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ProductionPerformanceID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ProductionPerformanceSequence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ItemID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WarehouseID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WarehouseSection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10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ProductionPerformanceID, ProductionOrderID, ProductionOrderSequence, ItemID, ItemUOMCode, LineID, OperationID, LotID, ReplacementChildItemID, WarehouseID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수정</w:t>
      </w:r>
      <w:r>
        <w:rPr>
          <w:color w:val="000000"/>
          <w:szCs w:val="20"/>
        </w:rPr>
        <w:t xml:space="preserve">: WarehouseSection·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생산실적식별자와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함께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생산실적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식별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조합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(ProductionPerformanceID+ProductionPerformanceSequence+ItemID, 7.1 </w:t>
      </w:r>
      <w:r>
        <w:rPr>
          <w:color w:val="000000"/>
          <w:szCs w:val="20"/>
        </w:rPr>
        <w:t>식별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 xml:space="preserve">) · </w:t>
      </w:r>
      <w:r>
        <w:rPr>
          <w:color w:val="000000"/>
          <w:szCs w:val="20"/>
        </w:rPr>
        <w:t>창고섹션</w:t>
      </w:r>
      <w:r>
        <w:rPr>
          <w:color w:val="000000"/>
          <w:szCs w:val="20"/>
        </w:rPr>
        <w:t xml:space="preserve">(WarehouseSection): </w:t>
      </w:r>
      <w:r>
        <w:rPr>
          <w:color w:val="000000"/>
          <w:szCs w:val="20"/>
        </w:rPr>
        <w:t>데이터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타입</w:t>
      </w:r>
      <w:r>
        <w:rPr>
          <w:color w:val="000000"/>
          <w:szCs w:val="20"/>
        </w:rPr>
        <w:t xml:space="preserve"> IDREF→string, </w:t>
      </w:r>
      <w:r>
        <w:rPr>
          <w:color w:val="000000"/>
          <w:szCs w:val="20"/>
        </w:rPr>
        <w:t>창고식별자와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함께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창고라인을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>(</w:t>
      </w:r>
      <w:r>
        <w:rPr>
          <w:color w:val="000000"/>
          <w:szCs w:val="20"/>
        </w:rPr>
        <w:t>창고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헤더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라인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전환</w:t>
      </w:r>
      <w:r>
        <w:rPr>
          <w:color w:val="000000"/>
          <w:szCs w:val="20"/>
        </w:rPr>
        <w:t>)</w:t>
      </w:r>
    </w:p>
  </w:comment>
  <w:comment w:id="3152" w:author="임픽스 검토" w:date="2026-10-06T07:24:00Z" w:initials="IMP">
    <w:p w14:paraId="4B23F653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번호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26 →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65 · </w:t>
      </w:r>
      <w:r>
        <w:rPr>
          <w:color w:val="000000"/>
          <w:szCs w:val="20"/>
        </w:rPr>
        <w:t>본문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인용</w:t>
      </w:r>
      <w:r>
        <w:rPr>
          <w:color w:val="000000"/>
          <w:szCs w:val="20"/>
        </w:rPr>
        <w:t>: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62</w:t>
      </w:r>
      <w:r>
        <w:rPr>
          <w:color w:val="000000"/>
          <w:szCs w:val="20"/>
        </w:rPr>
        <w:t>와</w:t>
      </w:r>
      <w:r>
        <w:rPr>
          <w:color w:val="000000"/>
          <w:szCs w:val="20"/>
        </w:rPr>
        <w:t>" →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65</w:t>
      </w:r>
      <w:r>
        <w:rPr>
          <w:color w:val="000000"/>
          <w:szCs w:val="20"/>
        </w:rPr>
        <w:t>와</w:t>
      </w:r>
      <w:r>
        <w:rPr>
          <w:color w:val="000000"/>
          <w:szCs w:val="20"/>
        </w:rPr>
        <w:t xml:space="preserve">" · </w:t>
      </w:r>
      <w:r>
        <w:rPr>
          <w:color w:val="000000"/>
          <w:szCs w:val="20"/>
        </w:rPr>
        <w:t>데이터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타입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ProductionPerformanceID ID→IDREF ·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여부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ProductionPerformanceID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ProductionPerformanceSequence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7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ProductionPerformanceID, ProductionOrderID, ProductionOrderSequence, OperationID, PersonnelID, TaskGroupCode, ActualLaborTimeUOMCode</w:t>
      </w:r>
    </w:p>
    <w:p w14:paraId="3354B9F9" w14:textId="77777777" w:rsidR="000F75F0" w:rsidRDefault="00000000">
      <w:r>
        <w:rPr>
          <w:color w:val="000000"/>
          <w:szCs w:val="20"/>
        </w:rPr>
        <w:t xml:space="preserve">· </w:t>
      </w:r>
      <w:r>
        <w:rPr>
          <w:color w:val="000000"/>
          <w:szCs w:val="20"/>
        </w:rPr>
        <w:t>코드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예시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TaskGroupCode, ActualLaborTimeUOMCode·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생산실적식별자와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함께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생산실적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식별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조합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(ProductionPerformanceID+ProductionPerformanceSequence+PersonnelID, 7.1 </w:t>
      </w:r>
      <w:r>
        <w:rPr>
          <w:color w:val="000000"/>
          <w:szCs w:val="20"/>
        </w:rPr>
        <w:t>식별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 xml:space="preserve">) · </w:t>
      </w:r>
      <w:r>
        <w:rPr>
          <w:color w:val="000000"/>
          <w:szCs w:val="20"/>
        </w:rPr>
        <w:t>데이터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타입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>: ActualLaborTime duration→float(</w:t>
      </w:r>
      <w:r>
        <w:rPr>
          <w:color w:val="000000"/>
          <w:szCs w:val="20"/>
        </w:rPr>
        <w:t>시간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단위는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투입시간단위코드로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표기</w:t>
      </w:r>
      <w:r>
        <w:rPr>
          <w:color w:val="000000"/>
          <w:szCs w:val="20"/>
        </w:rPr>
        <w:t>)</w:t>
      </w:r>
    </w:p>
  </w:comment>
  <w:comment w:id="3190" w:author="임픽스 검토" w:date="2026-10-06T07:24:00Z" w:initials="IMP">
    <w:p w14:paraId="10BD0EF4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번호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63 →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66 · </w:t>
      </w:r>
      <w:r>
        <w:rPr>
          <w:color w:val="000000"/>
          <w:szCs w:val="20"/>
        </w:rPr>
        <w:t>본문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인용</w:t>
      </w:r>
      <w:r>
        <w:rPr>
          <w:color w:val="000000"/>
          <w:szCs w:val="20"/>
        </w:rPr>
        <w:t>: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63</w:t>
      </w:r>
      <w:r>
        <w:rPr>
          <w:color w:val="000000"/>
          <w:szCs w:val="20"/>
        </w:rPr>
        <w:t>과</w:t>
      </w:r>
      <w:r>
        <w:rPr>
          <w:color w:val="000000"/>
          <w:szCs w:val="20"/>
        </w:rPr>
        <w:t>" →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66</w:t>
      </w:r>
      <w:r>
        <w:rPr>
          <w:color w:val="000000"/>
          <w:szCs w:val="20"/>
        </w:rPr>
        <w:t>과</w:t>
      </w:r>
      <w:r>
        <w:rPr>
          <w:color w:val="000000"/>
          <w:szCs w:val="20"/>
        </w:rPr>
        <w:t xml:space="preserve">" ·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공정경로식별자</w:t>
      </w:r>
      <w:r>
        <w:rPr>
          <w:color w:val="000000"/>
          <w:szCs w:val="20"/>
        </w:rPr>
        <w:t xml:space="preserve">(RoutingID) · </w:t>
      </w:r>
      <w:r>
        <w:rPr>
          <w:color w:val="000000"/>
          <w:szCs w:val="20"/>
        </w:rPr>
        <w:t>데이터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타입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ProductionPerformanceID ID→IDREF, ProducedQuantity int→float, DefectQuantity int→float ·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여부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ProductionPerformanceID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ProductionPerformanceSequence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8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ProductionPerformanceID, ProductionOrderID, ProductionOrderSequence, ItemUOMCode, OperationID, OperationSequence, PersonnelID, EquipmentID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생산실적식별자와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함께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생산실적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보완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일시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기간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표기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기준</w:t>
      </w:r>
      <w:r>
        <w:rPr>
          <w:color w:val="000000"/>
          <w:szCs w:val="20"/>
        </w:rPr>
        <w:t xml:space="preserve">(KS X ISO 8601)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 — SetupTime, RunTime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식별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조합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(ProductionPerformanceID+ProductionPerformanceSequence+EquipmentID, 7.1 </w:t>
      </w:r>
      <w:r>
        <w:rPr>
          <w:color w:val="000000"/>
          <w:szCs w:val="20"/>
        </w:rPr>
        <w:t>식별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</w:t>
      </w:r>
    </w:p>
  </w:comment>
  <w:comment w:id="3244" w:author="임픽스 검토" w:date="2026-10-06T07:24:00Z" w:initials="IMP">
    <w:p w14:paraId="3734CD73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번호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64 →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67 · </w:t>
      </w:r>
      <w:r>
        <w:rPr>
          <w:color w:val="000000"/>
          <w:szCs w:val="20"/>
        </w:rPr>
        <w:t>본문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인용</w:t>
      </w:r>
      <w:r>
        <w:rPr>
          <w:color w:val="000000"/>
          <w:szCs w:val="20"/>
        </w:rPr>
        <w:t>: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64</w:t>
      </w:r>
      <w:r>
        <w:rPr>
          <w:color w:val="000000"/>
          <w:szCs w:val="20"/>
        </w:rPr>
        <w:t>와</w:t>
      </w:r>
      <w:r>
        <w:rPr>
          <w:color w:val="000000"/>
          <w:szCs w:val="20"/>
        </w:rPr>
        <w:t>" →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67</w:t>
      </w:r>
      <w:r>
        <w:rPr>
          <w:color w:val="000000"/>
          <w:szCs w:val="20"/>
        </w:rPr>
        <w:t>과</w:t>
      </w:r>
      <w:r>
        <w:rPr>
          <w:color w:val="000000"/>
          <w:szCs w:val="20"/>
        </w:rPr>
        <w:t xml:space="preserve">" ·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공정경로식별자</w:t>
      </w:r>
      <w:r>
        <w:rPr>
          <w:color w:val="000000"/>
          <w:szCs w:val="20"/>
        </w:rPr>
        <w:t xml:space="preserve">(RoutingID) · </w:t>
      </w:r>
      <w:r>
        <w:rPr>
          <w:color w:val="000000"/>
          <w:szCs w:val="20"/>
        </w:rPr>
        <w:t>데이터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타입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ProductionPerformanceID ID→IDREF ·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여부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ProductionPerformanceID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ProductionPerformanceSequence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DefectTypeCode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DefectTypeDetailCode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11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ProductionPerformanceID, ProductionOrderID, ProductionOrderSequence, ItemID, ItemUOMCode, OperationID, OperationSequence, LotID, BatchID, DefectTypeCode, DefectTypeDetailCode</w:t>
      </w:r>
    </w:p>
    <w:p w14:paraId="6F310F47" w14:textId="77777777" w:rsidR="000F75F0" w:rsidRDefault="00000000">
      <w:r>
        <w:rPr>
          <w:color w:val="000000"/>
          <w:szCs w:val="20"/>
        </w:rPr>
        <w:t xml:space="preserve">· </w:t>
      </w:r>
      <w:r>
        <w:rPr>
          <w:color w:val="000000"/>
          <w:szCs w:val="20"/>
        </w:rPr>
        <w:t>코드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예시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DefectTypeCode, DefectTypeDetailCode·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생산실적식별자와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함께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생산실적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식별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조합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(ProductionPerformanceID+ProductionPerformanceSequence+DefectTypeCode+DefectTypeDetailCode, 7.1 </w:t>
      </w:r>
      <w:r>
        <w:rPr>
          <w:color w:val="000000"/>
          <w:szCs w:val="20"/>
        </w:rPr>
        <w:t>식별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</w:t>
      </w:r>
    </w:p>
  </w:comment>
  <w:comment w:id="3303" w:author="임픽스 검토" w:date="2026-10-06T07:24:00Z" w:initials="IMP">
    <w:p w14:paraId="4C560FDF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번호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65 →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68 · </w:t>
      </w:r>
      <w:r>
        <w:rPr>
          <w:color w:val="000000"/>
          <w:szCs w:val="20"/>
        </w:rPr>
        <w:t>본문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인용</w:t>
      </w:r>
      <w:r>
        <w:rPr>
          <w:color w:val="000000"/>
          <w:szCs w:val="20"/>
        </w:rPr>
        <w:t>: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65</w:t>
      </w:r>
      <w:r>
        <w:rPr>
          <w:color w:val="000000"/>
          <w:szCs w:val="20"/>
        </w:rPr>
        <w:t>와</w:t>
      </w:r>
      <w:r>
        <w:rPr>
          <w:color w:val="000000"/>
          <w:szCs w:val="20"/>
        </w:rPr>
        <w:t>" →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68</w:t>
      </w:r>
      <w:r>
        <w:rPr>
          <w:color w:val="000000"/>
          <w:szCs w:val="20"/>
        </w:rPr>
        <w:t>과</w:t>
      </w:r>
      <w:r>
        <w:rPr>
          <w:color w:val="000000"/>
          <w:szCs w:val="20"/>
        </w:rPr>
        <w:t xml:space="preserve">" ·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여부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ItemUOMCode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3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WarehouseID, ItemID, ItemUOMCode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식별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조합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(WarehouseID+ItemID, 7.1 </w:t>
      </w:r>
      <w:r>
        <w:rPr>
          <w:color w:val="000000"/>
          <w:szCs w:val="20"/>
        </w:rPr>
        <w:t>식별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</w:t>
      </w:r>
    </w:p>
  </w:comment>
  <w:comment w:id="3318" w:author="임픽스 검토" w:date="2026-10-06T07:24:00Z" w:initials="IMP">
    <w:p w14:paraId="52985886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번호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27 →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69 · </w:t>
      </w:r>
      <w:r>
        <w:rPr>
          <w:color w:val="000000"/>
          <w:szCs w:val="20"/>
        </w:rPr>
        <w:t>본문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인용</w:t>
      </w:r>
      <w:r>
        <w:rPr>
          <w:color w:val="000000"/>
          <w:szCs w:val="20"/>
        </w:rPr>
        <w:t>: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66</w:t>
      </w:r>
      <w:r>
        <w:rPr>
          <w:color w:val="000000"/>
          <w:szCs w:val="20"/>
        </w:rPr>
        <w:t>과</w:t>
      </w:r>
      <w:r>
        <w:rPr>
          <w:color w:val="000000"/>
          <w:szCs w:val="20"/>
        </w:rPr>
        <w:t>" →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69</w:t>
      </w:r>
      <w:r>
        <w:rPr>
          <w:color w:val="000000"/>
          <w:szCs w:val="20"/>
        </w:rPr>
        <w:t>와</w:t>
      </w:r>
      <w:r>
        <w:rPr>
          <w:color w:val="000000"/>
          <w:szCs w:val="20"/>
        </w:rPr>
        <w:t xml:space="preserve">" · </w:t>
      </w:r>
      <w:r>
        <w:rPr>
          <w:color w:val="000000"/>
          <w:szCs w:val="20"/>
        </w:rPr>
        <w:t>속성명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DeliveryDate → ExpectedDeliveryDate · </w:t>
      </w:r>
      <w:r>
        <w:rPr>
          <w:color w:val="000000"/>
          <w:szCs w:val="20"/>
        </w:rPr>
        <w:t>국문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납기일</w:t>
      </w:r>
      <w:r>
        <w:rPr>
          <w:color w:val="000000"/>
          <w:szCs w:val="20"/>
        </w:rPr>
        <w:t xml:space="preserve"> → </w:t>
      </w:r>
      <w:r>
        <w:rPr>
          <w:color w:val="000000"/>
          <w:szCs w:val="20"/>
        </w:rPr>
        <w:t>납기예정일</w:t>
      </w:r>
      <w:r>
        <w:rPr>
          <w:color w:val="000000"/>
          <w:szCs w:val="20"/>
        </w:rPr>
        <w:t xml:space="preserve">(ExpectedDeliveryDate) · </w:t>
      </w:r>
      <w:r>
        <w:rPr>
          <w:color w:val="000000"/>
          <w:szCs w:val="20"/>
        </w:rPr>
        <w:t>데이터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타입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ItemName IDREF→string ·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여부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ExpectedDeliveryDate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3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ItemID, ItemName, ItemUOMCode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수정</w:t>
      </w:r>
      <w:r>
        <w:rPr>
          <w:color w:val="000000"/>
          <w:szCs w:val="20"/>
        </w:rPr>
        <w:t>: ExpectedDeliveryDate</w:t>
      </w:r>
    </w:p>
  </w:comment>
  <w:comment w:id="3341" w:author="임픽스 검토" w:date="2026-10-06T07:24:00Z" w:initials="IMP">
    <w:p w14:paraId="6511CABE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번호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28 →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70 · </w:t>
      </w:r>
      <w:r>
        <w:rPr>
          <w:color w:val="000000"/>
          <w:szCs w:val="20"/>
        </w:rPr>
        <w:t>본문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인용</w:t>
      </w:r>
      <w:r>
        <w:rPr>
          <w:color w:val="000000"/>
          <w:szCs w:val="20"/>
        </w:rPr>
        <w:t>: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67</w:t>
      </w:r>
      <w:r>
        <w:rPr>
          <w:color w:val="000000"/>
          <w:szCs w:val="20"/>
        </w:rPr>
        <w:t>과</w:t>
      </w:r>
      <w:r>
        <w:rPr>
          <w:color w:val="000000"/>
          <w:szCs w:val="20"/>
        </w:rPr>
        <w:t>" →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70</w:t>
      </w:r>
      <w:r>
        <w:rPr>
          <w:color w:val="000000"/>
          <w:szCs w:val="20"/>
        </w:rPr>
        <w:t>과</w:t>
      </w:r>
      <w:r>
        <w:rPr>
          <w:color w:val="000000"/>
          <w:szCs w:val="20"/>
        </w:rPr>
        <w:t xml:space="preserve">" · </w:t>
      </w:r>
      <w:r>
        <w:rPr>
          <w:color w:val="000000"/>
          <w:szCs w:val="20"/>
        </w:rPr>
        <w:t>국문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처리수량</w:t>
      </w:r>
      <w:r>
        <w:rPr>
          <w:color w:val="000000"/>
          <w:szCs w:val="20"/>
        </w:rPr>
        <w:t xml:space="preserve"> → </w:t>
      </w:r>
      <w:r>
        <w:rPr>
          <w:color w:val="000000"/>
          <w:szCs w:val="20"/>
        </w:rPr>
        <w:t>재고이동수량</w:t>
      </w:r>
      <w:r>
        <w:rPr>
          <w:color w:val="000000"/>
          <w:szCs w:val="20"/>
        </w:rPr>
        <w:t xml:space="preserve">(StockTransferQuantity)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3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ItemID, WarehouseID, ReceiptWarehouseID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보완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일시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기간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표기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기준</w:t>
      </w:r>
      <w:r>
        <w:rPr>
          <w:color w:val="000000"/>
          <w:szCs w:val="20"/>
        </w:rPr>
        <w:t xml:space="preserve">(KS X ISO 8601)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 — TransferDateTime</w:t>
      </w:r>
    </w:p>
  </w:comment>
  <w:comment w:id="3357" w:author="임픽스 검토" w:date="2026-10-06T07:24:00Z" w:initials="IMP">
    <w:p w14:paraId="2145C3DC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번호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29 →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71 · </w:t>
      </w:r>
      <w:r>
        <w:rPr>
          <w:color w:val="000000"/>
          <w:szCs w:val="20"/>
        </w:rPr>
        <w:t>본문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인용</w:t>
      </w:r>
      <w:r>
        <w:rPr>
          <w:color w:val="000000"/>
          <w:szCs w:val="20"/>
        </w:rPr>
        <w:t>: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68</w:t>
      </w:r>
      <w:r>
        <w:rPr>
          <w:color w:val="000000"/>
          <w:szCs w:val="20"/>
        </w:rPr>
        <w:t>과</w:t>
      </w:r>
      <w:r>
        <w:rPr>
          <w:color w:val="000000"/>
          <w:szCs w:val="20"/>
        </w:rPr>
        <w:t>" →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71</w:t>
      </w:r>
      <w:r>
        <w:rPr>
          <w:color w:val="000000"/>
          <w:szCs w:val="20"/>
        </w:rPr>
        <w:t>과</w:t>
      </w:r>
      <w:r>
        <w:rPr>
          <w:color w:val="000000"/>
          <w:szCs w:val="20"/>
        </w:rPr>
        <w:t xml:space="preserve">" · </w:t>
      </w:r>
      <w:r>
        <w:rPr>
          <w:color w:val="000000"/>
          <w:szCs w:val="20"/>
        </w:rPr>
        <w:t>속성명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InvertoryQuantity → InventoryQuantity · </w:t>
      </w:r>
      <w:r>
        <w:rPr>
          <w:color w:val="000000"/>
          <w:szCs w:val="20"/>
        </w:rPr>
        <w:t>국문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수불문서번호</w:t>
      </w:r>
      <w:r>
        <w:rPr>
          <w:color w:val="000000"/>
          <w:szCs w:val="20"/>
        </w:rPr>
        <w:t xml:space="preserve"> → </w:t>
      </w:r>
      <w:r>
        <w:rPr>
          <w:color w:val="000000"/>
          <w:szCs w:val="20"/>
        </w:rPr>
        <w:t>재고실사문서번호</w:t>
      </w:r>
      <w:r>
        <w:rPr>
          <w:color w:val="000000"/>
          <w:szCs w:val="20"/>
        </w:rPr>
        <w:t xml:space="preserve">(InventoryCountDocumentNumber)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3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WarehouseID, ItemID, ItemUOMCode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보완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일시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기간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표기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기준</w:t>
      </w:r>
      <w:r>
        <w:rPr>
          <w:color w:val="000000"/>
          <w:szCs w:val="20"/>
        </w:rPr>
        <w:t xml:space="preserve">(KS X ISO 8601)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 — InventoryCountDateTime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식별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조합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(InventoryCountDocumentNumber+WarehouseID+ItemID, 7.1 </w:t>
      </w:r>
      <w:r>
        <w:rPr>
          <w:color w:val="000000"/>
          <w:szCs w:val="20"/>
        </w:rPr>
        <w:t>식별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</w:t>
      </w:r>
    </w:p>
  </w:comment>
  <w:comment w:id="3376" w:author="임픽스 검토" w:date="2026-10-06T07:24:00Z" w:initials="IMP">
    <w:p w14:paraId="3D81A4D1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번호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69 →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72 · </w:t>
      </w:r>
      <w:r>
        <w:rPr>
          <w:color w:val="000000"/>
          <w:szCs w:val="20"/>
        </w:rPr>
        <w:t>본문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인용</w:t>
      </w:r>
      <w:r>
        <w:rPr>
          <w:color w:val="000000"/>
          <w:szCs w:val="20"/>
        </w:rPr>
        <w:t>: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69</w:t>
      </w:r>
      <w:r>
        <w:rPr>
          <w:color w:val="000000"/>
          <w:szCs w:val="20"/>
        </w:rPr>
        <w:t>와</w:t>
      </w:r>
      <w:r>
        <w:rPr>
          <w:color w:val="000000"/>
          <w:szCs w:val="20"/>
        </w:rPr>
        <w:t>" →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72</w:t>
      </w:r>
      <w:r>
        <w:rPr>
          <w:color w:val="000000"/>
          <w:szCs w:val="20"/>
        </w:rPr>
        <w:t>와</w:t>
      </w:r>
      <w:r>
        <w:rPr>
          <w:color w:val="000000"/>
          <w:szCs w:val="20"/>
        </w:rPr>
        <w:t xml:space="preserve">" ·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여부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InventoryTransactionTypeCode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InventoryTransferType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InventoryVariationType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InventoryTransactionType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LotControlIndicator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OrderQuantity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7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ItemID, CustomerID, WarehouseID, LotControlIndicator, LotID, ItemUOMCode, OrderUOMCode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수정</w:t>
      </w:r>
      <w:r>
        <w:rPr>
          <w:color w:val="000000"/>
          <w:szCs w:val="20"/>
        </w:rPr>
        <w:t>: InventoryTransactionTypeCode, InventoryTransferType, InventoryVariationType, InventoryTransactionType</w:t>
      </w:r>
    </w:p>
    <w:p w14:paraId="5082AD0D" w14:textId="77777777" w:rsidR="000F75F0" w:rsidRDefault="00000000">
      <w:r>
        <w:rPr>
          <w:color w:val="000000"/>
          <w:szCs w:val="20"/>
        </w:rPr>
        <w:t xml:space="preserve">· </w:t>
      </w:r>
      <w:r>
        <w:rPr>
          <w:color w:val="000000"/>
          <w:szCs w:val="20"/>
        </w:rPr>
        <w:t>수불유형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계층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관계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>(</w:t>
      </w:r>
      <w:r>
        <w:rPr>
          <w:color w:val="000000"/>
          <w:szCs w:val="20"/>
        </w:rPr>
        <w:t>수불유형</w:t>
      </w:r>
      <w:r>
        <w:rPr>
          <w:color w:val="000000"/>
          <w:szCs w:val="20"/>
        </w:rPr>
        <w:t xml:space="preserve"> → </w:t>
      </w:r>
      <w:r>
        <w:rPr>
          <w:color w:val="000000"/>
          <w:szCs w:val="20"/>
        </w:rPr>
        <w:t>입출고유형</w:t>
      </w:r>
      <w:r>
        <w:rPr>
          <w:color w:val="000000"/>
          <w:szCs w:val="20"/>
        </w:rPr>
        <w:t xml:space="preserve"> → </w:t>
      </w:r>
      <w:r>
        <w:rPr>
          <w:color w:val="000000"/>
          <w:szCs w:val="20"/>
        </w:rPr>
        <w:t>수불유형코드</w:t>
      </w:r>
      <w:r>
        <w:rPr>
          <w:color w:val="000000"/>
          <w:szCs w:val="20"/>
        </w:rPr>
        <w:t xml:space="preserve">, </w:t>
      </w:r>
      <w:r>
        <w:rPr>
          <w:color w:val="000000"/>
          <w:szCs w:val="20"/>
        </w:rPr>
        <w:t>재고증감유형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연계</w:t>
      </w:r>
      <w:r>
        <w:rPr>
          <w:color w:val="000000"/>
          <w:szCs w:val="20"/>
        </w:rPr>
        <w:t xml:space="preserve">): InventoryTransactionTypeCode, InventoryTransferType, InventoryVariationType, InventoryTransactionType ·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제품입고순번</w:t>
      </w:r>
      <w:r>
        <w:rPr>
          <w:color w:val="000000"/>
          <w:szCs w:val="20"/>
        </w:rPr>
        <w:t xml:space="preserve">(ProductIncomingSequence)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제품입고식별자</w:t>
      </w:r>
      <w:r>
        <w:rPr>
          <w:color w:val="000000"/>
          <w:szCs w:val="20"/>
        </w:rPr>
        <w:t>(</w:t>
      </w:r>
      <w:r>
        <w:rPr>
          <w:color w:val="000000"/>
          <w:szCs w:val="20"/>
        </w:rPr>
        <w:t>제품입고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문서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단위로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부여</w:t>
      </w:r>
      <w:r>
        <w:rPr>
          <w:color w:val="000000"/>
          <w:szCs w:val="20"/>
        </w:rPr>
        <w:t xml:space="preserve">), </w:t>
      </w:r>
      <w:r>
        <w:rPr>
          <w:color w:val="000000"/>
          <w:szCs w:val="20"/>
        </w:rPr>
        <w:t>제품입고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행은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제품입고식별자</w:t>
      </w:r>
      <w:r>
        <w:rPr>
          <w:color w:val="000000"/>
          <w:szCs w:val="20"/>
        </w:rPr>
        <w:t>+</w:t>
      </w:r>
      <w:r>
        <w:rPr>
          <w:color w:val="000000"/>
          <w:szCs w:val="20"/>
        </w:rPr>
        <w:t>제품입고순번으로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구분</w:t>
      </w:r>
    </w:p>
  </w:comment>
  <w:comment w:id="3454" w:author="임픽스 검토" w:date="2026-10-06T07:24:00Z" w:initials="IMP">
    <w:p w14:paraId="063F8087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번호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70 →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73 · </w:t>
      </w:r>
      <w:r>
        <w:rPr>
          <w:color w:val="000000"/>
          <w:szCs w:val="20"/>
        </w:rPr>
        <w:t>본문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인용</w:t>
      </w:r>
      <w:r>
        <w:rPr>
          <w:color w:val="000000"/>
          <w:szCs w:val="20"/>
        </w:rPr>
        <w:t>: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70</w:t>
      </w:r>
      <w:r>
        <w:rPr>
          <w:color w:val="000000"/>
          <w:szCs w:val="20"/>
        </w:rPr>
        <w:t>과</w:t>
      </w:r>
      <w:r>
        <w:rPr>
          <w:color w:val="000000"/>
          <w:szCs w:val="20"/>
        </w:rPr>
        <w:t>" →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73</w:t>
      </w:r>
      <w:r>
        <w:rPr>
          <w:color w:val="000000"/>
          <w:szCs w:val="20"/>
        </w:rPr>
        <w:t>과</w:t>
      </w:r>
      <w:r>
        <w:rPr>
          <w:color w:val="000000"/>
          <w:szCs w:val="20"/>
        </w:rPr>
        <w:t xml:space="preserve">" · </w:t>
      </w:r>
      <w:r>
        <w:rPr>
          <w:color w:val="000000"/>
          <w:szCs w:val="20"/>
        </w:rPr>
        <w:t>국문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기준수량</w:t>
      </w:r>
      <w:r>
        <w:rPr>
          <w:color w:val="000000"/>
          <w:szCs w:val="20"/>
        </w:rPr>
        <w:t xml:space="preserve"> → </w:t>
      </w:r>
      <w:r>
        <w:rPr>
          <w:color w:val="000000"/>
          <w:szCs w:val="20"/>
        </w:rPr>
        <w:t>기준단위수량</w:t>
      </w:r>
      <w:r>
        <w:rPr>
          <w:color w:val="000000"/>
          <w:szCs w:val="20"/>
        </w:rPr>
        <w:t xml:space="preserve">(ItemUnitQuantity) · </w:t>
      </w:r>
      <w:r>
        <w:rPr>
          <w:color w:val="000000"/>
          <w:szCs w:val="20"/>
        </w:rPr>
        <w:t>데이터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타입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SalesDocumentNumber string→IDREF ·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여부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ProductReleaseRequestType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ItemUOMCode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, SellingUOMCode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9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LineID, ItemID, ItemName, ItemUOMCode, SellingUOMCode, WarehouseID, SalesDocumentNumber, SalesDocumentSequence, CustomerID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수정</w:t>
      </w:r>
      <w:r>
        <w:rPr>
          <w:color w:val="000000"/>
          <w:szCs w:val="20"/>
        </w:rPr>
        <w:t xml:space="preserve">: ProductReleaseRequestType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출하요청식별자</w:t>
      </w:r>
      <w:r>
        <w:rPr>
          <w:color w:val="000000"/>
          <w:szCs w:val="20"/>
        </w:rPr>
        <w:t>(</w:t>
      </w:r>
      <w:r>
        <w:rPr>
          <w:color w:val="000000"/>
          <w:szCs w:val="20"/>
        </w:rPr>
        <w:t>출하의뢰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문서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단위로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부여</w:t>
      </w:r>
      <w:r>
        <w:rPr>
          <w:color w:val="000000"/>
          <w:szCs w:val="20"/>
        </w:rPr>
        <w:t xml:space="preserve">), </w:t>
      </w:r>
      <w:r>
        <w:rPr>
          <w:color w:val="000000"/>
          <w:szCs w:val="20"/>
        </w:rPr>
        <w:t>납품순번</w:t>
      </w:r>
      <w:r>
        <w:rPr>
          <w:color w:val="000000"/>
          <w:szCs w:val="20"/>
        </w:rPr>
        <w:t>(</w:t>
      </w:r>
      <w:r>
        <w:rPr>
          <w:color w:val="000000"/>
          <w:szCs w:val="20"/>
        </w:rPr>
        <w:t>출하의뢰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행은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출하요청식별자</w:t>
      </w:r>
      <w:r>
        <w:rPr>
          <w:color w:val="000000"/>
          <w:szCs w:val="20"/>
        </w:rPr>
        <w:t>+</w:t>
      </w:r>
      <w:r>
        <w:rPr>
          <w:color w:val="000000"/>
          <w:szCs w:val="20"/>
        </w:rPr>
        <w:t>납품순번으로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구분</w:t>
      </w:r>
      <w:r>
        <w:rPr>
          <w:color w:val="000000"/>
          <w:szCs w:val="20"/>
        </w:rPr>
        <w:t xml:space="preserve">) · </w:t>
      </w:r>
      <w:r>
        <w:rPr>
          <w:color w:val="000000"/>
          <w:szCs w:val="20"/>
        </w:rPr>
        <w:t>구조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출하의뢰헤더</w:t>
      </w:r>
      <w:r>
        <w:rPr>
          <w:color w:val="000000"/>
          <w:szCs w:val="20"/>
        </w:rPr>
        <w:t>(ProductReleaseRequestHeader)·</w:t>
      </w:r>
      <w:r>
        <w:rPr>
          <w:color w:val="000000"/>
          <w:szCs w:val="20"/>
        </w:rPr>
        <w:t>출하의뢰라인</w:t>
      </w:r>
      <w:r>
        <w:rPr>
          <w:color w:val="000000"/>
          <w:szCs w:val="20"/>
        </w:rPr>
        <w:t xml:space="preserve">(ProductReleaseRequestLine) </w:t>
      </w:r>
      <w:r>
        <w:rPr>
          <w:color w:val="000000"/>
          <w:szCs w:val="20"/>
        </w:rPr>
        <w:t>구조체</w:t>
      </w:r>
      <w:r>
        <w:rPr>
          <w:color w:val="000000"/>
          <w:szCs w:val="20"/>
        </w:rPr>
        <w:t>(struct)</w:t>
      </w:r>
      <w:r>
        <w:rPr>
          <w:color w:val="000000"/>
          <w:szCs w:val="20"/>
        </w:rPr>
        <w:t>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구분하고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순서를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구조체별로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재배치</w:t>
      </w:r>
      <w:r>
        <w:rPr>
          <w:color w:val="000000"/>
          <w:szCs w:val="20"/>
        </w:rPr>
        <w:t>(</w:t>
      </w:r>
      <w:r>
        <w:rPr>
          <w:color w:val="000000"/>
          <w:szCs w:val="20"/>
        </w:rPr>
        <w:t>고객사식별자는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헤더</w:t>
      </w:r>
      <w:r>
        <w:rPr>
          <w:color w:val="000000"/>
          <w:szCs w:val="20"/>
        </w:rPr>
        <w:t>)</w:t>
      </w:r>
    </w:p>
  </w:comment>
  <w:comment w:id="3542" w:author="임픽스 검토" w:date="2026-10-06T07:24:00Z" w:initials="IMP">
    <w:p w14:paraId="0ED3D58D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] ·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번호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71 →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74 · </w:t>
      </w:r>
      <w:r>
        <w:rPr>
          <w:color w:val="000000"/>
          <w:szCs w:val="20"/>
        </w:rPr>
        <w:t>본문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인용</w:t>
      </w:r>
      <w:r>
        <w:rPr>
          <w:color w:val="000000"/>
          <w:szCs w:val="20"/>
        </w:rPr>
        <w:t>: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71</w:t>
      </w:r>
      <w:r>
        <w:rPr>
          <w:color w:val="000000"/>
          <w:szCs w:val="20"/>
        </w:rPr>
        <w:t>과</w:t>
      </w:r>
      <w:r>
        <w:rPr>
          <w:color w:val="000000"/>
          <w:szCs w:val="20"/>
        </w:rPr>
        <w:t>" → "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74</w:t>
      </w:r>
      <w:r>
        <w:rPr>
          <w:color w:val="000000"/>
          <w:szCs w:val="20"/>
        </w:rPr>
        <w:t>와</w:t>
      </w:r>
      <w:r>
        <w:rPr>
          <w:color w:val="000000"/>
          <w:szCs w:val="20"/>
        </w:rPr>
        <w:t xml:space="preserve">" ·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판매단위코드</w:t>
      </w:r>
      <w:r>
        <w:rPr>
          <w:color w:val="000000"/>
          <w:szCs w:val="20"/>
        </w:rPr>
        <w:t xml:space="preserve">(SellingUOMCode) · </w:t>
      </w:r>
      <w:r>
        <w:rPr>
          <w:color w:val="000000"/>
          <w:szCs w:val="20"/>
        </w:rPr>
        <w:t>데이터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타입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ProductReleaseRequestID ID→IDREF, SalesDocumentNumber string→IDREF ·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여부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 xml:space="preserve">: ProductReleaseRequestID </w:t>
      </w:r>
      <w:r>
        <w:rPr>
          <w:color w:val="000000"/>
          <w:szCs w:val="20"/>
        </w:rPr>
        <w:t>비대상</w:t>
      </w:r>
      <w:r>
        <w:rPr>
          <w:color w:val="000000"/>
          <w:szCs w:val="20"/>
        </w:rPr>
        <w:t>→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대상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(7.1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>): 10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— ProductReleaseRequestID, SalesDocumentNumber, LineID, ItemID, ItemName, OrderUOMCode, ItemUOMCode, CustomerID, LotID, WarehouseID ·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수주문서순번</w:t>
      </w:r>
      <w:r>
        <w:rPr>
          <w:color w:val="000000"/>
          <w:szCs w:val="20"/>
        </w:rPr>
        <w:t xml:space="preserve">(SalesDocumentSequence) — </w:t>
      </w:r>
      <w:r>
        <w:rPr>
          <w:color w:val="000000"/>
          <w:szCs w:val="20"/>
        </w:rPr>
        <w:t>수주문서번호와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함께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수주오더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출고식별자</w:t>
      </w:r>
      <w:r>
        <w:rPr>
          <w:color w:val="000000"/>
          <w:szCs w:val="20"/>
        </w:rPr>
        <w:t>(</w:t>
      </w:r>
      <w:r>
        <w:rPr>
          <w:color w:val="000000"/>
          <w:szCs w:val="20"/>
        </w:rPr>
        <w:t>제품출고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문서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단위로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부여</w:t>
      </w:r>
      <w:r>
        <w:rPr>
          <w:color w:val="000000"/>
          <w:szCs w:val="20"/>
        </w:rPr>
        <w:t xml:space="preserve">), </w:t>
      </w:r>
      <w:r>
        <w:rPr>
          <w:color w:val="000000"/>
          <w:szCs w:val="20"/>
        </w:rPr>
        <w:t>출고순번</w:t>
      </w:r>
      <w:r>
        <w:rPr>
          <w:color w:val="000000"/>
          <w:szCs w:val="20"/>
        </w:rPr>
        <w:t>(</w:t>
      </w:r>
      <w:r>
        <w:rPr>
          <w:color w:val="000000"/>
          <w:szCs w:val="20"/>
        </w:rPr>
        <w:t>제품출고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행은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출고식별자</w:t>
      </w:r>
      <w:r>
        <w:rPr>
          <w:color w:val="000000"/>
          <w:szCs w:val="20"/>
        </w:rPr>
        <w:t>+</w:t>
      </w:r>
      <w:r>
        <w:rPr>
          <w:color w:val="000000"/>
          <w:szCs w:val="20"/>
        </w:rPr>
        <w:t>출고순번으로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구분</w:t>
      </w:r>
      <w:r>
        <w:rPr>
          <w:color w:val="000000"/>
          <w:szCs w:val="20"/>
        </w:rPr>
        <w:t xml:space="preserve">), </w:t>
      </w:r>
      <w:r>
        <w:rPr>
          <w:color w:val="000000"/>
          <w:szCs w:val="20"/>
        </w:rPr>
        <w:t>출하요청식별자</w:t>
      </w:r>
      <w:r>
        <w:rPr>
          <w:color w:val="000000"/>
          <w:szCs w:val="20"/>
        </w:rPr>
        <w:t>(</w:t>
      </w:r>
      <w:r>
        <w:rPr>
          <w:color w:val="000000"/>
          <w:szCs w:val="20"/>
        </w:rPr>
        <w:t>출하의뢰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문서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전체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) · </w:t>
      </w:r>
      <w:r>
        <w:rPr>
          <w:color w:val="000000"/>
          <w:szCs w:val="20"/>
        </w:rPr>
        <w:t>설명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수정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출하요청식별자</w:t>
      </w:r>
      <w:r>
        <w:rPr>
          <w:color w:val="000000"/>
          <w:szCs w:val="20"/>
        </w:rPr>
        <w:t>(</w:t>
      </w:r>
      <w:r>
        <w:rPr>
          <w:color w:val="000000"/>
          <w:szCs w:val="20"/>
        </w:rPr>
        <w:t>출하의뢰헤더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>)</w:t>
      </w:r>
    </w:p>
  </w:comment>
  <w:comment w:id="3614" w:author="임픽스 검토" w:date="2026-10-14T08:00:00Z" w:initials="IMP">
    <w:p w14:paraId="69EE5285" w14:textId="77777777" w:rsidR="003168E1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신설</w:t>
      </w:r>
      <w:r>
        <w:rPr>
          <w:color w:val="000000"/>
          <w:szCs w:val="20"/>
        </w:rPr>
        <w:t xml:space="preserve">] </w:t>
      </w:r>
      <w:r>
        <w:rPr>
          <w:color w:val="000000"/>
          <w:szCs w:val="20"/>
        </w:rPr>
        <w:t>명사</w:t>
      </w:r>
      <w:r>
        <w:rPr>
          <w:color w:val="000000"/>
          <w:szCs w:val="20"/>
        </w:rPr>
        <w:t xml:space="preserve"> 7.4.8.4 </w:t>
      </w:r>
      <w:r>
        <w:rPr>
          <w:color w:val="000000"/>
          <w:szCs w:val="20"/>
        </w:rPr>
        <w:t>배송</w:t>
      </w:r>
      <w:r>
        <w:rPr>
          <w:color w:val="000000"/>
          <w:szCs w:val="20"/>
        </w:rPr>
        <w:t xml:space="preserve">(Delivery) </w:t>
      </w:r>
      <w:r>
        <w:rPr>
          <w:color w:val="000000"/>
          <w:szCs w:val="20"/>
        </w:rPr>
        <w:t>신설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75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배송헤더</w:t>
      </w:r>
      <w:r>
        <w:rPr>
          <w:color w:val="000000"/>
          <w:szCs w:val="20"/>
        </w:rPr>
        <w:t xml:space="preserve">(DeliveryHeader)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22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>(</w:t>
      </w:r>
      <w:r>
        <w:rPr>
          <w:color w:val="000000"/>
          <w:szCs w:val="20"/>
        </w:rPr>
        <w:t>고객사식별자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포함</w:t>
      </w:r>
      <w:r>
        <w:rPr>
          <w:color w:val="000000"/>
          <w:szCs w:val="20"/>
        </w:rPr>
        <w:t xml:space="preserve">), </w:t>
      </w:r>
      <w:r>
        <w:rPr>
          <w:color w:val="000000"/>
          <w:szCs w:val="20"/>
        </w:rPr>
        <w:t>배송라인</w:t>
      </w:r>
      <w:r>
        <w:rPr>
          <w:color w:val="000000"/>
          <w:szCs w:val="20"/>
        </w:rPr>
        <w:t xml:space="preserve">(DeliveryLine)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16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헤더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라인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구조체</w:t>
      </w:r>
      <w:r>
        <w:rPr>
          <w:color w:val="000000"/>
          <w:szCs w:val="20"/>
        </w:rPr>
        <w:t xml:space="preserve">(7.1) </w:t>
      </w:r>
      <w:r>
        <w:rPr>
          <w:color w:val="000000"/>
          <w:szCs w:val="20"/>
        </w:rPr>
        <w:t>적용</w:t>
      </w:r>
      <w:r>
        <w:rPr>
          <w:color w:val="000000"/>
          <w:szCs w:val="20"/>
        </w:rPr>
        <w:t xml:space="preserve">, </w:t>
      </w:r>
      <w:r>
        <w:rPr>
          <w:color w:val="000000"/>
          <w:szCs w:val="20"/>
        </w:rPr>
        <w:t>배송라인은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배송식별자</w:t>
      </w:r>
      <w:r>
        <w:rPr>
          <w:color w:val="000000"/>
          <w:szCs w:val="20"/>
        </w:rPr>
        <w:t>+</w:t>
      </w:r>
      <w:r>
        <w:rPr>
          <w:color w:val="000000"/>
          <w:szCs w:val="20"/>
        </w:rPr>
        <w:t>배송라인순번으로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구분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수주오더는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수주문서번호</w:t>
      </w:r>
      <w:r>
        <w:rPr>
          <w:color w:val="000000"/>
          <w:szCs w:val="20"/>
        </w:rPr>
        <w:t>+</w:t>
      </w:r>
      <w:r>
        <w:rPr>
          <w:color w:val="000000"/>
          <w:szCs w:val="20"/>
        </w:rPr>
        <w:t>수주문서순번</w:t>
      </w:r>
      <w:r>
        <w:rPr>
          <w:color w:val="000000"/>
          <w:szCs w:val="20"/>
        </w:rPr>
        <w:t xml:space="preserve">, </w:t>
      </w:r>
      <w:r>
        <w:rPr>
          <w:color w:val="000000"/>
          <w:szCs w:val="20"/>
        </w:rPr>
        <w:t>제품출고는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출고식별자</w:t>
      </w:r>
      <w:r>
        <w:rPr>
          <w:color w:val="000000"/>
          <w:szCs w:val="20"/>
        </w:rPr>
        <w:t>+</w:t>
      </w:r>
      <w:r>
        <w:rPr>
          <w:color w:val="000000"/>
          <w:szCs w:val="20"/>
        </w:rPr>
        <w:t>출고순번으로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참조</w:t>
      </w:r>
      <w:r>
        <w:rPr>
          <w:color w:val="000000"/>
          <w:szCs w:val="20"/>
        </w:rPr>
        <w:t xml:space="preserve">, </w:t>
      </w:r>
      <w:r>
        <w:rPr>
          <w:color w:val="000000"/>
          <w:szCs w:val="20"/>
        </w:rPr>
        <w:t>사본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>(</w:t>
      </w:r>
      <w:r>
        <w:rPr>
          <w:color w:val="000000"/>
          <w:szCs w:val="20"/>
        </w:rPr>
        <w:t>품목명</w:t>
      </w:r>
      <w:r>
        <w:rPr>
          <w:color w:val="000000"/>
          <w:szCs w:val="20"/>
        </w:rPr>
        <w:t xml:space="preserve">, </w:t>
      </w:r>
      <w:r>
        <w:rPr>
          <w:color w:val="000000"/>
          <w:szCs w:val="20"/>
        </w:rPr>
        <w:t>담당부서명</w:t>
      </w:r>
      <w:r>
        <w:rPr>
          <w:color w:val="000000"/>
          <w:szCs w:val="20"/>
        </w:rPr>
        <w:t xml:space="preserve">, </w:t>
      </w:r>
      <w:r>
        <w:rPr>
          <w:color w:val="000000"/>
          <w:szCs w:val="20"/>
        </w:rPr>
        <w:t>담당자명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전화번호</w:t>
      </w:r>
      <w:r>
        <w:rPr>
          <w:color w:val="000000"/>
          <w:szCs w:val="20"/>
        </w:rPr>
        <w:t xml:space="preserve">, </w:t>
      </w:r>
      <w:r>
        <w:rPr>
          <w:color w:val="000000"/>
          <w:szCs w:val="20"/>
        </w:rPr>
        <w:t>요청납품일</w:t>
      </w:r>
      <w:r>
        <w:rPr>
          <w:color w:val="000000"/>
          <w:szCs w:val="20"/>
        </w:rPr>
        <w:t>)</w:t>
      </w:r>
      <w:r>
        <w:rPr>
          <w:color w:val="000000"/>
          <w:szCs w:val="20"/>
        </w:rPr>
        <w:t>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원천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속성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명시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이후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번호</w:t>
      </w:r>
      <w:r>
        <w:rPr>
          <w:color w:val="000000"/>
          <w:szCs w:val="20"/>
        </w:rPr>
        <w:t xml:space="preserve"> 1</w:t>
      </w:r>
      <w:r>
        <w:rPr>
          <w:color w:val="000000"/>
          <w:szCs w:val="20"/>
        </w:rPr>
        <w:t>씩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증가</w:t>
      </w:r>
      <w:r>
        <w:rPr>
          <w:color w:val="000000"/>
          <w:szCs w:val="20"/>
        </w:rPr>
        <w:t>(</w:t>
      </w:r>
      <w:r>
        <w:rPr>
          <w:color w:val="000000"/>
          <w:szCs w:val="20"/>
        </w:rPr>
        <w:t>반품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76, </w:t>
      </w:r>
      <w:r>
        <w:rPr>
          <w:color w:val="000000"/>
          <w:szCs w:val="20"/>
        </w:rPr>
        <w:t>고객제품데이터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77, </w:t>
      </w:r>
      <w:r>
        <w:rPr>
          <w:color w:val="000000"/>
          <w:szCs w:val="20"/>
        </w:rPr>
        <w:t>사후서비스신청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78, </w:t>
      </w:r>
      <w:r>
        <w:rPr>
          <w:color w:val="000000"/>
          <w:szCs w:val="20"/>
        </w:rPr>
        <w:t>사후서비스결과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79)</w:t>
      </w:r>
    </w:p>
  </w:comment>
  <w:comment w:id="4325" w:author="임픽스 검토" w:date="2026-10-12T04:00:00Z" w:initials="IMP">
    <w:p w14:paraId="162E3FE8" w14:textId="77777777" w:rsidR="00C065BE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수정</w:t>
      </w:r>
      <w:r>
        <w:rPr>
          <w:color w:val="000000"/>
          <w:szCs w:val="20"/>
        </w:rPr>
        <w:t xml:space="preserve">]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B.2 </w:t>
      </w:r>
      <w:r>
        <w:rPr>
          <w:color w:val="000000"/>
          <w:szCs w:val="20"/>
        </w:rPr>
        <w:t>명사명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정정</w:t>
      </w:r>
      <w:r>
        <w:rPr>
          <w:color w:val="000000"/>
          <w:szCs w:val="20"/>
        </w:rPr>
        <w:t xml:space="preserve"> · 18</w:t>
      </w:r>
      <w:r>
        <w:rPr>
          <w:color w:val="000000"/>
          <w:szCs w:val="20"/>
        </w:rPr>
        <w:t>번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저장소재공정보</w:t>
      </w:r>
      <w:r>
        <w:rPr>
          <w:color w:val="000000"/>
          <w:szCs w:val="20"/>
        </w:rPr>
        <w:t xml:space="preserve">: "StockInventory" → "StockerInventory"(7.4.1.18 </w:t>
      </w:r>
      <w:r>
        <w:rPr>
          <w:color w:val="000000"/>
          <w:szCs w:val="20"/>
        </w:rPr>
        <w:t>명사명과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일치</w:t>
      </w:r>
      <w:r>
        <w:rPr>
          <w:color w:val="000000"/>
          <w:szCs w:val="20"/>
        </w:rPr>
        <w:t>)</w:t>
      </w:r>
    </w:p>
  </w:comment>
  <w:comment w:id="4328" w:author="임픽스 검토" w:date="2026-10-12T04:00:00Z" w:initials="IMP">
    <w:p w14:paraId="791F8412" w14:textId="77777777" w:rsidR="00C065BE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수정</w:t>
      </w:r>
      <w:r>
        <w:rPr>
          <w:color w:val="000000"/>
          <w:szCs w:val="20"/>
        </w:rPr>
        <w:t xml:space="preserve">] </w:t>
      </w:r>
      <w:r>
        <w:rPr>
          <w:color w:val="000000"/>
          <w:szCs w:val="20"/>
        </w:rPr>
        <w:t>표</w:t>
      </w:r>
      <w:r>
        <w:rPr>
          <w:color w:val="000000"/>
          <w:szCs w:val="20"/>
        </w:rPr>
        <w:t xml:space="preserve"> B.2 </w:t>
      </w:r>
      <w:r>
        <w:rPr>
          <w:color w:val="000000"/>
          <w:szCs w:val="20"/>
        </w:rPr>
        <w:t>명사명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정정</w:t>
      </w:r>
      <w:r>
        <w:rPr>
          <w:color w:val="000000"/>
          <w:szCs w:val="20"/>
        </w:rPr>
        <w:t xml:space="preserve"> · 36</w:t>
      </w:r>
      <w:r>
        <w:rPr>
          <w:color w:val="000000"/>
          <w:szCs w:val="20"/>
        </w:rPr>
        <w:t>번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운행완료</w:t>
      </w:r>
      <w:r>
        <w:rPr>
          <w:color w:val="000000"/>
          <w:szCs w:val="20"/>
        </w:rPr>
        <w:t>: "TranferEnd" → "TransferEnd"(</w:t>
      </w:r>
      <w:r>
        <w:rPr>
          <w:color w:val="000000"/>
          <w:szCs w:val="20"/>
        </w:rPr>
        <w:t>철자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오류</w:t>
      </w:r>
      <w:r>
        <w:rPr>
          <w:color w:val="000000"/>
          <w:szCs w:val="20"/>
        </w:rPr>
        <w:t>)</w:t>
      </w:r>
    </w:p>
  </w:comment>
  <w:comment w:id="4331" w:author="임픽스 검토" w:date="2026-10-06T07:24:00Z" w:initials="IMP">
    <w:p w14:paraId="269286CE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변경</w:t>
      </w:r>
      <w:r>
        <w:rPr>
          <w:color w:val="000000"/>
          <w:szCs w:val="20"/>
        </w:rPr>
        <w:t>] · 65</w:t>
      </w:r>
      <w:r>
        <w:rPr>
          <w:color w:val="000000"/>
          <w:szCs w:val="20"/>
        </w:rPr>
        <w:t>번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배치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행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 · 66</w:t>
      </w:r>
      <w:r>
        <w:rPr>
          <w:color w:val="000000"/>
          <w:szCs w:val="20"/>
        </w:rPr>
        <w:t>번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라인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행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 · 67</w:t>
      </w:r>
      <w:r>
        <w:rPr>
          <w:color w:val="000000"/>
          <w:szCs w:val="20"/>
        </w:rPr>
        <w:t>번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회사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행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 · 68</w:t>
      </w:r>
      <w:r>
        <w:rPr>
          <w:color w:val="000000"/>
          <w:szCs w:val="20"/>
        </w:rPr>
        <w:t>번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배송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행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</w:p>
  </w:comment>
  <w:comment w:id="4405" w:author="임픽스 검토" w:date="2026-10-06T07:24:00Z" w:initials="IMP">
    <w:p w14:paraId="4CBBEAA1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신설</w:t>
      </w:r>
      <w:r>
        <w:rPr>
          <w:color w:val="000000"/>
          <w:szCs w:val="20"/>
        </w:rPr>
        <w:t xml:space="preserve">] </w:t>
      </w:r>
      <w:r>
        <w:rPr>
          <w:color w:val="000000"/>
          <w:szCs w:val="20"/>
        </w:rPr>
        <w:t>단락</w:t>
      </w:r>
      <w:r>
        <w:rPr>
          <w:color w:val="000000"/>
          <w:szCs w:val="20"/>
        </w:rPr>
        <w:t xml:space="preserve"> 2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 · [2]</w:t>
      </w:r>
      <w:r>
        <w:rPr>
          <w:color w:val="000000"/>
          <w:szCs w:val="20"/>
        </w:rPr>
        <w:tab/>
        <w:t>IEC 61512-1:1997, Batch control — Part 1: Models and terminology · [3]</w:t>
      </w:r>
      <w:r>
        <w:rPr>
          <w:color w:val="000000"/>
          <w:szCs w:val="20"/>
        </w:rPr>
        <w:tab/>
        <w:t>IEC 62264-1:2013, Enterprise-control system integration — Part 1: Models and terminolo…</w:t>
      </w:r>
    </w:p>
  </w:comment>
  <w:comment w:id="4470" w:author="임픽스 검토" w:date="2026-10-06T07:24:00Z" w:initials="IMP">
    <w:p w14:paraId="34B45B42" w14:textId="77777777" w:rsidR="000F75F0" w:rsidRDefault="00000000">
      <w:r>
        <w:annotationRef/>
      </w:r>
      <w:r>
        <w:rPr>
          <w:color w:val="000000"/>
          <w:szCs w:val="20"/>
        </w:rPr>
        <w:t>[</w:t>
      </w:r>
      <w:r>
        <w:rPr>
          <w:color w:val="000000"/>
          <w:szCs w:val="20"/>
        </w:rPr>
        <w:t>원문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대비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신설</w:t>
      </w:r>
      <w:r>
        <w:rPr>
          <w:color w:val="000000"/>
          <w:szCs w:val="20"/>
        </w:rPr>
        <w:t xml:space="preserve">] </w:t>
      </w:r>
      <w:r>
        <w:rPr>
          <w:color w:val="000000"/>
          <w:szCs w:val="20"/>
        </w:rPr>
        <w:t>단락</w:t>
      </w:r>
      <w:r>
        <w:rPr>
          <w:color w:val="000000"/>
          <w:szCs w:val="20"/>
        </w:rPr>
        <w:t xml:space="preserve"> 4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 · 6.33</w:t>
      </w:r>
      <w:r>
        <w:rPr>
          <w:color w:val="000000"/>
          <w:szCs w:val="20"/>
        </w:rPr>
        <w:t>차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개정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작성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및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검토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이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표준의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개정은</w:t>
      </w:r>
      <w:r>
        <w:rPr>
          <w:color w:val="000000"/>
          <w:szCs w:val="20"/>
        </w:rPr>
        <w:t xml:space="preserve"> (</w:t>
      </w:r>
      <w:r>
        <w:rPr>
          <w:color w:val="000000"/>
          <w:szCs w:val="20"/>
        </w:rPr>
        <w:t>수행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기관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및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사업명</w:t>
      </w:r>
      <w:r>
        <w:rPr>
          <w:color w:val="000000"/>
          <w:szCs w:val="20"/>
        </w:rPr>
        <w:t xml:space="preserve">, </w:t>
      </w:r>
      <w:r>
        <w:rPr>
          <w:color w:val="000000"/>
          <w:szCs w:val="20"/>
        </w:rPr>
        <w:t>연차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기재</w:t>
      </w:r>
      <w:r>
        <w:rPr>
          <w:color w:val="000000"/>
          <w:szCs w:val="20"/>
        </w:rPr>
        <w:t xml:space="preserve">) </w:t>
      </w:r>
      <w:r>
        <w:rPr>
          <w:color w:val="000000"/>
          <w:szCs w:val="20"/>
        </w:rPr>
        <w:t>결과물로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작성하였으며</w:t>
      </w:r>
      <w:r>
        <w:rPr>
          <w:color w:val="000000"/>
          <w:szCs w:val="20"/>
        </w:rPr>
        <w:t xml:space="preserve">, </w:t>
      </w:r>
      <w:r>
        <w:rPr>
          <w:color w:val="000000"/>
          <w:szCs w:val="20"/>
        </w:rPr>
        <w:t>작성된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개정안은</w:t>
      </w:r>
      <w:r>
        <w:rPr>
          <w:color w:val="000000"/>
          <w:szCs w:val="20"/>
        </w:rPr>
        <w:t xml:space="preserve"> (</w:t>
      </w:r>
      <w:r>
        <w:rPr>
          <w:color w:val="000000"/>
          <w:szCs w:val="20"/>
        </w:rPr>
        <w:t>검토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위원회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기재</w:t>
      </w:r>
      <w:r>
        <w:rPr>
          <w:color w:val="000000"/>
          <w:szCs w:val="20"/>
        </w:rPr>
        <w:t>)</w:t>
      </w:r>
      <w:r>
        <w:rPr>
          <w:color w:val="000000"/>
          <w:szCs w:val="20"/>
        </w:rPr>
        <w:t>의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검토를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거쳐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확정하였다</w:t>
      </w:r>
      <w:r>
        <w:rPr>
          <w:color w:val="000000"/>
          <w:szCs w:val="20"/>
        </w:rPr>
        <w:t xml:space="preserve">. · </w:t>
      </w:r>
      <w:r>
        <w:rPr>
          <w:color w:val="000000"/>
          <w:szCs w:val="20"/>
        </w:rPr>
        <w:t>주요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개정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내용으로는</w:t>
      </w:r>
      <w:r>
        <w:rPr>
          <w:color w:val="000000"/>
          <w:szCs w:val="20"/>
        </w:rPr>
        <w:t xml:space="preserve">, </w:t>
      </w:r>
      <w:r>
        <w:rPr>
          <w:color w:val="000000"/>
          <w:szCs w:val="20"/>
        </w:rPr>
        <w:t>용어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>(2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배치</w:t>
      </w:r>
      <w:r>
        <w:rPr>
          <w:color w:val="000000"/>
          <w:szCs w:val="20"/>
        </w:rPr>
        <w:t xml:space="preserve">, </w:t>
      </w:r>
      <w:r>
        <w:rPr>
          <w:color w:val="000000"/>
          <w:szCs w:val="20"/>
        </w:rPr>
        <w:t>라인</w:t>
      </w:r>
      <w:r>
        <w:rPr>
          <w:color w:val="000000"/>
          <w:szCs w:val="20"/>
        </w:rPr>
        <w:t xml:space="preserve">), </w:t>
      </w:r>
      <w:r>
        <w:rPr>
          <w:color w:val="000000"/>
          <w:szCs w:val="20"/>
        </w:rPr>
        <w:t>명사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>(3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 xml:space="preserve">: </w:t>
      </w:r>
      <w:r>
        <w:rPr>
          <w:color w:val="000000"/>
          <w:szCs w:val="20"/>
        </w:rPr>
        <w:t>회사</w:t>
      </w:r>
      <w:r>
        <w:rPr>
          <w:color w:val="000000"/>
          <w:szCs w:val="20"/>
        </w:rPr>
        <w:t xml:space="preserve">, </w:t>
      </w:r>
      <w:r>
        <w:rPr>
          <w:color w:val="000000"/>
          <w:szCs w:val="20"/>
        </w:rPr>
        <w:t>배치</w:t>
      </w:r>
      <w:r>
        <w:rPr>
          <w:color w:val="000000"/>
          <w:szCs w:val="20"/>
        </w:rPr>
        <w:t xml:space="preserve">, </w:t>
      </w:r>
      <w:r>
        <w:rPr>
          <w:color w:val="000000"/>
          <w:szCs w:val="20"/>
        </w:rPr>
        <w:t>라인</w:t>
      </w:r>
      <w:r>
        <w:rPr>
          <w:color w:val="000000"/>
          <w:szCs w:val="20"/>
        </w:rPr>
        <w:t>)</w:t>
      </w:r>
      <w:r>
        <w:rPr>
          <w:color w:val="000000"/>
          <w:szCs w:val="20"/>
        </w:rPr>
        <w:t>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따른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기본</w:t>
      </w:r>
      <w:r>
        <w:rPr>
          <w:color w:val="000000"/>
          <w:szCs w:val="20"/>
        </w:rPr>
        <w:t>… · 6.3.1</w:t>
      </w:r>
      <w:r>
        <w:rPr>
          <w:color w:val="000000"/>
          <w:szCs w:val="20"/>
        </w:rPr>
        <w:t>개정작성위원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명단</w:t>
      </w:r>
      <w:r>
        <w:rPr>
          <w:color w:val="000000"/>
          <w:szCs w:val="20"/>
        </w:rPr>
        <w:t xml:space="preserve"> · </w:t>
      </w:r>
      <w:r>
        <w:rPr>
          <w:color w:val="000000"/>
          <w:szCs w:val="20"/>
        </w:rPr>
        <w:t>주요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개정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내용에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배송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명사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신설</w:t>
      </w:r>
      <w:r>
        <w:rPr>
          <w:color w:val="000000"/>
          <w:szCs w:val="20"/>
        </w:rPr>
        <w:t>(</w:t>
      </w:r>
      <w:r>
        <w:rPr>
          <w:color w:val="000000"/>
          <w:szCs w:val="20"/>
        </w:rPr>
        <w:t>기본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명사</w:t>
      </w:r>
      <w:r>
        <w:rPr>
          <w:color w:val="000000"/>
          <w:szCs w:val="20"/>
        </w:rPr>
        <w:t xml:space="preserve"> 68</w:t>
      </w:r>
      <w:r>
        <w:rPr>
          <w:color w:val="000000"/>
          <w:szCs w:val="20"/>
        </w:rPr>
        <w:t>개</w:t>
      </w:r>
      <w:r>
        <w:rPr>
          <w:color w:val="000000"/>
          <w:szCs w:val="20"/>
        </w:rPr>
        <w:t>)</w:t>
      </w:r>
      <w:r>
        <w:rPr>
          <w:color w:val="000000"/>
          <w:szCs w:val="20"/>
        </w:rPr>
        <w:t>과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헤더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라인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구조체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작성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신설</w:t>
      </w:r>
      <w:r>
        <w:rPr>
          <w:color w:val="000000"/>
          <w:szCs w:val="20"/>
        </w:rPr>
        <w:t xml:space="preserve">, </w:t>
      </w:r>
      <w:r>
        <w:rPr>
          <w:color w:val="000000"/>
          <w:szCs w:val="20"/>
        </w:rPr>
        <w:t>명사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식별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규칙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신설</w:t>
      </w:r>
      <w:r>
        <w:rPr>
          <w:color w:val="000000"/>
          <w:szCs w:val="20"/>
        </w:rPr>
        <w:t>·</w:t>
      </w:r>
      <w:r>
        <w:rPr>
          <w:color w:val="000000"/>
          <w:szCs w:val="20"/>
        </w:rPr>
        <w:t>이벤트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명사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식별자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추가</w:t>
      </w:r>
      <w:r>
        <w:rPr>
          <w:color w:val="000000"/>
          <w:szCs w:val="20"/>
        </w:rPr>
        <w:t xml:space="preserve"> </w:t>
      </w:r>
      <w:r>
        <w:rPr>
          <w:color w:val="000000"/>
          <w:szCs w:val="20"/>
        </w:rPr>
        <w:t>반영</w:t>
      </w:r>
      <w:r>
        <w:rPr>
          <w:color w:val="000000"/>
          <w:szCs w:val="20"/>
        </w:rPr>
        <w:tab/>
      </w:r>
      <w:r>
        <w:rPr>
          <w:color w:val="000000"/>
          <w:szCs w:val="20"/>
        </w:rPr>
        <w:tab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9735A1C" w15:done="0"/>
  <w15:commentEx w15:paraId="13C708E1" w15:done="0"/>
  <w15:commentEx w15:paraId="23193C62" w15:done="0"/>
  <w15:commentEx w15:paraId="0D99B434" w15:done="0"/>
  <w15:commentEx w15:paraId="38FA74C1" w15:done="0"/>
  <w15:commentEx w15:paraId="42899387" w15:done="0"/>
  <w15:commentEx w15:paraId="0E01C7E6" w15:done="0"/>
  <w15:commentEx w15:paraId="405515AD" w15:done="0"/>
  <w15:commentEx w15:paraId="7E7FA093" w15:done="0"/>
  <w15:commentEx w15:paraId="62AFF4AE" w15:done="0"/>
  <w15:commentEx w15:paraId="514D97FA" w15:done="0"/>
  <w15:commentEx w15:paraId="0A6EBE61" w15:done="0"/>
  <w15:commentEx w15:paraId="60787804" w15:done="0"/>
  <w15:commentEx w15:paraId="6C799A78" w15:done="0"/>
  <w15:commentEx w15:paraId="6109690A" w15:done="0"/>
  <w15:commentEx w15:paraId="41EB5564" w15:done="0"/>
  <w15:commentEx w15:paraId="328119A4" w15:done="0"/>
  <w15:commentEx w15:paraId="4ED5CCFA" w15:done="0"/>
  <w15:commentEx w15:paraId="11B3D240" w15:done="0"/>
  <w15:commentEx w15:paraId="7C37BAFA" w15:done="0"/>
  <w15:commentEx w15:paraId="7AE262A0" w15:done="0"/>
  <w15:commentEx w15:paraId="5127F386" w15:done="0"/>
  <w15:commentEx w15:paraId="6AA97211" w15:done="0"/>
  <w15:commentEx w15:paraId="6962944A" w15:done="0"/>
  <w15:commentEx w15:paraId="61849F65" w15:done="0"/>
  <w15:commentEx w15:paraId="4C9007E0" w15:done="0"/>
  <w15:commentEx w15:paraId="5A419575" w15:done="0"/>
  <w15:commentEx w15:paraId="7248B055" w15:done="0"/>
  <w15:commentEx w15:paraId="741E5D45" w15:done="0"/>
  <w15:commentEx w15:paraId="5A9BF813" w15:done="0"/>
  <w15:commentEx w15:paraId="619CC618" w15:done="0"/>
  <w15:commentEx w15:paraId="4E6192B8" w15:done="0"/>
  <w15:commentEx w15:paraId="50D8DFA5" w15:done="0"/>
  <w15:commentEx w15:paraId="35C5EF04" w15:done="0"/>
  <w15:commentEx w15:paraId="74980324" w15:done="0"/>
  <w15:commentEx w15:paraId="3317E71D" w15:done="0"/>
  <w15:commentEx w15:paraId="1A472A93" w15:done="0"/>
  <w15:commentEx w15:paraId="0E4D44F5" w15:done="0"/>
  <w15:commentEx w15:paraId="3554C029" w15:done="0"/>
  <w15:commentEx w15:paraId="17B292D7" w15:done="0"/>
  <w15:commentEx w15:paraId="427B21B0" w15:done="0"/>
  <w15:commentEx w15:paraId="79E92175" w15:done="0"/>
  <w15:commentEx w15:paraId="78F7EE71" w15:done="0"/>
  <w15:commentEx w15:paraId="35DB28E0" w15:done="0"/>
  <w15:commentEx w15:paraId="14F8901C" w15:done="0"/>
  <w15:commentEx w15:paraId="30EDB631" w15:done="0"/>
  <w15:commentEx w15:paraId="0ED39892" w15:done="0"/>
  <w15:commentEx w15:paraId="1218E296" w15:done="0"/>
  <w15:commentEx w15:paraId="7EF04B8A" w15:done="0"/>
  <w15:commentEx w15:paraId="3F018FD1" w15:done="0"/>
  <w15:commentEx w15:paraId="423C92DF" w15:done="0"/>
  <w15:commentEx w15:paraId="3298DB9F" w15:done="0"/>
  <w15:commentEx w15:paraId="7E3383E9" w15:done="0"/>
  <w15:commentEx w15:paraId="134E129D" w15:done="0"/>
  <w15:commentEx w15:paraId="6985154E" w15:done="0"/>
  <w15:commentEx w15:paraId="34B7E4FD" w15:done="0"/>
  <w15:commentEx w15:paraId="388C8EE0" w15:done="0"/>
  <w15:commentEx w15:paraId="7299DF4A" w15:done="0"/>
  <w15:commentEx w15:paraId="51936829" w15:done="0"/>
  <w15:commentEx w15:paraId="73C58041" w15:done="0"/>
  <w15:commentEx w15:paraId="57A78711" w15:done="0"/>
  <w15:commentEx w15:paraId="3001D0EE" w15:done="0"/>
  <w15:commentEx w15:paraId="417ADFD5" w15:done="0"/>
  <w15:commentEx w15:paraId="3D955AAA" w15:done="0"/>
  <w15:commentEx w15:paraId="269CFC79" w15:done="0"/>
  <w15:commentEx w15:paraId="3354B9F9" w15:done="0"/>
  <w15:commentEx w15:paraId="10BD0EF4" w15:done="0"/>
  <w15:commentEx w15:paraId="6F310F47" w15:done="0"/>
  <w15:commentEx w15:paraId="4C560FDF" w15:done="0"/>
  <w15:commentEx w15:paraId="52985886" w15:done="0"/>
  <w15:commentEx w15:paraId="6511CABE" w15:done="0"/>
  <w15:commentEx w15:paraId="2145C3DC" w15:done="0"/>
  <w15:commentEx w15:paraId="5082AD0D" w15:done="0"/>
  <w15:commentEx w15:paraId="063F8087" w15:done="0"/>
  <w15:commentEx w15:paraId="0ED3D58D" w15:done="0"/>
  <w15:commentEx w15:paraId="69EE5285" w15:done="0"/>
  <w15:commentEx w15:paraId="162E3FE8" w15:done="0"/>
  <w15:commentEx w15:paraId="791F8412" w15:done="0"/>
  <w15:commentEx w15:paraId="269286CE" w15:done="0"/>
  <w15:commentEx w15:paraId="4CBBEAA1" w15:done="0"/>
  <w15:commentEx w15:paraId="34B45B4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34F069B" w16cex:dateUtc="2026-10-12T04:00:00Z"/>
  <w16cex:commentExtensible w16cex:durableId="196F66DE" w16cex:dateUtc="2026-10-06T07:24:00Z"/>
  <w16cex:commentExtensible w16cex:durableId="00DED0AF" w16cex:dateUtc="2026-10-06T07:24:00Z"/>
  <w16cex:commentExtensible w16cex:durableId="0FD79748" w16cex:dateUtc="2026-10-06T07:24:00Z"/>
  <w16cex:commentExtensible w16cex:durableId="594241A7" w16cex:dateUtc="2026-10-06T07:24:00Z"/>
  <w16cex:commentExtensible w16cex:durableId="6351D228" w16cex:dateUtc="2026-10-12T04:00:00Z"/>
  <w16cex:commentExtensible w16cex:durableId="33DCD187" w16cex:dateUtc="2026-10-06T07:24:00Z"/>
  <w16cex:commentExtensible w16cex:durableId="74E0EE33" w16cex:dateUtc="2026-10-06T07:24:00Z"/>
  <w16cex:commentExtensible w16cex:durableId="47578CB2" w16cex:dateUtc="2026-10-06T07:24:00Z"/>
  <w16cex:commentExtensible w16cex:durableId="47346C16" w16cex:dateUtc="2026-10-06T07:24:00Z"/>
  <w16cex:commentExtensible w16cex:durableId="73EB81A5" w16cex:dateUtc="2026-10-06T07:24:00Z"/>
  <w16cex:commentExtensible w16cex:durableId="38AA7D6E" w16cex:dateUtc="2026-10-06T07:24:00Z"/>
  <w16cex:commentExtensible w16cex:durableId="345E165F" w16cex:dateUtc="2026-10-06T07:24:00Z"/>
  <w16cex:commentExtensible w16cex:durableId="6EE2B4C7" w16cex:dateUtc="2026-10-06T07:24:00Z"/>
  <w16cex:commentExtensible w16cex:durableId="182DB22C" w16cex:dateUtc="2026-10-06T07:24:00Z"/>
  <w16cex:commentExtensible w16cex:durableId="66E4D58E" w16cex:dateUtc="2026-10-06T07:24:00Z"/>
  <w16cex:commentExtensible w16cex:durableId="448C95E7" w16cex:dateUtc="2026-10-06T07:24:00Z"/>
  <w16cex:commentExtensible w16cex:durableId="5E975785" w16cex:dateUtc="2026-10-07T02:41:00Z"/>
  <w16cex:commentExtensible w16cex:durableId="3D3B19E0" w16cex:dateUtc="2026-10-06T07:24:00Z"/>
  <w16cex:commentExtensible w16cex:durableId="372A1FB0" w16cex:dateUtc="2026-10-06T07:24:00Z"/>
  <w16cex:commentExtensible w16cex:durableId="185A7769" w16cex:dateUtc="2026-10-06T07:24:00Z"/>
  <w16cex:commentExtensible w16cex:durableId="3AA5AB5D" w16cex:dateUtc="2026-10-06T07:24:00Z"/>
  <w16cex:commentExtensible w16cex:durableId="11DD9D4B" w16cex:dateUtc="2026-10-06T07:24:00Z"/>
  <w16cex:commentExtensible w16cex:durableId="2D48A1FD" w16cex:dateUtc="2026-10-06T07:24:00Z"/>
  <w16cex:commentExtensible w16cex:durableId="5DD8CA9F" w16cex:dateUtc="2026-10-06T07:24:00Z"/>
  <w16cex:commentExtensible w16cex:durableId="7DC03D23" w16cex:dateUtc="2026-10-06T07:24:00Z"/>
  <w16cex:commentExtensible w16cex:durableId="799673D2" w16cex:dateUtc="2026-10-06T07:24:00Z"/>
  <w16cex:commentExtensible w16cex:durableId="0E83C863" w16cex:dateUtc="2026-10-06T07:24:00Z"/>
  <w16cex:commentExtensible w16cex:durableId="0C360A40" w16cex:dateUtc="2026-10-06T07:24:00Z"/>
  <w16cex:commentExtensible w16cex:durableId="557E8A4B" w16cex:dateUtc="2026-10-06T07:24:00Z"/>
  <w16cex:commentExtensible w16cex:durableId="3D1AC9A4" w16cex:dateUtc="2026-10-06T07:24:00Z"/>
  <w16cex:commentExtensible w16cex:durableId="1C14E7C4" w16cex:dateUtc="2026-10-06T07:24:00Z"/>
  <w16cex:commentExtensible w16cex:durableId="50E24892" w16cex:dateUtc="2026-10-06T07:24:00Z"/>
  <w16cex:commentExtensible w16cex:durableId="7165E7F8" w16cex:dateUtc="2026-10-06T07:24:00Z"/>
  <w16cex:commentExtensible w16cex:durableId="1DFD6525" w16cex:dateUtc="2026-10-06T07:24:00Z"/>
  <w16cex:commentExtensible w16cex:durableId="72B43F7D" w16cex:dateUtc="2026-10-06T07:24:00Z"/>
  <w16cex:commentExtensible w16cex:durableId="6F4A0369" w16cex:dateUtc="2026-10-06T07:24:00Z"/>
  <w16cex:commentExtensible w16cex:durableId="783CA820" w16cex:dateUtc="2026-10-06T07:24:00Z"/>
  <w16cex:commentExtensible w16cex:durableId="21A7078B" w16cex:dateUtc="2026-10-06T07:24:00Z"/>
  <w16cex:commentExtensible w16cex:durableId="0F9C8CFF" w16cex:dateUtc="2026-10-06T07:24:00Z"/>
  <w16cex:commentExtensible w16cex:durableId="17D9A21D" w16cex:dateUtc="2026-10-07T02:41:00Z"/>
  <w16cex:commentExtensible w16cex:durableId="3B8B8E17" w16cex:dateUtc="2026-10-06T07:24:00Z"/>
  <w16cex:commentExtensible w16cex:durableId="09EE2524" w16cex:dateUtc="2026-10-06T07:24:00Z"/>
  <w16cex:commentExtensible w16cex:durableId="65EE1987" w16cex:dateUtc="2026-10-06T07:24:00Z"/>
  <w16cex:commentExtensible w16cex:durableId="250AA68C" w16cex:dateUtc="2026-10-06T07:24:00Z"/>
  <w16cex:commentExtensible w16cex:durableId="748E44A7" w16cex:dateUtc="2026-10-06T07:24:00Z"/>
  <w16cex:commentExtensible w16cex:durableId="0AD7657B" w16cex:dateUtc="2026-10-06T07:24:00Z"/>
  <w16cex:commentExtensible w16cex:durableId="6D16A6D3" w16cex:dateUtc="2026-10-06T07:24:00Z"/>
  <w16cex:commentExtensible w16cex:durableId="6EC6AAE0" w16cex:dateUtc="2026-10-06T07:24:00Z"/>
  <w16cex:commentExtensible w16cex:durableId="6F562551" w16cex:dateUtc="2026-10-06T07:24:00Z"/>
  <w16cex:commentExtensible w16cex:durableId="6B552998" w16cex:dateUtc="2026-10-06T07:24:00Z"/>
  <w16cex:commentExtensible w16cex:durableId="3B29460B" w16cex:dateUtc="2026-10-06T07:24:00Z"/>
  <w16cex:commentExtensible w16cex:durableId="2C63FB4A" w16cex:dateUtc="2026-10-06T07:24:00Z"/>
  <w16cex:commentExtensible w16cex:durableId="37BD7C73" w16cex:dateUtc="2026-10-06T07:24:00Z"/>
  <w16cex:commentExtensible w16cex:durableId="4BA7DF03" w16cex:dateUtc="2026-10-06T07:24:00Z"/>
  <w16cex:commentExtensible w16cex:durableId="16DFCC9D" w16cex:dateUtc="2026-10-06T07:24:00Z"/>
  <w16cex:commentExtensible w16cex:durableId="2D003F97" w16cex:dateUtc="2026-10-06T07:24:00Z"/>
  <w16cex:commentExtensible w16cex:durableId="3C7412E1" w16cex:dateUtc="2026-10-06T07:24:00Z"/>
  <w16cex:commentExtensible w16cex:durableId="680D5E62" w16cex:dateUtc="2026-10-06T07:24:00Z"/>
  <w16cex:commentExtensible w16cex:durableId="36AA0DBE" w16cex:dateUtc="2026-10-06T07:24:00Z"/>
  <w16cex:commentExtensible w16cex:durableId="4875B357" w16cex:dateUtc="2026-10-06T07:24:00Z"/>
  <w16cex:commentExtensible w16cex:durableId="52891479" w16cex:dateUtc="2026-10-06T07:24:00Z"/>
  <w16cex:commentExtensible w16cex:durableId="5E828404" w16cex:dateUtc="2026-10-06T07:24:00Z"/>
  <w16cex:commentExtensible w16cex:durableId="54CAD232" w16cex:dateUtc="2026-10-06T07:24:00Z"/>
  <w16cex:commentExtensible w16cex:durableId="3F65E2A5" w16cex:dateUtc="2026-10-06T07:24:00Z"/>
  <w16cex:commentExtensible w16cex:durableId="50267EE9" w16cex:dateUtc="2026-10-06T07:24:00Z"/>
  <w16cex:commentExtensible w16cex:durableId="1FAF5F4F" w16cex:dateUtc="2026-10-06T07:24:00Z"/>
  <w16cex:commentExtensible w16cex:durableId="48A7795C" w16cex:dateUtc="2026-10-06T07:24:00Z"/>
  <w16cex:commentExtensible w16cex:durableId="3D178272" w16cex:dateUtc="2026-10-06T07:24:00Z"/>
  <w16cex:commentExtensible w16cex:durableId="3F31CA65" w16cex:dateUtc="2026-10-06T07:24:00Z"/>
  <w16cex:commentExtensible w16cex:durableId="2952436D" w16cex:dateUtc="2026-10-06T07:24:00Z"/>
  <w16cex:commentExtensible w16cex:durableId="5A9DC793" w16cex:dateUtc="2026-10-06T07:24:00Z"/>
  <w16cex:commentExtensible w16cex:durableId="3A1679F7" w16cex:dateUtc="2026-10-06T07:24:00Z"/>
  <w16cex:commentExtensible w16cex:durableId="1486C7F5" w16cex:dateUtc="2026-10-06T07:24:00Z"/>
  <w16cex:commentExtensible w16cex:durableId="0CD5844C" w16cex:dateUtc="2026-10-06T07:24:00Z"/>
  <w16cex:commentExtensible w16cex:durableId="70AA90D8" w16cex:dateUtc="2026-10-14T08:00:00Z"/>
  <w16cex:commentExtensible w16cex:durableId="19459799" w16cex:dateUtc="2026-10-12T04:00:00Z"/>
  <w16cex:commentExtensible w16cex:durableId="5497C815" w16cex:dateUtc="2026-10-12T04:00:00Z"/>
  <w16cex:commentExtensible w16cex:durableId="3EE09F72" w16cex:dateUtc="2026-10-06T07:24:00Z"/>
  <w16cex:commentExtensible w16cex:durableId="1703CEDE" w16cex:dateUtc="2026-10-06T07:24:00Z"/>
  <w16cex:commentExtensible w16cex:durableId="237D595C" w16cex:dateUtc="2026-10-06T07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9735A1C" w16cid:durableId="234F069B"/>
  <w16cid:commentId w16cid:paraId="13C708E1" w16cid:durableId="196F66DE"/>
  <w16cid:commentId w16cid:paraId="23193C62" w16cid:durableId="00DED0AF"/>
  <w16cid:commentId w16cid:paraId="0D99B434" w16cid:durableId="0FD79748"/>
  <w16cid:commentId w16cid:paraId="38FA74C1" w16cid:durableId="594241A7"/>
  <w16cid:commentId w16cid:paraId="42899387" w16cid:durableId="6351D228"/>
  <w16cid:commentId w16cid:paraId="0E01C7E6" w16cid:durableId="33DCD187"/>
  <w16cid:commentId w16cid:paraId="405515AD" w16cid:durableId="74E0EE33"/>
  <w16cid:commentId w16cid:paraId="7E7FA093" w16cid:durableId="47578CB2"/>
  <w16cid:commentId w16cid:paraId="62AFF4AE" w16cid:durableId="47346C16"/>
  <w16cid:commentId w16cid:paraId="514D97FA" w16cid:durableId="73EB81A5"/>
  <w16cid:commentId w16cid:paraId="0A6EBE61" w16cid:durableId="38AA7D6E"/>
  <w16cid:commentId w16cid:paraId="60787804" w16cid:durableId="345E165F"/>
  <w16cid:commentId w16cid:paraId="6C799A78" w16cid:durableId="6EE2B4C7"/>
  <w16cid:commentId w16cid:paraId="6109690A" w16cid:durableId="182DB22C"/>
  <w16cid:commentId w16cid:paraId="41EB5564" w16cid:durableId="66E4D58E"/>
  <w16cid:commentId w16cid:paraId="328119A4" w16cid:durableId="448C95E7"/>
  <w16cid:commentId w16cid:paraId="4ED5CCFA" w16cid:durableId="5E975785"/>
  <w16cid:commentId w16cid:paraId="11B3D240" w16cid:durableId="3D3B19E0"/>
  <w16cid:commentId w16cid:paraId="7C37BAFA" w16cid:durableId="372A1FB0"/>
  <w16cid:commentId w16cid:paraId="7AE262A0" w16cid:durableId="185A7769"/>
  <w16cid:commentId w16cid:paraId="5127F386" w16cid:durableId="3AA5AB5D"/>
  <w16cid:commentId w16cid:paraId="6AA97211" w16cid:durableId="11DD9D4B"/>
  <w16cid:commentId w16cid:paraId="6962944A" w16cid:durableId="2D48A1FD"/>
  <w16cid:commentId w16cid:paraId="61849F65" w16cid:durableId="5DD8CA9F"/>
  <w16cid:commentId w16cid:paraId="4C9007E0" w16cid:durableId="7DC03D23"/>
  <w16cid:commentId w16cid:paraId="5A419575" w16cid:durableId="799673D2"/>
  <w16cid:commentId w16cid:paraId="7248B055" w16cid:durableId="0E83C863"/>
  <w16cid:commentId w16cid:paraId="741E5D45" w16cid:durableId="0C360A40"/>
  <w16cid:commentId w16cid:paraId="5A9BF813" w16cid:durableId="557E8A4B"/>
  <w16cid:commentId w16cid:paraId="619CC618" w16cid:durableId="3D1AC9A4"/>
  <w16cid:commentId w16cid:paraId="4E6192B8" w16cid:durableId="1C14E7C4"/>
  <w16cid:commentId w16cid:paraId="50D8DFA5" w16cid:durableId="50E24892"/>
  <w16cid:commentId w16cid:paraId="35C5EF04" w16cid:durableId="7165E7F8"/>
  <w16cid:commentId w16cid:paraId="74980324" w16cid:durableId="1DFD6525"/>
  <w16cid:commentId w16cid:paraId="3317E71D" w16cid:durableId="72B43F7D"/>
  <w16cid:commentId w16cid:paraId="1A472A93" w16cid:durableId="6F4A0369"/>
  <w16cid:commentId w16cid:paraId="0E4D44F5" w16cid:durableId="783CA820"/>
  <w16cid:commentId w16cid:paraId="3554C029" w16cid:durableId="21A7078B"/>
  <w16cid:commentId w16cid:paraId="17B292D7" w16cid:durableId="0F9C8CFF"/>
  <w16cid:commentId w16cid:paraId="427B21B0" w16cid:durableId="17D9A21D"/>
  <w16cid:commentId w16cid:paraId="79E92175" w16cid:durableId="3B8B8E17"/>
  <w16cid:commentId w16cid:paraId="78F7EE71" w16cid:durableId="09EE2524"/>
  <w16cid:commentId w16cid:paraId="35DB28E0" w16cid:durableId="65EE1987"/>
  <w16cid:commentId w16cid:paraId="14F8901C" w16cid:durableId="250AA68C"/>
  <w16cid:commentId w16cid:paraId="30EDB631" w16cid:durableId="748E44A7"/>
  <w16cid:commentId w16cid:paraId="0ED39892" w16cid:durableId="0AD7657B"/>
  <w16cid:commentId w16cid:paraId="1218E296" w16cid:durableId="6D16A6D3"/>
  <w16cid:commentId w16cid:paraId="7EF04B8A" w16cid:durableId="6EC6AAE0"/>
  <w16cid:commentId w16cid:paraId="3F018FD1" w16cid:durableId="6F562551"/>
  <w16cid:commentId w16cid:paraId="423C92DF" w16cid:durableId="6B552998"/>
  <w16cid:commentId w16cid:paraId="3298DB9F" w16cid:durableId="3B29460B"/>
  <w16cid:commentId w16cid:paraId="7E3383E9" w16cid:durableId="2C63FB4A"/>
  <w16cid:commentId w16cid:paraId="134E129D" w16cid:durableId="37BD7C73"/>
  <w16cid:commentId w16cid:paraId="6985154E" w16cid:durableId="4BA7DF03"/>
  <w16cid:commentId w16cid:paraId="34B7E4FD" w16cid:durableId="16DFCC9D"/>
  <w16cid:commentId w16cid:paraId="388C8EE0" w16cid:durableId="2D003F97"/>
  <w16cid:commentId w16cid:paraId="7299DF4A" w16cid:durableId="3C7412E1"/>
  <w16cid:commentId w16cid:paraId="51936829" w16cid:durableId="680D5E62"/>
  <w16cid:commentId w16cid:paraId="73C58041" w16cid:durableId="36AA0DBE"/>
  <w16cid:commentId w16cid:paraId="57A78711" w16cid:durableId="4875B357"/>
  <w16cid:commentId w16cid:paraId="3001D0EE" w16cid:durableId="52891479"/>
  <w16cid:commentId w16cid:paraId="417ADFD5" w16cid:durableId="5E828404"/>
  <w16cid:commentId w16cid:paraId="3D955AAA" w16cid:durableId="54CAD232"/>
  <w16cid:commentId w16cid:paraId="269CFC79" w16cid:durableId="3F65E2A5"/>
  <w16cid:commentId w16cid:paraId="3354B9F9" w16cid:durableId="50267EE9"/>
  <w16cid:commentId w16cid:paraId="10BD0EF4" w16cid:durableId="1FAF5F4F"/>
  <w16cid:commentId w16cid:paraId="6F310F47" w16cid:durableId="48A7795C"/>
  <w16cid:commentId w16cid:paraId="4C560FDF" w16cid:durableId="3D178272"/>
  <w16cid:commentId w16cid:paraId="52985886" w16cid:durableId="3F31CA65"/>
  <w16cid:commentId w16cid:paraId="6511CABE" w16cid:durableId="2952436D"/>
  <w16cid:commentId w16cid:paraId="2145C3DC" w16cid:durableId="5A9DC793"/>
  <w16cid:commentId w16cid:paraId="5082AD0D" w16cid:durableId="3A1679F7"/>
  <w16cid:commentId w16cid:paraId="063F8087" w16cid:durableId="1486C7F5"/>
  <w16cid:commentId w16cid:paraId="0ED3D58D" w16cid:durableId="0CD5844C"/>
  <w16cid:commentId w16cid:paraId="69EE5285" w16cid:durableId="70AA90D8"/>
  <w16cid:commentId w16cid:paraId="162E3FE8" w16cid:durableId="19459799"/>
  <w16cid:commentId w16cid:paraId="791F8412" w16cid:durableId="5497C815"/>
  <w16cid:commentId w16cid:paraId="269286CE" w16cid:durableId="3EE09F72"/>
  <w16cid:commentId w16cid:paraId="4CBBEAA1" w16cid:durableId="1703CEDE"/>
  <w16cid:commentId w16cid:paraId="34B45B42" w16cid:durableId="237D595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0F806" w14:textId="77777777" w:rsidR="0064389C" w:rsidRDefault="0064389C">
      <w:pPr>
        <w:spacing w:after="0" w:line="240" w:lineRule="auto"/>
      </w:pPr>
      <w:r>
        <w:separator/>
      </w:r>
    </w:p>
  </w:endnote>
  <w:endnote w:type="continuationSeparator" w:id="0">
    <w:p w14:paraId="1270BCD1" w14:textId="77777777" w:rsidR="0064389C" w:rsidRDefault="00643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한컴돋움">
    <w:altName w:val="함초롬바탕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KoPubWorld돋움체 Medium">
    <w:panose1 w:val="00000600000000000000"/>
    <w:charset w:val="81"/>
    <w:family w:val="auto"/>
    <w:pitch w:val="variable"/>
    <w:sig w:usb0="B000AABF" w:usb1="79D7FCFB" w:usb2="00000010" w:usb3="00000000" w:csb0="0008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한양신명조">
    <w:altName w:val="궁서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80386" w14:textId="77777777" w:rsidR="00B4288B" w:rsidRDefault="0010783A">
    <w:pPr>
      <w:pStyle w:val="a9"/>
      <w:jc w:val="center"/>
    </w:pPr>
    <w:r>
      <w:rPr>
        <w:b/>
      </w:rPr>
      <w:fldChar w:fldCharType="begin"/>
    </w:r>
    <w:r>
      <w:rPr>
        <w:b/>
      </w:rPr>
      <w:instrText xml:space="preserve"> PAGE </w:instrText>
    </w:r>
    <w:r>
      <w:rPr>
        <w:b/>
      </w:rPr>
      <w:fldChar w:fldCharType="separate"/>
    </w:r>
    <w:r w:rsidR="00511D4D">
      <w:rPr>
        <w:b/>
        <w:noProof/>
      </w:rPr>
      <w:t>i</w:t>
    </w:r>
    <w:r>
      <w:rPr>
        <w:b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4679B" w14:textId="77777777" w:rsidR="00B4288B" w:rsidRDefault="0010783A">
    <w:pPr>
      <w:pStyle w:val="a9"/>
      <w:jc w:val="center"/>
    </w:pPr>
    <w:r>
      <w:rPr>
        <w:b/>
      </w:rPr>
      <w:fldChar w:fldCharType="begin"/>
    </w:r>
    <w:r>
      <w:rPr>
        <w:b/>
      </w:rPr>
      <w:instrText xml:space="preserve"> PAGE </w:instrText>
    </w:r>
    <w:r>
      <w:rPr>
        <w:b/>
      </w:rPr>
      <w:fldChar w:fldCharType="separate"/>
    </w:r>
    <w:r w:rsidR="00511D4D">
      <w:rPr>
        <w:b/>
        <w:noProof/>
      </w:rPr>
      <w:t>i</w:t>
    </w:r>
    <w:r>
      <w:rPr>
        <w:b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E9387" w14:textId="77777777" w:rsidR="00B4288B" w:rsidRDefault="0010783A">
    <w:pPr>
      <w:pStyle w:val="a9"/>
      <w:jc w:val="left"/>
    </w:pPr>
    <w:r>
      <w:rPr>
        <w:b/>
      </w:rPr>
      <w:fldChar w:fldCharType="begin"/>
    </w:r>
    <w:r>
      <w:rPr>
        <w:b/>
      </w:rPr>
      <w:instrText xml:space="preserve"> PAGE </w:instrText>
    </w:r>
    <w:r>
      <w:rPr>
        <w:b/>
      </w:rPr>
      <w:fldChar w:fldCharType="separate"/>
    </w:r>
    <w:r w:rsidR="00511D4D">
      <w:rPr>
        <w:b/>
        <w:noProof/>
      </w:rPr>
      <w:t>1</w:t>
    </w:r>
    <w:r>
      <w:rPr>
        <w:b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9A10C" w14:textId="77777777" w:rsidR="00B4288B" w:rsidRDefault="0010783A">
    <w:pPr>
      <w:pStyle w:val="a9"/>
      <w:jc w:val="right"/>
    </w:pPr>
    <w:r>
      <w:rPr>
        <w:b/>
      </w:rPr>
      <w:fldChar w:fldCharType="begin"/>
    </w:r>
    <w:r>
      <w:rPr>
        <w:b/>
      </w:rPr>
      <w:instrText xml:space="preserve"> PAGE </w:instrText>
    </w:r>
    <w:r>
      <w:rPr>
        <w:b/>
      </w:rPr>
      <w:fldChar w:fldCharType="separate"/>
    </w:r>
    <w:r w:rsidR="00511D4D">
      <w:rPr>
        <w:b/>
        <w:noProof/>
      </w:rPr>
      <w:t>1</w:t>
    </w:r>
    <w:r>
      <w:rPr>
        <w:b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11453" w14:textId="77777777" w:rsidR="00B4288B" w:rsidRDefault="0010783A">
    <w:pPr>
      <w:pStyle w:val="a9"/>
      <w:jc w:val="left"/>
    </w:pPr>
    <w:r>
      <w:rPr>
        <w:b/>
      </w:rPr>
      <w:fldChar w:fldCharType="begin"/>
    </w:r>
    <w:r>
      <w:rPr>
        <w:b/>
      </w:rPr>
      <w:instrText xml:space="preserve"> PAGE </w:instrText>
    </w:r>
    <w:r>
      <w:rPr>
        <w:b/>
      </w:rPr>
      <w:fldChar w:fldCharType="separate"/>
    </w:r>
    <w:r w:rsidR="00511D4D">
      <w:rPr>
        <w:b/>
        <w:noProof/>
      </w:rPr>
      <w:t>1</w:t>
    </w:r>
    <w:r>
      <w:rPr>
        <w:b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E580C" w14:textId="77777777" w:rsidR="00B4288B" w:rsidRDefault="0010783A">
    <w:pPr>
      <w:pStyle w:val="a9"/>
      <w:jc w:val="right"/>
    </w:pPr>
    <w:r>
      <w:rPr>
        <w:b/>
      </w:rPr>
      <w:fldChar w:fldCharType="begin"/>
    </w:r>
    <w:r>
      <w:rPr>
        <w:b/>
      </w:rPr>
      <w:instrText xml:space="preserve"> PAGE </w:instrText>
    </w:r>
    <w:r>
      <w:rPr>
        <w:b/>
      </w:rPr>
      <w:fldChar w:fldCharType="separate"/>
    </w:r>
    <w:r w:rsidR="00511D4D">
      <w:rPr>
        <w:b/>
        <w:noProof/>
      </w:rPr>
      <w:t>1</w:t>
    </w:r>
    <w:r>
      <w:rPr>
        <w:b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4D7D9" w14:textId="77777777" w:rsidR="00155874" w:rsidRPr="00867D2E" w:rsidRDefault="00155874" w:rsidP="000734BE">
    <w:pPr>
      <w:pStyle w:val="a9"/>
      <w:rPr>
        <w:b/>
        <w:bCs/>
        <w:sz w:val="22"/>
      </w:rPr>
    </w:pPr>
    <w:r w:rsidRPr="00867D2E">
      <w:rPr>
        <w:b/>
        <w:bCs/>
        <w:sz w:val="22"/>
      </w:rPr>
      <w:fldChar w:fldCharType="begin"/>
    </w:r>
    <w:r w:rsidRPr="00867D2E">
      <w:rPr>
        <w:b/>
        <w:bCs/>
        <w:sz w:val="22"/>
      </w:rPr>
      <w:instrText>PAGE   \* MERGEFORMAT</w:instrText>
    </w:r>
    <w:r w:rsidRPr="00867D2E">
      <w:rPr>
        <w:b/>
        <w:bCs/>
        <w:sz w:val="22"/>
      </w:rPr>
      <w:fldChar w:fldCharType="separate"/>
    </w:r>
    <w:r w:rsidRPr="00867D2E">
      <w:rPr>
        <w:b/>
        <w:bCs/>
        <w:sz w:val="22"/>
        <w:lang w:val="ko-KR"/>
      </w:rPr>
      <w:t>1</w:t>
    </w:r>
    <w:r w:rsidRPr="00867D2E">
      <w:rPr>
        <w:b/>
        <w:bCs/>
        <w:sz w:val="22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00134" w14:textId="77777777" w:rsidR="00155874" w:rsidRPr="00867D2E" w:rsidRDefault="00155874" w:rsidP="00867D2E">
    <w:pPr>
      <w:pStyle w:val="a9"/>
      <w:jc w:val="right"/>
      <w:rPr>
        <w:b/>
        <w:bCs/>
        <w:sz w:val="22"/>
      </w:rPr>
    </w:pPr>
    <w:r w:rsidRPr="00867D2E">
      <w:rPr>
        <w:b/>
        <w:bCs/>
        <w:sz w:val="22"/>
      </w:rPr>
      <w:fldChar w:fldCharType="begin"/>
    </w:r>
    <w:r w:rsidRPr="00867D2E">
      <w:rPr>
        <w:b/>
        <w:bCs/>
        <w:sz w:val="22"/>
      </w:rPr>
      <w:instrText>PAGE   \* MERGEFORMAT</w:instrText>
    </w:r>
    <w:r w:rsidRPr="00867D2E">
      <w:rPr>
        <w:b/>
        <w:bCs/>
        <w:sz w:val="22"/>
      </w:rPr>
      <w:fldChar w:fldCharType="separate"/>
    </w:r>
    <w:r w:rsidRPr="00867D2E">
      <w:rPr>
        <w:b/>
        <w:bCs/>
        <w:sz w:val="22"/>
        <w:lang w:val="ko-KR"/>
      </w:rPr>
      <w:t>1</w:t>
    </w:r>
    <w:r w:rsidRPr="00867D2E">
      <w:rPr>
        <w:b/>
        <w:bCs/>
        <w:sz w:val="22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5389747"/>
      <w:docPartObj>
        <w:docPartGallery w:val="Page Numbers (Bottom of Page)"/>
        <w:docPartUnique/>
      </w:docPartObj>
    </w:sdtPr>
    <w:sdtEndPr>
      <w:rPr>
        <w:b/>
        <w:bCs/>
        <w:sz w:val="22"/>
      </w:rPr>
    </w:sdtEndPr>
    <w:sdtContent>
      <w:p w14:paraId="4CC97DBE" w14:textId="77777777" w:rsidR="00155874" w:rsidRPr="008F4C3C" w:rsidRDefault="00155874" w:rsidP="008A0077">
        <w:pPr>
          <w:pStyle w:val="a9"/>
          <w:jc w:val="right"/>
          <w:rPr>
            <w:b/>
            <w:bCs/>
            <w:sz w:val="22"/>
          </w:rPr>
        </w:pPr>
        <w:r w:rsidRPr="008F4C3C">
          <w:rPr>
            <w:b/>
            <w:bCs/>
            <w:sz w:val="22"/>
          </w:rPr>
          <w:fldChar w:fldCharType="begin"/>
        </w:r>
        <w:r w:rsidRPr="008F4C3C">
          <w:rPr>
            <w:b/>
            <w:bCs/>
            <w:sz w:val="22"/>
          </w:rPr>
          <w:instrText>PAGE   \* MERGEFORMAT</w:instrText>
        </w:r>
        <w:r w:rsidRPr="008F4C3C">
          <w:rPr>
            <w:b/>
            <w:bCs/>
            <w:sz w:val="22"/>
          </w:rPr>
          <w:fldChar w:fldCharType="separate"/>
        </w:r>
        <w:r w:rsidRPr="009F1788">
          <w:rPr>
            <w:b/>
            <w:bCs/>
            <w:noProof/>
            <w:sz w:val="22"/>
            <w:lang w:val="ko-KR"/>
          </w:rPr>
          <w:t>1</w:t>
        </w:r>
        <w:r w:rsidRPr="008F4C3C">
          <w:rPr>
            <w:b/>
            <w:bCs/>
            <w:sz w:val="22"/>
          </w:rPr>
          <w:fldChar w:fldCharType="end"/>
        </w:r>
      </w:p>
    </w:sdtContent>
  </w:sdt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04A58" w14:textId="77777777" w:rsidR="00155874" w:rsidRPr="004361AF" w:rsidRDefault="00155874" w:rsidP="004361AF">
    <w:pPr>
      <w:pStyle w:val="a9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A8BDB" w14:textId="77777777" w:rsidR="00155874" w:rsidRPr="000734BE" w:rsidRDefault="00155874" w:rsidP="000734BE">
    <w:pPr>
      <w:pStyle w:val="a9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F9175" w14:textId="77777777" w:rsidR="00155874" w:rsidRPr="00867D2E" w:rsidRDefault="00155874" w:rsidP="004361AF">
    <w:pPr>
      <w:pStyle w:val="a9"/>
      <w:rPr>
        <w:b/>
        <w:bCs/>
        <w:sz w:val="22"/>
      </w:rPr>
    </w:pPr>
    <w:r w:rsidRPr="00867D2E">
      <w:rPr>
        <w:b/>
        <w:bCs/>
        <w:sz w:val="22"/>
      </w:rPr>
      <w:fldChar w:fldCharType="begin"/>
    </w:r>
    <w:r w:rsidRPr="00867D2E">
      <w:rPr>
        <w:b/>
        <w:bCs/>
        <w:sz w:val="22"/>
      </w:rPr>
      <w:instrText>PAGE   \* MERGEFORMAT</w:instrText>
    </w:r>
    <w:r w:rsidRPr="00867D2E">
      <w:rPr>
        <w:b/>
        <w:bCs/>
        <w:sz w:val="22"/>
      </w:rPr>
      <w:fldChar w:fldCharType="separate"/>
    </w:r>
    <w:r w:rsidRPr="00867D2E">
      <w:rPr>
        <w:b/>
        <w:bCs/>
        <w:sz w:val="22"/>
        <w:lang w:val="ko-KR"/>
      </w:rPr>
      <w:t>1</w:t>
    </w:r>
    <w:r w:rsidRPr="00867D2E">
      <w:rPr>
        <w:b/>
        <w:bCs/>
        <w:sz w:val="22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39802" w14:textId="77777777" w:rsidR="00155874" w:rsidRPr="00867D2E" w:rsidRDefault="00155874" w:rsidP="00867D2E">
    <w:pPr>
      <w:pStyle w:val="a9"/>
      <w:jc w:val="right"/>
      <w:rPr>
        <w:b/>
        <w:bCs/>
        <w:sz w:val="22"/>
      </w:rPr>
    </w:pPr>
    <w:r w:rsidRPr="00867D2E">
      <w:rPr>
        <w:b/>
        <w:bCs/>
        <w:sz w:val="22"/>
      </w:rPr>
      <w:fldChar w:fldCharType="begin"/>
    </w:r>
    <w:r w:rsidRPr="00867D2E">
      <w:rPr>
        <w:b/>
        <w:bCs/>
        <w:sz w:val="22"/>
      </w:rPr>
      <w:instrText>PAGE   \* MERGEFORMAT</w:instrText>
    </w:r>
    <w:r w:rsidRPr="00867D2E">
      <w:rPr>
        <w:b/>
        <w:bCs/>
        <w:sz w:val="22"/>
      </w:rPr>
      <w:fldChar w:fldCharType="separate"/>
    </w:r>
    <w:r w:rsidRPr="00867D2E">
      <w:rPr>
        <w:b/>
        <w:bCs/>
        <w:sz w:val="22"/>
        <w:lang w:val="ko-KR"/>
      </w:rPr>
      <w:t>1</w:t>
    </w:r>
    <w:r w:rsidRPr="00867D2E">
      <w:rPr>
        <w:b/>
        <w:bCs/>
        <w:sz w:val="22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2228478"/>
      <w:docPartObj>
        <w:docPartGallery w:val="Page Numbers (Bottom of Page)"/>
        <w:docPartUnique/>
      </w:docPartObj>
    </w:sdtPr>
    <w:sdtEndPr>
      <w:rPr>
        <w:b/>
        <w:bCs/>
        <w:sz w:val="22"/>
      </w:rPr>
    </w:sdtEndPr>
    <w:sdtContent>
      <w:p w14:paraId="3C19A639" w14:textId="77777777" w:rsidR="00155874" w:rsidRPr="008F4C3C" w:rsidRDefault="00155874" w:rsidP="00867D2E">
        <w:pPr>
          <w:pStyle w:val="a9"/>
          <w:jc w:val="left"/>
          <w:rPr>
            <w:b/>
            <w:bCs/>
            <w:sz w:val="22"/>
          </w:rPr>
        </w:pPr>
        <w:r w:rsidRPr="008F4C3C">
          <w:rPr>
            <w:b/>
            <w:bCs/>
            <w:sz w:val="22"/>
          </w:rPr>
          <w:fldChar w:fldCharType="begin"/>
        </w:r>
        <w:r w:rsidRPr="008F4C3C">
          <w:rPr>
            <w:b/>
            <w:bCs/>
            <w:sz w:val="22"/>
          </w:rPr>
          <w:instrText>PAGE   \* MERGEFORMAT</w:instrText>
        </w:r>
        <w:r w:rsidRPr="008F4C3C">
          <w:rPr>
            <w:b/>
            <w:bCs/>
            <w:sz w:val="22"/>
          </w:rPr>
          <w:fldChar w:fldCharType="separate"/>
        </w:r>
        <w:r w:rsidRPr="009F1788">
          <w:rPr>
            <w:b/>
            <w:bCs/>
            <w:noProof/>
            <w:sz w:val="22"/>
            <w:lang w:val="ko-KR"/>
          </w:rPr>
          <w:t>1</w:t>
        </w:r>
        <w:r w:rsidRPr="008F4C3C">
          <w:rPr>
            <w:b/>
            <w:bCs/>
            <w:sz w:val="22"/>
          </w:rPr>
          <w:fldChar w:fldCharType="end"/>
        </w:r>
      </w:p>
    </w:sdtContent>
  </w:sdt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57C73" w14:textId="77777777" w:rsidR="00B4288B" w:rsidRDefault="0010783A">
    <w:pPr>
      <w:pStyle w:val="a9"/>
      <w:jc w:val="left"/>
    </w:pPr>
    <w:r>
      <w:rPr>
        <w:b/>
      </w:rPr>
      <w:fldChar w:fldCharType="begin"/>
    </w:r>
    <w:r>
      <w:rPr>
        <w:b/>
      </w:rPr>
      <w:instrText xml:space="preserve"> PAGE </w:instrText>
    </w:r>
    <w:r>
      <w:rPr>
        <w:b/>
      </w:rPr>
      <w:fldChar w:fldCharType="separate"/>
    </w:r>
    <w:r w:rsidR="00511D4D">
      <w:rPr>
        <w:b/>
        <w:noProof/>
      </w:rPr>
      <w:t>1</w:t>
    </w:r>
    <w:r>
      <w:rPr>
        <w:b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E6FA8" w14:textId="77777777" w:rsidR="00B4288B" w:rsidRDefault="0010783A">
    <w:pPr>
      <w:pStyle w:val="a9"/>
      <w:jc w:val="right"/>
    </w:pPr>
    <w:r>
      <w:rPr>
        <w:b/>
      </w:rPr>
      <w:fldChar w:fldCharType="begin"/>
    </w:r>
    <w:r>
      <w:rPr>
        <w:b/>
      </w:rPr>
      <w:instrText xml:space="preserve"> PAGE </w:instrText>
    </w:r>
    <w:r>
      <w:rPr>
        <w:b/>
      </w:rPr>
      <w:fldChar w:fldCharType="separate"/>
    </w:r>
    <w:r w:rsidR="00511D4D">
      <w:rPr>
        <w:b/>
        <w:noProof/>
      </w:rPr>
      <w:t>1</w:t>
    </w:r>
    <w:r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80144" w14:textId="77777777" w:rsidR="0064389C" w:rsidRDefault="0064389C">
      <w:pPr>
        <w:spacing w:after="0" w:line="240" w:lineRule="auto"/>
      </w:pPr>
      <w:r>
        <w:separator/>
      </w:r>
    </w:p>
  </w:footnote>
  <w:footnote w:type="continuationSeparator" w:id="0">
    <w:p w14:paraId="2CF47AD0" w14:textId="77777777" w:rsidR="0064389C" w:rsidRDefault="006438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524F8" w14:textId="77777777" w:rsidR="00B4288B" w:rsidRDefault="0010783A">
    <w:pPr>
      <w:pStyle w:val="a8"/>
      <w:jc w:val="left"/>
    </w:pPr>
    <w:r>
      <w:rPr>
        <w:rFonts w:eastAsia="돋움"/>
      </w:rPr>
      <w:t>KS X 9101-1:2025 (</w:t>
    </w:r>
    <w:r>
      <w:rPr>
        <w:rFonts w:eastAsia="돋움"/>
      </w:rPr>
      <w:t>개정안</w:t>
    </w:r>
    <w:r>
      <w:rPr>
        <w:rFonts w:eastAsia="돋움"/>
      </w:rPr>
      <w:t>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796D8" w14:textId="77777777" w:rsidR="00B4288B" w:rsidRDefault="0010783A">
    <w:pPr>
      <w:pStyle w:val="a8"/>
      <w:jc w:val="right"/>
    </w:pPr>
    <w:r>
      <w:rPr>
        <w:rFonts w:eastAsia="돋움"/>
      </w:rPr>
      <w:t>KS X 9101-1:2025 (</w:t>
    </w:r>
    <w:r>
      <w:rPr>
        <w:rFonts w:eastAsia="돋움"/>
      </w:rPr>
      <w:t>개정안</w:t>
    </w:r>
    <w:r>
      <w:rPr>
        <w:rFonts w:eastAsia="돋움"/>
      </w:rPr>
      <w:t>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C8016" w14:textId="77777777" w:rsidR="00B4288B" w:rsidRDefault="0010783A">
    <w:pPr>
      <w:pStyle w:val="a8"/>
      <w:jc w:val="left"/>
    </w:pPr>
    <w:r>
      <w:rPr>
        <w:rFonts w:eastAsia="돋움"/>
      </w:rPr>
      <w:t>KS X 9101-1:2025 (</w:t>
    </w:r>
    <w:r>
      <w:rPr>
        <w:rFonts w:eastAsia="돋움"/>
      </w:rPr>
      <w:t>개정안</w:t>
    </w:r>
    <w:r>
      <w:rPr>
        <w:rFonts w:eastAsia="돋움"/>
      </w:rPr>
      <w:t>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45F31" w14:textId="77777777" w:rsidR="00B4288B" w:rsidRDefault="0010783A">
    <w:pPr>
      <w:pStyle w:val="a8"/>
      <w:jc w:val="right"/>
    </w:pPr>
    <w:r>
      <w:rPr>
        <w:rFonts w:eastAsia="돋움"/>
      </w:rPr>
      <w:t>KS X 9101-1:2025 (</w:t>
    </w:r>
    <w:r>
      <w:rPr>
        <w:rFonts w:eastAsia="돋움"/>
      </w:rPr>
      <w:t>개정안</w:t>
    </w:r>
    <w:r>
      <w:rPr>
        <w:rFonts w:eastAsia="돋움"/>
      </w:rPr>
      <w:t>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53148" w14:textId="77777777" w:rsidR="00B4288B" w:rsidRDefault="0010783A">
    <w:pPr>
      <w:pStyle w:val="a8"/>
      <w:jc w:val="left"/>
    </w:pPr>
    <w:r>
      <w:rPr>
        <w:rFonts w:eastAsia="돋움"/>
      </w:rPr>
      <w:t>KS X 9101-1:2025 (</w:t>
    </w:r>
    <w:r>
      <w:rPr>
        <w:rFonts w:eastAsia="돋움"/>
      </w:rPr>
      <w:t>개정안</w:t>
    </w:r>
    <w:r>
      <w:rPr>
        <w:rFonts w:eastAsia="돋움"/>
      </w:rPr>
      <w:t>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F5B07" w14:textId="77777777" w:rsidR="00B4288B" w:rsidRDefault="0010783A">
    <w:pPr>
      <w:pStyle w:val="a8"/>
      <w:jc w:val="right"/>
    </w:pPr>
    <w:r>
      <w:rPr>
        <w:rFonts w:eastAsia="돋움"/>
      </w:rPr>
      <w:t>KS X 9101-1:2025 (</w:t>
    </w:r>
    <w:r>
      <w:rPr>
        <w:rFonts w:eastAsia="돋움"/>
      </w:rPr>
      <w:t>개정안</w:t>
    </w:r>
    <w:r>
      <w:rPr>
        <w:rFonts w:eastAsia="돋움"/>
      </w:rPr>
      <w:t>)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2"/>
      </w:rPr>
      <w:alias w:val="구역머리말2"/>
      <w:tag w:val="구역머리말2"/>
      <w:id w:val="-1861808363"/>
      <w:placeholder>
        <w:docPart w:val="989A0E47973C492DAC5F82706DDCC957"/>
      </w:placeholder>
    </w:sdtPr>
    <w:sdtContent>
      <w:p w14:paraId="73939D94" w14:textId="77777777" w:rsidR="00155874" w:rsidRDefault="00155874" w:rsidP="00867D2E">
        <w:pPr>
          <w:pStyle w:val="a8"/>
          <w:jc w:val="left"/>
          <w:rPr>
            <w:sz w:val="22"/>
          </w:rPr>
        </w:pPr>
        <w:r>
          <w:rPr>
            <w:sz w:val="22"/>
          </w:rPr>
          <w:t>KS X 9101-1:2025</w:t>
        </w:r>
      </w:p>
    </w:sdtContent>
  </w:sdt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2"/>
      </w:rPr>
      <w:alias w:val="구역머리말2"/>
      <w:tag w:val="구역머리말2"/>
      <w:id w:val="109476615"/>
      <w:placeholder>
        <w:docPart w:val="8066759BBCB14551A9561BAAB90B2B92"/>
      </w:placeholder>
    </w:sdtPr>
    <w:sdtContent>
      <w:p w14:paraId="0C233DAB" w14:textId="77777777" w:rsidR="00155874" w:rsidRDefault="00155874" w:rsidP="00867D2E">
        <w:pPr>
          <w:pStyle w:val="a8"/>
          <w:jc w:val="right"/>
          <w:rPr>
            <w:sz w:val="22"/>
          </w:rPr>
        </w:pPr>
        <w:r>
          <w:rPr>
            <w:sz w:val="22"/>
          </w:rPr>
          <w:t>KS X 9101-1:2025</w:t>
        </w:r>
      </w:p>
    </w:sdtContent>
  </w:sdt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2"/>
      </w:rPr>
      <w:alias w:val="구역머리말2"/>
      <w:tag w:val="구역머리말2"/>
      <w:id w:val="-98489699"/>
      <w:placeholder>
        <w:docPart w:val="3488D1534375417E84271579CFFA04CD"/>
      </w:placeholder>
    </w:sdtPr>
    <w:sdtContent>
      <w:p w14:paraId="24CA6C88" w14:textId="77777777" w:rsidR="00155874" w:rsidRDefault="00155874" w:rsidP="00867D2E">
        <w:pPr>
          <w:pStyle w:val="a8"/>
          <w:jc w:val="right"/>
          <w:rPr>
            <w:sz w:val="22"/>
          </w:rPr>
        </w:pPr>
        <w:r>
          <w:rPr>
            <w:sz w:val="22"/>
          </w:rPr>
          <w:t>KS X 9101-1:2025</w:t>
        </w:r>
      </w:p>
    </w:sdtContent>
  </w:sdt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685DE" w14:textId="77777777" w:rsidR="00155874" w:rsidRPr="003C0AB0" w:rsidRDefault="00155874" w:rsidP="003C0AB0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96005D" wp14:editId="7098A91A">
              <wp:simplePos x="0" y="0"/>
              <wp:positionH relativeFrom="column">
                <wp:posOffset>8868410</wp:posOffset>
              </wp:positionH>
              <wp:positionV relativeFrom="paragraph">
                <wp:posOffset>138430</wp:posOffset>
              </wp:positionV>
              <wp:extent cx="181610" cy="5906770"/>
              <wp:effectExtent l="0" t="0" r="8890" b="17780"/>
              <wp:wrapNone/>
              <wp:docPr id="6028395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610" cy="5906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08DAA0" w14:textId="77777777" w:rsidR="00155874" w:rsidRPr="006B7031" w:rsidRDefault="00155874" w:rsidP="00867D2E">
                          <w:r>
                            <w:rPr>
                              <w:rFonts w:hint="eastAsia"/>
                              <w:color w:val="000000"/>
                              <w:sz w:val="22"/>
                            </w:rPr>
                            <w:t xml:space="preserve">KS X </w:t>
                          </w:r>
                          <w:r>
                            <w:rPr>
                              <w:color w:val="000000"/>
                              <w:sz w:val="22"/>
                            </w:rPr>
                            <w:t>9101-1</w:t>
                          </w:r>
                          <w:r w:rsidRPr="00255781">
                            <w:rPr>
                              <w:color w:val="000000"/>
                              <w:sz w:val="22"/>
                            </w:rPr>
                            <w:t>:</w:t>
                          </w:r>
                          <w:r>
                            <w:rPr>
                              <w:rFonts w:hint="eastAsia"/>
                              <w:color w:val="000000"/>
                              <w:sz w:val="22"/>
                            </w:rPr>
                            <w:t>202</w:t>
                          </w:r>
                          <w:r>
                            <w:rPr>
                              <w:color w:val="000000"/>
                              <w:sz w:val="22"/>
                            </w:rPr>
                            <w:t>5</w:t>
                          </w:r>
                        </w:p>
                      </w:txbxContent>
                    </wps:txbx>
                    <wps:bodyPr rot="0" vert="vert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96005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98.3pt;margin-top:10.9pt;width:14.3pt;height:465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" filled="f" stroked="f">
              <v:textbox style="layout-flow:vertical;mso-fit-shape-to-text:t" inset="0,0,0,0">
                <w:txbxContent>
                  <w:p w14:paraId="1608DAA0" w14:textId="77777777" w:rsidR="00155874" w:rsidRPr="006B7031" w:rsidRDefault="00155874" w:rsidP="00867D2E">
                    <w:r>
                      <w:rPr>
                        <w:rFonts w:hint="eastAsia"/>
                        <w:color w:val="000000"/>
                        <w:sz w:val="22"/>
                      </w:rPr>
                      <w:t xml:space="preserve">KS X </w:t>
                    </w:r>
                    <w:r>
                      <w:rPr>
                        <w:color w:val="000000"/>
                        <w:sz w:val="22"/>
                      </w:rPr>
                      <w:t>9101-1</w:t>
                    </w:r>
                    <w:r w:rsidRPr="00255781">
                      <w:rPr>
                        <w:color w:val="000000"/>
                        <w:sz w:val="22"/>
                      </w:rPr>
                      <w:t>:</w:t>
                    </w:r>
                    <w:r>
                      <w:rPr>
                        <w:rFonts w:hint="eastAsia"/>
                        <w:color w:val="000000"/>
                        <w:sz w:val="22"/>
                      </w:rPr>
                      <w:t>202</w:t>
                    </w:r>
                    <w:r>
                      <w:rPr>
                        <w:color w:val="000000"/>
                        <w:sz w:val="22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B9C48ED" wp14:editId="25A676F4">
              <wp:simplePos x="0" y="0"/>
              <wp:positionH relativeFrom="column">
                <wp:posOffset>-377853</wp:posOffset>
              </wp:positionH>
              <wp:positionV relativeFrom="paragraph">
                <wp:posOffset>139018</wp:posOffset>
              </wp:positionV>
              <wp:extent cx="181610" cy="5906770"/>
              <wp:effectExtent l="0" t="0" r="8890" b="17780"/>
              <wp:wrapNone/>
              <wp:docPr id="1017957770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610" cy="5906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E407C4" w14:textId="77777777" w:rsidR="00155874" w:rsidRPr="00144797" w:rsidRDefault="00155874" w:rsidP="00867D2E">
                          <w:r w:rsidRPr="003828F4">
                            <w:rPr>
                              <w:rStyle w:val="affc"/>
                              <w:b/>
                              <w:sz w:val="22"/>
                            </w:rPr>
                            <w:fldChar w:fldCharType="begin"/>
                          </w:r>
                          <w:r w:rsidRPr="003828F4">
                            <w:rPr>
                              <w:rStyle w:val="affc"/>
                              <w:b/>
                              <w:sz w:val="22"/>
                            </w:rPr>
                            <w:instrText xml:space="preserve"> PAGE </w:instrText>
                          </w:r>
                          <w:r w:rsidRPr="003828F4">
                            <w:rPr>
                              <w:rStyle w:val="affc"/>
                              <w:b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affc"/>
                              <w:b/>
                              <w:noProof/>
                              <w:sz w:val="22"/>
                            </w:rPr>
                            <w:t>8</w:t>
                          </w:r>
                          <w:r w:rsidRPr="003828F4">
                            <w:rPr>
                              <w:rStyle w:val="affc"/>
                              <w:b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eaVert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9C48ED" id="Text Box 3" o:spid="_x0000_s1027" type="#_x0000_t202" style="position:absolute;left:0;text-align:left;margin-left:-29.75pt;margin-top:10.95pt;width:14.3pt;height:465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" filled="f" stroked="f">
              <v:textbox style="layout-flow:vertical-ideographic;mso-fit-shape-to-text:t" inset="0,0,0,0">
                <w:txbxContent>
                  <w:p w14:paraId="67E407C4" w14:textId="77777777" w:rsidR="00155874" w:rsidRPr="00144797" w:rsidRDefault="00155874" w:rsidP="00867D2E">
                    <w:r w:rsidRPr="003828F4">
                      <w:rPr>
                        <w:rStyle w:val="affc"/>
                        <w:b/>
                        <w:sz w:val="22"/>
                      </w:rPr>
                      <w:fldChar w:fldCharType="begin"/>
                    </w:r>
                    <w:r w:rsidRPr="003828F4">
                      <w:rPr>
                        <w:rStyle w:val="affc"/>
                        <w:b/>
                        <w:sz w:val="22"/>
                      </w:rPr>
                      <w:instrText xml:space="preserve"> PAGE </w:instrText>
                    </w:r>
                    <w:r w:rsidRPr="003828F4">
                      <w:rPr>
                        <w:rStyle w:val="affc"/>
                        <w:b/>
                        <w:sz w:val="22"/>
                      </w:rPr>
                      <w:fldChar w:fldCharType="separate"/>
                    </w:r>
                    <w:r>
                      <w:rPr>
                        <w:rStyle w:val="affc"/>
                        <w:b/>
                        <w:noProof/>
                        <w:sz w:val="22"/>
                      </w:rPr>
                      <w:t>8</w:t>
                    </w:r>
                    <w:r w:rsidRPr="003828F4">
                      <w:rPr>
                        <w:rStyle w:val="affc"/>
                        <w:b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E5654" w14:textId="77777777" w:rsidR="00155874" w:rsidRPr="000734BE" w:rsidRDefault="00155874" w:rsidP="000734BE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2E33B9" wp14:editId="4D832C2E">
              <wp:simplePos x="0" y="0"/>
              <wp:positionH relativeFrom="column">
                <wp:posOffset>-405784</wp:posOffset>
              </wp:positionH>
              <wp:positionV relativeFrom="paragraph">
                <wp:posOffset>138800</wp:posOffset>
              </wp:positionV>
              <wp:extent cx="181610" cy="5906770"/>
              <wp:effectExtent l="0" t="0" r="8890" b="17780"/>
              <wp:wrapNone/>
              <wp:docPr id="79494990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610" cy="5906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1A7D1C" w14:textId="77777777" w:rsidR="00155874" w:rsidRPr="00144797" w:rsidRDefault="00155874" w:rsidP="00867D2E">
                          <w:pPr>
                            <w:jc w:val="right"/>
                          </w:pPr>
                          <w:r w:rsidRPr="003828F4">
                            <w:rPr>
                              <w:rStyle w:val="affc"/>
                              <w:b/>
                              <w:sz w:val="22"/>
                            </w:rPr>
                            <w:fldChar w:fldCharType="begin"/>
                          </w:r>
                          <w:r w:rsidRPr="003828F4">
                            <w:rPr>
                              <w:rStyle w:val="affc"/>
                              <w:b/>
                              <w:sz w:val="22"/>
                            </w:rPr>
                            <w:instrText xml:space="preserve"> PAGE </w:instrText>
                          </w:r>
                          <w:r w:rsidRPr="003828F4">
                            <w:rPr>
                              <w:rStyle w:val="affc"/>
                              <w:b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affc"/>
                              <w:b/>
                              <w:noProof/>
                              <w:sz w:val="22"/>
                            </w:rPr>
                            <w:t>9</w:t>
                          </w:r>
                          <w:r w:rsidRPr="003828F4">
                            <w:rPr>
                              <w:rStyle w:val="affc"/>
                              <w:b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eaVert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2E33B9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style="position:absolute;left:0;text-align:left;margin-left:-31.95pt;margin-top:10.95pt;width:14.3pt;height:465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" filled="f" stroked="f">
              <v:textbox style="layout-flow:vertical-ideographic;mso-fit-shape-to-text:t" inset="0,0,0,0">
                <w:txbxContent>
                  <w:p w14:paraId="661A7D1C" w14:textId="77777777" w:rsidR="00155874" w:rsidRPr="00144797" w:rsidRDefault="00155874" w:rsidP="00867D2E">
                    <w:pPr>
                      <w:jc w:val="right"/>
                    </w:pPr>
                    <w:r w:rsidRPr="003828F4">
                      <w:rPr>
                        <w:rStyle w:val="affc"/>
                        <w:b/>
                        <w:sz w:val="22"/>
                      </w:rPr>
                      <w:fldChar w:fldCharType="begin"/>
                    </w:r>
                    <w:r w:rsidRPr="003828F4">
                      <w:rPr>
                        <w:rStyle w:val="affc"/>
                        <w:b/>
                        <w:sz w:val="22"/>
                      </w:rPr>
                      <w:instrText xml:space="preserve"> PAGE </w:instrText>
                    </w:r>
                    <w:r w:rsidRPr="003828F4">
                      <w:rPr>
                        <w:rStyle w:val="affc"/>
                        <w:b/>
                        <w:sz w:val="22"/>
                      </w:rPr>
                      <w:fldChar w:fldCharType="separate"/>
                    </w:r>
                    <w:r>
                      <w:rPr>
                        <w:rStyle w:val="affc"/>
                        <w:b/>
                        <w:noProof/>
                        <w:sz w:val="22"/>
                      </w:rPr>
                      <w:t>9</w:t>
                    </w:r>
                    <w:r w:rsidRPr="003828F4">
                      <w:rPr>
                        <w:rStyle w:val="affc"/>
                        <w:b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C42B0CF" wp14:editId="6585D5B4">
              <wp:simplePos x="0" y="0"/>
              <wp:positionH relativeFrom="column">
                <wp:posOffset>8826926</wp:posOffset>
              </wp:positionH>
              <wp:positionV relativeFrom="paragraph">
                <wp:posOffset>138800</wp:posOffset>
              </wp:positionV>
              <wp:extent cx="181610" cy="5906770"/>
              <wp:effectExtent l="0" t="0" r="8890" b="17780"/>
              <wp:wrapNone/>
              <wp:docPr id="92487396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610" cy="5906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ED70CF" w14:textId="77777777" w:rsidR="00155874" w:rsidRPr="003B0386" w:rsidRDefault="00155874" w:rsidP="00867D2E">
                          <w:pPr>
                            <w:jc w:val="right"/>
                          </w:pPr>
                          <w:r>
                            <w:rPr>
                              <w:rFonts w:hint="eastAsia"/>
                              <w:color w:val="000000"/>
                              <w:sz w:val="22"/>
                            </w:rPr>
                            <w:t xml:space="preserve">KS X </w:t>
                          </w:r>
                          <w:r>
                            <w:rPr>
                              <w:color w:val="000000"/>
                              <w:sz w:val="22"/>
                            </w:rPr>
                            <w:t>9101-1</w:t>
                          </w:r>
                          <w:r w:rsidRPr="00255781">
                            <w:rPr>
                              <w:color w:val="000000"/>
                              <w:sz w:val="22"/>
                            </w:rPr>
                            <w:t>:</w:t>
                          </w:r>
                          <w:r>
                            <w:rPr>
                              <w:rFonts w:hint="eastAsia"/>
                              <w:color w:val="000000"/>
                              <w:sz w:val="22"/>
                            </w:rPr>
                            <w:t>2</w:t>
                          </w:r>
                          <w:r>
                            <w:rPr>
                              <w:color w:val="000000"/>
                              <w:sz w:val="22"/>
                            </w:rPr>
                            <w:t>0</w:t>
                          </w:r>
                          <w:r>
                            <w:rPr>
                              <w:rFonts w:hint="eastAsia"/>
                              <w:color w:val="000000"/>
                              <w:sz w:val="22"/>
                            </w:rPr>
                            <w:t>2</w:t>
                          </w:r>
                          <w:r>
                            <w:rPr>
                              <w:color w:val="000000"/>
                              <w:sz w:val="22"/>
                            </w:rPr>
                            <w:t>5</w:t>
                          </w:r>
                        </w:p>
                      </w:txbxContent>
                    </wps:txbx>
                    <wps:bodyPr rot="0" vert="vert" wrap="square" lIns="0" tIns="0" rIns="0" bIns="0" anchor="t" anchorCtr="0" upright="1">
                      <a:sp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C42B0CF" id="Text Box 5" o:spid="_x0000_s1029" type="#_x0000_t202" style="position:absolute;left:0;text-align:left;margin-left:695.05pt;margin-top:10.95pt;width:14.3pt;height:465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" filled="f" stroked="f">
              <v:textbox style="layout-flow:vertical;mso-fit-shape-to-text:t" inset="0,0,0,0">
                <w:txbxContent>
                  <w:p w14:paraId="75ED70CF" w14:textId="77777777" w:rsidR="00155874" w:rsidRPr="003B0386" w:rsidRDefault="00155874" w:rsidP="00867D2E">
                    <w:pPr>
                      <w:jc w:val="right"/>
                    </w:pPr>
                    <w:r>
                      <w:rPr>
                        <w:rFonts w:hint="eastAsia"/>
                        <w:color w:val="000000"/>
                        <w:sz w:val="22"/>
                      </w:rPr>
                      <w:t xml:space="preserve">KS X </w:t>
                    </w:r>
                    <w:r>
                      <w:rPr>
                        <w:color w:val="000000"/>
                        <w:sz w:val="22"/>
                      </w:rPr>
                      <w:t>9101-1</w:t>
                    </w:r>
                    <w:r w:rsidRPr="00255781">
                      <w:rPr>
                        <w:color w:val="000000"/>
                        <w:sz w:val="22"/>
                      </w:rPr>
                      <w:t>:</w:t>
                    </w:r>
                    <w:r>
                      <w:rPr>
                        <w:rFonts w:hint="eastAsia"/>
                        <w:color w:val="000000"/>
                        <w:sz w:val="22"/>
                      </w:rPr>
                      <w:t>2</w:t>
                    </w:r>
                    <w:r>
                      <w:rPr>
                        <w:color w:val="000000"/>
                        <w:sz w:val="22"/>
                      </w:rPr>
                      <w:t>0</w:t>
                    </w:r>
                    <w:r>
                      <w:rPr>
                        <w:rFonts w:hint="eastAsia"/>
                        <w:color w:val="000000"/>
                        <w:sz w:val="22"/>
                      </w:rPr>
                      <w:t>2</w:t>
                    </w:r>
                    <w:r>
                      <w:rPr>
                        <w:color w:val="000000"/>
                        <w:sz w:val="22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2"/>
      </w:rPr>
      <w:alias w:val="구역머리말2"/>
      <w:tag w:val="구역머리말2"/>
      <w:id w:val="2020044196"/>
      <w:placeholder>
        <w:docPart w:val="4F33D40BD2744BAF80053E0D06CC39D2"/>
      </w:placeholder>
    </w:sdtPr>
    <w:sdtContent>
      <w:p w14:paraId="07FB4C2D" w14:textId="77777777" w:rsidR="00155874" w:rsidRDefault="00155874" w:rsidP="00867D2E">
        <w:pPr>
          <w:pStyle w:val="a8"/>
          <w:rPr>
            <w:sz w:val="22"/>
          </w:rPr>
        </w:pPr>
        <w:r>
          <w:rPr>
            <w:sz w:val="22"/>
          </w:rPr>
          <w:t>KS X 9101-1:2025</w:t>
        </w:r>
      </w:p>
    </w:sdtContent>
  </w:sdt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2"/>
      </w:rPr>
      <w:alias w:val="구역머리말2"/>
      <w:tag w:val="구역머리말2"/>
      <w:id w:val="658048192"/>
      <w:placeholder>
        <w:docPart w:val="3488D1534375417E84271579CFFA04CD"/>
      </w:placeholder>
    </w:sdtPr>
    <w:sdtContent>
      <w:p w14:paraId="54CBD98C" w14:textId="77777777" w:rsidR="00155874" w:rsidRDefault="00155874" w:rsidP="00867D2E">
        <w:pPr>
          <w:pStyle w:val="a8"/>
          <w:jc w:val="right"/>
          <w:rPr>
            <w:sz w:val="22"/>
          </w:rPr>
        </w:pPr>
        <w:r>
          <w:rPr>
            <w:sz w:val="22"/>
          </w:rPr>
          <w:t>KS X 9101-1:2025</w:t>
        </w:r>
      </w:p>
    </w:sdtContent>
  </w:sdt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2"/>
      </w:rPr>
      <w:alias w:val="구역머리말2"/>
      <w:tag w:val="구역머리말2"/>
      <w:id w:val="-861750531"/>
      <w:placeholder>
        <w:docPart w:val="989A0E47973C492DAC5F82706DDCC957"/>
      </w:placeholder>
    </w:sdtPr>
    <w:sdtContent>
      <w:p w14:paraId="74123F39" w14:textId="77777777" w:rsidR="00155874" w:rsidRDefault="00155874" w:rsidP="00867D2E">
        <w:pPr>
          <w:pStyle w:val="a8"/>
          <w:rPr>
            <w:sz w:val="22"/>
          </w:rPr>
        </w:pPr>
        <w:r>
          <w:rPr>
            <w:sz w:val="22"/>
          </w:rPr>
          <w:t>KS X 9101-1:2025</w:t>
        </w:r>
      </w:p>
    </w:sdtContent>
  </w:sdt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1D3D0" w14:textId="77777777" w:rsidR="00B4288B" w:rsidRDefault="0010783A">
    <w:pPr>
      <w:pStyle w:val="a8"/>
      <w:jc w:val="left"/>
    </w:pPr>
    <w:r>
      <w:rPr>
        <w:rFonts w:eastAsia="돋움"/>
      </w:rPr>
      <w:t>KS X 9101-1:2025 (</w:t>
    </w:r>
    <w:r>
      <w:rPr>
        <w:rFonts w:eastAsia="돋움"/>
      </w:rPr>
      <w:t>개정안</w:t>
    </w:r>
    <w:r>
      <w:rPr>
        <w:rFonts w:eastAsia="돋움"/>
      </w:rPr>
      <w:t>)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67368" w14:textId="77777777" w:rsidR="00B4288B" w:rsidRDefault="0010783A">
    <w:pPr>
      <w:pStyle w:val="a8"/>
      <w:jc w:val="right"/>
    </w:pPr>
    <w:r>
      <w:rPr>
        <w:rFonts w:eastAsia="돋움"/>
      </w:rPr>
      <w:t>KS X 9101-1:2025 (</w:t>
    </w:r>
    <w:r>
      <w:rPr>
        <w:rFonts w:eastAsia="돋움"/>
      </w:rPr>
      <w:t>개정안</w:t>
    </w:r>
    <w:r>
      <w:rPr>
        <w:rFonts w:eastAsia="돋움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D07C9D"/>
    <w:multiLevelType w:val="multilevel"/>
    <w:tmpl w:val="7EFC0B5A"/>
    <w:styleLink w:val="1"/>
    <w:lvl w:ilvl="0">
      <w:start w:val="1"/>
      <w:numFmt w:val="upperLetter"/>
      <w:suff w:val="nothing"/>
      <w:lvlText w:val="부속서 %1"/>
      <w:lvlJc w:val="left"/>
      <w:pPr>
        <w:ind w:left="0" w:firstLine="0"/>
      </w:pPr>
      <w:rPr>
        <w:rFonts w:ascii="Arial" w:hAnsi="Arial" w:hint="default"/>
        <w:b/>
        <w:i w:val="0"/>
        <w:sz w:val="28"/>
        <w:lang w:val="en-US"/>
      </w:rPr>
    </w:lvl>
    <w:lvl w:ilvl="1">
      <w:start w:val="1"/>
      <w:numFmt w:val="decimal"/>
      <w:lvlText w:val="%1.%2 "/>
      <w:lvlJc w:val="left"/>
      <w:pPr>
        <w:tabs>
          <w:tab w:val="num" w:pos="851"/>
        </w:tabs>
        <w:ind w:left="851" w:firstLine="0"/>
      </w:pPr>
      <w:rPr>
        <w:rFonts w:hint="eastAsia"/>
        <w:b/>
        <w:i w:val="0"/>
      </w:rPr>
    </w:lvl>
    <w:lvl w:ilvl="2">
      <w:start w:val="1"/>
      <w:numFmt w:val="decimal"/>
      <w:lvlText w:val="%1.%2.%3 "/>
      <w:lvlJc w:val="left"/>
      <w:pPr>
        <w:tabs>
          <w:tab w:val="num" w:pos="0"/>
        </w:tabs>
        <w:ind w:left="0" w:firstLine="0"/>
      </w:pPr>
      <w:rPr>
        <w:rFonts w:hint="eastAsia"/>
        <w:b/>
        <w:i w:val="0"/>
      </w:rPr>
    </w:lvl>
    <w:lvl w:ilvl="3">
      <w:start w:val="1"/>
      <w:numFmt w:val="decimal"/>
      <w:lvlText w:val="%1.%2.%3.%4 "/>
      <w:lvlJc w:val="left"/>
      <w:pPr>
        <w:tabs>
          <w:tab w:val="num" w:pos="0"/>
        </w:tabs>
        <w:ind w:left="0" w:firstLine="0"/>
      </w:pPr>
      <w:rPr>
        <w:rFonts w:hint="eastAsia"/>
        <w:b/>
        <w:i w:val="0"/>
      </w:rPr>
    </w:lvl>
    <w:lvl w:ilvl="4">
      <w:start w:val="1"/>
      <w:numFmt w:val="decimal"/>
      <w:lvlText w:val="%1.%2.%3.%4.%5 "/>
      <w:lvlJc w:val="left"/>
      <w:pPr>
        <w:tabs>
          <w:tab w:val="num" w:pos="0"/>
        </w:tabs>
        <w:ind w:left="0" w:firstLine="0"/>
      </w:pPr>
      <w:rPr>
        <w:rFonts w:hint="eastAsia"/>
        <w:b/>
        <w:i w:val="0"/>
      </w:rPr>
    </w:lvl>
    <w:lvl w:ilvl="5">
      <w:start w:val="1"/>
      <w:numFmt w:val="decimal"/>
      <w:lvlText w:val="%1.%2.%3.%4.%5.%6 "/>
      <w:lvlJc w:val="left"/>
      <w:pPr>
        <w:tabs>
          <w:tab w:val="num" w:pos="0"/>
        </w:tabs>
        <w:ind w:left="0" w:firstLine="0"/>
      </w:pPr>
      <w:rPr>
        <w:rFonts w:hint="eastAsia"/>
        <w:b/>
        <w:i w:val="0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0"/>
      </w:pPr>
      <w:rPr>
        <w:rFonts w:hint="eastAsia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eastAsia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eastAsia"/>
      </w:rPr>
    </w:lvl>
  </w:abstractNum>
  <w:abstractNum w:abstractNumId="7" w15:restartNumberingAfterBreak="0">
    <w:nsid w:val="055A7294"/>
    <w:multiLevelType w:val="multilevel"/>
    <w:tmpl w:val="130E8476"/>
    <w:lvl w:ilvl="0">
      <w:start w:val="1"/>
      <w:numFmt w:val="decimal"/>
      <w:pStyle w:val="10"/>
      <w:lvlText w:val="보기"/>
      <w:lvlJc w:val="left"/>
      <w:pPr>
        <w:tabs>
          <w:tab w:val="num" w:pos="560"/>
        </w:tabs>
        <w:ind w:left="560" w:hanging="560"/>
      </w:pPr>
      <w:rPr>
        <w:rFonts w:ascii="돋움" w:eastAsia="돋움" w:hAnsi="돋움" w:hint="eastAsia"/>
        <w:b/>
        <w:sz w:val="20"/>
      </w:rPr>
    </w:lvl>
    <w:lvl w:ilvl="1">
      <w:start w:val="1"/>
      <w:numFmt w:val="decimal"/>
      <w:pStyle w:val="21"/>
      <w:lvlText w:val="보기"/>
      <w:lvlJc w:val="left"/>
      <w:pPr>
        <w:tabs>
          <w:tab w:val="num" w:pos="860"/>
        </w:tabs>
        <w:ind w:left="860" w:hanging="580"/>
      </w:pPr>
      <w:rPr>
        <w:rFonts w:ascii="돋움" w:eastAsia="돋움" w:hAnsi="돋움" w:hint="eastAsia"/>
        <w:b/>
        <w:sz w:val="20"/>
      </w:rPr>
    </w:lvl>
    <w:lvl w:ilvl="2">
      <w:start w:val="1"/>
      <w:numFmt w:val="decimal"/>
      <w:pStyle w:val="31"/>
      <w:lvlText w:val="보기"/>
      <w:lvlJc w:val="left"/>
      <w:pPr>
        <w:tabs>
          <w:tab w:val="num" w:pos="1140"/>
        </w:tabs>
        <w:ind w:left="1140" w:hanging="580"/>
      </w:pPr>
      <w:rPr>
        <w:rFonts w:ascii="돋움" w:eastAsia="돋움" w:hAnsi="돋움" w:hint="eastAsia"/>
        <w:b/>
        <w:sz w:val="20"/>
      </w:rPr>
    </w:lvl>
    <w:lvl w:ilvl="3">
      <w:start w:val="1"/>
      <w:numFmt w:val="decimal"/>
      <w:pStyle w:val="4"/>
      <w:lvlText w:val="보기"/>
      <w:lvlJc w:val="left"/>
      <w:pPr>
        <w:tabs>
          <w:tab w:val="num" w:pos="1420"/>
        </w:tabs>
        <w:ind w:left="1420" w:hanging="560"/>
      </w:pPr>
      <w:rPr>
        <w:rFonts w:ascii="돋움" w:eastAsia="돋움" w:hAnsi="돋움" w:hint="eastAsia"/>
        <w:b/>
        <w:sz w:val="20"/>
      </w:rPr>
    </w:lvl>
    <w:lvl w:ilvl="4">
      <w:start w:val="1"/>
      <w:numFmt w:val="decimal"/>
      <w:suff w:val="nothing"/>
      <w:lvlText w:val=""/>
      <w:lvlJc w:val="left"/>
      <w:pPr>
        <w:tabs>
          <w:tab w:val="num" w:pos="2778"/>
        </w:tabs>
        <w:ind w:left="2551" w:hanging="85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8" w15:restartNumberingAfterBreak="0">
    <w:nsid w:val="05F252BD"/>
    <w:multiLevelType w:val="singleLevel"/>
    <w:tmpl w:val="074C56F8"/>
    <w:lvl w:ilvl="0">
      <w:start w:val="1"/>
      <w:numFmt w:val="decimal"/>
      <w:pStyle w:val="KSDT1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9DC756A"/>
    <w:multiLevelType w:val="hybridMultilevel"/>
    <w:tmpl w:val="E578C254"/>
    <w:lvl w:ilvl="0" w:tplc="BAC6BCEE">
      <w:start w:val="1"/>
      <w:numFmt w:val="bullet"/>
      <w:lvlText w:val="—"/>
      <w:lvlJc w:val="left"/>
      <w:pPr>
        <w:ind w:left="340" w:hanging="340"/>
      </w:pPr>
      <w:rPr>
        <w:rFonts w:ascii="바탕" w:eastAsia="바탕" w:hAnsi="바탕" w:hint="eastAsia"/>
        <w:lang w:val="en-GB"/>
      </w:rPr>
    </w:lvl>
    <w:lvl w:ilvl="1" w:tplc="FFFFFFFF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0" w15:restartNumberingAfterBreak="0">
    <w:nsid w:val="0B8D546E"/>
    <w:multiLevelType w:val="multilevel"/>
    <w:tmpl w:val="596AC878"/>
    <w:lvl w:ilvl="0">
      <w:start w:val="1"/>
      <w:numFmt w:val="decimal"/>
      <w:pStyle w:val="KSDT10"/>
      <w:suff w:val="nothing"/>
      <w:lvlText w:val="부속서 %1"/>
      <w:lvlJc w:val="left"/>
      <w:pPr>
        <w:ind w:left="0" w:firstLine="0"/>
      </w:pPr>
      <w:rPr>
        <w:rFonts w:ascii="Arial" w:eastAsia="돋움" w:hAnsi="Arial" w:hint="default"/>
        <w:b/>
        <w:i w:val="0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0" w:firstLine="0"/>
      </w:pPr>
      <w:rPr>
        <w:rFonts w:hint="eastAsia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0" w:firstLine="0"/>
      </w:pPr>
      <w:rPr>
        <w:rFonts w:hint="eastAsia"/>
        <w:b/>
        <w:i w:val="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  <w:b/>
        <w:i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0" w:firstLine="0"/>
      </w:pPr>
      <w:rPr>
        <w:rFonts w:hint="eastAsia"/>
        <w:b/>
        <w:i w:val="0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0" w:firstLine="0"/>
      </w:pPr>
      <w:rPr>
        <w:rFonts w:hint="eastAsia"/>
        <w:b/>
        <w:i w:val="0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0"/>
      </w:pPr>
      <w:rPr>
        <w:rFonts w:hint="eastAsia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eastAsia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eastAsia"/>
      </w:rPr>
    </w:lvl>
  </w:abstractNum>
  <w:abstractNum w:abstractNumId="11" w15:restartNumberingAfterBreak="0">
    <w:nsid w:val="0C280697"/>
    <w:multiLevelType w:val="multilevel"/>
    <w:tmpl w:val="03FAEE2C"/>
    <w:lvl w:ilvl="0">
      <w:start w:val="1"/>
      <w:numFmt w:val="decimal"/>
      <w:pStyle w:val="11"/>
      <w:lvlText w:val="참고"/>
      <w:lvlJc w:val="left"/>
      <w:pPr>
        <w:tabs>
          <w:tab w:val="num" w:pos="560"/>
        </w:tabs>
        <w:ind w:left="560" w:hanging="560"/>
      </w:pPr>
      <w:rPr>
        <w:rFonts w:ascii="돋움" w:eastAsia="돋움" w:hAnsi="돋움" w:hint="eastAsia"/>
        <w:b/>
        <w:sz w:val="20"/>
      </w:rPr>
    </w:lvl>
    <w:lvl w:ilvl="1">
      <w:start w:val="1"/>
      <w:numFmt w:val="decimal"/>
      <w:pStyle w:val="22"/>
      <w:lvlText w:val="참고"/>
      <w:lvlJc w:val="left"/>
      <w:pPr>
        <w:tabs>
          <w:tab w:val="num" w:pos="860"/>
        </w:tabs>
        <w:ind w:left="860" w:hanging="580"/>
      </w:pPr>
      <w:rPr>
        <w:rFonts w:ascii="돋움" w:eastAsia="돋움" w:hAnsi="돋움" w:hint="eastAsia"/>
        <w:b/>
        <w:sz w:val="20"/>
      </w:rPr>
    </w:lvl>
    <w:lvl w:ilvl="2">
      <w:start w:val="1"/>
      <w:numFmt w:val="decimal"/>
      <w:pStyle w:val="32"/>
      <w:lvlText w:val="참고"/>
      <w:lvlJc w:val="left"/>
      <w:pPr>
        <w:tabs>
          <w:tab w:val="num" w:pos="1140"/>
        </w:tabs>
        <w:ind w:left="1140" w:hanging="580"/>
      </w:pPr>
      <w:rPr>
        <w:rFonts w:ascii="돋움" w:eastAsia="돋움" w:hAnsi="돋움" w:hint="eastAsia"/>
        <w:b/>
        <w:sz w:val="20"/>
      </w:rPr>
    </w:lvl>
    <w:lvl w:ilvl="3">
      <w:start w:val="1"/>
      <w:numFmt w:val="decimal"/>
      <w:pStyle w:val="40"/>
      <w:lvlText w:val="참고"/>
      <w:lvlJc w:val="left"/>
      <w:pPr>
        <w:tabs>
          <w:tab w:val="num" w:pos="1420"/>
        </w:tabs>
        <w:ind w:left="1420" w:hanging="560"/>
      </w:pPr>
      <w:rPr>
        <w:rFonts w:ascii="돋움" w:eastAsia="돋움" w:hAnsi="돋움" w:hint="eastAsia"/>
        <w:b/>
        <w:sz w:val="20"/>
      </w:rPr>
    </w:lvl>
    <w:lvl w:ilvl="4">
      <w:start w:val="1"/>
      <w:numFmt w:val="decimal"/>
      <w:suff w:val="nothing"/>
      <w:lvlText w:val=""/>
      <w:lvlJc w:val="left"/>
      <w:pPr>
        <w:tabs>
          <w:tab w:val="num" w:pos="2778"/>
        </w:tabs>
        <w:ind w:left="2551" w:hanging="85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0D8137A2"/>
    <w:multiLevelType w:val="multilevel"/>
    <w:tmpl w:val="E4400980"/>
    <w:lvl w:ilvl="0">
      <w:start w:val="1"/>
      <w:numFmt w:val="decimal"/>
      <w:pStyle w:val="12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13" w15:restartNumberingAfterBreak="0">
    <w:nsid w:val="1D463808"/>
    <w:multiLevelType w:val="multilevel"/>
    <w:tmpl w:val="95C07D30"/>
    <w:lvl w:ilvl="0">
      <w:start w:val="1"/>
      <w:numFmt w:val="decimal"/>
      <w:pStyle w:val="13"/>
      <w:lvlText w:val="보기 %1"/>
      <w:lvlJc w:val="left"/>
      <w:pPr>
        <w:tabs>
          <w:tab w:val="num" w:pos="740"/>
        </w:tabs>
        <w:ind w:left="740" w:hanging="740"/>
      </w:pPr>
      <w:rPr>
        <w:rFonts w:ascii="돋움" w:eastAsia="돋움" w:hAnsi="돋움" w:hint="eastAsia"/>
        <w:b/>
        <w:sz w:val="20"/>
      </w:rPr>
    </w:lvl>
    <w:lvl w:ilvl="1">
      <w:start w:val="1"/>
      <w:numFmt w:val="decimal"/>
      <w:pStyle w:val="23"/>
      <w:lvlText w:val="보기 %2"/>
      <w:lvlJc w:val="left"/>
      <w:pPr>
        <w:tabs>
          <w:tab w:val="num" w:pos="1020"/>
        </w:tabs>
        <w:ind w:left="1020" w:hanging="740"/>
      </w:pPr>
      <w:rPr>
        <w:rFonts w:ascii="돋움" w:eastAsia="돋움" w:hAnsi="돋움" w:hint="eastAsia"/>
        <w:b/>
        <w:sz w:val="20"/>
      </w:rPr>
    </w:lvl>
    <w:lvl w:ilvl="2">
      <w:start w:val="1"/>
      <w:numFmt w:val="decimal"/>
      <w:pStyle w:val="33"/>
      <w:lvlText w:val="보기 %3"/>
      <w:lvlJc w:val="left"/>
      <w:pPr>
        <w:tabs>
          <w:tab w:val="num" w:pos="1300"/>
        </w:tabs>
        <w:ind w:left="1300" w:hanging="740"/>
      </w:pPr>
      <w:rPr>
        <w:rFonts w:ascii="돋움" w:eastAsia="돋움" w:hAnsi="돋움" w:hint="eastAsia"/>
        <w:b/>
        <w:sz w:val="20"/>
      </w:rPr>
    </w:lvl>
    <w:lvl w:ilvl="3">
      <w:start w:val="1"/>
      <w:numFmt w:val="decimal"/>
      <w:pStyle w:val="41"/>
      <w:lvlText w:val="보기 %4"/>
      <w:lvlJc w:val="left"/>
      <w:pPr>
        <w:tabs>
          <w:tab w:val="num" w:pos="1580"/>
        </w:tabs>
        <w:ind w:left="1580" w:hanging="720"/>
      </w:pPr>
      <w:rPr>
        <w:rFonts w:ascii="돋움" w:eastAsia="돋움" w:hAnsi="돋움" w:hint="eastAsia"/>
        <w:b/>
        <w:sz w:val="20"/>
      </w:rPr>
    </w:lvl>
    <w:lvl w:ilvl="4">
      <w:start w:val="1"/>
      <w:numFmt w:val="decimal"/>
      <w:suff w:val="nothing"/>
      <w:lvlText w:val=""/>
      <w:lvlJc w:val="left"/>
      <w:pPr>
        <w:tabs>
          <w:tab w:val="num" w:pos="2778"/>
        </w:tabs>
        <w:ind w:left="2551" w:hanging="85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4" w15:restartNumberingAfterBreak="0">
    <w:nsid w:val="216268BC"/>
    <w:multiLevelType w:val="multilevel"/>
    <w:tmpl w:val="0422F38E"/>
    <w:lvl w:ilvl="0">
      <w:start w:val="1"/>
      <w:numFmt w:val="bullet"/>
      <w:lvlText w:val=""/>
      <w:lvlJc w:val="left"/>
      <w:pPr>
        <w:tabs>
          <w:tab w:val="num" w:pos="425"/>
        </w:tabs>
        <w:ind w:left="400" w:hanging="40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800"/>
        </w:tabs>
        <w:ind w:left="800" w:hanging="40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200"/>
        </w:tabs>
        <w:ind w:left="1200" w:hanging="400"/>
      </w:pPr>
      <w:rPr>
        <w:rFonts w:ascii="Symbol" w:hAnsi="Symbol" w:hint="default"/>
      </w:rPr>
    </w:lvl>
    <w:lvl w:ilvl="3">
      <w:start w:val="1"/>
      <w:numFmt w:val="bullet"/>
      <w:pStyle w:val="42"/>
      <w:lvlText w:val="•"/>
      <w:lvlJc w:val="left"/>
      <w:pPr>
        <w:tabs>
          <w:tab w:val="num" w:pos="1077"/>
        </w:tabs>
        <w:ind w:left="1077" w:hanging="226"/>
      </w:pPr>
      <w:rPr>
        <w:rFonts w:ascii="바탕" w:eastAsia="바탕" w:hAnsi="바탕" w:hint="eastAsia"/>
      </w:rPr>
    </w:lvl>
    <w:lvl w:ilvl="4">
      <w:start w:val="1"/>
      <w:numFmt w:val="bullet"/>
      <w:lvlText w:val=""/>
      <w:lvlJc w:val="left"/>
      <w:pPr>
        <w:tabs>
          <w:tab w:val="num" w:pos="2000"/>
        </w:tabs>
        <w:ind w:left="2000" w:hanging="400"/>
      </w:pPr>
      <w:rPr>
        <w:rFonts w:ascii="Symbol" w:hAnsi="Symbol" w:hint="default"/>
      </w:rPr>
    </w:lvl>
    <w:lvl w:ilvl="5">
      <w:start w:val="1"/>
      <w:numFmt w:val="decimal"/>
      <w:lvlText w:val="%1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5" w15:restartNumberingAfterBreak="0">
    <w:nsid w:val="23E83845"/>
    <w:multiLevelType w:val="hybridMultilevel"/>
    <w:tmpl w:val="78D86C4C"/>
    <w:lvl w:ilvl="0" w:tplc="EC7CDE00">
      <w:start w:val="1"/>
      <w:numFmt w:val="bullet"/>
      <w:lvlText w:val="—"/>
      <w:lvlJc w:val="left"/>
      <w:pPr>
        <w:ind w:left="400" w:hanging="400"/>
      </w:pPr>
      <w:rPr>
        <w:rFonts w:ascii="바탕" w:eastAsia="바탕" w:hAnsi="바탕" w:hint="eastAsia"/>
        <w:lang w:val="en-GB"/>
      </w:rPr>
    </w:lvl>
    <w:lvl w:ilvl="1" w:tplc="FFFFFFFF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6" w15:restartNumberingAfterBreak="0">
    <w:nsid w:val="24760CE3"/>
    <w:multiLevelType w:val="multilevel"/>
    <w:tmpl w:val="4E1A9642"/>
    <w:lvl w:ilvl="0">
      <w:start w:val="1"/>
      <w:numFmt w:val="decimal"/>
      <w:pStyle w:val="14"/>
      <w:lvlText w:val="비고 %1"/>
      <w:lvlJc w:val="left"/>
      <w:pPr>
        <w:tabs>
          <w:tab w:val="num" w:pos="8536"/>
        </w:tabs>
        <w:ind w:left="8536" w:hanging="740"/>
      </w:pPr>
      <w:rPr>
        <w:rFonts w:ascii="돋움" w:eastAsia="돋움" w:hAnsi="돋움" w:hint="eastAsia"/>
        <w:b/>
        <w:sz w:val="20"/>
      </w:rPr>
    </w:lvl>
    <w:lvl w:ilvl="1">
      <w:start w:val="1"/>
      <w:numFmt w:val="decimal"/>
      <w:pStyle w:val="24"/>
      <w:lvlText w:val="비고 %2"/>
      <w:lvlJc w:val="left"/>
      <w:pPr>
        <w:tabs>
          <w:tab w:val="num" w:pos="1020"/>
        </w:tabs>
        <w:ind w:left="1020" w:hanging="740"/>
      </w:pPr>
      <w:rPr>
        <w:rFonts w:ascii="돋움" w:eastAsia="돋움" w:hAnsi="돋움" w:hint="eastAsia"/>
        <w:b/>
        <w:sz w:val="20"/>
      </w:rPr>
    </w:lvl>
    <w:lvl w:ilvl="2">
      <w:start w:val="1"/>
      <w:numFmt w:val="decimal"/>
      <w:pStyle w:val="34"/>
      <w:lvlText w:val="비고 %3"/>
      <w:lvlJc w:val="left"/>
      <w:pPr>
        <w:tabs>
          <w:tab w:val="num" w:pos="1300"/>
        </w:tabs>
        <w:ind w:left="1300" w:hanging="740"/>
      </w:pPr>
      <w:rPr>
        <w:rFonts w:ascii="돋움" w:eastAsia="돋움" w:hAnsi="돋움" w:hint="eastAsia"/>
        <w:b/>
        <w:sz w:val="20"/>
      </w:rPr>
    </w:lvl>
    <w:lvl w:ilvl="3">
      <w:start w:val="1"/>
      <w:numFmt w:val="decimal"/>
      <w:pStyle w:val="43"/>
      <w:lvlText w:val="비고 %4"/>
      <w:lvlJc w:val="left"/>
      <w:pPr>
        <w:tabs>
          <w:tab w:val="num" w:pos="1580"/>
        </w:tabs>
        <w:ind w:left="1580" w:hanging="720"/>
      </w:pPr>
      <w:rPr>
        <w:rFonts w:ascii="돋움" w:eastAsia="돋움" w:hAnsi="돋움" w:hint="eastAsia"/>
        <w:b/>
        <w:sz w:val="20"/>
      </w:rPr>
    </w:lvl>
    <w:lvl w:ilvl="4">
      <w:start w:val="1"/>
      <w:numFmt w:val="decimal"/>
      <w:suff w:val="nothing"/>
      <w:lvlText w:val=""/>
      <w:lvlJc w:val="left"/>
      <w:pPr>
        <w:tabs>
          <w:tab w:val="num" w:pos="2778"/>
        </w:tabs>
        <w:ind w:left="2551" w:hanging="85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</w:abstractNum>
  <w:abstractNum w:abstractNumId="17" w15:restartNumberingAfterBreak="0">
    <w:nsid w:val="26362110"/>
    <w:multiLevelType w:val="hybridMultilevel"/>
    <w:tmpl w:val="1228E922"/>
    <w:lvl w:ilvl="0" w:tplc="F2EAC2F2">
      <w:start w:val="1"/>
      <w:numFmt w:val="bullet"/>
      <w:pStyle w:val="new4"/>
      <w:lvlText w:val="—"/>
      <w:lvlJc w:val="left"/>
      <w:pPr>
        <w:ind w:left="1651" w:hanging="400"/>
      </w:pPr>
      <w:rPr>
        <w:rFonts w:ascii="바탕" w:eastAsia="바탕" w:hAnsi="바탕" w:hint="eastAsia"/>
      </w:rPr>
    </w:lvl>
    <w:lvl w:ilvl="1" w:tplc="04090003" w:tentative="1">
      <w:start w:val="1"/>
      <w:numFmt w:val="bullet"/>
      <w:lvlText w:val=""/>
      <w:lvlJc w:val="left"/>
      <w:pPr>
        <w:ind w:left="20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51" w:hanging="400"/>
      </w:pPr>
      <w:rPr>
        <w:rFonts w:ascii="Wingdings" w:hAnsi="Wingdings" w:hint="default"/>
      </w:rPr>
    </w:lvl>
  </w:abstractNum>
  <w:abstractNum w:abstractNumId="18" w15:restartNumberingAfterBreak="0">
    <w:nsid w:val="278009AB"/>
    <w:multiLevelType w:val="multilevel"/>
    <w:tmpl w:val="568CCE12"/>
    <w:lvl w:ilvl="0">
      <w:start w:val="1"/>
      <w:numFmt w:val="lowerLetter"/>
      <w:pStyle w:val="a1"/>
      <w:lvlText w:val="%1) "/>
      <w:lvlJc w:val="left"/>
      <w:pPr>
        <w:tabs>
          <w:tab w:val="num" w:pos="283"/>
        </w:tabs>
        <w:ind w:left="283" w:hanging="283"/>
      </w:pPr>
      <w:rPr>
        <w:rFonts w:hint="eastAsia"/>
        <w:b w:val="0"/>
        <w:i w:val="0"/>
      </w:rPr>
    </w:lvl>
    <w:lvl w:ilvl="1">
      <w:start w:val="1"/>
      <w:numFmt w:val="lowerLetter"/>
      <w:pStyle w:val="a10"/>
      <w:lvlText w:val="%2) "/>
      <w:lvlJc w:val="left"/>
      <w:pPr>
        <w:tabs>
          <w:tab w:val="num" w:pos="567"/>
        </w:tabs>
        <w:ind w:left="567" w:hanging="284"/>
      </w:pPr>
      <w:rPr>
        <w:rFonts w:hint="eastAsia"/>
        <w:b w:val="0"/>
        <w:i w:val="0"/>
      </w:rPr>
    </w:lvl>
    <w:lvl w:ilvl="2">
      <w:start w:val="1"/>
      <w:numFmt w:val="lowerLetter"/>
      <w:pStyle w:val="a2"/>
      <w:lvlText w:val="%3) "/>
      <w:lvlJc w:val="left"/>
      <w:pPr>
        <w:tabs>
          <w:tab w:val="num" w:pos="907"/>
        </w:tabs>
        <w:ind w:left="907" w:hanging="340"/>
      </w:pPr>
      <w:rPr>
        <w:rFonts w:hint="eastAsia"/>
        <w:b w:val="0"/>
        <w:i w:val="0"/>
      </w:rPr>
    </w:lvl>
    <w:lvl w:ilvl="3">
      <w:start w:val="1"/>
      <w:numFmt w:val="lowerLetter"/>
      <w:pStyle w:val="a3"/>
      <w:lvlText w:val="%4) "/>
      <w:lvlJc w:val="left"/>
      <w:pPr>
        <w:tabs>
          <w:tab w:val="num" w:pos="1191"/>
        </w:tabs>
        <w:ind w:left="1191" w:hanging="341"/>
      </w:pPr>
      <w:rPr>
        <w:rFonts w:hint="eastAsia"/>
        <w:b w:val="0"/>
        <w:i w:val="0"/>
      </w:rPr>
    </w:lvl>
    <w:lvl w:ilvl="4">
      <w:start w:val="1"/>
      <w:numFmt w:val="lowerLetter"/>
      <w:pStyle w:val="5"/>
      <w:suff w:val="space"/>
      <w:lvlText w:val="%5)"/>
      <w:lvlJc w:val="left"/>
      <w:pPr>
        <w:tabs>
          <w:tab w:val="num" w:pos="709"/>
        </w:tabs>
        <w:ind w:left="709" w:hanging="709"/>
      </w:pPr>
      <w:rPr>
        <w:rFonts w:hint="eastAsia"/>
        <w:b w:val="0"/>
        <w:i w:val="0"/>
      </w:rPr>
    </w:lvl>
    <w:lvl w:ilvl="5">
      <w:start w:val="1"/>
      <w:numFmt w:val="decimal"/>
      <w:lvlText w:val=" 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 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7">
      <w:start w:val="1"/>
      <w:numFmt w:val="decimal"/>
      <w:lvlText w:val=" 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8">
      <w:start w:val="1"/>
      <w:numFmt w:val="decimal"/>
      <w:lvlText w:val=" "/>
      <w:lvlJc w:val="left"/>
      <w:pPr>
        <w:tabs>
          <w:tab w:val="num" w:pos="1134"/>
        </w:tabs>
        <w:ind w:left="1134" w:hanging="1134"/>
      </w:pPr>
      <w:rPr>
        <w:rFonts w:hint="eastAsia"/>
      </w:rPr>
    </w:lvl>
  </w:abstractNum>
  <w:abstractNum w:abstractNumId="19" w15:restartNumberingAfterBreak="0">
    <w:nsid w:val="375C7FC1"/>
    <w:multiLevelType w:val="hybridMultilevel"/>
    <w:tmpl w:val="666A7420"/>
    <w:lvl w:ilvl="0" w:tplc="860AAF22">
      <w:start w:val="1"/>
      <w:numFmt w:val="bullet"/>
      <w:pStyle w:val="new1"/>
      <w:lvlText w:val="—"/>
      <w:lvlJc w:val="left"/>
      <w:pPr>
        <w:ind w:left="5219" w:hanging="400"/>
      </w:pPr>
      <w:rPr>
        <w:rFonts w:ascii="바탕" w:eastAsia="바탕" w:hAnsi="바탕" w:hint="eastAsia"/>
        <w:lang w:val="en-GB"/>
      </w:rPr>
    </w:lvl>
    <w:lvl w:ilvl="1" w:tplc="4F1676D4">
      <w:start w:val="1"/>
      <w:numFmt w:val="bullet"/>
      <w:lvlText w:val="–"/>
      <w:lvlJc w:val="left"/>
      <w:pPr>
        <w:ind w:left="1160" w:hanging="360"/>
      </w:pPr>
      <w:rPr>
        <w:rFonts w:ascii="Arial" w:eastAsia="바탕" w:hAnsi="Arial" w:cs="Arial" w:hint="default"/>
        <w:color w:val="FF0000"/>
        <w:sz w:val="20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46FE4545"/>
    <w:multiLevelType w:val="hybridMultilevel"/>
    <w:tmpl w:val="5E30C23C"/>
    <w:lvl w:ilvl="0" w:tplc="EC7CDE00">
      <w:start w:val="1"/>
      <w:numFmt w:val="bullet"/>
      <w:lvlText w:val="—"/>
      <w:lvlJc w:val="left"/>
      <w:pPr>
        <w:ind w:left="440" w:hanging="440"/>
      </w:pPr>
      <w:rPr>
        <w:rFonts w:ascii="바탕" w:eastAsia="바탕" w:hAnsi="바탕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4DBC6316"/>
    <w:multiLevelType w:val="hybridMultilevel"/>
    <w:tmpl w:val="2A68615A"/>
    <w:lvl w:ilvl="0" w:tplc="16448208">
      <w:start w:val="1"/>
      <w:numFmt w:val="decimal"/>
      <w:pStyle w:val="15"/>
      <w:lvlText w:val="항목 비고 %1"/>
      <w:lvlJc w:val="left"/>
      <w:pPr>
        <w:ind w:left="800" w:hanging="400"/>
      </w:pPr>
      <w:rPr>
        <w:rFonts w:hint="eastAsia"/>
        <w:b/>
        <w:i w:val="0"/>
      </w:rPr>
    </w:lvl>
    <w:lvl w:ilvl="1" w:tplc="D158B2BA" w:tentative="1">
      <w:start w:val="1"/>
      <w:numFmt w:val="upperLetter"/>
      <w:lvlText w:val="%2."/>
      <w:lvlJc w:val="left"/>
      <w:pPr>
        <w:ind w:left="1200" w:hanging="400"/>
      </w:pPr>
    </w:lvl>
    <w:lvl w:ilvl="2" w:tplc="25EAE63A" w:tentative="1">
      <w:start w:val="1"/>
      <w:numFmt w:val="lowerRoman"/>
      <w:lvlText w:val="%3."/>
      <w:lvlJc w:val="right"/>
      <w:pPr>
        <w:ind w:left="1600" w:hanging="400"/>
      </w:pPr>
    </w:lvl>
    <w:lvl w:ilvl="3" w:tplc="BFF003CA" w:tentative="1">
      <w:start w:val="1"/>
      <w:numFmt w:val="decimal"/>
      <w:lvlText w:val="%4."/>
      <w:lvlJc w:val="left"/>
      <w:pPr>
        <w:ind w:left="2000" w:hanging="400"/>
      </w:pPr>
    </w:lvl>
    <w:lvl w:ilvl="4" w:tplc="B80C4618" w:tentative="1">
      <w:start w:val="1"/>
      <w:numFmt w:val="upperLetter"/>
      <w:lvlText w:val="%5."/>
      <w:lvlJc w:val="left"/>
      <w:pPr>
        <w:ind w:left="2400" w:hanging="400"/>
      </w:pPr>
    </w:lvl>
    <w:lvl w:ilvl="5" w:tplc="88140E50" w:tentative="1">
      <w:start w:val="1"/>
      <w:numFmt w:val="lowerRoman"/>
      <w:lvlText w:val="%6."/>
      <w:lvlJc w:val="right"/>
      <w:pPr>
        <w:ind w:left="2800" w:hanging="400"/>
      </w:pPr>
    </w:lvl>
    <w:lvl w:ilvl="6" w:tplc="60E22CF8" w:tentative="1">
      <w:start w:val="1"/>
      <w:numFmt w:val="decimal"/>
      <w:lvlText w:val="%7."/>
      <w:lvlJc w:val="left"/>
      <w:pPr>
        <w:ind w:left="3200" w:hanging="400"/>
      </w:pPr>
    </w:lvl>
    <w:lvl w:ilvl="7" w:tplc="92F8D768" w:tentative="1">
      <w:start w:val="1"/>
      <w:numFmt w:val="upperLetter"/>
      <w:lvlText w:val="%8."/>
      <w:lvlJc w:val="left"/>
      <w:pPr>
        <w:ind w:left="3600" w:hanging="400"/>
      </w:pPr>
    </w:lvl>
    <w:lvl w:ilvl="8" w:tplc="5656BA76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4E096370"/>
    <w:multiLevelType w:val="hybridMultilevel"/>
    <w:tmpl w:val="07B2A668"/>
    <w:lvl w:ilvl="0" w:tplc="CCE874BA">
      <w:start w:val="1"/>
      <w:numFmt w:val="bullet"/>
      <w:pStyle w:val="new3"/>
      <w:lvlText w:val="—"/>
      <w:lvlJc w:val="left"/>
      <w:pPr>
        <w:ind w:left="1367" w:hanging="400"/>
      </w:pPr>
      <w:rPr>
        <w:rFonts w:ascii="바탕" w:eastAsia="바탕" w:hAnsi="바탕" w:hint="eastAsia"/>
      </w:rPr>
    </w:lvl>
    <w:lvl w:ilvl="1" w:tplc="04090003" w:tentative="1">
      <w:start w:val="1"/>
      <w:numFmt w:val="bullet"/>
      <w:lvlText w:val=""/>
      <w:lvlJc w:val="left"/>
      <w:pPr>
        <w:ind w:left="17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7" w:hanging="400"/>
      </w:pPr>
      <w:rPr>
        <w:rFonts w:ascii="Wingdings" w:hAnsi="Wingdings" w:hint="default"/>
      </w:rPr>
    </w:lvl>
  </w:abstractNum>
  <w:abstractNum w:abstractNumId="23" w15:restartNumberingAfterBreak="0">
    <w:nsid w:val="50434F82"/>
    <w:multiLevelType w:val="multilevel"/>
    <w:tmpl w:val="7C8226DE"/>
    <w:lvl w:ilvl="0">
      <w:start w:val="1"/>
      <w:numFmt w:val="decimal"/>
      <w:pStyle w:val="16"/>
      <w:lvlText w:val="참고 %1"/>
      <w:lvlJc w:val="left"/>
      <w:pPr>
        <w:tabs>
          <w:tab w:val="num" w:pos="740"/>
        </w:tabs>
        <w:ind w:left="740" w:hanging="740"/>
      </w:pPr>
      <w:rPr>
        <w:rFonts w:ascii="돋움" w:eastAsia="돋움" w:hAnsi="돋움" w:hint="eastAsia"/>
        <w:b/>
        <w:sz w:val="20"/>
      </w:rPr>
    </w:lvl>
    <w:lvl w:ilvl="1">
      <w:start w:val="1"/>
      <w:numFmt w:val="decimal"/>
      <w:pStyle w:val="25"/>
      <w:lvlText w:val="참고 %2"/>
      <w:lvlJc w:val="left"/>
      <w:pPr>
        <w:tabs>
          <w:tab w:val="num" w:pos="1020"/>
        </w:tabs>
        <w:ind w:left="1020" w:hanging="740"/>
      </w:pPr>
      <w:rPr>
        <w:rFonts w:ascii="돋움" w:eastAsia="돋움" w:hAnsi="돋움" w:hint="eastAsia"/>
        <w:b/>
        <w:sz w:val="20"/>
      </w:rPr>
    </w:lvl>
    <w:lvl w:ilvl="2">
      <w:start w:val="1"/>
      <w:numFmt w:val="decimal"/>
      <w:pStyle w:val="35"/>
      <w:lvlText w:val="참고 %3"/>
      <w:lvlJc w:val="left"/>
      <w:pPr>
        <w:tabs>
          <w:tab w:val="num" w:pos="1300"/>
        </w:tabs>
        <w:ind w:left="1300" w:hanging="740"/>
      </w:pPr>
      <w:rPr>
        <w:rFonts w:ascii="돋움" w:eastAsia="돋움" w:hAnsi="돋움" w:hint="eastAsia"/>
        <w:b/>
        <w:sz w:val="20"/>
      </w:rPr>
    </w:lvl>
    <w:lvl w:ilvl="3">
      <w:start w:val="1"/>
      <w:numFmt w:val="decimal"/>
      <w:pStyle w:val="44"/>
      <w:lvlText w:val="참고 %4"/>
      <w:lvlJc w:val="left"/>
      <w:pPr>
        <w:tabs>
          <w:tab w:val="num" w:pos="1580"/>
        </w:tabs>
        <w:ind w:left="1580" w:hanging="720"/>
      </w:pPr>
      <w:rPr>
        <w:rFonts w:ascii="돋움" w:eastAsia="돋움" w:hAnsi="돋움" w:hint="eastAsia"/>
        <w:b/>
        <w:sz w:val="20"/>
      </w:rPr>
    </w:lvl>
    <w:lvl w:ilvl="4">
      <w:start w:val="1"/>
      <w:numFmt w:val="decimal"/>
      <w:suff w:val="nothing"/>
      <w:lvlText w:val=""/>
      <w:lvlJc w:val="left"/>
      <w:pPr>
        <w:tabs>
          <w:tab w:val="num" w:pos="2778"/>
        </w:tabs>
        <w:ind w:left="2551" w:hanging="85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</w:abstractNum>
  <w:abstractNum w:abstractNumId="24" w15:restartNumberingAfterBreak="0">
    <w:nsid w:val="58C00566"/>
    <w:multiLevelType w:val="hybridMultilevel"/>
    <w:tmpl w:val="A3B4BD40"/>
    <w:lvl w:ilvl="0" w:tplc="F4ACF3BA">
      <w:start w:val="1"/>
      <w:numFmt w:val="bullet"/>
      <w:pStyle w:val="new2"/>
      <w:lvlText w:val="—"/>
      <w:lvlJc w:val="left"/>
      <w:pPr>
        <w:ind w:left="1368" w:hanging="400"/>
      </w:pPr>
      <w:rPr>
        <w:rFonts w:ascii="바탕" w:eastAsia="바탕" w:hAnsi="바탕" w:hint="eastAsia"/>
      </w:rPr>
    </w:lvl>
    <w:lvl w:ilvl="1" w:tplc="04090003" w:tentative="1">
      <w:start w:val="1"/>
      <w:numFmt w:val="bullet"/>
      <w:lvlText w:val=""/>
      <w:lvlJc w:val="left"/>
      <w:pPr>
        <w:ind w:left="176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8" w:hanging="400"/>
      </w:pPr>
      <w:rPr>
        <w:rFonts w:ascii="Wingdings" w:hAnsi="Wingdings" w:hint="default"/>
      </w:rPr>
    </w:lvl>
  </w:abstractNum>
  <w:abstractNum w:abstractNumId="25" w15:restartNumberingAfterBreak="0">
    <w:nsid w:val="596C5592"/>
    <w:multiLevelType w:val="multilevel"/>
    <w:tmpl w:val="2F7E7694"/>
    <w:lvl w:ilvl="0">
      <w:start w:val="1"/>
      <w:numFmt w:val="decimal"/>
      <w:pStyle w:val="17"/>
      <w:lvlText w:val="비고"/>
      <w:lvlJc w:val="left"/>
      <w:pPr>
        <w:tabs>
          <w:tab w:val="num" w:pos="560"/>
        </w:tabs>
        <w:ind w:left="560" w:hanging="560"/>
      </w:pPr>
      <w:rPr>
        <w:rFonts w:ascii="돋움" w:eastAsia="돋움" w:hAnsi="돋움" w:hint="eastAsia"/>
        <w:b/>
        <w:sz w:val="20"/>
      </w:rPr>
    </w:lvl>
    <w:lvl w:ilvl="1">
      <w:start w:val="1"/>
      <w:numFmt w:val="decimal"/>
      <w:pStyle w:val="26"/>
      <w:lvlText w:val="비고"/>
      <w:lvlJc w:val="left"/>
      <w:pPr>
        <w:tabs>
          <w:tab w:val="num" w:pos="860"/>
        </w:tabs>
        <w:ind w:left="860" w:hanging="580"/>
      </w:pPr>
      <w:rPr>
        <w:rFonts w:ascii="돋움" w:eastAsia="돋움" w:hAnsi="돋움" w:hint="eastAsia"/>
        <w:b/>
        <w:sz w:val="20"/>
      </w:rPr>
    </w:lvl>
    <w:lvl w:ilvl="2">
      <w:start w:val="1"/>
      <w:numFmt w:val="decimal"/>
      <w:pStyle w:val="36"/>
      <w:lvlText w:val="비고"/>
      <w:lvlJc w:val="left"/>
      <w:pPr>
        <w:tabs>
          <w:tab w:val="num" w:pos="1140"/>
        </w:tabs>
        <w:ind w:left="1140" w:hanging="580"/>
      </w:pPr>
      <w:rPr>
        <w:rFonts w:ascii="돋움" w:eastAsia="돋움" w:hAnsi="돋움" w:hint="eastAsia"/>
        <w:b/>
        <w:sz w:val="20"/>
      </w:rPr>
    </w:lvl>
    <w:lvl w:ilvl="3">
      <w:start w:val="1"/>
      <w:numFmt w:val="decimal"/>
      <w:pStyle w:val="45"/>
      <w:lvlText w:val="비고"/>
      <w:lvlJc w:val="left"/>
      <w:pPr>
        <w:tabs>
          <w:tab w:val="num" w:pos="1420"/>
        </w:tabs>
        <w:ind w:left="1420" w:hanging="560"/>
      </w:pPr>
      <w:rPr>
        <w:rFonts w:ascii="돋움" w:eastAsia="돋움" w:hAnsi="돋움" w:hint="eastAsia"/>
        <w:b/>
        <w:sz w:val="20"/>
      </w:rPr>
    </w:lvl>
    <w:lvl w:ilvl="4">
      <w:start w:val="1"/>
      <w:numFmt w:val="decimal"/>
      <w:suff w:val="nothing"/>
      <w:lvlText w:val=""/>
      <w:lvlJc w:val="left"/>
      <w:pPr>
        <w:tabs>
          <w:tab w:val="num" w:pos="2778"/>
        </w:tabs>
        <w:ind w:left="2551" w:hanging="85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</w:abstractNum>
  <w:abstractNum w:abstractNumId="26" w15:restartNumberingAfterBreak="0">
    <w:nsid w:val="6B2C5134"/>
    <w:multiLevelType w:val="multilevel"/>
    <w:tmpl w:val="7EFC0B5A"/>
    <w:lvl w:ilvl="0">
      <w:start w:val="1"/>
      <w:numFmt w:val="upperLetter"/>
      <w:pStyle w:val="KSDTA"/>
      <w:suff w:val="nothing"/>
      <w:lvlText w:val="부속서 %1"/>
      <w:lvlJc w:val="left"/>
      <w:pPr>
        <w:ind w:left="0" w:firstLine="0"/>
      </w:pPr>
      <w:rPr>
        <w:rFonts w:ascii="Arial" w:hAnsi="Arial" w:hint="default"/>
        <w:b/>
        <w:i w:val="0"/>
        <w:sz w:val="28"/>
        <w:lang w:val="en-US"/>
      </w:rPr>
    </w:lvl>
    <w:lvl w:ilvl="1">
      <w:start w:val="1"/>
      <w:numFmt w:val="decimal"/>
      <w:pStyle w:val="KSDTA1"/>
      <w:lvlText w:val="%1.%2 "/>
      <w:lvlJc w:val="left"/>
      <w:pPr>
        <w:tabs>
          <w:tab w:val="num" w:pos="851"/>
        </w:tabs>
        <w:ind w:left="851" w:firstLine="0"/>
      </w:pPr>
      <w:rPr>
        <w:rFonts w:hint="eastAsia"/>
        <w:b/>
        <w:i w:val="0"/>
      </w:rPr>
    </w:lvl>
    <w:lvl w:ilvl="2">
      <w:start w:val="1"/>
      <w:numFmt w:val="decimal"/>
      <w:pStyle w:val="KSDTA11"/>
      <w:lvlText w:val="%1.%2.%3 "/>
      <w:lvlJc w:val="left"/>
      <w:pPr>
        <w:tabs>
          <w:tab w:val="num" w:pos="0"/>
        </w:tabs>
        <w:ind w:left="0" w:firstLine="0"/>
      </w:pPr>
      <w:rPr>
        <w:rFonts w:hint="eastAsia"/>
        <w:b/>
        <w:i w:val="0"/>
      </w:rPr>
    </w:lvl>
    <w:lvl w:ilvl="3">
      <w:start w:val="1"/>
      <w:numFmt w:val="decimal"/>
      <w:pStyle w:val="KSDTA111"/>
      <w:lvlText w:val="%1.%2.%3.%4 "/>
      <w:lvlJc w:val="left"/>
      <w:pPr>
        <w:tabs>
          <w:tab w:val="num" w:pos="0"/>
        </w:tabs>
        <w:ind w:left="0" w:firstLine="0"/>
      </w:pPr>
      <w:rPr>
        <w:rFonts w:hint="eastAsia"/>
        <w:b/>
        <w:i w:val="0"/>
      </w:rPr>
    </w:lvl>
    <w:lvl w:ilvl="4">
      <w:start w:val="1"/>
      <w:numFmt w:val="decimal"/>
      <w:pStyle w:val="KSDTA1111"/>
      <w:lvlText w:val="%1.%2.%3.%4.%5 "/>
      <w:lvlJc w:val="left"/>
      <w:pPr>
        <w:tabs>
          <w:tab w:val="num" w:pos="0"/>
        </w:tabs>
        <w:ind w:left="0" w:firstLine="0"/>
      </w:pPr>
      <w:rPr>
        <w:rFonts w:hint="eastAsia"/>
        <w:b/>
        <w:i w:val="0"/>
      </w:rPr>
    </w:lvl>
    <w:lvl w:ilvl="5">
      <w:start w:val="1"/>
      <w:numFmt w:val="decimal"/>
      <w:pStyle w:val="KSDTA11111"/>
      <w:lvlText w:val="%1.%2.%3.%4.%5.%6 "/>
      <w:lvlJc w:val="left"/>
      <w:pPr>
        <w:tabs>
          <w:tab w:val="num" w:pos="0"/>
        </w:tabs>
        <w:ind w:left="0" w:firstLine="0"/>
      </w:pPr>
      <w:rPr>
        <w:rFonts w:hint="eastAsia"/>
        <w:b/>
        <w:i w:val="0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0"/>
      </w:pPr>
      <w:rPr>
        <w:rFonts w:hint="eastAsia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eastAsia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eastAsia"/>
      </w:rPr>
    </w:lvl>
  </w:abstractNum>
  <w:num w:numId="1" w16cid:durableId="455753126">
    <w:abstractNumId w:val="5"/>
  </w:num>
  <w:num w:numId="2" w16cid:durableId="1916935577">
    <w:abstractNumId w:val="3"/>
  </w:num>
  <w:num w:numId="3" w16cid:durableId="1550461455">
    <w:abstractNumId w:val="2"/>
  </w:num>
  <w:num w:numId="4" w16cid:durableId="119879745">
    <w:abstractNumId w:val="4"/>
  </w:num>
  <w:num w:numId="5" w16cid:durableId="1234436163">
    <w:abstractNumId w:val="1"/>
  </w:num>
  <w:num w:numId="6" w16cid:durableId="301354342">
    <w:abstractNumId w:val="0"/>
  </w:num>
  <w:num w:numId="7" w16cid:durableId="914436560">
    <w:abstractNumId w:val="19"/>
  </w:num>
  <w:num w:numId="8" w16cid:durableId="379135133">
    <w:abstractNumId w:val="24"/>
  </w:num>
  <w:num w:numId="9" w16cid:durableId="1206211416">
    <w:abstractNumId w:val="22"/>
  </w:num>
  <w:num w:numId="10" w16cid:durableId="862279440">
    <w:abstractNumId w:val="17"/>
  </w:num>
  <w:num w:numId="11" w16cid:durableId="436953386">
    <w:abstractNumId w:val="8"/>
  </w:num>
  <w:num w:numId="12" w16cid:durableId="1992059026">
    <w:abstractNumId w:val="10"/>
  </w:num>
  <w:num w:numId="13" w16cid:durableId="434329590">
    <w:abstractNumId w:val="26"/>
  </w:num>
  <w:num w:numId="14" w16cid:durableId="1767144269">
    <w:abstractNumId w:val="14"/>
  </w:num>
  <w:num w:numId="15" w16cid:durableId="882985366">
    <w:abstractNumId w:val="18"/>
  </w:num>
  <w:num w:numId="16" w16cid:durableId="1130854386">
    <w:abstractNumId w:val="7"/>
  </w:num>
  <w:num w:numId="17" w16cid:durableId="213784568">
    <w:abstractNumId w:val="13"/>
  </w:num>
  <w:num w:numId="18" w16cid:durableId="1949433899">
    <w:abstractNumId w:val="25"/>
  </w:num>
  <w:num w:numId="19" w16cid:durableId="1486168138">
    <w:abstractNumId w:val="16"/>
  </w:num>
  <w:num w:numId="20" w16cid:durableId="1335495287">
    <w:abstractNumId w:val="11"/>
  </w:num>
  <w:num w:numId="21" w16cid:durableId="68502829">
    <w:abstractNumId w:val="23"/>
  </w:num>
  <w:num w:numId="22" w16cid:durableId="1040788484">
    <w:abstractNumId w:val="21"/>
  </w:num>
  <w:num w:numId="23" w16cid:durableId="1200364460">
    <w:abstractNumId w:val="20"/>
  </w:num>
  <w:num w:numId="24" w16cid:durableId="921376176">
    <w:abstractNumId w:val="15"/>
  </w:num>
  <w:num w:numId="25" w16cid:durableId="686030905">
    <w:abstractNumId w:val="12"/>
  </w:num>
  <w:num w:numId="26" w16cid:durableId="1285769812">
    <w:abstractNumId w:val="9"/>
  </w:num>
  <w:num w:numId="27" w16cid:durableId="848523952">
    <w:abstractNumId w:val="6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899"/>
    <w:rsid w:val="000139DB"/>
    <w:rsid w:val="000162A4"/>
    <w:rsid w:val="0002119E"/>
    <w:rsid w:val="00021608"/>
    <w:rsid w:val="00025EF4"/>
    <w:rsid w:val="00033092"/>
    <w:rsid w:val="00034616"/>
    <w:rsid w:val="00045C8F"/>
    <w:rsid w:val="0006063C"/>
    <w:rsid w:val="00060827"/>
    <w:rsid w:val="00074185"/>
    <w:rsid w:val="000A2659"/>
    <w:rsid w:val="000A4A4B"/>
    <w:rsid w:val="000C2166"/>
    <w:rsid w:val="000C351B"/>
    <w:rsid w:val="000C568E"/>
    <w:rsid w:val="000C7786"/>
    <w:rsid w:val="000E44BD"/>
    <w:rsid w:val="000F0DF3"/>
    <w:rsid w:val="000F2BA5"/>
    <w:rsid w:val="000F31CA"/>
    <w:rsid w:val="000F4230"/>
    <w:rsid w:val="000F75F0"/>
    <w:rsid w:val="001020F3"/>
    <w:rsid w:val="0010783A"/>
    <w:rsid w:val="00124E25"/>
    <w:rsid w:val="00130D5F"/>
    <w:rsid w:val="0014460D"/>
    <w:rsid w:val="0015074B"/>
    <w:rsid w:val="00155874"/>
    <w:rsid w:val="00167C28"/>
    <w:rsid w:val="00182FD1"/>
    <w:rsid w:val="00184F8B"/>
    <w:rsid w:val="00187626"/>
    <w:rsid w:val="001A42CA"/>
    <w:rsid w:val="001B6AC1"/>
    <w:rsid w:val="001B7651"/>
    <w:rsid w:val="001C0DCB"/>
    <w:rsid w:val="001C0ED8"/>
    <w:rsid w:val="001C110C"/>
    <w:rsid w:val="001C3ED4"/>
    <w:rsid w:val="001C41B9"/>
    <w:rsid w:val="001D1BF9"/>
    <w:rsid w:val="001D72F8"/>
    <w:rsid w:val="001E00AB"/>
    <w:rsid w:val="001E183C"/>
    <w:rsid w:val="001E3CB1"/>
    <w:rsid w:val="001F0AD4"/>
    <w:rsid w:val="001F16E4"/>
    <w:rsid w:val="0020481D"/>
    <w:rsid w:val="00211995"/>
    <w:rsid w:val="002216E1"/>
    <w:rsid w:val="00222641"/>
    <w:rsid w:val="002412CF"/>
    <w:rsid w:val="00244FAF"/>
    <w:rsid w:val="00245EBC"/>
    <w:rsid w:val="0027341D"/>
    <w:rsid w:val="002778BA"/>
    <w:rsid w:val="00284BCF"/>
    <w:rsid w:val="0029639D"/>
    <w:rsid w:val="002B08C7"/>
    <w:rsid w:val="002B22F7"/>
    <w:rsid w:val="002C0BBB"/>
    <w:rsid w:val="002C14C9"/>
    <w:rsid w:val="002C1C11"/>
    <w:rsid w:val="002C2901"/>
    <w:rsid w:val="002C4587"/>
    <w:rsid w:val="002C6575"/>
    <w:rsid w:val="002E19EB"/>
    <w:rsid w:val="002F6869"/>
    <w:rsid w:val="002F750B"/>
    <w:rsid w:val="003025F9"/>
    <w:rsid w:val="003037E1"/>
    <w:rsid w:val="003066F3"/>
    <w:rsid w:val="00312E6A"/>
    <w:rsid w:val="003130E3"/>
    <w:rsid w:val="003168E1"/>
    <w:rsid w:val="00326F90"/>
    <w:rsid w:val="003310AB"/>
    <w:rsid w:val="00337243"/>
    <w:rsid w:val="00344392"/>
    <w:rsid w:val="003605F8"/>
    <w:rsid w:val="00397C4C"/>
    <w:rsid w:val="003A4EAD"/>
    <w:rsid w:val="003A5040"/>
    <w:rsid w:val="003B08B2"/>
    <w:rsid w:val="003B107D"/>
    <w:rsid w:val="003D0237"/>
    <w:rsid w:val="003D40BB"/>
    <w:rsid w:val="003E7279"/>
    <w:rsid w:val="003F011C"/>
    <w:rsid w:val="003F02F1"/>
    <w:rsid w:val="003F374E"/>
    <w:rsid w:val="00411E80"/>
    <w:rsid w:val="004121C5"/>
    <w:rsid w:val="00414B43"/>
    <w:rsid w:val="004339C7"/>
    <w:rsid w:val="00433A62"/>
    <w:rsid w:val="004341BC"/>
    <w:rsid w:val="00446B9B"/>
    <w:rsid w:val="004616DE"/>
    <w:rsid w:val="00470F18"/>
    <w:rsid w:val="00472462"/>
    <w:rsid w:val="00480FE8"/>
    <w:rsid w:val="004826CD"/>
    <w:rsid w:val="00492383"/>
    <w:rsid w:val="00493131"/>
    <w:rsid w:val="00496167"/>
    <w:rsid w:val="004A7F3E"/>
    <w:rsid w:val="004B7835"/>
    <w:rsid w:val="004C2883"/>
    <w:rsid w:val="004D498E"/>
    <w:rsid w:val="004E76DC"/>
    <w:rsid w:val="004F0EC1"/>
    <w:rsid w:val="004F47B7"/>
    <w:rsid w:val="004F6A24"/>
    <w:rsid w:val="005012AB"/>
    <w:rsid w:val="00504D31"/>
    <w:rsid w:val="005076EB"/>
    <w:rsid w:val="00511D4D"/>
    <w:rsid w:val="00520929"/>
    <w:rsid w:val="00521E1A"/>
    <w:rsid w:val="0052270E"/>
    <w:rsid w:val="00524F0C"/>
    <w:rsid w:val="005336E0"/>
    <w:rsid w:val="00537041"/>
    <w:rsid w:val="00547563"/>
    <w:rsid w:val="0055510C"/>
    <w:rsid w:val="00555979"/>
    <w:rsid w:val="005564D2"/>
    <w:rsid w:val="00561736"/>
    <w:rsid w:val="005847A8"/>
    <w:rsid w:val="0058579F"/>
    <w:rsid w:val="00587F51"/>
    <w:rsid w:val="00592F1D"/>
    <w:rsid w:val="00593452"/>
    <w:rsid w:val="005B398F"/>
    <w:rsid w:val="005C0B45"/>
    <w:rsid w:val="005C1074"/>
    <w:rsid w:val="005C31D1"/>
    <w:rsid w:val="005D6A7F"/>
    <w:rsid w:val="005F70B4"/>
    <w:rsid w:val="005F7373"/>
    <w:rsid w:val="0060497D"/>
    <w:rsid w:val="00612762"/>
    <w:rsid w:val="006150FF"/>
    <w:rsid w:val="0062290A"/>
    <w:rsid w:val="00640AAA"/>
    <w:rsid w:val="00641F93"/>
    <w:rsid w:val="006430F8"/>
    <w:rsid w:val="0064389C"/>
    <w:rsid w:val="006565C3"/>
    <w:rsid w:val="00684146"/>
    <w:rsid w:val="006A06DB"/>
    <w:rsid w:val="006A1B9B"/>
    <w:rsid w:val="006B6812"/>
    <w:rsid w:val="006C750D"/>
    <w:rsid w:val="006D32D1"/>
    <w:rsid w:val="006D6679"/>
    <w:rsid w:val="006D6C87"/>
    <w:rsid w:val="006E35EB"/>
    <w:rsid w:val="00700417"/>
    <w:rsid w:val="007042E6"/>
    <w:rsid w:val="00704710"/>
    <w:rsid w:val="00707695"/>
    <w:rsid w:val="00730ECD"/>
    <w:rsid w:val="00731016"/>
    <w:rsid w:val="007445B8"/>
    <w:rsid w:val="00744BDC"/>
    <w:rsid w:val="00750FF3"/>
    <w:rsid w:val="00763300"/>
    <w:rsid w:val="0077199D"/>
    <w:rsid w:val="00774362"/>
    <w:rsid w:val="00780693"/>
    <w:rsid w:val="007963DC"/>
    <w:rsid w:val="00796A58"/>
    <w:rsid w:val="007B1B9F"/>
    <w:rsid w:val="007B2C80"/>
    <w:rsid w:val="007D1E17"/>
    <w:rsid w:val="007D1F17"/>
    <w:rsid w:val="007E0B43"/>
    <w:rsid w:val="007E3FBA"/>
    <w:rsid w:val="007F4F3D"/>
    <w:rsid w:val="0080702C"/>
    <w:rsid w:val="00814969"/>
    <w:rsid w:val="00831466"/>
    <w:rsid w:val="0083175E"/>
    <w:rsid w:val="00852F36"/>
    <w:rsid w:val="0086572D"/>
    <w:rsid w:val="00872B5C"/>
    <w:rsid w:val="00885B4F"/>
    <w:rsid w:val="00886D3F"/>
    <w:rsid w:val="0089043B"/>
    <w:rsid w:val="008904CC"/>
    <w:rsid w:val="0089600E"/>
    <w:rsid w:val="00896D43"/>
    <w:rsid w:val="008A6FF9"/>
    <w:rsid w:val="008D4BB2"/>
    <w:rsid w:val="008E372F"/>
    <w:rsid w:val="008F63A2"/>
    <w:rsid w:val="009028FA"/>
    <w:rsid w:val="00920576"/>
    <w:rsid w:val="009419F6"/>
    <w:rsid w:val="0094418C"/>
    <w:rsid w:val="00956CBA"/>
    <w:rsid w:val="00957FA1"/>
    <w:rsid w:val="00973B8D"/>
    <w:rsid w:val="00980BCF"/>
    <w:rsid w:val="00981DF6"/>
    <w:rsid w:val="00984902"/>
    <w:rsid w:val="00987017"/>
    <w:rsid w:val="0099625B"/>
    <w:rsid w:val="009A38F5"/>
    <w:rsid w:val="009A629F"/>
    <w:rsid w:val="009A7D57"/>
    <w:rsid w:val="009A7EDA"/>
    <w:rsid w:val="009B547A"/>
    <w:rsid w:val="009B5C39"/>
    <w:rsid w:val="009B7FB5"/>
    <w:rsid w:val="009D3988"/>
    <w:rsid w:val="009E3EA3"/>
    <w:rsid w:val="009E5B16"/>
    <w:rsid w:val="009E71C1"/>
    <w:rsid w:val="009F2732"/>
    <w:rsid w:val="009F6053"/>
    <w:rsid w:val="009F6434"/>
    <w:rsid w:val="00A001CA"/>
    <w:rsid w:val="00A02A09"/>
    <w:rsid w:val="00A034B5"/>
    <w:rsid w:val="00A05DE3"/>
    <w:rsid w:val="00A13516"/>
    <w:rsid w:val="00A36C71"/>
    <w:rsid w:val="00A54D12"/>
    <w:rsid w:val="00A565C7"/>
    <w:rsid w:val="00A57B1F"/>
    <w:rsid w:val="00A57DC2"/>
    <w:rsid w:val="00A60F4A"/>
    <w:rsid w:val="00A6518E"/>
    <w:rsid w:val="00A6576F"/>
    <w:rsid w:val="00A76275"/>
    <w:rsid w:val="00A77E3A"/>
    <w:rsid w:val="00A8154E"/>
    <w:rsid w:val="00A83B5C"/>
    <w:rsid w:val="00A85089"/>
    <w:rsid w:val="00A867B0"/>
    <w:rsid w:val="00AA0391"/>
    <w:rsid w:val="00AA1D8D"/>
    <w:rsid w:val="00AB4097"/>
    <w:rsid w:val="00AC17F2"/>
    <w:rsid w:val="00AC3354"/>
    <w:rsid w:val="00AD2718"/>
    <w:rsid w:val="00AD69FD"/>
    <w:rsid w:val="00AE6C8C"/>
    <w:rsid w:val="00AF2310"/>
    <w:rsid w:val="00AF2E67"/>
    <w:rsid w:val="00B14CB1"/>
    <w:rsid w:val="00B355C5"/>
    <w:rsid w:val="00B4288B"/>
    <w:rsid w:val="00B42CC5"/>
    <w:rsid w:val="00B4382B"/>
    <w:rsid w:val="00B446EE"/>
    <w:rsid w:val="00B47730"/>
    <w:rsid w:val="00B55077"/>
    <w:rsid w:val="00B61FE1"/>
    <w:rsid w:val="00B7295F"/>
    <w:rsid w:val="00B75CE3"/>
    <w:rsid w:val="00B972BA"/>
    <w:rsid w:val="00BA01FD"/>
    <w:rsid w:val="00BA352A"/>
    <w:rsid w:val="00BB07A9"/>
    <w:rsid w:val="00BB78DD"/>
    <w:rsid w:val="00BC703F"/>
    <w:rsid w:val="00BD0DF4"/>
    <w:rsid w:val="00BD1B32"/>
    <w:rsid w:val="00BE6C61"/>
    <w:rsid w:val="00BF38EB"/>
    <w:rsid w:val="00BF73D0"/>
    <w:rsid w:val="00C065BE"/>
    <w:rsid w:val="00C13D68"/>
    <w:rsid w:val="00C21B77"/>
    <w:rsid w:val="00C23D3E"/>
    <w:rsid w:val="00C277D6"/>
    <w:rsid w:val="00C33FBA"/>
    <w:rsid w:val="00C4417A"/>
    <w:rsid w:val="00C4658E"/>
    <w:rsid w:val="00C50E31"/>
    <w:rsid w:val="00C50F36"/>
    <w:rsid w:val="00C53DB3"/>
    <w:rsid w:val="00C72A0E"/>
    <w:rsid w:val="00C757DF"/>
    <w:rsid w:val="00C94628"/>
    <w:rsid w:val="00C9590F"/>
    <w:rsid w:val="00C97778"/>
    <w:rsid w:val="00C97C3F"/>
    <w:rsid w:val="00CB0664"/>
    <w:rsid w:val="00CB2545"/>
    <w:rsid w:val="00CC06B4"/>
    <w:rsid w:val="00CE0856"/>
    <w:rsid w:val="00CE2CF1"/>
    <w:rsid w:val="00CE7B3B"/>
    <w:rsid w:val="00CF13D7"/>
    <w:rsid w:val="00CF45A3"/>
    <w:rsid w:val="00D0438D"/>
    <w:rsid w:val="00D22CC1"/>
    <w:rsid w:val="00D265ED"/>
    <w:rsid w:val="00D450CD"/>
    <w:rsid w:val="00D47A47"/>
    <w:rsid w:val="00D540DD"/>
    <w:rsid w:val="00D74F2B"/>
    <w:rsid w:val="00D76B14"/>
    <w:rsid w:val="00D85781"/>
    <w:rsid w:val="00D907B6"/>
    <w:rsid w:val="00D957CF"/>
    <w:rsid w:val="00D96B55"/>
    <w:rsid w:val="00D978C0"/>
    <w:rsid w:val="00DA4803"/>
    <w:rsid w:val="00DA569C"/>
    <w:rsid w:val="00DA70A0"/>
    <w:rsid w:val="00DB0796"/>
    <w:rsid w:val="00DB5323"/>
    <w:rsid w:val="00DD655F"/>
    <w:rsid w:val="00DD693E"/>
    <w:rsid w:val="00DE385F"/>
    <w:rsid w:val="00DF21FB"/>
    <w:rsid w:val="00DF3ED6"/>
    <w:rsid w:val="00DF7F89"/>
    <w:rsid w:val="00E14A6B"/>
    <w:rsid w:val="00E22D5A"/>
    <w:rsid w:val="00E22E11"/>
    <w:rsid w:val="00E255B7"/>
    <w:rsid w:val="00E25937"/>
    <w:rsid w:val="00E27AAB"/>
    <w:rsid w:val="00E31474"/>
    <w:rsid w:val="00E33B85"/>
    <w:rsid w:val="00E40639"/>
    <w:rsid w:val="00E43C25"/>
    <w:rsid w:val="00E456FA"/>
    <w:rsid w:val="00E50354"/>
    <w:rsid w:val="00E51F9C"/>
    <w:rsid w:val="00E5797F"/>
    <w:rsid w:val="00E665D7"/>
    <w:rsid w:val="00E8586B"/>
    <w:rsid w:val="00EA1610"/>
    <w:rsid w:val="00EA4B32"/>
    <w:rsid w:val="00EA5C08"/>
    <w:rsid w:val="00EA5F9A"/>
    <w:rsid w:val="00EA7737"/>
    <w:rsid w:val="00EB49A8"/>
    <w:rsid w:val="00EB53D9"/>
    <w:rsid w:val="00EC59AC"/>
    <w:rsid w:val="00F102B1"/>
    <w:rsid w:val="00F105C9"/>
    <w:rsid w:val="00F143BF"/>
    <w:rsid w:val="00F15BC4"/>
    <w:rsid w:val="00F232F7"/>
    <w:rsid w:val="00F4201D"/>
    <w:rsid w:val="00F455B5"/>
    <w:rsid w:val="00F52FDB"/>
    <w:rsid w:val="00F56C70"/>
    <w:rsid w:val="00F76D88"/>
    <w:rsid w:val="00F808F9"/>
    <w:rsid w:val="00F86EE6"/>
    <w:rsid w:val="00F87FA2"/>
    <w:rsid w:val="00F94E8E"/>
    <w:rsid w:val="00F965E7"/>
    <w:rsid w:val="00F97821"/>
    <w:rsid w:val="00F97D63"/>
    <w:rsid w:val="00FA4FC4"/>
    <w:rsid w:val="00FA571C"/>
    <w:rsid w:val="00FB1E95"/>
    <w:rsid w:val="00FB2B78"/>
    <w:rsid w:val="00FB3402"/>
    <w:rsid w:val="00FC2DB9"/>
    <w:rsid w:val="00FC693F"/>
    <w:rsid w:val="00FC6C3B"/>
    <w:rsid w:val="00FF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5C789FC"/>
  <w14:defaultImageDpi w14:val="330"/>
  <w15:docId w15:val="{3EEB6295-29A7-47FB-85AA-552824593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FC693F"/>
    <w:pPr>
      <w:spacing w:after="80" w:line="300" w:lineRule="auto"/>
      <w:jc w:val="both"/>
    </w:pPr>
    <w:rPr>
      <w:rFonts w:ascii="Arial" w:eastAsia="바탕" w:hAnsi="Arial" w:cs="Arial"/>
      <w:sz w:val="20"/>
    </w:rPr>
  </w:style>
  <w:style w:type="paragraph" w:styleId="18">
    <w:name w:val="heading 1"/>
    <w:aliases w:val="[KSDT] 조항 1,[KSDT] 조항 1 + 왼쪽,[ksdt] 조항 1,heading 1,h1,1"/>
    <w:basedOn w:val="a4"/>
    <w:next w:val="a4"/>
    <w:link w:val="1Char"/>
    <w:qFormat/>
    <w:rsid w:val="00FC693F"/>
    <w:pPr>
      <w:keepNext/>
      <w:keepLines/>
      <w:spacing w:before="280" w:after="120"/>
      <w:jc w:val="left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paragraph" w:styleId="27">
    <w:name w:val="heading 2"/>
    <w:aliases w:val="[KSDT] 조항 1.1,표지 회색 심볼,[ksdt] 조항 1.1,h2,2,L2"/>
    <w:basedOn w:val="a4"/>
    <w:next w:val="a4"/>
    <w:link w:val="2Char"/>
    <w:unhideWhenUsed/>
    <w:qFormat/>
    <w:rsid w:val="00FC693F"/>
    <w:pPr>
      <w:keepNext/>
      <w:keepLines/>
      <w:spacing w:before="200"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7">
    <w:name w:val="heading 3"/>
    <w:aliases w:val="[KSDT] 조항 1.1.1,앞표지,[ksdt] 조항 1.1.1,앞표지제목,h3,3"/>
    <w:basedOn w:val="a4"/>
    <w:next w:val="a4"/>
    <w:link w:val="3Char"/>
    <w:unhideWhenUsed/>
    <w:qFormat/>
    <w:rsid w:val="00FC693F"/>
    <w:pPr>
      <w:keepNext/>
      <w:keepLines/>
      <w:spacing w:before="200" w:after="12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6">
    <w:name w:val="heading 4"/>
    <w:aliases w:val="[KSDT] 조항 1.1.1.1,no use 4,h4,4"/>
    <w:basedOn w:val="a4"/>
    <w:next w:val="a4"/>
    <w:link w:val="4Char"/>
    <w:unhideWhenUsed/>
    <w:qFormat/>
    <w:rsid w:val="00FC693F"/>
    <w:pPr>
      <w:keepNext/>
      <w:keepLines/>
      <w:spacing w:before="200" w:after="120"/>
      <w:jc w:val="left"/>
      <w:outlineLvl w:val="3"/>
    </w:pPr>
    <w:rPr>
      <w:rFonts w:asciiTheme="majorHAnsi" w:eastAsiaTheme="majorEastAsia" w:hAnsiTheme="majorHAnsi" w:cstheme="majorBidi"/>
      <w:b/>
      <w:bCs/>
      <w:iCs/>
      <w:color w:val="000000"/>
    </w:rPr>
  </w:style>
  <w:style w:type="paragraph" w:styleId="50">
    <w:name w:val="heading 5"/>
    <w:aliases w:val="[KSDT] 조항 1.1.1.1.1,no use 5,h5"/>
    <w:basedOn w:val="a4"/>
    <w:next w:val="a4"/>
    <w:link w:val="5Char"/>
    <w:unhideWhenUsed/>
    <w:qFormat/>
    <w:rsid w:val="00FC693F"/>
    <w:pPr>
      <w:keepNext/>
      <w:keepLines/>
      <w:spacing w:before="200" w:after="120"/>
      <w:jc w:val="left"/>
      <w:outlineLvl w:val="4"/>
    </w:pPr>
    <w:rPr>
      <w:rFonts w:asciiTheme="majorHAnsi" w:eastAsiaTheme="majorEastAsia" w:hAnsiTheme="majorHAnsi" w:cstheme="majorBidi"/>
      <w:b/>
      <w:color w:val="000000"/>
    </w:rPr>
  </w:style>
  <w:style w:type="paragraph" w:styleId="6">
    <w:name w:val="heading 6"/>
    <w:aliases w:val="[KSDT] 조항 1.1.1.1.1.1,no use 6,h6"/>
    <w:basedOn w:val="a4"/>
    <w:next w:val="a4"/>
    <w:link w:val="6Char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4"/>
    <w:next w:val="a4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4"/>
    <w:next w:val="a4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4"/>
    <w:next w:val="a4"/>
    <w:link w:val="9Char"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header"/>
    <w:basedOn w:val="a4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5"/>
    <w:link w:val="a8"/>
    <w:uiPriority w:val="99"/>
    <w:rsid w:val="00E618BF"/>
  </w:style>
  <w:style w:type="paragraph" w:styleId="a9">
    <w:name w:val="footer"/>
    <w:basedOn w:val="a4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5"/>
    <w:link w:val="a9"/>
    <w:uiPriority w:val="99"/>
    <w:rsid w:val="00E618BF"/>
  </w:style>
  <w:style w:type="paragraph" w:styleId="aa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aliases w:val="[KSDT] 조항 1 Char,[KSDT] 조항 1 + 왼쪽 Char,[ksdt] 조항 1 Char,heading 1 Char,h1 Char,1 Char"/>
    <w:basedOn w:val="a5"/>
    <w:link w:val="18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aliases w:val="[KSDT] 조항 1.1 Char,표지 회색 심볼 Char,[ksdt] 조항 1.1 Char,h2 Char,2 Char,L2 Char"/>
    <w:basedOn w:val="a5"/>
    <w:link w:val="27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aliases w:val="[KSDT] 조항 1.1.1 Char,앞표지 Char,[ksdt] 조항 1.1.1 Char,앞표지제목 Char,h3 Char,3 Char"/>
    <w:basedOn w:val="a5"/>
    <w:link w:val="37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4"/>
    <w:next w:val="a4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5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4"/>
    <w:next w:val="a4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5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4"/>
    <w:link w:val="Char3"/>
    <w:uiPriority w:val="34"/>
    <w:qFormat/>
    <w:rsid w:val="00FC693F"/>
    <w:pPr>
      <w:ind w:left="720"/>
      <w:contextualSpacing/>
    </w:pPr>
  </w:style>
  <w:style w:type="paragraph" w:styleId="ae">
    <w:name w:val="Body Text"/>
    <w:basedOn w:val="a4"/>
    <w:link w:val="Char4"/>
    <w:uiPriority w:val="1"/>
    <w:unhideWhenUsed/>
    <w:qFormat/>
    <w:rsid w:val="00AA1D8D"/>
    <w:pPr>
      <w:spacing w:after="120"/>
    </w:pPr>
  </w:style>
  <w:style w:type="character" w:customStyle="1" w:styleId="Char4">
    <w:name w:val="본문 Char"/>
    <w:basedOn w:val="a5"/>
    <w:link w:val="ae"/>
    <w:uiPriority w:val="1"/>
    <w:rsid w:val="00AA1D8D"/>
  </w:style>
  <w:style w:type="paragraph" w:styleId="28">
    <w:name w:val="Body Text 2"/>
    <w:basedOn w:val="a4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5"/>
    <w:link w:val="28"/>
    <w:uiPriority w:val="99"/>
    <w:rsid w:val="00AA1D8D"/>
  </w:style>
  <w:style w:type="paragraph" w:styleId="38">
    <w:name w:val="Body Text 3"/>
    <w:basedOn w:val="a4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5"/>
    <w:link w:val="38"/>
    <w:uiPriority w:val="99"/>
    <w:rsid w:val="00AA1D8D"/>
    <w:rPr>
      <w:sz w:val="16"/>
      <w:szCs w:val="16"/>
    </w:rPr>
  </w:style>
  <w:style w:type="paragraph" w:styleId="af">
    <w:name w:val="List"/>
    <w:basedOn w:val="a4"/>
    <w:unhideWhenUsed/>
    <w:rsid w:val="00AA1D8D"/>
    <w:pPr>
      <w:ind w:left="360" w:hanging="360"/>
      <w:contextualSpacing/>
    </w:pPr>
  </w:style>
  <w:style w:type="paragraph" w:styleId="29">
    <w:name w:val="List 2"/>
    <w:basedOn w:val="a4"/>
    <w:unhideWhenUsed/>
    <w:rsid w:val="00326F90"/>
    <w:pPr>
      <w:ind w:left="720" w:hanging="360"/>
      <w:contextualSpacing/>
    </w:pPr>
  </w:style>
  <w:style w:type="paragraph" w:styleId="39">
    <w:name w:val="List 3"/>
    <w:basedOn w:val="a4"/>
    <w:unhideWhenUsed/>
    <w:rsid w:val="00326F90"/>
    <w:pPr>
      <w:ind w:left="1080" w:hanging="360"/>
      <w:contextualSpacing/>
    </w:pPr>
  </w:style>
  <w:style w:type="paragraph" w:styleId="a0">
    <w:name w:val="List Bullet"/>
    <w:basedOn w:val="a4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4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4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4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4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4"/>
    <w:unhideWhenUsed/>
    <w:rsid w:val="0029639D"/>
    <w:pPr>
      <w:numPr>
        <w:numId w:val="6"/>
      </w:numPr>
      <w:contextualSpacing/>
    </w:pPr>
  </w:style>
  <w:style w:type="paragraph" w:styleId="af0">
    <w:name w:val="List Continue"/>
    <w:basedOn w:val="a4"/>
    <w:uiPriority w:val="99"/>
    <w:unhideWhenUsed/>
    <w:rsid w:val="0029639D"/>
    <w:pPr>
      <w:spacing w:after="120"/>
      <w:ind w:left="360"/>
      <w:contextualSpacing/>
    </w:pPr>
  </w:style>
  <w:style w:type="paragraph" w:styleId="2a">
    <w:name w:val="List Continue 2"/>
    <w:basedOn w:val="a4"/>
    <w:uiPriority w:val="99"/>
    <w:unhideWhenUsed/>
    <w:rsid w:val="0029639D"/>
    <w:pPr>
      <w:spacing w:after="120"/>
      <w:ind w:left="720"/>
      <w:contextualSpacing/>
    </w:pPr>
  </w:style>
  <w:style w:type="paragraph" w:styleId="3a">
    <w:name w:val="List Continue 3"/>
    <w:basedOn w:val="a4"/>
    <w:uiPriority w:val="99"/>
    <w:unhideWhenUsed/>
    <w:rsid w:val="0029639D"/>
    <w:pPr>
      <w:spacing w:after="120"/>
      <w:ind w:left="1080"/>
      <w:contextualSpacing/>
    </w:pPr>
  </w:style>
  <w:style w:type="paragraph" w:styleId="af1">
    <w:name w:val="macro"/>
    <w:link w:val="Char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5">
    <w:name w:val="매크로 텍스트 Char"/>
    <w:basedOn w:val="a5"/>
    <w:link w:val="af1"/>
    <w:uiPriority w:val="99"/>
    <w:rsid w:val="0029639D"/>
    <w:rPr>
      <w:rFonts w:ascii="Courier" w:hAnsi="Courier"/>
      <w:sz w:val="20"/>
      <w:szCs w:val="20"/>
    </w:rPr>
  </w:style>
  <w:style w:type="paragraph" w:styleId="af2">
    <w:name w:val="Quote"/>
    <w:basedOn w:val="a4"/>
    <w:next w:val="a4"/>
    <w:link w:val="Char6"/>
    <w:uiPriority w:val="29"/>
    <w:qFormat/>
    <w:rsid w:val="00FC693F"/>
    <w:rPr>
      <w:i/>
      <w:iCs/>
      <w:color w:val="000000" w:themeColor="text1"/>
    </w:rPr>
  </w:style>
  <w:style w:type="character" w:customStyle="1" w:styleId="Char6">
    <w:name w:val="인용 Char"/>
    <w:basedOn w:val="a5"/>
    <w:link w:val="af2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aliases w:val="[KSDT] 조항 1.1.1.1 Char,no use 4 Char,h4 Char,4 Char"/>
    <w:basedOn w:val="a5"/>
    <w:link w:val="46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aliases w:val="[KSDT] 조항 1.1.1.1.1 Char,no use 5 Char,h5 Char"/>
    <w:basedOn w:val="a5"/>
    <w:link w:val="50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aliases w:val="[KSDT] 조항 1.1.1.1.1.1 Char,no use 6 Char,h6 Char"/>
    <w:basedOn w:val="a5"/>
    <w:link w:val="6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5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5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5"/>
    <w:link w:val="9"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3">
    <w:name w:val="caption"/>
    <w:basedOn w:val="a4"/>
    <w:next w:val="a4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4">
    <w:name w:val="Strong"/>
    <w:basedOn w:val="a5"/>
    <w:uiPriority w:val="22"/>
    <w:qFormat/>
    <w:rsid w:val="00FC693F"/>
    <w:rPr>
      <w:b/>
      <w:bCs/>
    </w:rPr>
  </w:style>
  <w:style w:type="character" w:styleId="af5">
    <w:name w:val="Emphasis"/>
    <w:basedOn w:val="a5"/>
    <w:uiPriority w:val="20"/>
    <w:qFormat/>
    <w:rsid w:val="00FC693F"/>
    <w:rPr>
      <w:i/>
      <w:iCs/>
    </w:rPr>
  </w:style>
  <w:style w:type="paragraph" w:styleId="af6">
    <w:name w:val="Intense Quote"/>
    <w:basedOn w:val="a4"/>
    <w:next w:val="a4"/>
    <w:link w:val="Char7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7">
    <w:name w:val="강한 인용 Char"/>
    <w:basedOn w:val="a5"/>
    <w:link w:val="af6"/>
    <w:uiPriority w:val="30"/>
    <w:rsid w:val="00FC693F"/>
    <w:rPr>
      <w:b/>
      <w:bCs/>
      <w:i/>
      <w:iCs/>
      <w:color w:val="4F81BD" w:themeColor="accent1"/>
    </w:rPr>
  </w:style>
  <w:style w:type="character" w:styleId="af7">
    <w:name w:val="Subtle Emphasis"/>
    <w:basedOn w:val="a5"/>
    <w:uiPriority w:val="19"/>
    <w:qFormat/>
    <w:rsid w:val="00FC693F"/>
    <w:rPr>
      <w:i/>
      <w:iCs/>
      <w:color w:val="808080" w:themeColor="text1" w:themeTint="7F"/>
    </w:rPr>
  </w:style>
  <w:style w:type="character" w:styleId="af8">
    <w:name w:val="Intense Emphasis"/>
    <w:basedOn w:val="a5"/>
    <w:uiPriority w:val="21"/>
    <w:qFormat/>
    <w:rsid w:val="00FC693F"/>
    <w:rPr>
      <w:b/>
      <w:bCs/>
      <w:i/>
      <w:iCs/>
      <w:color w:val="4F81BD" w:themeColor="accent1"/>
    </w:rPr>
  </w:style>
  <w:style w:type="character" w:styleId="af9">
    <w:name w:val="Subtle Reference"/>
    <w:basedOn w:val="a5"/>
    <w:uiPriority w:val="31"/>
    <w:qFormat/>
    <w:rsid w:val="00FC693F"/>
    <w:rPr>
      <w:smallCaps/>
      <w:color w:val="C0504D" w:themeColor="accent2"/>
      <w:u w:val="single"/>
    </w:rPr>
  </w:style>
  <w:style w:type="character" w:styleId="afa">
    <w:name w:val="Intense Reference"/>
    <w:basedOn w:val="a5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b">
    <w:name w:val="Book Title"/>
    <w:basedOn w:val="a5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8"/>
    <w:next w:val="a4"/>
    <w:uiPriority w:val="39"/>
    <w:semiHidden/>
    <w:unhideWhenUsed/>
    <w:qFormat/>
    <w:rsid w:val="00FC693F"/>
    <w:pPr>
      <w:outlineLvl w:val="9"/>
    </w:pPr>
  </w:style>
  <w:style w:type="table" w:styleId="afc">
    <w:name w:val="Table Grid"/>
    <w:basedOn w:val="a6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d">
    <w:name w:val="Light Shading"/>
    <w:basedOn w:val="a6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6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6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6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6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6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6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e">
    <w:name w:val="Light List"/>
    <w:basedOn w:val="a6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6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6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6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6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6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6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">
    <w:name w:val="Light Grid"/>
    <w:basedOn w:val="a6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6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6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6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6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6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6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9">
    <w:name w:val="Medium Shading 1"/>
    <w:basedOn w:val="a6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6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6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6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6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6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6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b">
    <w:name w:val="Medium Shading 2"/>
    <w:basedOn w:val="a6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6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6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6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6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6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6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a">
    <w:name w:val="Medium List 1"/>
    <w:basedOn w:val="a6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6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6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6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6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6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6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c">
    <w:name w:val="Medium List 2"/>
    <w:basedOn w:val="a6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6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6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6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6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6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6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b">
    <w:name w:val="Medium Grid 1"/>
    <w:basedOn w:val="a6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6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6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6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6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6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6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d">
    <w:name w:val="Medium Grid 2"/>
    <w:basedOn w:val="a6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6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6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6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6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6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6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b">
    <w:name w:val="Medium Grid 3"/>
    <w:basedOn w:val="a6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6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6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6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6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6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6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0">
    <w:name w:val="Dark List"/>
    <w:basedOn w:val="a6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6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6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6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6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6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6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1">
    <w:name w:val="Colorful Shading"/>
    <w:basedOn w:val="a6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6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6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6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6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6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6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2">
    <w:name w:val="Colorful List"/>
    <w:basedOn w:val="a6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6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6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6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6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6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6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3">
    <w:name w:val="Colorful Grid"/>
    <w:basedOn w:val="a6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6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6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6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6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6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6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S">
    <w:name w:val="KS 표제"/>
    <w:basedOn w:val="a4"/>
    <w:pPr>
      <w:keepNext/>
      <w:spacing w:before="160"/>
      <w:jc w:val="center"/>
    </w:pPr>
    <w:rPr>
      <w:rFonts w:eastAsia="돋움"/>
      <w:b/>
    </w:rPr>
  </w:style>
  <w:style w:type="paragraph" w:customStyle="1" w:styleId="KS0">
    <w:name w:val="KS 비고"/>
    <w:basedOn w:val="a4"/>
    <w:pPr>
      <w:ind w:left="567" w:hanging="567"/>
    </w:pPr>
    <w:rPr>
      <w:sz w:val="18"/>
    </w:rPr>
  </w:style>
  <w:style w:type="paragraph" w:customStyle="1" w:styleId="KS1">
    <w:name w:val="KS 용어"/>
    <w:basedOn w:val="a4"/>
    <w:rPr>
      <w:rFonts w:eastAsia="돋움"/>
      <w:b/>
    </w:rPr>
  </w:style>
  <w:style w:type="paragraph" w:customStyle="1" w:styleId="KS2">
    <w:name w:val="KS 표본문"/>
    <w:basedOn w:val="a4"/>
    <w:pPr>
      <w:spacing w:after="0" w:line="264" w:lineRule="auto"/>
      <w:jc w:val="left"/>
    </w:pPr>
    <w:rPr>
      <w:sz w:val="18"/>
    </w:rPr>
  </w:style>
  <w:style w:type="paragraph" w:customStyle="1" w:styleId="KS3">
    <w:name w:val="KS 표머리"/>
    <w:basedOn w:val="a4"/>
    <w:pPr>
      <w:spacing w:after="0" w:line="264" w:lineRule="auto"/>
      <w:jc w:val="center"/>
    </w:pPr>
    <w:rPr>
      <w:rFonts w:eastAsia="돋움"/>
      <w:b/>
      <w:sz w:val="18"/>
    </w:rPr>
  </w:style>
  <w:style w:type="paragraph" w:customStyle="1" w:styleId="KS4">
    <w:name w:val="KS 제목"/>
    <w:basedOn w:val="a4"/>
    <w:pPr>
      <w:jc w:val="center"/>
    </w:pPr>
    <w:rPr>
      <w:rFonts w:eastAsia="돋움"/>
      <w:b/>
      <w:sz w:val="32"/>
    </w:rPr>
  </w:style>
  <w:style w:type="paragraph" w:styleId="aff4">
    <w:name w:val="annotation text"/>
    <w:basedOn w:val="a4"/>
    <w:link w:val="Char8"/>
    <w:uiPriority w:val="99"/>
    <w:unhideWhenUsed/>
    <w:pPr>
      <w:jc w:val="left"/>
    </w:pPr>
  </w:style>
  <w:style w:type="character" w:customStyle="1" w:styleId="Char8">
    <w:name w:val="메모 텍스트 Char"/>
    <w:basedOn w:val="a5"/>
    <w:link w:val="aff4"/>
    <w:uiPriority w:val="99"/>
    <w:rPr>
      <w:rFonts w:ascii="Arial" w:eastAsia="바탕" w:hAnsi="Arial" w:cs="Arial"/>
      <w:sz w:val="20"/>
    </w:rPr>
  </w:style>
  <w:style w:type="character" w:styleId="aff5">
    <w:name w:val="annotation reference"/>
    <w:aliases w:val="annotation reference,주석 참조"/>
    <w:basedOn w:val="a5"/>
    <w:uiPriority w:val="99"/>
    <w:unhideWhenUsed/>
    <w:qFormat/>
    <w:rPr>
      <w:sz w:val="18"/>
      <w:szCs w:val="18"/>
    </w:rPr>
  </w:style>
  <w:style w:type="paragraph" w:styleId="1c">
    <w:name w:val="toc 1"/>
    <w:basedOn w:val="a4"/>
    <w:next w:val="a4"/>
    <w:autoRedefine/>
    <w:uiPriority w:val="39"/>
    <w:unhideWhenUsed/>
    <w:qFormat/>
    <w:rsid w:val="00511D4D"/>
  </w:style>
  <w:style w:type="paragraph" w:styleId="2e">
    <w:name w:val="toc 2"/>
    <w:basedOn w:val="a4"/>
    <w:next w:val="a4"/>
    <w:autoRedefine/>
    <w:uiPriority w:val="39"/>
    <w:unhideWhenUsed/>
    <w:qFormat/>
    <w:rsid w:val="00511D4D"/>
    <w:pPr>
      <w:ind w:leftChars="200" w:left="425"/>
    </w:pPr>
  </w:style>
  <w:style w:type="paragraph" w:styleId="3c">
    <w:name w:val="toc 3"/>
    <w:basedOn w:val="a4"/>
    <w:next w:val="a4"/>
    <w:autoRedefine/>
    <w:uiPriority w:val="39"/>
    <w:unhideWhenUsed/>
    <w:qFormat/>
    <w:rsid w:val="00511D4D"/>
    <w:pPr>
      <w:ind w:leftChars="400" w:left="850"/>
    </w:pPr>
  </w:style>
  <w:style w:type="character" w:styleId="aff6">
    <w:name w:val="Hyperlink"/>
    <w:basedOn w:val="a5"/>
    <w:uiPriority w:val="99"/>
    <w:unhideWhenUsed/>
    <w:rsid w:val="00511D4D"/>
    <w:rPr>
      <w:color w:val="0000FF" w:themeColor="hyperlink"/>
      <w:u w:val="single"/>
    </w:rPr>
  </w:style>
  <w:style w:type="paragraph" w:styleId="aff7">
    <w:name w:val="Revision"/>
    <w:hidden/>
    <w:uiPriority w:val="99"/>
    <w:semiHidden/>
    <w:rsid w:val="007445B8"/>
    <w:pPr>
      <w:spacing w:after="0" w:line="240" w:lineRule="auto"/>
    </w:pPr>
    <w:rPr>
      <w:rFonts w:ascii="Arial" w:eastAsia="바탕" w:hAnsi="Arial" w:cs="Arial"/>
      <w:sz w:val="20"/>
    </w:rPr>
  </w:style>
  <w:style w:type="paragraph" w:styleId="aff8">
    <w:name w:val="annotation subject"/>
    <w:basedOn w:val="aff4"/>
    <w:next w:val="aff4"/>
    <w:link w:val="Char9"/>
    <w:unhideWhenUsed/>
    <w:rsid w:val="008904CC"/>
    <w:rPr>
      <w:b/>
      <w:bCs/>
    </w:rPr>
  </w:style>
  <w:style w:type="character" w:customStyle="1" w:styleId="Char9">
    <w:name w:val="메모 주제 Char"/>
    <w:basedOn w:val="Char8"/>
    <w:link w:val="aff8"/>
    <w:rsid w:val="008904CC"/>
    <w:rPr>
      <w:rFonts w:ascii="Arial" w:eastAsia="바탕" w:hAnsi="Arial" w:cs="Arial"/>
      <w:b/>
      <w:bCs/>
      <w:sz w:val="20"/>
    </w:rPr>
  </w:style>
  <w:style w:type="paragraph" w:customStyle="1" w:styleId="11">
    <w:name w:val="참고1"/>
    <w:basedOn w:val="a4"/>
    <w:rsid w:val="00155874"/>
    <w:pPr>
      <w:widowControl w:val="0"/>
      <w:numPr>
        <w:numId w:val="20"/>
      </w:numPr>
      <w:tabs>
        <w:tab w:val="clear" w:pos="560"/>
        <w:tab w:val="num" w:pos="360"/>
        <w:tab w:val="left" w:pos="600"/>
      </w:tabs>
      <w:wordWrap w:val="0"/>
      <w:autoSpaceDE w:val="0"/>
      <w:autoSpaceDN w:val="0"/>
      <w:spacing w:after="0" w:line="264" w:lineRule="auto"/>
      <w:ind w:left="0" w:firstLine="0"/>
    </w:pPr>
    <w:rPr>
      <w:rFonts w:cs="Times New Roman"/>
      <w:szCs w:val="20"/>
      <w:lang w:val="en-GB" w:eastAsia="ko-KR"/>
    </w:rPr>
  </w:style>
  <w:style w:type="paragraph" w:customStyle="1" w:styleId="22">
    <w:name w:val="참고2"/>
    <w:basedOn w:val="a4"/>
    <w:rsid w:val="00155874"/>
    <w:pPr>
      <w:widowControl w:val="0"/>
      <w:numPr>
        <w:ilvl w:val="1"/>
        <w:numId w:val="20"/>
      </w:numPr>
      <w:tabs>
        <w:tab w:val="clear" w:pos="860"/>
      </w:tabs>
      <w:wordWrap w:val="0"/>
      <w:autoSpaceDE w:val="0"/>
      <w:autoSpaceDN w:val="0"/>
      <w:spacing w:after="0" w:line="264" w:lineRule="auto"/>
      <w:ind w:left="0" w:firstLine="0"/>
    </w:pPr>
    <w:rPr>
      <w:rFonts w:cs="Times New Roman"/>
      <w:szCs w:val="20"/>
      <w:lang w:val="en-GB" w:eastAsia="ko-KR"/>
    </w:rPr>
  </w:style>
  <w:style w:type="paragraph" w:customStyle="1" w:styleId="32">
    <w:name w:val="참고3"/>
    <w:basedOn w:val="a4"/>
    <w:rsid w:val="00155874"/>
    <w:pPr>
      <w:widowControl w:val="0"/>
      <w:numPr>
        <w:ilvl w:val="2"/>
        <w:numId w:val="20"/>
      </w:numPr>
      <w:tabs>
        <w:tab w:val="clear" w:pos="1140"/>
      </w:tabs>
      <w:wordWrap w:val="0"/>
      <w:autoSpaceDE w:val="0"/>
      <w:autoSpaceDN w:val="0"/>
      <w:spacing w:after="0" w:line="264" w:lineRule="auto"/>
      <w:ind w:left="0" w:firstLine="0"/>
    </w:pPr>
    <w:rPr>
      <w:rFonts w:cs="Times New Roman"/>
      <w:szCs w:val="20"/>
      <w:lang w:val="en-GB" w:eastAsia="ko-KR"/>
    </w:rPr>
  </w:style>
  <w:style w:type="paragraph" w:customStyle="1" w:styleId="40">
    <w:name w:val="참고4"/>
    <w:basedOn w:val="a4"/>
    <w:rsid w:val="00155874"/>
    <w:pPr>
      <w:widowControl w:val="0"/>
      <w:numPr>
        <w:ilvl w:val="3"/>
        <w:numId w:val="20"/>
      </w:numPr>
      <w:tabs>
        <w:tab w:val="clear" w:pos="1420"/>
      </w:tabs>
      <w:wordWrap w:val="0"/>
      <w:autoSpaceDE w:val="0"/>
      <w:autoSpaceDN w:val="0"/>
      <w:spacing w:after="0" w:line="264" w:lineRule="auto"/>
      <w:ind w:left="0" w:firstLine="0"/>
    </w:pPr>
    <w:rPr>
      <w:rFonts w:cs="Times New Roman"/>
      <w:szCs w:val="20"/>
      <w:lang w:val="en-GB" w:eastAsia="ko-KR"/>
    </w:rPr>
  </w:style>
  <w:style w:type="paragraph" w:customStyle="1" w:styleId="KSDTA11">
    <w:name w:val="[KSDT] A.1.1"/>
    <w:basedOn w:val="37"/>
    <w:next w:val="a4"/>
    <w:rsid w:val="00155874"/>
    <w:pPr>
      <w:keepNext w:val="0"/>
      <w:keepLines w:val="0"/>
      <w:widowControl w:val="0"/>
      <w:numPr>
        <w:ilvl w:val="2"/>
        <w:numId w:val="13"/>
      </w:numPr>
      <w:tabs>
        <w:tab w:val="clear" w:pos="0"/>
        <w:tab w:val="left" w:pos="660"/>
      </w:tabs>
      <w:wordWrap w:val="0"/>
      <w:autoSpaceDE w:val="0"/>
      <w:autoSpaceDN w:val="0"/>
      <w:adjustRightInd w:val="0"/>
      <w:spacing w:before="0" w:after="0" w:line="264" w:lineRule="auto"/>
      <w:jc w:val="both"/>
    </w:pPr>
    <w:rPr>
      <w:rFonts w:ascii="Arial" w:eastAsia="돋움" w:hAnsi="Arial" w:cs="Times New Roman"/>
      <w:bCs w:val="0"/>
      <w:color w:val="auto"/>
      <w:szCs w:val="20"/>
      <w:lang w:val="de-DE" w:eastAsia="ja-JP"/>
    </w:rPr>
  </w:style>
  <w:style w:type="paragraph" w:customStyle="1" w:styleId="KSDTA110">
    <w:name w:val="[KSDT] A.1.1(본문용)"/>
    <w:basedOn w:val="KSDTA11"/>
    <w:next w:val="a4"/>
    <w:rsid w:val="00155874"/>
    <w:pPr>
      <w:tabs>
        <w:tab w:val="num" w:pos="700"/>
      </w:tabs>
    </w:pPr>
    <w:rPr>
      <w:rFonts w:eastAsia="바탕"/>
      <w:b w:val="0"/>
    </w:rPr>
  </w:style>
  <w:style w:type="paragraph" w:customStyle="1" w:styleId="KSDTA111">
    <w:name w:val="[KSDT] A.1.1.1"/>
    <w:basedOn w:val="46"/>
    <w:next w:val="a4"/>
    <w:rsid w:val="00155874"/>
    <w:pPr>
      <w:keepNext w:val="0"/>
      <w:keepLines w:val="0"/>
      <w:widowControl w:val="0"/>
      <w:numPr>
        <w:ilvl w:val="3"/>
        <w:numId w:val="13"/>
      </w:numPr>
      <w:tabs>
        <w:tab w:val="clear" w:pos="0"/>
        <w:tab w:val="left" w:pos="660"/>
        <w:tab w:val="left" w:pos="860"/>
      </w:tabs>
      <w:wordWrap w:val="0"/>
      <w:autoSpaceDE w:val="0"/>
      <w:autoSpaceDN w:val="0"/>
      <w:adjustRightInd w:val="0"/>
      <w:spacing w:before="0" w:after="0" w:line="264" w:lineRule="auto"/>
      <w:jc w:val="both"/>
    </w:pPr>
    <w:rPr>
      <w:rFonts w:ascii="Arial" w:eastAsia="돋움" w:hAnsi="Arial" w:cs="Times New Roman"/>
      <w:bCs w:val="0"/>
      <w:iCs w:val="0"/>
      <w:color w:val="auto"/>
      <w:szCs w:val="20"/>
      <w:lang w:val="de-DE" w:eastAsia="ja-JP"/>
    </w:rPr>
  </w:style>
  <w:style w:type="paragraph" w:customStyle="1" w:styleId="KSDTA1110">
    <w:name w:val="[KSDT] A.1.1.1(본문용)"/>
    <w:basedOn w:val="KSDTA111"/>
    <w:next w:val="a4"/>
    <w:rsid w:val="00155874"/>
    <w:pPr>
      <w:tabs>
        <w:tab w:val="num" w:pos="900"/>
      </w:tabs>
    </w:pPr>
    <w:rPr>
      <w:rFonts w:eastAsia="바탕"/>
      <w:b w:val="0"/>
    </w:rPr>
  </w:style>
  <w:style w:type="paragraph" w:customStyle="1" w:styleId="KSDTA1111">
    <w:name w:val="[KSDT] A.1.1.1.1"/>
    <w:basedOn w:val="50"/>
    <w:next w:val="a4"/>
    <w:rsid w:val="00155874"/>
    <w:pPr>
      <w:keepNext w:val="0"/>
      <w:keepLines w:val="0"/>
      <w:widowControl w:val="0"/>
      <w:numPr>
        <w:ilvl w:val="4"/>
        <w:numId w:val="13"/>
      </w:numPr>
      <w:tabs>
        <w:tab w:val="clear" w:pos="0"/>
        <w:tab w:val="left" w:pos="660"/>
        <w:tab w:val="left" w:pos="860"/>
        <w:tab w:val="left" w:pos="1100"/>
      </w:tabs>
      <w:wordWrap w:val="0"/>
      <w:autoSpaceDE w:val="0"/>
      <w:autoSpaceDN w:val="0"/>
      <w:adjustRightInd w:val="0"/>
      <w:spacing w:before="0" w:after="0" w:line="264" w:lineRule="auto"/>
      <w:jc w:val="both"/>
    </w:pPr>
    <w:rPr>
      <w:rFonts w:ascii="Arial" w:eastAsia="돋움" w:hAnsi="Arial" w:cs="Times New Roman"/>
      <w:color w:val="auto"/>
      <w:szCs w:val="20"/>
      <w:lang w:val="de-DE" w:eastAsia="ja-JP"/>
    </w:rPr>
  </w:style>
  <w:style w:type="paragraph" w:customStyle="1" w:styleId="KSDTA11110">
    <w:name w:val="[KSDT] A.1.1.1.1(본문용)"/>
    <w:basedOn w:val="KSDTA1111"/>
    <w:next w:val="a4"/>
    <w:rsid w:val="00155874"/>
    <w:pPr>
      <w:tabs>
        <w:tab w:val="num" w:pos="1100"/>
      </w:tabs>
    </w:pPr>
    <w:rPr>
      <w:rFonts w:eastAsia="바탕"/>
      <w:b w:val="0"/>
    </w:rPr>
  </w:style>
  <w:style w:type="paragraph" w:customStyle="1" w:styleId="KSDTA11111">
    <w:name w:val="[KSDT] A.1.1.1.1.1"/>
    <w:basedOn w:val="6"/>
    <w:next w:val="a4"/>
    <w:rsid w:val="00155874"/>
    <w:pPr>
      <w:keepNext w:val="0"/>
      <w:keepLines w:val="0"/>
      <w:widowControl w:val="0"/>
      <w:numPr>
        <w:ilvl w:val="5"/>
        <w:numId w:val="13"/>
      </w:numPr>
      <w:tabs>
        <w:tab w:val="clear" w:pos="0"/>
        <w:tab w:val="left" w:pos="660"/>
        <w:tab w:val="left" w:pos="860"/>
        <w:tab w:val="left" w:pos="1300"/>
      </w:tabs>
      <w:wordWrap w:val="0"/>
      <w:autoSpaceDE w:val="0"/>
      <w:autoSpaceDN w:val="0"/>
      <w:adjustRightInd w:val="0"/>
      <w:spacing w:before="0" w:line="264" w:lineRule="auto"/>
    </w:pPr>
    <w:rPr>
      <w:rFonts w:ascii="Arial" w:eastAsia="돋움" w:hAnsi="Arial" w:cs="Times New Roman"/>
      <w:b/>
      <w:i w:val="0"/>
      <w:iCs w:val="0"/>
      <w:color w:val="auto"/>
      <w:szCs w:val="20"/>
      <w:lang w:val="de-DE" w:eastAsia="ja-JP"/>
    </w:rPr>
  </w:style>
  <w:style w:type="paragraph" w:customStyle="1" w:styleId="KSDTA111110">
    <w:name w:val="[KSDT] A.1.1.1.1.1(본문용)"/>
    <w:basedOn w:val="KSDTA11111"/>
    <w:next w:val="a4"/>
    <w:rsid w:val="00155874"/>
    <w:rPr>
      <w:rFonts w:eastAsia="바탕"/>
      <w:b w:val="0"/>
    </w:rPr>
  </w:style>
  <w:style w:type="paragraph" w:customStyle="1" w:styleId="KSDT">
    <w:name w:val="[KSDT] 그림제목"/>
    <w:basedOn w:val="a4"/>
    <w:next w:val="a4"/>
    <w:rsid w:val="00155874"/>
    <w:pPr>
      <w:widowControl w:val="0"/>
      <w:wordWrap w:val="0"/>
      <w:autoSpaceDE w:val="0"/>
      <w:autoSpaceDN w:val="0"/>
      <w:spacing w:after="0" w:line="264" w:lineRule="auto"/>
      <w:jc w:val="center"/>
    </w:pPr>
    <w:rPr>
      <w:rFonts w:eastAsia="돋움" w:cs="바탕"/>
      <w:b/>
      <w:bCs/>
      <w:kern w:val="2"/>
      <w:szCs w:val="20"/>
      <w:lang w:val="en-GB" w:eastAsia="ko-KR"/>
    </w:rPr>
  </w:style>
  <w:style w:type="character" w:customStyle="1" w:styleId="KSDTICS">
    <w:name w:val="[KSDT] 뒷표지 ICS 번호"/>
    <w:basedOn w:val="a5"/>
    <w:rsid w:val="00155874"/>
    <w:rPr>
      <w:rFonts w:ascii="Times New Roman" w:eastAsia="바탕" w:hAnsi="Times New Roman"/>
      <w:b/>
      <w:bCs/>
    </w:rPr>
  </w:style>
  <w:style w:type="paragraph" w:customStyle="1" w:styleId="KSDTKATS">
    <w:name w:val="[KSDT] 뒷표지 KATS"/>
    <w:basedOn w:val="a4"/>
    <w:rsid w:val="00155874"/>
    <w:pPr>
      <w:widowControl w:val="0"/>
      <w:wordWrap w:val="0"/>
      <w:autoSpaceDE w:val="0"/>
      <w:autoSpaceDN w:val="0"/>
      <w:spacing w:after="0" w:line="240" w:lineRule="atLeast"/>
      <w:jc w:val="center"/>
    </w:pPr>
    <w:rPr>
      <w:rFonts w:ascii="Arial Black" w:hAnsi="Arial Black" w:cs="바탕"/>
      <w:color w:val="FFFFFF"/>
      <w:spacing w:val="-10"/>
      <w:sz w:val="28"/>
      <w:szCs w:val="28"/>
      <w:lang w:val="en-GB" w:eastAsia="ko-KR"/>
    </w:rPr>
  </w:style>
  <w:style w:type="paragraph" w:customStyle="1" w:styleId="KSDTKS">
    <w:name w:val="[KSDT] 뒷표지 KS"/>
    <w:basedOn w:val="a4"/>
    <w:next w:val="a4"/>
    <w:rsid w:val="00155874"/>
    <w:pPr>
      <w:widowControl w:val="0"/>
      <w:wordWrap w:val="0"/>
      <w:autoSpaceDE w:val="0"/>
      <w:autoSpaceDN w:val="0"/>
      <w:spacing w:before="72" w:after="0" w:line="480" w:lineRule="exact"/>
      <w:ind w:leftChars="89" w:left="178"/>
    </w:pPr>
    <w:rPr>
      <w:rFonts w:cs="바탕"/>
      <w:b/>
      <w:bCs/>
      <w:sz w:val="40"/>
      <w:szCs w:val="20"/>
      <w:lang w:val="en-GB" w:eastAsia="ko-KR"/>
    </w:rPr>
  </w:style>
  <w:style w:type="paragraph" w:customStyle="1" w:styleId="KSDT0">
    <w:name w:val="[KSDT] 뒷표지 규격번호"/>
    <w:basedOn w:val="a4"/>
    <w:next w:val="a4"/>
    <w:link w:val="KSDTChar"/>
    <w:rsid w:val="00155874"/>
    <w:pPr>
      <w:widowControl w:val="0"/>
      <w:wordWrap w:val="0"/>
      <w:autoSpaceDE w:val="0"/>
      <w:autoSpaceDN w:val="0"/>
      <w:adjustRightInd w:val="0"/>
      <w:spacing w:before="170" w:after="48" w:line="264" w:lineRule="auto"/>
      <w:jc w:val="center"/>
    </w:pPr>
    <w:rPr>
      <w:rFonts w:cs="바탕"/>
      <w:spacing w:val="-15"/>
      <w:sz w:val="26"/>
      <w:szCs w:val="20"/>
      <w:lang w:val="en-GB" w:eastAsia="ko-KR"/>
    </w:rPr>
  </w:style>
  <w:style w:type="character" w:customStyle="1" w:styleId="KSDTChar">
    <w:name w:val="[KSDT] 뒷표지 규격번호 Char"/>
    <w:basedOn w:val="a5"/>
    <w:link w:val="KSDT0"/>
    <w:rsid w:val="00155874"/>
    <w:rPr>
      <w:rFonts w:ascii="Arial" w:eastAsia="바탕" w:hAnsi="Arial" w:cs="바탕"/>
      <w:spacing w:val="-15"/>
      <w:sz w:val="26"/>
      <w:szCs w:val="20"/>
      <w:lang w:val="en-GB" w:eastAsia="ko-KR"/>
    </w:rPr>
  </w:style>
  <w:style w:type="paragraph" w:customStyle="1" w:styleId="KSDT2">
    <w:name w:val="[KSDT] 뒷표지 년도"/>
    <w:basedOn w:val="a4"/>
    <w:next w:val="a4"/>
    <w:rsid w:val="00155874"/>
    <w:pPr>
      <w:widowControl w:val="0"/>
      <w:wordWrap w:val="0"/>
      <w:autoSpaceDE w:val="0"/>
      <w:autoSpaceDN w:val="0"/>
      <w:spacing w:before="170" w:after="48" w:line="264" w:lineRule="auto"/>
      <w:jc w:val="center"/>
    </w:pPr>
    <w:rPr>
      <w:rFonts w:cs="바탕"/>
      <w:position w:val="2"/>
      <w:sz w:val="22"/>
      <w:szCs w:val="20"/>
      <w:lang w:val="en-GB" w:eastAsia="ko-KR"/>
    </w:rPr>
  </w:style>
  <w:style w:type="paragraph" w:customStyle="1" w:styleId="KSDT3">
    <w:name w:val="[KSDT] 뒷표지 영문 규격제목"/>
    <w:basedOn w:val="a4"/>
    <w:next w:val="a4"/>
    <w:rsid w:val="00155874"/>
    <w:pPr>
      <w:widowControl w:val="0"/>
      <w:wordWrap w:val="0"/>
      <w:autoSpaceDE w:val="0"/>
      <w:autoSpaceDN w:val="0"/>
      <w:spacing w:after="0" w:line="480" w:lineRule="exact"/>
      <w:jc w:val="center"/>
    </w:pPr>
    <w:rPr>
      <w:rFonts w:ascii="Arial Narrow" w:eastAsia="한컴돋움" w:hAnsi="Arial Narrow" w:cs="바탕"/>
      <w:b/>
      <w:bCs/>
      <w:sz w:val="36"/>
      <w:szCs w:val="20"/>
      <w:lang w:val="en-GB" w:eastAsia="ko-KR"/>
    </w:rPr>
  </w:style>
  <w:style w:type="paragraph" w:customStyle="1" w:styleId="KSDT4">
    <w:name w:val="[KSDT] 뒷표지 홈페이지"/>
    <w:basedOn w:val="a4"/>
    <w:next w:val="a4"/>
    <w:rsid w:val="00155874"/>
    <w:pPr>
      <w:widowControl w:val="0"/>
      <w:wordWrap w:val="0"/>
      <w:autoSpaceDE w:val="0"/>
      <w:autoSpaceDN w:val="0"/>
      <w:spacing w:after="0" w:line="240" w:lineRule="atLeast"/>
      <w:jc w:val="center"/>
    </w:pPr>
    <w:rPr>
      <w:rFonts w:cs="바탕"/>
      <w:color w:val="FFFFFF"/>
      <w:spacing w:val="-10"/>
      <w:sz w:val="24"/>
      <w:szCs w:val="24"/>
      <w:lang w:val="en-GB" w:eastAsia="ko-KR"/>
    </w:rPr>
  </w:style>
  <w:style w:type="character" w:customStyle="1" w:styleId="KSDT5">
    <w:name w:val="[KSDT] 머리글 규격번호"/>
    <w:basedOn w:val="a5"/>
    <w:rsid w:val="00155874"/>
    <w:rPr>
      <w:rFonts w:eastAsia="바탕"/>
      <w:color w:val="000000"/>
      <w:kern w:val="2"/>
      <w:sz w:val="22"/>
    </w:rPr>
  </w:style>
  <w:style w:type="paragraph" w:customStyle="1" w:styleId="KSDT6">
    <w:name w:val="[KSDT] 머리말 제목"/>
    <w:basedOn w:val="a4"/>
    <w:next w:val="a4"/>
    <w:link w:val="KSDTChar0"/>
    <w:rsid w:val="00155874"/>
    <w:pPr>
      <w:widowControl w:val="0"/>
      <w:wordWrap w:val="0"/>
      <w:autoSpaceDE w:val="0"/>
      <w:autoSpaceDN w:val="0"/>
      <w:spacing w:after="0" w:line="264" w:lineRule="auto"/>
      <w:jc w:val="center"/>
    </w:pPr>
    <w:rPr>
      <w:rFonts w:eastAsia="돋움" w:cs="Times New Roman"/>
      <w:b/>
      <w:sz w:val="32"/>
      <w:szCs w:val="20"/>
      <w:lang w:val="en-GB" w:eastAsia="ko-KR"/>
    </w:rPr>
  </w:style>
  <w:style w:type="paragraph" w:customStyle="1" w:styleId="KSDT1">
    <w:name w:val="[KSDT] 목록 [1]"/>
    <w:basedOn w:val="a4"/>
    <w:next w:val="a4"/>
    <w:rsid w:val="00155874"/>
    <w:pPr>
      <w:numPr>
        <w:numId w:val="11"/>
      </w:numPr>
      <w:tabs>
        <w:tab w:val="clear" w:pos="360"/>
        <w:tab w:val="left" w:pos="660"/>
      </w:tabs>
      <w:wordWrap w:val="0"/>
      <w:autoSpaceDE w:val="0"/>
      <w:autoSpaceDN w:val="0"/>
      <w:spacing w:after="240" w:line="230" w:lineRule="atLeast"/>
      <w:ind w:left="0" w:firstLine="0"/>
    </w:pPr>
    <w:rPr>
      <w:rFonts w:cs="Times New Roman"/>
      <w:szCs w:val="20"/>
      <w:lang w:val="de-DE" w:eastAsia="ja-JP"/>
    </w:rPr>
  </w:style>
  <w:style w:type="paragraph" w:customStyle="1" w:styleId="KSDT7">
    <w:name w:val="[KSDT] 목차 타이틀"/>
    <w:basedOn w:val="a4"/>
    <w:next w:val="a4"/>
    <w:rsid w:val="00155874"/>
    <w:pPr>
      <w:widowControl w:val="0"/>
      <w:wordWrap w:val="0"/>
      <w:autoSpaceDE w:val="0"/>
      <w:autoSpaceDN w:val="0"/>
      <w:spacing w:after="0" w:line="264" w:lineRule="auto"/>
      <w:jc w:val="center"/>
    </w:pPr>
    <w:rPr>
      <w:rFonts w:ascii="돋움" w:eastAsia="돋움" w:cs="바탕"/>
      <w:b/>
      <w:bCs/>
      <w:color w:val="000000"/>
      <w:sz w:val="28"/>
      <w:szCs w:val="20"/>
      <w:lang w:val="en-GB" w:eastAsia="ko-KR"/>
    </w:rPr>
  </w:style>
  <w:style w:type="paragraph" w:customStyle="1" w:styleId="KSDT11">
    <w:name w:val="[KSDT] 목차 항목 1"/>
    <w:basedOn w:val="a4"/>
    <w:next w:val="a4"/>
    <w:rsid w:val="00155874"/>
    <w:pPr>
      <w:widowControl w:val="0"/>
      <w:wordWrap w:val="0"/>
      <w:autoSpaceDE w:val="0"/>
      <w:autoSpaceDN w:val="0"/>
      <w:spacing w:after="180" w:line="264" w:lineRule="auto"/>
      <w:jc w:val="distribute"/>
    </w:pPr>
    <w:rPr>
      <w:rFonts w:cs="바탕"/>
      <w:szCs w:val="20"/>
      <w:lang w:val="en-GB" w:eastAsia="ko-KR"/>
    </w:rPr>
  </w:style>
  <w:style w:type="paragraph" w:customStyle="1" w:styleId="KSDT8">
    <w:name w:val="[KSDT] 문서 제목"/>
    <w:basedOn w:val="a4"/>
    <w:next w:val="a4"/>
    <w:rsid w:val="00155874"/>
    <w:pPr>
      <w:widowControl w:val="0"/>
      <w:wordWrap w:val="0"/>
      <w:autoSpaceDE w:val="0"/>
      <w:autoSpaceDN w:val="0"/>
      <w:spacing w:after="0" w:line="264" w:lineRule="auto"/>
      <w:jc w:val="center"/>
    </w:pPr>
    <w:rPr>
      <w:rFonts w:eastAsia="돋움" w:cs="바탕"/>
      <w:b/>
      <w:bCs/>
      <w:color w:val="000000"/>
      <w:sz w:val="32"/>
      <w:szCs w:val="20"/>
      <w:lang w:val="en-GB" w:eastAsia="ko-KR"/>
    </w:rPr>
  </w:style>
  <w:style w:type="paragraph" w:customStyle="1" w:styleId="KSDT9">
    <w:name w:val="[KSDT] 바닥글 페이지 번호"/>
    <w:basedOn w:val="a4"/>
    <w:next w:val="a4"/>
    <w:rsid w:val="00155874"/>
    <w:pPr>
      <w:widowControl w:val="0"/>
      <w:wordWrap w:val="0"/>
      <w:autoSpaceDE w:val="0"/>
      <w:autoSpaceDN w:val="0"/>
      <w:spacing w:after="0" w:line="264" w:lineRule="auto"/>
      <w:jc w:val="right"/>
    </w:pPr>
    <w:rPr>
      <w:rFonts w:ascii="Arial Black" w:hAnsi="Arial Black" w:cs="바탕"/>
      <w:color w:val="000000"/>
      <w:kern w:val="2"/>
      <w:sz w:val="22"/>
      <w:szCs w:val="20"/>
      <w:lang w:val="en-GB" w:eastAsia="ko-KR"/>
    </w:rPr>
  </w:style>
  <w:style w:type="paragraph" w:customStyle="1" w:styleId="KSDTb">
    <w:name w:val="[KSDT] 본문 규격번호"/>
    <w:basedOn w:val="a4"/>
    <w:next w:val="a4"/>
    <w:rsid w:val="00155874"/>
    <w:pPr>
      <w:widowControl w:val="0"/>
      <w:wordWrap w:val="0"/>
      <w:autoSpaceDE w:val="0"/>
      <w:autoSpaceDN w:val="0"/>
      <w:spacing w:after="0" w:line="264" w:lineRule="auto"/>
      <w:jc w:val="right"/>
    </w:pPr>
    <w:rPr>
      <w:rFonts w:eastAsia="돋움" w:cs="바탕"/>
      <w:b/>
      <w:bCs/>
      <w:sz w:val="28"/>
      <w:szCs w:val="20"/>
      <w:lang w:val="en-GB" w:eastAsia="ko-KR"/>
    </w:rPr>
  </w:style>
  <w:style w:type="paragraph" w:customStyle="1" w:styleId="KSDTc">
    <w:name w:val="[KSDT] 본문 규격서 제목 영어"/>
    <w:basedOn w:val="a4"/>
    <w:next w:val="a4"/>
    <w:rsid w:val="00155874"/>
    <w:pPr>
      <w:widowControl w:val="0"/>
      <w:wordWrap w:val="0"/>
      <w:autoSpaceDE w:val="0"/>
      <w:autoSpaceDN w:val="0"/>
      <w:spacing w:after="0" w:line="360" w:lineRule="auto"/>
      <w:ind w:left="187" w:hanging="187"/>
      <w:jc w:val="center"/>
    </w:pPr>
    <w:rPr>
      <w:rFonts w:eastAsia="한컴돋움" w:cs="바탕"/>
      <w:color w:val="000000"/>
      <w:kern w:val="2"/>
      <w:sz w:val="24"/>
      <w:szCs w:val="20"/>
      <w:lang w:val="en-GB" w:eastAsia="ko-KR"/>
    </w:rPr>
  </w:style>
  <w:style w:type="paragraph" w:customStyle="1" w:styleId="KSDTd">
    <w:name w:val="[KSDT] 본문 규격서 제목 한글"/>
    <w:basedOn w:val="a4"/>
    <w:link w:val="KSDTChar1"/>
    <w:rsid w:val="00155874"/>
    <w:pPr>
      <w:widowControl w:val="0"/>
      <w:wordWrap w:val="0"/>
      <w:autoSpaceDE w:val="0"/>
      <w:autoSpaceDN w:val="0"/>
      <w:spacing w:after="0" w:line="264" w:lineRule="auto"/>
      <w:jc w:val="center"/>
    </w:pPr>
    <w:rPr>
      <w:rFonts w:eastAsia="돋움" w:cs="바탕"/>
      <w:b/>
      <w:bCs/>
      <w:color w:val="000000"/>
      <w:w w:val="90"/>
      <w:sz w:val="40"/>
      <w:szCs w:val="20"/>
      <w:lang w:val="en-GB" w:eastAsia="ko-KR"/>
    </w:rPr>
  </w:style>
  <w:style w:type="character" w:customStyle="1" w:styleId="KSDTChar1">
    <w:name w:val="[KSDT] 본문 규격서 제목 한글 Char"/>
    <w:basedOn w:val="a5"/>
    <w:link w:val="KSDTd"/>
    <w:rsid w:val="00155874"/>
    <w:rPr>
      <w:rFonts w:ascii="Arial" w:eastAsia="돋움" w:hAnsi="Arial" w:cs="바탕"/>
      <w:b/>
      <w:bCs/>
      <w:color w:val="000000"/>
      <w:w w:val="90"/>
      <w:sz w:val="40"/>
      <w:szCs w:val="20"/>
      <w:lang w:val="en-GB" w:eastAsia="ko-KR"/>
    </w:rPr>
  </w:style>
  <w:style w:type="paragraph" w:customStyle="1" w:styleId="KSDTe">
    <w:name w:val="[KSDT] 본문 인용규격 번호"/>
    <w:basedOn w:val="a4"/>
    <w:next w:val="a4"/>
    <w:link w:val="KSDTChar2"/>
    <w:rsid w:val="00155874"/>
    <w:pPr>
      <w:widowControl w:val="0"/>
      <w:wordWrap w:val="0"/>
      <w:autoSpaceDE w:val="0"/>
      <w:autoSpaceDN w:val="0"/>
      <w:spacing w:after="100" w:line="264" w:lineRule="auto"/>
    </w:pPr>
    <w:rPr>
      <w:rFonts w:cs="바탕"/>
      <w:b/>
      <w:bCs/>
      <w:color w:val="000000"/>
      <w:kern w:val="2"/>
      <w:szCs w:val="20"/>
      <w:lang w:val="en-GB" w:eastAsia="ko-KR"/>
    </w:rPr>
  </w:style>
  <w:style w:type="character" w:customStyle="1" w:styleId="KSDTChar2">
    <w:name w:val="[KSDT] 본문 인용규격 번호 Char"/>
    <w:basedOn w:val="a5"/>
    <w:link w:val="KSDTe"/>
    <w:rsid w:val="00155874"/>
    <w:rPr>
      <w:rFonts w:ascii="Arial" w:eastAsia="바탕" w:hAnsi="Arial" w:cs="바탕"/>
      <w:b/>
      <w:bCs/>
      <w:color w:val="000000"/>
      <w:kern w:val="2"/>
      <w:sz w:val="20"/>
      <w:szCs w:val="20"/>
      <w:lang w:val="en-GB" w:eastAsia="ko-KR"/>
    </w:rPr>
  </w:style>
  <w:style w:type="paragraph" w:customStyle="1" w:styleId="KSDTf">
    <w:name w:val="[KSDT] 본문 인용규격 제목"/>
    <w:basedOn w:val="KSDTe"/>
    <w:next w:val="a4"/>
    <w:link w:val="KSDTChar3"/>
    <w:rsid w:val="00155874"/>
    <w:rPr>
      <w:b w:val="0"/>
      <w:bCs w:val="0"/>
    </w:rPr>
  </w:style>
  <w:style w:type="character" w:customStyle="1" w:styleId="KSDTChar3">
    <w:name w:val="[KSDT] 본문 인용규격 제목 Char"/>
    <w:basedOn w:val="KSDTChar2"/>
    <w:link w:val="KSDTf"/>
    <w:rsid w:val="00155874"/>
    <w:rPr>
      <w:rFonts w:ascii="Arial" w:eastAsia="바탕" w:hAnsi="Arial" w:cs="바탕"/>
      <w:b w:val="0"/>
      <w:bCs w:val="0"/>
      <w:color w:val="000000"/>
      <w:kern w:val="2"/>
      <w:sz w:val="20"/>
      <w:szCs w:val="20"/>
      <w:lang w:val="en-GB" w:eastAsia="ko-KR"/>
    </w:rPr>
  </w:style>
  <w:style w:type="paragraph" w:customStyle="1" w:styleId="KSDTf0">
    <w:name w:val="[KSDT] 본문 한국산업규격"/>
    <w:basedOn w:val="a4"/>
    <w:next w:val="a4"/>
    <w:rsid w:val="00155874"/>
    <w:pPr>
      <w:widowControl w:val="0"/>
      <w:wordWrap w:val="0"/>
      <w:autoSpaceDE w:val="0"/>
      <w:autoSpaceDN w:val="0"/>
      <w:spacing w:after="0" w:line="264" w:lineRule="auto"/>
      <w:jc w:val="center"/>
    </w:pPr>
    <w:rPr>
      <w:rFonts w:eastAsia="돋움" w:cs="바탕"/>
      <w:b/>
      <w:bCs/>
      <w:sz w:val="28"/>
      <w:szCs w:val="20"/>
      <w:lang w:val="en-GB" w:eastAsia="ko-KR"/>
    </w:rPr>
  </w:style>
  <w:style w:type="paragraph" w:customStyle="1" w:styleId="KSDTf1">
    <w:name w:val="[KSDT] 부도제목"/>
    <w:basedOn w:val="a4"/>
    <w:next w:val="a4"/>
    <w:rsid w:val="00155874"/>
    <w:pPr>
      <w:widowControl w:val="0"/>
      <w:wordWrap w:val="0"/>
      <w:autoSpaceDE w:val="0"/>
      <w:autoSpaceDN w:val="0"/>
      <w:spacing w:after="0" w:line="264" w:lineRule="auto"/>
      <w:jc w:val="center"/>
    </w:pPr>
    <w:rPr>
      <w:rFonts w:eastAsia="돋움" w:cs="바탕"/>
      <w:b/>
      <w:bCs/>
      <w:kern w:val="2"/>
      <w:szCs w:val="20"/>
      <w:lang w:val="en-GB" w:eastAsia="ko-KR"/>
    </w:rPr>
  </w:style>
  <w:style w:type="paragraph" w:customStyle="1" w:styleId="KSDT10">
    <w:name w:val="[KSDT] 부속서 1"/>
    <w:basedOn w:val="a4"/>
    <w:next w:val="a4"/>
    <w:rsid w:val="00155874"/>
    <w:pPr>
      <w:keepNext/>
      <w:pageBreakBefore/>
      <w:numPr>
        <w:numId w:val="12"/>
      </w:numPr>
      <w:wordWrap w:val="0"/>
      <w:autoSpaceDE w:val="0"/>
      <w:autoSpaceDN w:val="0"/>
      <w:spacing w:after="0" w:line="310" w:lineRule="exact"/>
      <w:jc w:val="center"/>
      <w:outlineLvl w:val="0"/>
    </w:pPr>
    <w:rPr>
      <w:rFonts w:eastAsia="돋움" w:cs="Times New Roman"/>
      <w:b/>
      <w:sz w:val="28"/>
      <w:szCs w:val="20"/>
      <w:lang w:val="de-DE" w:eastAsia="ja-JP"/>
    </w:rPr>
  </w:style>
  <w:style w:type="paragraph" w:customStyle="1" w:styleId="KSDTA">
    <w:name w:val="[KSDT] 부속서 A"/>
    <w:basedOn w:val="a4"/>
    <w:next w:val="a4"/>
    <w:rsid w:val="00155874"/>
    <w:pPr>
      <w:keepNext/>
      <w:pageBreakBefore/>
      <w:numPr>
        <w:numId w:val="13"/>
      </w:numPr>
      <w:wordWrap w:val="0"/>
      <w:autoSpaceDE w:val="0"/>
      <w:autoSpaceDN w:val="0"/>
      <w:spacing w:after="0" w:line="264" w:lineRule="auto"/>
      <w:jc w:val="center"/>
      <w:outlineLvl w:val="0"/>
    </w:pPr>
    <w:rPr>
      <w:rFonts w:eastAsia="돋움" w:cs="Times New Roman"/>
      <w:b/>
      <w:sz w:val="28"/>
      <w:szCs w:val="20"/>
      <w:lang w:val="de-DE" w:eastAsia="ja-JP"/>
    </w:rPr>
  </w:style>
  <w:style w:type="paragraph" w:customStyle="1" w:styleId="KSDTf2">
    <w:name w:val="[KSDT] 부속서 제목"/>
    <w:basedOn w:val="a4"/>
    <w:next w:val="a4"/>
    <w:rsid w:val="00155874"/>
    <w:pPr>
      <w:widowControl w:val="0"/>
      <w:wordWrap w:val="0"/>
      <w:autoSpaceDE w:val="0"/>
      <w:autoSpaceDN w:val="0"/>
      <w:spacing w:after="0" w:line="264" w:lineRule="auto"/>
      <w:jc w:val="center"/>
    </w:pPr>
    <w:rPr>
      <w:rFonts w:eastAsia="돋움" w:cs="바탕"/>
      <w:b/>
      <w:bCs/>
      <w:sz w:val="28"/>
      <w:szCs w:val="20"/>
      <w:lang w:val="en-GB" w:eastAsia="ko-KR"/>
    </w:rPr>
  </w:style>
  <w:style w:type="paragraph" w:customStyle="1" w:styleId="KSDTf3">
    <w:name w:val="[KSDT] 부속서 제목(규정)"/>
    <w:basedOn w:val="KSDTf2"/>
    <w:next w:val="a4"/>
    <w:rsid w:val="00155874"/>
    <w:rPr>
      <w:b w:val="0"/>
      <w:bCs w:val="0"/>
    </w:rPr>
  </w:style>
  <w:style w:type="paragraph" w:customStyle="1" w:styleId="KSDTf4">
    <w:name w:val="[KSDT] 부표제목"/>
    <w:basedOn w:val="a4"/>
    <w:next w:val="a4"/>
    <w:rsid w:val="00155874"/>
    <w:pPr>
      <w:widowControl w:val="0"/>
      <w:wordWrap w:val="0"/>
      <w:autoSpaceDE w:val="0"/>
      <w:autoSpaceDN w:val="0"/>
      <w:spacing w:after="0" w:line="264" w:lineRule="auto"/>
      <w:jc w:val="center"/>
    </w:pPr>
    <w:rPr>
      <w:rFonts w:eastAsia="돋움" w:cs="바탕"/>
      <w:b/>
      <w:bCs/>
      <w:kern w:val="2"/>
      <w:szCs w:val="20"/>
      <w:lang w:val="en-GB" w:eastAsia="ko-KR"/>
    </w:rPr>
  </w:style>
  <w:style w:type="paragraph" w:customStyle="1" w:styleId="KSDTf5">
    <w:name w:val="[KSDT] 수식"/>
    <w:basedOn w:val="a4"/>
    <w:next w:val="a4"/>
    <w:rsid w:val="00155874"/>
    <w:pPr>
      <w:tabs>
        <w:tab w:val="right" w:pos="9752"/>
      </w:tabs>
      <w:wordWrap w:val="0"/>
      <w:autoSpaceDE w:val="0"/>
      <w:autoSpaceDN w:val="0"/>
      <w:spacing w:after="0" w:line="264" w:lineRule="auto"/>
      <w:jc w:val="left"/>
    </w:pPr>
    <w:rPr>
      <w:rFonts w:cs="Times New Roman"/>
      <w:szCs w:val="20"/>
      <w:lang w:val="de-DE" w:eastAsia="ja-JP"/>
    </w:rPr>
  </w:style>
  <w:style w:type="paragraph" w:customStyle="1" w:styleId="KSDT12">
    <w:name w:val="[KSDT] 조항 1(본문용)"/>
    <w:basedOn w:val="18"/>
    <w:next w:val="a4"/>
    <w:rsid w:val="00155874"/>
    <w:pPr>
      <w:keepNext w:val="0"/>
      <w:keepLines w:val="0"/>
      <w:widowControl w:val="0"/>
      <w:tabs>
        <w:tab w:val="left" w:pos="300"/>
      </w:tabs>
      <w:wordWrap w:val="0"/>
      <w:autoSpaceDE w:val="0"/>
      <w:autoSpaceDN w:val="0"/>
      <w:spacing w:before="0" w:after="0" w:line="264" w:lineRule="auto"/>
      <w:jc w:val="both"/>
    </w:pPr>
    <w:rPr>
      <w:rFonts w:ascii="Arial" w:eastAsia="바탕" w:hAnsi="Arial" w:cs="Times New Roman"/>
      <w:b w:val="0"/>
      <w:bCs w:val="0"/>
      <w:color w:val="auto"/>
      <w:szCs w:val="20"/>
      <w:lang w:val="de-DE" w:eastAsia="ja-JP"/>
    </w:rPr>
  </w:style>
  <w:style w:type="paragraph" w:customStyle="1" w:styleId="KSDT110">
    <w:name w:val="[KSDT] 조항 1.1(본문용)"/>
    <w:basedOn w:val="27"/>
    <w:next w:val="a4"/>
    <w:rsid w:val="00155874"/>
    <w:pPr>
      <w:keepNext w:val="0"/>
      <w:keepLines w:val="0"/>
      <w:widowControl w:val="0"/>
      <w:tabs>
        <w:tab w:val="left" w:pos="500"/>
      </w:tabs>
      <w:wordWrap w:val="0"/>
      <w:autoSpaceDE w:val="0"/>
      <w:autoSpaceDN w:val="0"/>
      <w:spacing w:before="0" w:after="0" w:line="264" w:lineRule="auto"/>
      <w:jc w:val="both"/>
    </w:pPr>
    <w:rPr>
      <w:rFonts w:ascii="Arial" w:eastAsia="바탕" w:hAnsi="Arial" w:cs="Times New Roman"/>
      <w:b w:val="0"/>
      <w:bCs w:val="0"/>
      <w:color w:val="auto"/>
      <w:szCs w:val="20"/>
      <w:lang w:val="de-DE" w:eastAsia="ja-JP"/>
    </w:rPr>
  </w:style>
  <w:style w:type="paragraph" w:customStyle="1" w:styleId="KSDT111">
    <w:name w:val="[KSDT] 조항 1.1.1(본문용)"/>
    <w:basedOn w:val="37"/>
    <w:next w:val="a4"/>
    <w:rsid w:val="00155874"/>
    <w:pPr>
      <w:keepNext w:val="0"/>
      <w:keepLines w:val="0"/>
      <w:widowControl w:val="0"/>
      <w:tabs>
        <w:tab w:val="left" w:pos="660"/>
      </w:tabs>
      <w:wordWrap w:val="0"/>
      <w:autoSpaceDE w:val="0"/>
      <w:autoSpaceDN w:val="0"/>
      <w:adjustRightInd w:val="0"/>
      <w:spacing w:before="0" w:after="0" w:line="264" w:lineRule="auto"/>
      <w:jc w:val="both"/>
    </w:pPr>
    <w:rPr>
      <w:rFonts w:ascii="Arial" w:eastAsia="바탕" w:hAnsi="Arial" w:cs="Times New Roman"/>
      <w:b w:val="0"/>
      <w:bCs w:val="0"/>
      <w:color w:val="auto"/>
      <w:szCs w:val="20"/>
      <w:lang w:val="de-DE" w:eastAsia="ja-JP"/>
    </w:rPr>
  </w:style>
  <w:style w:type="paragraph" w:customStyle="1" w:styleId="KSDT1111">
    <w:name w:val="[KSDT] 조항 1.1.1.1(본문용)"/>
    <w:basedOn w:val="46"/>
    <w:next w:val="a4"/>
    <w:rsid w:val="00155874"/>
    <w:pPr>
      <w:keepNext w:val="0"/>
      <w:keepLines w:val="0"/>
      <w:widowControl w:val="0"/>
      <w:tabs>
        <w:tab w:val="left" w:pos="660"/>
        <w:tab w:val="left" w:pos="860"/>
      </w:tabs>
      <w:wordWrap w:val="0"/>
      <w:autoSpaceDE w:val="0"/>
      <w:autoSpaceDN w:val="0"/>
      <w:adjustRightInd w:val="0"/>
      <w:spacing w:before="0" w:after="0" w:line="264" w:lineRule="auto"/>
      <w:jc w:val="both"/>
    </w:pPr>
    <w:rPr>
      <w:rFonts w:ascii="Arial" w:eastAsia="바탕" w:hAnsi="Arial" w:cs="Times New Roman"/>
      <w:b w:val="0"/>
      <w:bCs w:val="0"/>
      <w:iCs w:val="0"/>
      <w:color w:val="auto"/>
      <w:szCs w:val="20"/>
      <w:lang w:val="de-DE" w:eastAsia="ja-JP"/>
    </w:rPr>
  </w:style>
  <w:style w:type="paragraph" w:customStyle="1" w:styleId="KSDT11111">
    <w:name w:val="[KSDT] 조항 1.1.1.1.1(본문용)"/>
    <w:basedOn w:val="50"/>
    <w:next w:val="a4"/>
    <w:rsid w:val="00155874"/>
    <w:pPr>
      <w:keepNext w:val="0"/>
      <w:keepLines w:val="0"/>
      <w:widowControl w:val="0"/>
      <w:tabs>
        <w:tab w:val="left" w:pos="660"/>
        <w:tab w:val="left" w:pos="860"/>
        <w:tab w:val="left" w:pos="1100"/>
      </w:tabs>
      <w:wordWrap w:val="0"/>
      <w:autoSpaceDE w:val="0"/>
      <w:autoSpaceDN w:val="0"/>
      <w:adjustRightInd w:val="0"/>
      <w:spacing w:before="0" w:after="0" w:line="264" w:lineRule="auto"/>
      <w:jc w:val="both"/>
    </w:pPr>
    <w:rPr>
      <w:rFonts w:ascii="Arial" w:eastAsia="바탕" w:hAnsi="Arial" w:cs="Times New Roman"/>
      <w:b w:val="0"/>
      <w:color w:val="auto"/>
      <w:szCs w:val="20"/>
      <w:lang w:val="de-DE" w:eastAsia="ja-JP"/>
    </w:rPr>
  </w:style>
  <w:style w:type="paragraph" w:customStyle="1" w:styleId="KSDT111111">
    <w:name w:val="[KSDT] 조항 1.1.1.1.1.1(본문용)"/>
    <w:basedOn w:val="6"/>
    <w:next w:val="a4"/>
    <w:rsid w:val="00155874"/>
    <w:pPr>
      <w:keepNext w:val="0"/>
      <w:keepLines w:val="0"/>
      <w:widowControl w:val="0"/>
      <w:tabs>
        <w:tab w:val="left" w:pos="660"/>
        <w:tab w:val="left" w:pos="860"/>
        <w:tab w:val="left" w:pos="1300"/>
      </w:tabs>
      <w:wordWrap w:val="0"/>
      <w:autoSpaceDE w:val="0"/>
      <w:autoSpaceDN w:val="0"/>
      <w:adjustRightInd w:val="0"/>
      <w:spacing w:before="0" w:line="264" w:lineRule="auto"/>
    </w:pPr>
    <w:rPr>
      <w:rFonts w:ascii="Arial" w:eastAsia="바탕" w:hAnsi="Arial" w:cs="Times New Roman"/>
      <w:i w:val="0"/>
      <w:iCs w:val="0"/>
      <w:color w:val="auto"/>
      <w:szCs w:val="20"/>
      <w:lang w:val="de-DE" w:eastAsia="ja-JP"/>
    </w:rPr>
  </w:style>
  <w:style w:type="paragraph" w:customStyle="1" w:styleId="KSDTf6">
    <w:name w:val="[KSDT] 표지 심의부회 제목"/>
    <w:basedOn w:val="a4"/>
    <w:next w:val="a4"/>
    <w:link w:val="KSDTChar4"/>
    <w:rsid w:val="00155874"/>
    <w:pPr>
      <w:widowControl w:val="0"/>
      <w:wordWrap w:val="0"/>
      <w:autoSpaceDE w:val="0"/>
      <w:autoSpaceDN w:val="0"/>
      <w:spacing w:after="0" w:line="320" w:lineRule="exact"/>
      <w:jc w:val="center"/>
    </w:pPr>
    <w:rPr>
      <w:rFonts w:cs="바탕"/>
      <w:b/>
      <w:bCs/>
      <w:kern w:val="2"/>
      <w:szCs w:val="20"/>
      <w:lang w:val="en-GB" w:eastAsia="ko-KR"/>
    </w:rPr>
  </w:style>
  <w:style w:type="character" w:customStyle="1" w:styleId="KSDTChar4">
    <w:name w:val="[KSDT] 표지 심의부회 제목 Char"/>
    <w:basedOn w:val="a5"/>
    <w:link w:val="KSDTf6"/>
    <w:rsid w:val="00155874"/>
    <w:rPr>
      <w:rFonts w:ascii="Arial" w:eastAsia="바탕" w:hAnsi="Arial" w:cs="바탕"/>
      <w:b/>
      <w:bCs/>
      <w:kern w:val="2"/>
      <w:sz w:val="20"/>
      <w:szCs w:val="20"/>
      <w:lang w:val="en-GB" w:eastAsia="ko-KR"/>
    </w:rPr>
  </w:style>
  <w:style w:type="paragraph" w:customStyle="1" w:styleId="KSDTf7">
    <w:name w:val="[KSDT] 표제목"/>
    <w:basedOn w:val="KSDTf6"/>
    <w:next w:val="a4"/>
    <w:link w:val="KSDTChar5"/>
    <w:rsid w:val="00155874"/>
    <w:pPr>
      <w:spacing w:line="264" w:lineRule="auto"/>
    </w:pPr>
    <w:rPr>
      <w:rFonts w:eastAsia="돋움"/>
    </w:rPr>
  </w:style>
  <w:style w:type="character" w:customStyle="1" w:styleId="KSDTChar5">
    <w:name w:val="[KSDT] 표제목 Char"/>
    <w:basedOn w:val="KSDTChar4"/>
    <w:link w:val="KSDTf7"/>
    <w:rsid w:val="00155874"/>
    <w:rPr>
      <w:rFonts w:ascii="Arial" w:eastAsia="돋움" w:hAnsi="Arial" w:cs="바탕"/>
      <w:b/>
      <w:bCs/>
      <w:kern w:val="2"/>
      <w:sz w:val="20"/>
      <w:szCs w:val="20"/>
      <w:lang w:val="en-GB" w:eastAsia="ko-KR"/>
    </w:rPr>
  </w:style>
  <w:style w:type="paragraph" w:customStyle="1" w:styleId="KSDTKS0">
    <w:name w:val="[KSDT] 표지 KS"/>
    <w:basedOn w:val="18"/>
    <w:next w:val="a4"/>
    <w:rsid w:val="00155874"/>
    <w:pPr>
      <w:keepNext w:val="0"/>
      <w:keepLines w:val="0"/>
      <w:widowControl w:val="0"/>
      <w:tabs>
        <w:tab w:val="left" w:pos="300"/>
      </w:tabs>
      <w:wordWrap w:val="0"/>
      <w:autoSpaceDE w:val="0"/>
      <w:autoSpaceDN w:val="0"/>
      <w:spacing w:before="120" w:after="0" w:line="166" w:lineRule="auto"/>
      <w:jc w:val="both"/>
    </w:pPr>
    <w:rPr>
      <w:rFonts w:ascii="Arial" w:eastAsia="바탕" w:hAnsi="Arial" w:cs="바탕"/>
      <w:b w:val="0"/>
      <w:color w:val="C0C0C0"/>
      <w:w w:val="95"/>
      <w:sz w:val="90"/>
      <w:szCs w:val="20"/>
      <w:lang w:val="de-DE" w:eastAsia="ja-JP"/>
    </w:rPr>
  </w:style>
  <w:style w:type="paragraph" w:customStyle="1" w:styleId="KSDTKS1">
    <w:name w:val="[KSDT] 표지 KS 로고"/>
    <w:basedOn w:val="a4"/>
    <w:next w:val="a4"/>
    <w:rsid w:val="00155874"/>
    <w:pPr>
      <w:widowControl w:val="0"/>
      <w:wordWrap w:val="0"/>
      <w:autoSpaceDE w:val="0"/>
      <w:autoSpaceDN w:val="0"/>
      <w:spacing w:before="56" w:after="0" w:line="264" w:lineRule="auto"/>
      <w:ind w:rightChars="412" w:right="824"/>
      <w:jc w:val="right"/>
    </w:pPr>
    <w:rPr>
      <w:rFonts w:ascii="돋움" w:cs="바탕"/>
      <w:color w:val="000000"/>
      <w:sz w:val="62"/>
      <w:szCs w:val="20"/>
      <w:lang w:val="en-GB" w:eastAsia="ko-KR"/>
    </w:rPr>
  </w:style>
  <w:style w:type="paragraph" w:customStyle="1" w:styleId="KSDTf8">
    <w:name w:val="[KSDT] 표지 구분선"/>
    <w:basedOn w:val="a4"/>
    <w:next w:val="a4"/>
    <w:rsid w:val="00155874"/>
    <w:pPr>
      <w:widowControl w:val="0"/>
      <w:wordWrap w:val="0"/>
      <w:autoSpaceDE w:val="0"/>
      <w:autoSpaceDN w:val="0"/>
      <w:spacing w:after="0" w:line="312" w:lineRule="auto"/>
      <w:jc w:val="center"/>
    </w:pPr>
    <w:rPr>
      <w:rFonts w:cs="바탕"/>
      <w:kern w:val="2"/>
      <w:szCs w:val="20"/>
      <w:lang w:val="en-GB" w:eastAsia="ko-KR"/>
    </w:rPr>
  </w:style>
  <w:style w:type="paragraph" w:customStyle="1" w:styleId="KSDTf9">
    <w:name w:val="[KSDT] 표지 규격서 제목"/>
    <w:basedOn w:val="a4"/>
    <w:next w:val="a4"/>
    <w:rsid w:val="00155874"/>
    <w:pPr>
      <w:widowControl w:val="0"/>
      <w:wordWrap w:val="0"/>
      <w:autoSpaceDE w:val="0"/>
      <w:autoSpaceDN w:val="0"/>
      <w:spacing w:before="56" w:after="0" w:line="264" w:lineRule="auto"/>
      <w:ind w:rightChars="412" w:right="824"/>
      <w:jc w:val="right"/>
    </w:pPr>
    <w:rPr>
      <w:rFonts w:ascii="돋움" w:eastAsia="돋움" w:cs="바탕"/>
      <w:b/>
      <w:bCs/>
      <w:color w:val="000000"/>
      <w:w w:val="60"/>
      <w:sz w:val="64"/>
      <w:szCs w:val="20"/>
      <w:lang w:val="en-GB" w:eastAsia="ko-KR"/>
    </w:rPr>
  </w:style>
  <w:style w:type="paragraph" w:customStyle="1" w:styleId="KSDTfa">
    <w:name w:val="[KSDT] 표지 기사란 내용"/>
    <w:basedOn w:val="a4"/>
    <w:next w:val="a4"/>
    <w:rsid w:val="00155874"/>
    <w:pPr>
      <w:widowControl w:val="0"/>
      <w:wordWrap w:val="0"/>
      <w:autoSpaceDE w:val="0"/>
      <w:autoSpaceDN w:val="0"/>
      <w:spacing w:after="0" w:line="312" w:lineRule="auto"/>
      <w:ind w:leftChars="677" w:left="1354"/>
    </w:pPr>
    <w:rPr>
      <w:rFonts w:cs="바탕"/>
      <w:kern w:val="2"/>
      <w:sz w:val="18"/>
      <w:szCs w:val="20"/>
      <w:lang w:val="en-GB" w:eastAsia="ko-KR"/>
    </w:rPr>
  </w:style>
  <w:style w:type="paragraph" w:customStyle="1" w:styleId="KSDTfb">
    <w:name w:val="[KSDT] 표지 기사란 하단"/>
    <w:basedOn w:val="a4"/>
    <w:next w:val="a4"/>
    <w:rsid w:val="00155874"/>
    <w:pPr>
      <w:widowControl w:val="0"/>
      <w:wordWrap w:val="0"/>
      <w:autoSpaceDE w:val="0"/>
      <w:autoSpaceDN w:val="0"/>
      <w:spacing w:after="0" w:line="312" w:lineRule="auto"/>
      <w:ind w:leftChars="550" w:left="1100" w:rightChars="526" w:right="1052" w:firstLineChars="1" w:firstLine="2"/>
    </w:pPr>
    <w:rPr>
      <w:rFonts w:ascii="돋움" w:cs="바탕"/>
      <w:color w:val="000000"/>
      <w:sz w:val="18"/>
      <w:szCs w:val="20"/>
      <w:lang w:val="en-GB" w:eastAsia="ko-KR"/>
    </w:rPr>
  </w:style>
  <w:style w:type="paragraph" w:customStyle="1" w:styleId="KSDTfc">
    <w:name w:val="[KSDT] 표지 기술표준원"/>
    <w:basedOn w:val="a4"/>
    <w:next w:val="a4"/>
    <w:rsid w:val="00155874"/>
    <w:pPr>
      <w:widowControl w:val="0"/>
      <w:wordWrap w:val="0"/>
      <w:autoSpaceDE w:val="0"/>
      <w:autoSpaceDN w:val="0"/>
      <w:spacing w:after="0"/>
      <w:ind w:right="663"/>
      <w:jc w:val="right"/>
    </w:pPr>
    <w:rPr>
      <w:rFonts w:ascii="바탕" w:cs="바탕"/>
      <w:b/>
      <w:bCs/>
      <w:color w:val="000000"/>
      <w:w w:val="90"/>
      <w:sz w:val="48"/>
      <w:szCs w:val="20"/>
      <w:lang w:val="en-GB" w:eastAsia="ko-KR"/>
    </w:rPr>
  </w:style>
  <w:style w:type="character" w:customStyle="1" w:styleId="KSDTfd">
    <w:name w:val="[KSDT] 표지 발효년"/>
    <w:basedOn w:val="a5"/>
    <w:rsid w:val="00155874"/>
    <w:rPr>
      <w:rFonts w:eastAsia="바탕"/>
      <w:color w:val="000000"/>
      <w:spacing w:val="20"/>
      <w:sz w:val="32"/>
    </w:rPr>
  </w:style>
  <w:style w:type="paragraph" w:customStyle="1" w:styleId="KSDTfe">
    <w:name w:val="[KSDT] 표지 산업자원부"/>
    <w:basedOn w:val="a4"/>
    <w:next w:val="a4"/>
    <w:rsid w:val="00155874"/>
    <w:pPr>
      <w:widowControl w:val="0"/>
      <w:wordWrap w:val="0"/>
      <w:autoSpaceDE w:val="0"/>
      <w:autoSpaceDN w:val="0"/>
      <w:spacing w:after="0"/>
      <w:ind w:right="663"/>
      <w:jc w:val="right"/>
    </w:pPr>
    <w:rPr>
      <w:rFonts w:ascii="바탕" w:cs="바탕"/>
      <w:b/>
      <w:bCs/>
      <w:color w:val="000000"/>
      <w:w w:val="90"/>
      <w:sz w:val="36"/>
      <w:szCs w:val="20"/>
      <w:lang w:val="en-GB" w:eastAsia="ko-KR"/>
    </w:rPr>
  </w:style>
  <w:style w:type="paragraph" w:customStyle="1" w:styleId="KSDTff">
    <w:name w:val="[KSDT] 표지 상단 규격번호"/>
    <w:basedOn w:val="a4"/>
    <w:next w:val="a4"/>
    <w:rsid w:val="00155874"/>
    <w:pPr>
      <w:widowControl w:val="0"/>
      <w:wordWrap w:val="0"/>
      <w:autoSpaceDE w:val="0"/>
      <w:autoSpaceDN w:val="0"/>
      <w:spacing w:before="226" w:after="0" w:line="185" w:lineRule="auto"/>
      <w:ind w:right="822"/>
      <w:jc w:val="right"/>
    </w:pPr>
    <w:rPr>
      <w:rFonts w:cs="바탕"/>
      <w:color w:val="000000"/>
      <w:spacing w:val="-21"/>
      <w:sz w:val="32"/>
      <w:szCs w:val="20"/>
      <w:lang w:val="en-GB" w:eastAsia="ko-KR"/>
    </w:rPr>
  </w:style>
  <w:style w:type="paragraph" w:customStyle="1" w:styleId="KSDTff0">
    <w:name w:val="[KSDT] 표지 심의부회 내용"/>
    <w:basedOn w:val="a4"/>
    <w:next w:val="a4"/>
    <w:rsid w:val="00155874"/>
    <w:pPr>
      <w:widowControl w:val="0"/>
      <w:wordWrap w:val="0"/>
      <w:autoSpaceDE w:val="0"/>
      <w:autoSpaceDN w:val="0"/>
      <w:spacing w:after="0" w:line="320" w:lineRule="exact"/>
      <w:ind w:firstLine="720"/>
    </w:pPr>
    <w:rPr>
      <w:rFonts w:cs="바탕"/>
      <w:kern w:val="2"/>
      <w:szCs w:val="20"/>
      <w:lang w:val="en-GB" w:eastAsia="ko-KR"/>
    </w:rPr>
  </w:style>
  <w:style w:type="paragraph" w:customStyle="1" w:styleId="KSDTff1">
    <w:name w:val="[KSDT] 표지 제개정일"/>
    <w:basedOn w:val="a4"/>
    <w:next w:val="a4"/>
    <w:rsid w:val="00155874"/>
    <w:pPr>
      <w:widowControl w:val="0"/>
      <w:wordWrap w:val="0"/>
      <w:autoSpaceDE w:val="0"/>
      <w:autoSpaceDN w:val="0"/>
      <w:spacing w:after="0"/>
      <w:ind w:leftChars="2720" w:left="2720" w:right="663"/>
      <w:jc w:val="right"/>
    </w:pPr>
    <w:rPr>
      <w:rFonts w:eastAsia="돋움" w:cs="바탕"/>
      <w:b/>
      <w:bCs/>
      <w:color w:val="000000"/>
      <w:spacing w:val="9"/>
      <w:sz w:val="24"/>
      <w:szCs w:val="20"/>
      <w:lang w:val="en-GB" w:eastAsia="ko-KR"/>
    </w:rPr>
  </w:style>
  <w:style w:type="paragraph" w:customStyle="1" w:styleId="KSDTff2">
    <w:name w:val="[KSDT] 표지 중간 규격 번호"/>
    <w:basedOn w:val="a4"/>
    <w:next w:val="a4"/>
    <w:link w:val="KSDTChar6"/>
    <w:rsid w:val="00155874"/>
    <w:pPr>
      <w:widowControl w:val="0"/>
      <w:wordWrap w:val="0"/>
      <w:autoSpaceDE w:val="0"/>
      <w:autoSpaceDN w:val="0"/>
      <w:spacing w:after="0" w:line="264" w:lineRule="auto"/>
      <w:ind w:right="51"/>
      <w:jc w:val="center"/>
    </w:pPr>
    <w:rPr>
      <w:rFonts w:cs="바탕"/>
      <w:color w:val="000000"/>
      <w:spacing w:val="-21"/>
      <w:sz w:val="44"/>
      <w:szCs w:val="20"/>
      <w:lang w:val="en-GB" w:eastAsia="ko-KR"/>
    </w:rPr>
  </w:style>
  <w:style w:type="character" w:customStyle="1" w:styleId="KSDTChar6">
    <w:name w:val="[KSDT] 표지 중간 규격 번호 Char"/>
    <w:basedOn w:val="a5"/>
    <w:link w:val="KSDTff2"/>
    <w:rsid w:val="00155874"/>
    <w:rPr>
      <w:rFonts w:ascii="Arial" w:eastAsia="바탕" w:hAnsi="Arial" w:cs="바탕"/>
      <w:color w:val="000000"/>
      <w:spacing w:val="-21"/>
      <w:sz w:val="44"/>
      <w:szCs w:val="20"/>
      <w:lang w:val="en-GB" w:eastAsia="ko-KR"/>
    </w:rPr>
  </w:style>
  <w:style w:type="paragraph" w:customStyle="1" w:styleId="KSDTff3">
    <w:name w:val="[KSDT] 표지 표준열람"/>
    <w:basedOn w:val="a4"/>
    <w:next w:val="a4"/>
    <w:rsid w:val="00155874"/>
    <w:pPr>
      <w:widowControl w:val="0"/>
      <w:wordWrap w:val="0"/>
      <w:autoSpaceDE w:val="0"/>
      <w:autoSpaceDN w:val="0"/>
      <w:spacing w:after="0" w:line="320" w:lineRule="exact"/>
      <w:ind w:leftChars="450" w:left="900"/>
      <w:jc w:val="center"/>
    </w:pPr>
    <w:rPr>
      <w:rFonts w:cs="바탕"/>
      <w:color w:val="000000"/>
      <w:kern w:val="2"/>
      <w:szCs w:val="20"/>
      <w:lang w:val="en-GB" w:eastAsia="ko-KR"/>
    </w:rPr>
  </w:style>
  <w:style w:type="paragraph" w:customStyle="1" w:styleId="KSDTff4">
    <w:name w:val="[KSDT] 표지 홈페이지 주소"/>
    <w:basedOn w:val="a4"/>
    <w:next w:val="a4"/>
    <w:rsid w:val="00155874"/>
    <w:pPr>
      <w:widowControl w:val="0"/>
      <w:wordWrap w:val="0"/>
      <w:autoSpaceDE w:val="0"/>
      <w:autoSpaceDN w:val="0"/>
      <w:spacing w:after="0" w:line="276" w:lineRule="auto"/>
      <w:ind w:right="663"/>
      <w:jc w:val="right"/>
    </w:pPr>
    <w:rPr>
      <w:rFonts w:ascii="Times New Roman" w:hAnsi="Times New Roman" w:cs="바탕"/>
      <w:b/>
      <w:bCs/>
      <w:color w:val="000000"/>
      <w:spacing w:val="9"/>
      <w:sz w:val="24"/>
      <w:szCs w:val="20"/>
      <w:lang w:val="en-GB" w:eastAsia="ko-KR"/>
    </w:rPr>
  </w:style>
  <w:style w:type="paragraph" w:styleId="42">
    <w:name w:val="List Bullet 4"/>
    <w:basedOn w:val="a4"/>
    <w:next w:val="a4"/>
    <w:autoRedefine/>
    <w:rsid w:val="00155874"/>
    <w:pPr>
      <w:numPr>
        <w:ilvl w:val="3"/>
        <w:numId w:val="14"/>
      </w:numPr>
      <w:tabs>
        <w:tab w:val="clear" w:pos="1077"/>
      </w:tabs>
      <w:wordWrap w:val="0"/>
      <w:autoSpaceDE w:val="0"/>
      <w:autoSpaceDN w:val="0"/>
      <w:spacing w:after="0" w:line="264" w:lineRule="auto"/>
      <w:ind w:left="0" w:firstLine="0"/>
    </w:pPr>
    <w:rPr>
      <w:rFonts w:cs="Times New Roman"/>
      <w:szCs w:val="20"/>
      <w:lang w:val="de-DE" w:eastAsia="ja-JP"/>
    </w:rPr>
  </w:style>
  <w:style w:type="paragraph" w:styleId="47">
    <w:name w:val="List 4"/>
    <w:basedOn w:val="a4"/>
    <w:next w:val="a4"/>
    <w:rsid w:val="00155874"/>
    <w:pPr>
      <w:wordWrap w:val="0"/>
      <w:autoSpaceDE w:val="0"/>
      <w:autoSpaceDN w:val="0"/>
      <w:spacing w:after="0" w:line="264" w:lineRule="auto"/>
    </w:pPr>
    <w:rPr>
      <w:rFonts w:cs="Times New Roman"/>
      <w:szCs w:val="20"/>
      <w:lang w:val="de-DE" w:eastAsia="ja-JP"/>
    </w:rPr>
  </w:style>
  <w:style w:type="paragraph" w:styleId="48">
    <w:name w:val="toc 4"/>
    <w:basedOn w:val="a4"/>
    <w:next w:val="a4"/>
    <w:autoRedefine/>
    <w:uiPriority w:val="39"/>
    <w:qFormat/>
    <w:rsid w:val="00155874"/>
    <w:pPr>
      <w:widowControl w:val="0"/>
      <w:wordWrap w:val="0"/>
      <w:autoSpaceDE w:val="0"/>
      <w:autoSpaceDN w:val="0"/>
      <w:spacing w:after="0" w:line="264" w:lineRule="auto"/>
      <w:ind w:leftChars="600" w:left="1275"/>
    </w:pPr>
    <w:rPr>
      <w:rFonts w:eastAsia="돋움" w:cs="Times New Roman"/>
      <w:szCs w:val="20"/>
      <w:lang w:val="en-GB" w:eastAsia="ko-KR"/>
    </w:rPr>
  </w:style>
  <w:style w:type="paragraph" w:customStyle="1" w:styleId="aff9">
    <w:name w:val="바탕글"/>
    <w:aliases w:val="줄 간격: 1줄,첫 줄:  15 글자,오른쪽 2 글자,바탕글/,줄 간격/: 1줄/,첫 줄/:  15 글자/,오"/>
    <w:link w:val="Chara"/>
    <w:rsid w:val="00155874"/>
    <w:pPr>
      <w:widowControl w:val="0"/>
      <w:wordWrap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바탕" w:hAnsi="Times New Roman" w:cs="Times New Roman"/>
      <w:color w:val="000000"/>
      <w:sz w:val="19"/>
      <w:szCs w:val="20"/>
      <w:lang w:eastAsia="ko-KR"/>
    </w:rPr>
  </w:style>
  <w:style w:type="paragraph" w:styleId="49">
    <w:name w:val="List Number 4"/>
    <w:basedOn w:val="a4"/>
    <w:next w:val="a4"/>
    <w:rsid w:val="00155874"/>
    <w:pPr>
      <w:widowControl w:val="0"/>
      <w:wordWrap w:val="0"/>
      <w:autoSpaceDE w:val="0"/>
      <w:autoSpaceDN w:val="0"/>
      <w:spacing w:after="0" w:line="264" w:lineRule="auto"/>
    </w:pPr>
    <w:rPr>
      <w:rFonts w:cs="Times New Roman"/>
      <w:szCs w:val="20"/>
      <w:lang w:val="de-DE" w:eastAsia="ja-JP"/>
    </w:rPr>
  </w:style>
  <w:style w:type="paragraph" w:styleId="5">
    <w:name w:val="List Number 5"/>
    <w:basedOn w:val="a4"/>
    <w:rsid w:val="00155874"/>
    <w:pPr>
      <w:widowControl w:val="0"/>
      <w:numPr>
        <w:ilvl w:val="4"/>
        <w:numId w:val="15"/>
      </w:numPr>
      <w:tabs>
        <w:tab w:val="clear" w:pos="709"/>
      </w:tabs>
      <w:wordWrap w:val="0"/>
      <w:autoSpaceDE w:val="0"/>
      <w:autoSpaceDN w:val="0"/>
      <w:spacing w:after="0" w:line="264" w:lineRule="auto"/>
      <w:ind w:left="0" w:firstLine="0"/>
    </w:pPr>
    <w:rPr>
      <w:rFonts w:cs="Times New Roman"/>
      <w:szCs w:val="20"/>
      <w:lang w:val="en-GB" w:eastAsia="ko-KR"/>
    </w:rPr>
  </w:style>
  <w:style w:type="paragraph" w:customStyle="1" w:styleId="a1">
    <w:name w:val="번호매기기 a)"/>
    <w:basedOn w:val="a4"/>
    <w:next w:val="a4"/>
    <w:rsid w:val="00155874"/>
    <w:pPr>
      <w:widowControl w:val="0"/>
      <w:numPr>
        <w:numId w:val="15"/>
      </w:numPr>
      <w:tabs>
        <w:tab w:val="clear" w:pos="283"/>
      </w:tabs>
      <w:wordWrap w:val="0"/>
      <w:autoSpaceDE w:val="0"/>
      <w:autoSpaceDN w:val="0"/>
      <w:spacing w:after="0" w:line="264" w:lineRule="auto"/>
      <w:ind w:left="0" w:firstLine="0"/>
    </w:pPr>
    <w:rPr>
      <w:rFonts w:cs="Times New Roman"/>
      <w:szCs w:val="20"/>
      <w:lang w:val="de-DE" w:eastAsia="ko-KR"/>
    </w:rPr>
  </w:style>
  <w:style w:type="paragraph" w:customStyle="1" w:styleId="a10">
    <w:name w:val="번호매기기 a) 1"/>
    <w:basedOn w:val="a4"/>
    <w:next w:val="a4"/>
    <w:rsid w:val="00155874"/>
    <w:pPr>
      <w:widowControl w:val="0"/>
      <w:numPr>
        <w:ilvl w:val="1"/>
        <w:numId w:val="15"/>
      </w:numPr>
      <w:tabs>
        <w:tab w:val="clear" w:pos="567"/>
        <w:tab w:val="left" w:pos="500"/>
      </w:tabs>
      <w:wordWrap w:val="0"/>
      <w:autoSpaceDE w:val="0"/>
      <w:autoSpaceDN w:val="0"/>
      <w:spacing w:after="0" w:line="264" w:lineRule="auto"/>
      <w:ind w:left="0" w:firstLine="0"/>
    </w:pPr>
    <w:rPr>
      <w:rFonts w:cs="Times New Roman"/>
      <w:szCs w:val="20"/>
      <w:lang w:val="en-GB" w:eastAsia="ko-KR"/>
    </w:rPr>
  </w:style>
  <w:style w:type="paragraph" w:customStyle="1" w:styleId="a2">
    <w:name w:val="번호매기기 a) 2"/>
    <w:basedOn w:val="a4"/>
    <w:next w:val="a4"/>
    <w:rsid w:val="00155874"/>
    <w:pPr>
      <w:widowControl w:val="0"/>
      <w:numPr>
        <w:ilvl w:val="2"/>
        <w:numId w:val="15"/>
      </w:numPr>
      <w:tabs>
        <w:tab w:val="clear" w:pos="907"/>
      </w:tabs>
      <w:wordWrap w:val="0"/>
      <w:autoSpaceDE w:val="0"/>
      <w:autoSpaceDN w:val="0"/>
      <w:spacing w:after="0" w:line="264" w:lineRule="auto"/>
      <w:ind w:left="0" w:firstLine="0"/>
    </w:pPr>
    <w:rPr>
      <w:rFonts w:cs="Times New Roman"/>
      <w:szCs w:val="20"/>
      <w:lang w:val="en-GB" w:eastAsia="ko-KR"/>
    </w:rPr>
  </w:style>
  <w:style w:type="paragraph" w:customStyle="1" w:styleId="a3">
    <w:name w:val="번호매기기 a) 3"/>
    <w:basedOn w:val="a4"/>
    <w:next w:val="a4"/>
    <w:rsid w:val="00155874"/>
    <w:pPr>
      <w:widowControl w:val="0"/>
      <w:numPr>
        <w:ilvl w:val="3"/>
        <w:numId w:val="15"/>
      </w:numPr>
      <w:tabs>
        <w:tab w:val="clear" w:pos="1191"/>
      </w:tabs>
      <w:wordWrap w:val="0"/>
      <w:autoSpaceDE w:val="0"/>
      <w:autoSpaceDN w:val="0"/>
      <w:spacing w:after="0" w:line="264" w:lineRule="auto"/>
      <w:ind w:left="0" w:firstLine="0"/>
    </w:pPr>
    <w:rPr>
      <w:rFonts w:cs="Times New Roman"/>
      <w:szCs w:val="20"/>
      <w:lang w:val="en-GB" w:eastAsia="ko-KR"/>
    </w:rPr>
  </w:style>
  <w:style w:type="paragraph" w:customStyle="1" w:styleId="10">
    <w:name w:val="보기1"/>
    <w:basedOn w:val="a4"/>
    <w:next w:val="a4"/>
    <w:rsid w:val="00155874"/>
    <w:pPr>
      <w:widowControl w:val="0"/>
      <w:numPr>
        <w:numId w:val="16"/>
      </w:numPr>
      <w:tabs>
        <w:tab w:val="clear" w:pos="560"/>
      </w:tabs>
      <w:wordWrap w:val="0"/>
      <w:autoSpaceDE w:val="0"/>
      <w:autoSpaceDN w:val="0"/>
      <w:adjustRightInd w:val="0"/>
      <w:spacing w:after="0" w:line="264" w:lineRule="auto"/>
      <w:ind w:left="0" w:firstLine="0"/>
    </w:pPr>
    <w:rPr>
      <w:rFonts w:cs="Times New Roman"/>
      <w:szCs w:val="20"/>
      <w:lang w:val="en-GB" w:eastAsia="ko-KR"/>
    </w:rPr>
  </w:style>
  <w:style w:type="paragraph" w:customStyle="1" w:styleId="13">
    <w:name w:val="보기1(번호)"/>
    <w:basedOn w:val="a4"/>
    <w:next w:val="a4"/>
    <w:rsid w:val="00155874"/>
    <w:pPr>
      <w:widowControl w:val="0"/>
      <w:numPr>
        <w:numId w:val="17"/>
      </w:numPr>
      <w:tabs>
        <w:tab w:val="clear" w:pos="740"/>
        <w:tab w:val="left" w:pos="520"/>
        <w:tab w:val="left" w:pos="840"/>
      </w:tabs>
      <w:wordWrap w:val="0"/>
      <w:autoSpaceDE w:val="0"/>
      <w:autoSpaceDN w:val="0"/>
      <w:spacing w:after="0" w:line="264" w:lineRule="auto"/>
      <w:ind w:left="0" w:firstLine="0"/>
    </w:pPr>
    <w:rPr>
      <w:rFonts w:cs="Times New Roman"/>
      <w:szCs w:val="20"/>
      <w:lang w:val="en-GB" w:eastAsia="ko-KR"/>
    </w:rPr>
  </w:style>
  <w:style w:type="paragraph" w:customStyle="1" w:styleId="21">
    <w:name w:val="보기2"/>
    <w:basedOn w:val="a4"/>
    <w:next w:val="a4"/>
    <w:rsid w:val="00155874"/>
    <w:pPr>
      <w:widowControl w:val="0"/>
      <w:numPr>
        <w:ilvl w:val="1"/>
        <w:numId w:val="16"/>
      </w:numPr>
      <w:tabs>
        <w:tab w:val="clear" w:pos="860"/>
      </w:tabs>
      <w:wordWrap w:val="0"/>
      <w:autoSpaceDE w:val="0"/>
      <w:autoSpaceDN w:val="0"/>
      <w:spacing w:after="0" w:line="264" w:lineRule="auto"/>
      <w:ind w:left="0" w:firstLine="0"/>
    </w:pPr>
    <w:rPr>
      <w:rFonts w:cs="Times New Roman"/>
      <w:szCs w:val="20"/>
      <w:lang w:val="en-GB" w:eastAsia="ko-KR"/>
    </w:rPr>
  </w:style>
  <w:style w:type="paragraph" w:customStyle="1" w:styleId="23">
    <w:name w:val="보기2(번호)"/>
    <w:basedOn w:val="a4"/>
    <w:next w:val="a4"/>
    <w:rsid w:val="00155874"/>
    <w:pPr>
      <w:widowControl w:val="0"/>
      <w:numPr>
        <w:ilvl w:val="1"/>
        <w:numId w:val="17"/>
      </w:numPr>
      <w:tabs>
        <w:tab w:val="clear" w:pos="1020"/>
      </w:tabs>
      <w:wordWrap w:val="0"/>
      <w:autoSpaceDE w:val="0"/>
      <w:autoSpaceDN w:val="0"/>
      <w:spacing w:after="0" w:line="264" w:lineRule="auto"/>
      <w:ind w:left="0" w:firstLine="0"/>
    </w:pPr>
    <w:rPr>
      <w:rFonts w:cs="Times New Roman"/>
      <w:szCs w:val="20"/>
      <w:lang w:val="en-GB" w:eastAsia="ko-KR"/>
    </w:rPr>
  </w:style>
  <w:style w:type="paragraph" w:customStyle="1" w:styleId="31">
    <w:name w:val="보기3"/>
    <w:basedOn w:val="a4"/>
    <w:next w:val="a4"/>
    <w:rsid w:val="00155874"/>
    <w:pPr>
      <w:widowControl w:val="0"/>
      <w:numPr>
        <w:ilvl w:val="2"/>
        <w:numId w:val="16"/>
      </w:numPr>
      <w:tabs>
        <w:tab w:val="clear" w:pos="1140"/>
      </w:tabs>
      <w:wordWrap w:val="0"/>
      <w:autoSpaceDE w:val="0"/>
      <w:autoSpaceDN w:val="0"/>
      <w:spacing w:after="0" w:line="264" w:lineRule="auto"/>
      <w:ind w:left="0" w:firstLine="0"/>
    </w:pPr>
    <w:rPr>
      <w:rFonts w:cs="Times New Roman"/>
      <w:szCs w:val="20"/>
      <w:lang w:val="en-GB" w:eastAsia="ko-KR"/>
    </w:rPr>
  </w:style>
  <w:style w:type="paragraph" w:customStyle="1" w:styleId="33">
    <w:name w:val="보기3(번호)"/>
    <w:basedOn w:val="a4"/>
    <w:next w:val="a4"/>
    <w:rsid w:val="00155874"/>
    <w:pPr>
      <w:widowControl w:val="0"/>
      <w:numPr>
        <w:ilvl w:val="2"/>
        <w:numId w:val="17"/>
      </w:numPr>
      <w:tabs>
        <w:tab w:val="clear" w:pos="1300"/>
      </w:tabs>
      <w:wordWrap w:val="0"/>
      <w:autoSpaceDE w:val="0"/>
      <w:autoSpaceDN w:val="0"/>
      <w:spacing w:after="0" w:line="264" w:lineRule="auto"/>
      <w:ind w:left="0" w:firstLine="0"/>
    </w:pPr>
    <w:rPr>
      <w:rFonts w:cs="Times New Roman"/>
      <w:szCs w:val="20"/>
      <w:lang w:val="en-GB" w:eastAsia="ko-KR"/>
    </w:rPr>
  </w:style>
  <w:style w:type="paragraph" w:customStyle="1" w:styleId="4">
    <w:name w:val="보기4"/>
    <w:basedOn w:val="a4"/>
    <w:next w:val="a4"/>
    <w:rsid w:val="00155874"/>
    <w:pPr>
      <w:widowControl w:val="0"/>
      <w:numPr>
        <w:ilvl w:val="3"/>
        <w:numId w:val="16"/>
      </w:numPr>
      <w:tabs>
        <w:tab w:val="clear" w:pos="1420"/>
      </w:tabs>
      <w:wordWrap w:val="0"/>
      <w:autoSpaceDE w:val="0"/>
      <w:autoSpaceDN w:val="0"/>
      <w:spacing w:after="0" w:line="264" w:lineRule="auto"/>
      <w:ind w:left="0" w:firstLine="0"/>
    </w:pPr>
    <w:rPr>
      <w:rFonts w:cs="Times New Roman"/>
      <w:szCs w:val="20"/>
      <w:lang w:val="en-GB" w:eastAsia="ko-KR"/>
    </w:rPr>
  </w:style>
  <w:style w:type="paragraph" w:customStyle="1" w:styleId="41">
    <w:name w:val="보기4(번호)"/>
    <w:basedOn w:val="a4"/>
    <w:next w:val="a4"/>
    <w:rsid w:val="00155874"/>
    <w:pPr>
      <w:widowControl w:val="0"/>
      <w:numPr>
        <w:ilvl w:val="3"/>
        <w:numId w:val="17"/>
      </w:numPr>
      <w:tabs>
        <w:tab w:val="clear" w:pos="1580"/>
      </w:tabs>
      <w:wordWrap w:val="0"/>
      <w:autoSpaceDE w:val="0"/>
      <w:autoSpaceDN w:val="0"/>
      <w:spacing w:after="0" w:line="264" w:lineRule="auto"/>
      <w:ind w:left="0" w:firstLine="0"/>
    </w:pPr>
    <w:rPr>
      <w:rFonts w:cs="Times New Roman"/>
      <w:szCs w:val="20"/>
      <w:lang w:val="en-GB" w:eastAsia="ko-KR"/>
    </w:rPr>
  </w:style>
  <w:style w:type="paragraph" w:customStyle="1" w:styleId="17">
    <w:name w:val="비고1"/>
    <w:basedOn w:val="11"/>
    <w:rsid w:val="00155874"/>
    <w:pPr>
      <w:numPr>
        <w:numId w:val="18"/>
      </w:numPr>
      <w:tabs>
        <w:tab w:val="clear" w:pos="560"/>
      </w:tabs>
      <w:ind w:left="0" w:firstLine="0"/>
    </w:pPr>
  </w:style>
  <w:style w:type="paragraph" w:customStyle="1" w:styleId="14">
    <w:name w:val="비고1(번호)"/>
    <w:basedOn w:val="a4"/>
    <w:rsid w:val="00155874"/>
    <w:pPr>
      <w:widowControl w:val="0"/>
      <w:numPr>
        <w:numId w:val="19"/>
      </w:numPr>
      <w:tabs>
        <w:tab w:val="clear" w:pos="8536"/>
        <w:tab w:val="left" w:pos="520"/>
        <w:tab w:val="left" w:pos="840"/>
      </w:tabs>
      <w:wordWrap w:val="0"/>
      <w:autoSpaceDE w:val="0"/>
      <w:autoSpaceDN w:val="0"/>
      <w:spacing w:after="0" w:line="264" w:lineRule="auto"/>
      <w:ind w:left="0" w:firstLine="0"/>
    </w:pPr>
    <w:rPr>
      <w:rFonts w:cs="Times New Roman"/>
      <w:szCs w:val="20"/>
      <w:lang w:val="en-GB" w:eastAsia="ko-KR"/>
    </w:rPr>
  </w:style>
  <w:style w:type="paragraph" w:customStyle="1" w:styleId="26">
    <w:name w:val="비고2"/>
    <w:basedOn w:val="a4"/>
    <w:rsid w:val="00155874"/>
    <w:pPr>
      <w:widowControl w:val="0"/>
      <w:numPr>
        <w:ilvl w:val="1"/>
        <w:numId w:val="18"/>
      </w:numPr>
      <w:tabs>
        <w:tab w:val="clear" w:pos="860"/>
      </w:tabs>
      <w:wordWrap w:val="0"/>
      <w:autoSpaceDE w:val="0"/>
      <w:autoSpaceDN w:val="0"/>
      <w:spacing w:after="0" w:line="264" w:lineRule="auto"/>
      <w:ind w:left="0" w:firstLine="0"/>
    </w:pPr>
    <w:rPr>
      <w:rFonts w:cs="Times New Roman"/>
      <w:szCs w:val="20"/>
      <w:lang w:val="en-GB" w:eastAsia="ko-KR"/>
    </w:rPr>
  </w:style>
  <w:style w:type="paragraph" w:customStyle="1" w:styleId="24">
    <w:name w:val="비고2(번호)"/>
    <w:basedOn w:val="a4"/>
    <w:rsid w:val="00155874"/>
    <w:pPr>
      <w:widowControl w:val="0"/>
      <w:numPr>
        <w:ilvl w:val="1"/>
        <w:numId w:val="19"/>
      </w:numPr>
      <w:tabs>
        <w:tab w:val="clear" w:pos="1020"/>
      </w:tabs>
      <w:wordWrap w:val="0"/>
      <w:autoSpaceDE w:val="0"/>
      <w:autoSpaceDN w:val="0"/>
      <w:spacing w:after="0" w:line="264" w:lineRule="auto"/>
      <w:ind w:left="0" w:firstLine="0"/>
    </w:pPr>
    <w:rPr>
      <w:rFonts w:cs="Times New Roman"/>
      <w:szCs w:val="20"/>
      <w:lang w:val="en-GB" w:eastAsia="ko-KR"/>
    </w:rPr>
  </w:style>
  <w:style w:type="paragraph" w:customStyle="1" w:styleId="36">
    <w:name w:val="비고3"/>
    <w:basedOn w:val="a4"/>
    <w:rsid w:val="00155874"/>
    <w:pPr>
      <w:widowControl w:val="0"/>
      <w:numPr>
        <w:ilvl w:val="2"/>
        <w:numId w:val="18"/>
      </w:numPr>
      <w:tabs>
        <w:tab w:val="clear" w:pos="1140"/>
      </w:tabs>
      <w:wordWrap w:val="0"/>
      <w:autoSpaceDE w:val="0"/>
      <w:autoSpaceDN w:val="0"/>
      <w:spacing w:after="0" w:line="264" w:lineRule="auto"/>
      <w:ind w:left="0" w:firstLine="0"/>
    </w:pPr>
    <w:rPr>
      <w:rFonts w:cs="Times New Roman"/>
      <w:szCs w:val="20"/>
      <w:lang w:val="en-GB" w:eastAsia="ko-KR"/>
    </w:rPr>
  </w:style>
  <w:style w:type="paragraph" w:customStyle="1" w:styleId="34">
    <w:name w:val="비고3(번호)"/>
    <w:basedOn w:val="a4"/>
    <w:rsid w:val="00155874"/>
    <w:pPr>
      <w:widowControl w:val="0"/>
      <w:numPr>
        <w:ilvl w:val="2"/>
        <w:numId w:val="19"/>
      </w:numPr>
      <w:tabs>
        <w:tab w:val="clear" w:pos="1300"/>
      </w:tabs>
      <w:wordWrap w:val="0"/>
      <w:autoSpaceDE w:val="0"/>
      <w:autoSpaceDN w:val="0"/>
      <w:spacing w:after="0" w:line="264" w:lineRule="auto"/>
      <w:ind w:left="0" w:firstLine="0"/>
    </w:pPr>
    <w:rPr>
      <w:rFonts w:cs="Times New Roman"/>
      <w:szCs w:val="20"/>
      <w:lang w:val="en-GB" w:eastAsia="ko-KR"/>
    </w:rPr>
  </w:style>
  <w:style w:type="paragraph" w:customStyle="1" w:styleId="45">
    <w:name w:val="비고4"/>
    <w:basedOn w:val="a4"/>
    <w:rsid w:val="00155874"/>
    <w:pPr>
      <w:widowControl w:val="0"/>
      <w:numPr>
        <w:ilvl w:val="3"/>
        <w:numId w:val="18"/>
      </w:numPr>
      <w:tabs>
        <w:tab w:val="clear" w:pos="1420"/>
      </w:tabs>
      <w:wordWrap w:val="0"/>
      <w:autoSpaceDE w:val="0"/>
      <w:autoSpaceDN w:val="0"/>
      <w:spacing w:after="0" w:line="264" w:lineRule="auto"/>
      <w:ind w:left="0" w:firstLine="0"/>
    </w:pPr>
    <w:rPr>
      <w:rFonts w:cs="Times New Roman"/>
      <w:szCs w:val="20"/>
      <w:lang w:val="en-GB" w:eastAsia="ko-KR"/>
    </w:rPr>
  </w:style>
  <w:style w:type="paragraph" w:customStyle="1" w:styleId="43">
    <w:name w:val="비고4(번호)"/>
    <w:basedOn w:val="a4"/>
    <w:rsid w:val="00155874"/>
    <w:pPr>
      <w:widowControl w:val="0"/>
      <w:numPr>
        <w:ilvl w:val="3"/>
        <w:numId w:val="19"/>
      </w:numPr>
      <w:tabs>
        <w:tab w:val="clear" w:pos="1580"/>
      </w:tabs>
      <w:wordWrap w:val="0"/>
      <w:autoSpaceDE w:val="0"/>
      <w:autoSpaceDN w:val="0"/>
      <w:spacing w:after="0" w:line="264" w:lineRule="auto"/>
      <w:ind w:left="0" w:firstLine="0"/>
    </w:pPr>
    <w:rPr>
      <w:rFonts w:cs="Times New Roman"/>
      <w:szCs w:val="20"/>
      <w:lang w:val="en-GB" w:eastAsia="ko-KR"/>
    </w:rPr>
  </w:style>
  <w:style w:type="paragraph" w:customStyle="1" w:styleId="2f">
    <w:name w:val="제목2"/>
    <w:basedOn w:val="a4"/>
    <w:rsid w:val="00155874"/>
    <w:pPr>
      <w:widowControl w:val="0"/>
      <w:wordWrap w:val="0"/>
      <w:autoSpaceDE w:val="0"/>
      <w:autoSpaceDN w:val="0"/>
      <w:spacing w:after="0" w:line="264" w:lineRule="auto"/>
      <w:jc w:val="center"/>
    </w:pPr>
    <w:rPr>
      <w:rFonts w:ascii="돋움" w:hAnsi="Times New Roman" w:cs="Times New Roman"/>
      <w:b/>
      <w:spacing w:val="-4"/>
      <w:kern w:val="2"/>
      <w:sz w:val="28"/>
      <w:szCs w:val="20"/>
      <w:lang w:eastAsia="ko-KR"/>
    </w:rPr>
  </w:style>
  <w:style w:type="paragraph" w:customStyle="1" w:styleId="16">
    <w:name w:val="참고1(번호)"/>
    <w:basedOn w:val="a4"/>
    <w:rsid w:val="00155874"/>
    <w:pPr>
      <w:widowControl w:val="0"/>
      <w:numPr>
        <w:numId w:val="21"/>
      </w:numPr>
      <w:tabs>
        <w:tab w:val="clear" w:pos="740"/>
        <w:tab w:val="left" w:pos="520"/>
        <w:tab w:val="left" w:pos="840"/>
      </w:tabs>
      <w:wordWrap w:val="0"/>
      <w:autoSpaceDE w:val="0"/>
      <w:autoSpaceDN w:val="0"/>
      <w:spacing w:after="0" w:line="264" w:lineRule="auto"/>
      <w:ind w:left="0" w:firstLine="0"/>
    </w:pPr>
    <w:rPr>
      <w:rFonts w:cs="Times New Roman"/>
      <w:szCs w:val="20"/>
      <w:lang w:val="en-GB" w:eastAsia="ko-KR"/>
    </w:rPr>
  </w:style>
  <w:style w:type="paragraph" w:customStyle="1" w:styleId="25">
    <w:name w:val="참고2(번호)"/>
    <w:basedOn w:val="a4"/>
    <w:rsid w:val="00155874"/>
    <w:pPr>
      <w:widowControl w:val="0"/>
      <w:numPr>
        <w:ilvl w:val="1"/>
        <w:numId w:val="21"/>
      </w:numPr>
      <w:tabs>
        <w:tab w:val="clear" w:pos="1020"/>
      </w:tabs>
      <w:wordWrap w:val="0"/>
      <w:autoSpaceDE w:val="0"/>
      <w:autoSpaceDN w:val="0"/>
      <w:spacing w:after="0" w:line="264" w:lineRule="auto"/>
      <w:ind w:left="0" w:firstLine="0"/>
    </w:pPr>
    <w:rPr>
      <w:rFonts w:cs="Times New Roman"/>
      <w:szCs w:val="20"/>
      <w:lang w:val="en-GB" w:eastAsia="ko-KR"/>
    </w:rPr>
  </w:style>
  <w:style w:type="paragraph" w:customStyle="1" w:styleId="35">
    <w:name w:val="참고3(번호)"/>
    <w:basedOn w:val="a4"/>
    <w:rsid w:val="00155874"/>
    <w:pPr>
      <w:widowControl w:val="0"/>
      <w:numPr>
        <w:ilvl w:val="2"/>
        <w:numId w:val="21"/>
      </w:numPr>
      <w:tabs>
        <w:tab w:val="clear" w:pos="1300"/>
      </w:tabs>
      <w:wordWrap w:val="0"/>
      <w:autoSpaceDE w:val="0"/>
      <w:autoSpaceDN w:val="0"/>
      <w:spacing w:after="0" w:line="264" w:lineRule="auto"/>
      <w:ind w:left="0" w:firstLine="0"/>
    </w:pPr>
    <w:rPr>
      <w:rFonts w:cs="Times New Roman"/>
      <w:szCs w:val="20"/>
      <w:lang w:val="en-GB" w:eastAsia="ko-KR"/>
    </w:rPr>
  </w:style>
  <w:style w:type="paragraph" w:customStyle="1" w:styleId="44">
    <w:name w:val="참고4(번호)"/>
    <w:basedOn w:val="a4"/>
    <w:rsid w:val="00155874"/>
    <w:pPr>
      <w:widowControl w:val="0"/>
      <w:numPr>
        <w:ilvl w:val="3"/>
        <w:numId w:val="21"/>
      </w:numPr>
      <w:tabs>
        <w:tab w:val="clear" w:pos="1580"/>
      </w:tabs>
      <w:wordWrap w:val="0"/>
      <w:autoSpaceDE w:val="0"/>
      <w:autoSpaceDN w:val="0"/>
      <w:spacing w:after="0" w:line="264" w:lineRule="auto"/>
      <w:ind w:left="0" w:firstLine="0"/>
    </w:pPr>
    <w:rPr>
      <w:rFonts w:cs="Times New Roman"/>
      <w:szCs w:val="20"/>
      <w:lang w:val="en-GB" w:eastAsia="ko-KR"/>
    </w:rPr>
  </w:style>
  <w:style w:type="paragraph" w:styleId="affa">
    <w:name w:val="table of figures"/>
    <w:basedOn w:val="a4"/>
    <w:next w:val="a4"/>
    <w:uiPriority w:val="99"/>
    <w:rsid w:val="00155874"/>
    <w:pPr>
      <w:widowControl w:val="0"/>
      <w:wordWrap w:val="0"/>
      <w:autoSpaceDE w:val="0"/>
      <w:autoSpaceDN w:val="0"/>
      <w:spacing w:after="0" w:line="264" w:lineRule="auto"/>
    </w:pPr>
    <w:rPr>
      <w:rFonts w:eastAsia="돋움" w:cs="Times New Roman"/>
      <w:smallCaps/>
      <w:szCs w:val="24"/>
      <w:lang w:val="en-GB" w:eastAsia="ko-KR"/>
    </w:rPr>
  </w:style>
  <w:style w:type="paragraph" w:customStyle="1" w:styleId="KSDTA10">
    <w:name w:val="[KSDT] A.1(본문용)"/>
    <w:basedOn w:val="KSDTA1"/>
    <w:next w:val="a4"/>
    <w:rsid w:val="00155874"/>
    <w:pPr>
      <w:numPr>
        <w:ilvl w:val="0"/>
        <w:numId w:val="0"/>
      </w:numPr>
    </w:pPr>
    <w:rPr>
      <w:rFonts w:eastAsia="바탕"/>
      <w:b w:val="0"/>
    </w:rPr>
  </w:style>
  <w:style w:type="character" w:styleId="affb">
    <w:name w:val="Placeholder Text"/>
    <w:basedOn w:val="a5"/>
    <w:uiPriority w:val="99"/>
    <w:semiHidden/>
    <w:rsid w:val="00155874"/>
    <w:rPr>
      <w:color w:val="808080"/>
    </w:rPr>
  </w:style>
  <w:style w:type="paragraph" w:customStyle="1" w:styleId="new1">
    <w:name w:val="[new]목록1"/>
    <w:basedOn w:val="a4"/>
    <w:link w:val="new1Char"/>
    <w:qFormat/>
    <w:rsid w:val="00155874"/>
    <w:pPr>
      <w:widowControl w:val="0"/>
      <w:numPr>
        <w:numId w:val="7"/>
      </w:numPr>
      <w:tabs>
        <w:tab w:val="left" w:pos="284"/>
      </w:tabs>
      <w:wordWrap w:val="0"/>
      <w:autoSpaceDE w:val="0"/>
      <w:autoSpaceDN w:val="0"/>
      <w:spacing w:after="0" w:line="264" w:lineRule="auto"/>
      <w:ind w:left="0" w:firstLine="0"/>
    </w:pPr>
    <w:rPr>
      <w:rFonts w:ascii="바탕" w:hAnsi="바탕"/>
      <w:szCs w:val="20"/>
      <w:lang w:val="en-GB" w:eastAsia="ko-KR"/>
    </w:rPr>
  </w:style>
  <w:style w:type="paragraph" w:customStyle="1" w:styleId="new2">
    <w:name w:val="[new]목록2"/>
    <w:basedOn w:val="a4"/>
    <w:link w:val="new2Char"/>
    <w:qFormat/>
    <w:rsid w:val="00155874"/>
    <w:pPr>
      <w:widowControl w:val="0"/>
      <w:numPr>
        <w:numId w:val="8"/>
      </w:numPr>
      <w:tabs>
        <w:tab w:val="left" w:pos="568"/>
      </w:tabs>
      <w:wordWrap w:val="0"/>
      <w:autoSpaceDE w:val="0"/>
      <w:autoSpaceDN w:val="0"/>
      <w:spacing w:after="0" w:line="264" w:lineRule="auto"/>
      <w:ind w:left="0" w:firstLine="0"/>
    </w:pPr>
    <w:rPr>
      <w:szCs w:val="20"/>
      <w:lang w:val="en-GB" w:eastAsia="ko-KR"/>
    </w:rPr>
  </w:style>
  <w:style w:type="character" w:customStyle="1" w:styleId="new1Char">
    <w:name w:val="[new]목록1 Char"/>
    <w:basedOn w:val="a5"/>
    <w:link w:val="new1"/>
    <w:rsid w:val="00155874"/>
    <w:rPr>
      <w:rFonts w:ascii="바탕" w:eastAsia="바탕" w:hAnsi="바탕" w:cs="Arial"/>
      <w:sz w:val="20"/>
      <w:szCs w:val="20"/>
      <w:lang w:val="en-GB" w:eastAsia="ko-KR"/>
    </w:rPr>
  </w:style>
  <w:style w:type="paragraph" w:customStyle="1" w:styleId="new3">
    <w:name w:val="[new]목록3"/>
    <w:basedOn w:val="a4"/>
    <w:link w:val="new3Char"/>
    <w:qFormat/>
    <w:rsid w:val="00155874"/>
    <w:pPr>
      <w:widowControl w:val="0"/>
      <w:numPr>
        <w:numId w:val="9"/>
      </w:numPr>
      <w:tabs>
        <w:tab w:val="left" w:pos="860"/>
      </w:tabs>
      <w:wordWrap w:val="0"/>
      <w:autoSpaceDE w:val="0"/>
      <w:autoSpaceDN w:val="0"/>
      <w:spacing w:after="0" w:line="264" w:lineRule="auto"/>
      <w:ind w:left="0" w:firstLine="0"/>
    </w:pPr>
    <w:rPr>
      <w:rFonts w:ascii="바탕" w:hAnsi="바탕"/>
      <w:szCs w:val="20"/>
      <w:lang w:val="en-GB" w:eastAsia="ko-KR"/>
    </w:rPr>
  </w:style>
  <w:style w:type="character" w:customStyle="1" w:styleId="new2Char">
    <w:name w:val="[new]목록2 Char"/>
    <w:basedOn w:val="a5"/>
    <w:link w:val="new2"/>
    <w:rsid w:val="00155874"/>
    <w:rPr>
      <w:rFonts w:ascii="Arial" w:eastAsia="바탕" w:hAnsi="Arial" w:cs="Arial"/>
      <w:sz w:val="20"/>
      <w:szCs w:val="20"/>
      <w:lang w:val="en-GB" w:eastAsia="ko-KR"/>
    </w:rPr>
  </w:style>
  <w:style w:type="paragraph" w:customStyle="1" w:styleId="new4">
    <w:name w:val="[new]목록4"/>
    <w:basedOn w:val="a4"/>
    <w:link w:val="new4Char"/>
    <w:qFormat/>
    <w:rsid w:val="00155874"/>
    <w:pPr>
      <w:widowControl w:val="0"/>
      <w:numPr>
        <w:numId w:val="10"/>
      </w:numPr>
      <w:tabs>
        <w:tab w:val="left" w:pos="1134"/>
      </w:tabs>
      <w:wordWrap w:val="0"/>
      <w:autoSpaceDE w:val="0"/>
      <w:autoSpaceDN w:val="0"/>
      <w:spacing w:after="0" w:line="264" w:lineRule="auto"/>
      <w:ind w:left="0" w:firstLine="0"/>
    </w:pPr>
    <w:rPr>
      <w:rFonts w:ascii="바탕" w:hAnsi="바탕" w:cs="Times New Roman"/>
      <w:szCs w:val="20"/>
      <w:lang w:val="en-GB" w:eastAsia="ko-KR"/>
    </w:rPr>
  </w:style>
  <w:style w:type="character" w:customStyle="1" w:styleId="new3Char">
    <w:name w:val="[new]목록3 Char"/>
    <w:basedOn w:val="a5"/>
    <w:link w:val="new3"/>
    <w:rsid w:val="00155874"/>
    <w:rPr>
      <w:rFonts w:ascii="바탕" w:eastAsia="바탕" w:hAnsi="바탕" w:cs="Arial"/>
      <w:sz w:val="20"/>
      <w:szCs w:val="20"/>
      <w:lang w:val="en-GB" w:eastAsia="ko-KR"/>
    </w:rPr>
  </w:style>
  <w:style w:type="character" w:customStyle="1" w:styleId="new4Char">
    <w:name w:val="[new]목록4 Char"/>
    <w:basedOn w:val="a5"/>
    <w:link w:val="new4"/>
    <w:rsid w:val="00155874"/>
    <w:rPr>
      <w:rFonts w:ascii="바탕" w:eastAsia="바탕" w:hAnsi="바탕" w:cs="Times New Roman"/>
      <w:sz w:val="20"/>
      <w:szCs w:val="20"/>
      <w:lang w:val="en-GB" w:eastAsia="ko-KR"/>
    </w:rPr>
  </w:style>
  <w:style w:type="paragraph" w:customStyle="1" w:styleId="KSDTA1">
    <w:name w:val="[KSDT] A.1"/>
    <w:basedOn w:val="27"/>
    <w:next w:val="a4"/>
    <w:rsid w:val="00155874"/>
    <w:pPr>
      <w:keepNext w:val="0"/>
      <w:keepLines w:val="0"/>
      <w:widowControl w:val="0"/>
      <w:numPr>
        <w:ilvl w:val="1"/>
        <w:numId w:val="13"/>
      </w:numPr>
      <w:tabs>
        <w:tab w:val="clear" w:pos="851"/>
        <w:tab w:val="num" w:pos="600"/>
      </w:tabs>
      <w:wordWrap w:val="0"/>
      <w:autoSpaceDE w:val="0"/>
      <w:autoSpaceDN w:val="0"/>
      <w:spacing w:before="0" w:after="0" w:line="264" w:lineRule="auto"/>
      <w:ind w:left="0"/>
      <w:jc w:val="both"/>
    </w:pPr>
    <w:rPr>
      <w:rFonts w:ascii="Arial" w:eastAsia="돋움" w:hAnsi="Arial" w:cs="Times New Roman"/>
      <w:bCs w:val="0"/>
      <w:color w:val="auto"/>
      <w:sz w:val="24"/>
      <w:szCs w:val="20"/>
      <w:lang w:val="de-DE" w:eastAsia="ja-JP"/>
    </w:rPr>
  </w:style>
  <w:style w:type="character" w:styleId="affc">
    <w:name w:val="page number"/>
    <w:basedOn w:val="a5"/>
    <w:rsid w:val="00155874"/>
  </w:style>
  <w:style w:type="paragraph" w:customStyle="1" w:styleId="KSDTnew">
    <w:name w:val="[KSDT]머리말 제목new"/>
    <w:basedOn w:val="KSDT6"/>
    <w:link w:val="KSDTnewChar"/>
    <w:qFormat/>
    <w:rsid w:val="00155874"/>
    <w:rPr>
      <w:b w:val="0"/>
    </w:rPr>
  </w:style>
  <w:style w:type="character" w:customStyle="1" w:styleId="KSDTChar0">
    <w:name w:val="[KSDT] 머리말 제목 Char"/>
    <w:basedOn w:val="a5"/>
    <w:link w:val="KSDT6"/>
    <w:rsid w:val="00155874"/>
    <w:rPr>
      <w:rFonts w:ascii="Arial" w:eastAsia="돋움" w:hAnsi="Arial" w:cs="Times New Roman"/>
      <w:b/>
      <w:sz w:val="32"/>
      <w:szCs w:val="20"/>
      <w:lang w:val="en-GB" w:eastAsia="ko-KR"/>
    </w:rPr>
  </w:style>
  <w:style w:type="character" w:customStyle="1" w:styleId="KSDTnewChar">
    <w:name w:val="[KSDT]머리말 제목new Char"/>
    <w:basedOn w:val="KSDTChar0"/>
    <w:link w:val="KSDTnew"/>
    <w:rsid w:val="00155874"/>
    <w:rPr>
      <w:rFonts w:ascii="Arial" w:eastAsia="돋움" w:hAnsi="Arial" w:cs="Times New Roman"/>
      <w:b w:val="0"/>
      <w:sz w:val="32"/>
      <w:szCs w:val="20"/>
      <w:lang w:val="en-GB" w:eastAsia="ko-KR"/>
    </w:rPr>
  </w:style>
  <w:style w:type="character" w:customStyle="1" w:styleId="Chara">
    <w:name w:val="바탕글 Char"/>
    <w:aliases w:val="제목 1 Char1,[KSDT] 조항 1 Char1,[KSDT] 조항 1 + 왼쪽 Char1,줄 간격: 1줄 Char1,첫 줄:  15 글자 Char,오른쪽 2 글자 Char,[KSDT] 조항 1 Char2,제목 1 Char2"/>
    <w:link w:val="aff9"/>
    <w:rsid w:val="00155874"/>
    <w:rPr>
      <w:rFonts w:ascii="Times New Roman" w:eastAsia="바탕" w:hAnsi="Times New Roman" w:cs="Times New Roman"/>
      <w:color w:val="000000"/>
      <w:sz w:val="19"/>
      <w:szCs w:val="20"/>
      <w:lang w:eastAsia="ko-KR"/>
    </w:rPr>
  </w:style>
  <w:style w:type="paragraph" w:customStyle="1" w:styleId="15">
    <w:name w:val="항목 비고1 (번호)"/>
    <w:basedOn w:val="14"/>
    <w:rsid w:val="00155874"/>
    <w:pPr>
      <w:numPr>
        <w:numId w:val="22"/>
      </w:numPr>
      <w:tabs>
        <w:tab w:val="left" w:pos="556"/>
      </w:tabs>
      <w:ind w:left="0" w:hangingChars="400"/>
    </w:pPr>
    <w:rPr>
      <w:rFonts w:ascii="맑은 고딕" w:eastAsia="맑은 고딕" w:hAnsi="맑은 고딕"/>
      <w:spacing w:val="6"/>
    </w:rPr>
  </w:style>
  <w:style w:type="paragraph" w:customStyle="1" w:styleId="80">
    <w:name w:val="스타일8"/>
    <w:basedOn w:val="a4"/>
    <w:next w:val="a4"/>
    <w:autoRedefine/>
    <w:rsid w:val="00155874"/>
    <w:pPr>
      <w:widowControl w:val="0"/>
      <w:tabs>
        <w:tab w:val="left" w:pos="709"/>
      </w:tabs>
      <w:wordWrap w:val="0"/>
      <w:autoSpaceDE w:val="0"/>
      <w:autoSpaceDN w:val="0"/>
      <w:spacing w:after="0" w:line="264" w:lineRule="auto"/>
    </w:pPr>
    <w:rPr>
      <w:rFonts w:eastAsia="돋움" w:cs="Times New Roman"/>
      <w:b/>
      <w:szCs w:val="20"/>
      <w:lang w:val="en-GB" w:eastAsia="ko-KR"/>
    </w:rPr>
  </w:style>
  <w:style w:type="paragraph" w:customStyle="1" w:styleId="1d">
    <w:name w:val="번호 매기기1"/>
    <w:basedOn w:val="a4"/>
    <w:next w:val="a4"/>
    <w:rsid w:val="00155874"/>
    <w:pPr>
      <w:tabs>
        <w:tab w:val="left" w:pos="300"/>
      </w:tabs>
      <w:wordWrap w:val="0"/>
      <w:autoSpaceDE w:val="0"/>
      <w:autoSpaceDN w:val="0"/>
      <w:spacing w:after="0" w:line="264" w:lineRule="auto"/>
      <w:ind w:left="150" w:hangingChars="150" w:hanging="150"/>
    </w:pPr>
    <w:rPr>
      <w:rFonts w:cs="Times New Roman"/>
      <w:szCs w:val="20"/>
      <w:lang w:val="de-DE" w:eastAsia="ja-JP"/>
    </w:rPr>
  </w:style>
  <w:style w:type="character" w:customStyle="1" w:styleId="affd">
    <w:name w:val="돋움진"/>
    <w:basedOn w:val="a5"/>
    <w:uiPriority w:val="1"/>
    <w:qFormat/>
    <w:rsid w:val="00155874"/>
    <w:rPr>
      <w:rFonts w:ascii="Arial" w:eastAsia="돋움" w:hAnsi="Arial"/>
      <w:b/>
      <w:sz w:val="20"/>
      <w:lang w:val="de-DE"/>
    </w:rPr>
  </w:style>
  <w:style w:type="table" w:customStyle="1" w:styleId="1e">
    <w:name w:val="표 구분선1"/>
    <w:basedOn w:val="a6"/>
    <w:rsid w:val="00155874"/>
    <w:pPr>
      <w:spacing w:after="0" w:line="240" w:lineRule="auto"/>
    </w:pPr>
    <w:rPr>
      <w:rFonts w:ascii="Times New Roman" w:eastAsia="바탕" w:hAnsi="Times New Roman" w:cs="Times New Roman"/>
      <w:sz w:val="20"/>
      <w:szCs w:val="20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410">
    <w:name w:val="목록 41"/>
    <w:basedOn w:val="a4"/>
    <w:next w:val="a4"/>
    <w:rsid w:val="00155874"/>
    <w:pPr>
      <w:tabs>
        <w:tab w:val="num" w:pos="1134"/>
      </w:tabs>
      <w:wordWrap w:val="0"/>
      <w:autoSpaceDE w:val="0"/>
      <w:autoSpaceDN w:val="0"/>
      <w:spacing w:after="0" w:line="264" w:lineRule="auto"/>
      <w:ind w:left="1134" w:hanging="283"/>
    </w:pPr>
    <w:rPr>
      <w:rFonts w:cs="Times New Roman"/>
      <w:szCs w:val="20"/>
      <w:lang w:val="de-DE" w:eastAsia="ja-JP"/>
    </w:rPr>
  </w:style>
  <w:style w:type="character" w:customStyle="1" w:styleId="12pt">
    <w:name w:val="스타일 12 pt 굵게"/>
    <w:basedOn w:val="a5"/>
    <w:rsid w:val="00155874"/>
    <w:rPr>
      <w:rFonts w:ascii="Times New Roman" w:hAnsi="Times New Roman"/>
      <w:b/>
      <w:bCs/>
      <w:spacing w:val="9"/>
      <w:sz w:val="24"/>
    </w:rPr>
  </w:style>
  <w:style w:type="paragraph" w:customStyle="1" w:styleId="hstyle0">
    <w:name w:val="hstyle0"/>
    <w:basedOn w:val="a4"/>
    <w:rsid w:val="00155874"/>
    <w:pPr>
      <w:spacing w:after="0" w:line="384" w:lineRule="auto"/>
    </w:pPr>
    <w:rPr>
      <w:rFonts w:ascii="바탕" w:hAnsi="바탕" w:cs="Times New Roman" w:hint="eastAsia"/>
      <w:color w:val="000000"/>
      <w:szCs w:val="20"/>
      <w:lang w:eastAsia="ko-KR"/>
    </w:rPr>
  </w:style>
  <w:style w:type="paragraph" w:customStyle="1" w:styleId="1f">
    <w:name w:val="부속서 1 표"/>
    <w:rsid w:val="00155874"/>
    <w:pPr>
      <w:widowControl w:val="0"/>
      <w:tabs>
        <w:tab w:val="left" w:pos="660"/>
      </w:tabs>
      <w:wordWrap w:val="0"/>
      <w:autoSpaceDE w:val="0"/>
      <w:autoSpaceDN w:val="0"/>
      <w:spacing w:after="0" w:line="264" w:lineRule="auto"/>
      <w:jc w:val="both"/>
      <w:outlineLvl w:val="2"/>
    </w:pPr>
    <w:rPr>
      <w:rFonts w:ascii="Arial" w:eastAsia="돋움" w:hAnsi="Arial" w:cs="Times New Roman"/>
      <w:b/>
      <w:sz w:val="20"/>
      <w:szCs w:val="20"/>
      <w:lang w:val="de-DE" w:eastAsia="ja-JP"/>
    </w:rPr>
  </w:style>
  <w:style w:type="paragraph" w:customStyle="1" w:styleId="2f0">
    <w:name w:val="메2"/>
    <w:rsid w:val="00155874"/>
    <w:pPr>
      <w:widowControl w:val="0"/>
      <w:tabs>
        <w:tab w:val="left" w:pos="500"/>
      </w:tabs>
      <w:wordWrap w:val="0"/>
      <w:autoSpaceDE w:val="0"/>
      <w:autoSpaceDN w:val="0"/>
      <w:spacing w:after="0" w:line="264" w:lineRule="auto"/>
      <w:jc w:val="both"/>
      <w:outlineLvl w:val="1"/>
    </w:pPr>
    <w:rPr>
      <w:rFonts w:ascii="Arial" w:eastAsia="돋움" w:hAnsi="Arial" w:cs="Times New Roman"/>
      <w:b/>
      <w:sz w:val="20"/>
      <w:szCs w:val="20"/>
      <w:lang w:val="de-DE" w:eastAsia="ja-JP"/>
    </w:rPr>
  </w:style>
  <w:style w:type="paragraph" w:customStyle="1" w:styleId="1f0">
    <w:name w:val="풍선 도움말 텍스트1"/>
    <w:basedOn w:val="a4"/>
    <w:next w:val="affe"/>
    <w:link w:val="Charb"/>
    <w:uiPriority w:val="99"/>
    <w:rsid w:val="00155874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  <w:kern w:val="2"/>
      <w:sz w:val="18"/>
      <w:szCs w:val="18"/>
      <w:lang w:val="en-GB" w:eastAsia="ko-KR"/>
    </w:rPr>
  </w:style>
  <w:style w:type="character" w:customStyle="1" w:styleId="Charb">
    <w:name w:val="풍선 도움말 텍스트 Char"/>
    <w:basedOn w:val="a5"/>
    <w:link w:val="1f0"/>
    <w:uiPriority w:val="99"/>
    <w:rsid w:val="00155874"/>
    <w:rPr>
      <w:rFonts w:ascii="맑은 고딕" w:eastAsia="맑은 고딕" w:hAnsi="맑은 고딕" w:cs="Times New Roman"/>
      <w:kern w:val="2"/>
      <w:sz w:val="18"/>
      <w:szCs w:val="18"/>
      <w:lang w:val="en-GB" w:eastAsia="ko-KR"/>
    </w:rPr>
  </w:style>
  <w:style w:type="table" w:customStyle="1" w:styleId="TableNormal">
    <w:name w:val="Table Normal"/>
    <w:uiPriority w:val="2"/>
    <w:semiHidden/>
    <w:unhideWhenUsed/>
    <w:qFormat/>
    <w:rsid w:val="00155874"/>
    <w:pPr>
      <w:widowControl w:val="0"/>
      <w:autoSpaceDE w:val="0"/>
      <w:autoSpaceDN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4"/>
    <w:uiPriority w:val="1"/>
    <w:qFormat/>
    <w:rsid w:val="00155874"/>
    <w:pPr>
      <w:widowControl w:val="0"/>
      <w:autoSpaceDE w:val="0"/>
      <w:autoSpaceDN w:val="0"/>
      <w:spacing w:before="7" w:after="0" w:line="240" w:lineRule="auto"/>
      <w:ind w:left="107"/>
      <w:jc w:val="left"/>
    </w:pPr>
    <w:rPr>
      <w:rFonts w:eastAsia="Arial"/>
      <w:sz w:val="22"/>
    </w:rPr>
  </w:style>
  <w:style w:type="paragraph" w:customStyle="1" w:styleId="afff">
    <w:name w:val="표준 굵게"/>
    <w:basedOn w:val="a4"/>
    <w:link w:val="Charc"/>
    <w:autoRedefine/>
    <w:qFormat/>
    <w:rsid w:val="00155874"/>
    <w:pPr>
      <w:widowControl w:val="0"/>
      <w:wordWrap w:val="0"/>
      <w:autoSpaceDE w:val="0"/>
      <w:autoSpaceDN w:val="0"/>
      <w:spacing w:after="0" w:line="264" w:lineRule="auto"/>
    </w:pPr>
    <w:rPr>
      <w:rFonts w:eastAsia="돋움" w:cs="Times New Roman"/>
      <w:b/>
      <w:szCs w:val="20"/>
      <w:lang w:eastAsia="ko-KR"/>
    </w:rPr>
  </w:style>
  <w:style w:type="character" w:customStyle="1" w:styleId="Charc">
    <w:name w:val="표준 굵게 Char"/>
    <w:link w:val="afff"/>
    <w:rsid w:val="00155874"/>
    <w:rPr>
      <w:rFonts w:ascii="Arial" w:eastAsia="돋움" w:hAnsi="Arial" w:cs="Times New Roman"/>
      <w:b/>
      <w:sz w:val="20"/>
      <w:szCs w:val="20"/>
      <w:lang w:eastAsia="ko-KR"/>
    </w:rPr>
  </w:style>
  <w:style w:type="paragraph" w:customStyle="1" w:styleId="s0">
    <w:name w:val="s0"/>
    <w:link w:val="s0Char"/>
    <w:rsid w:val="00155874"/>
    <w:pPr>
      <w:widowControl w:val="0"/>
      <w:autoSpaceDE w:val="0"/>
      <w:autoSpaceDN w:val="0"/>
      <w:spacing w:after="0" w:line="240" w:lineRule="auto"/>
    </w:pPr>
    <w:rPr>
      <w:rFonts w:ascii="바탕" w:eastAsia="바탕" w:hAnsi="Times New Roman" w:cs="바탕"/>
      <w:sz w:val="24"/>
      <w:szCs w:val="24"/>
      <w:lang w:eastAsia="ko-KR"/>
    </w:rPr>
  </w:style>
  <w:style w:type="character" w:customStyle="1" w:styleId="s0Char">
    <w:name w:val="s0 Char"/>
    <w:link w:val="s0"/>
    <w:rsid w:val="00155874"/>
    <w:rPr>
      <w:rFonts w:ascii="바탕" w:eastAsia="바탕" w:hAnsi="Times New Roman" w:cs="바탕"/>
      <w:sz w:val="24"/>
      <w:szCs w:val="24"/>
      <w:lang w:eastAsia="ko-KR"/>
    </w:rPr>
  </w:style>
  <w:style w:type="character" w:customStyle="1" w:styleId="hgkelc">
    <w:name w:val="hgkelc"/>
    <w:basedOn w:val="a5"/>
    <w:rsid w:val="00155874"/>
  </w:style>
  <w:style w:type="character" w:customStyle="1" w:styleId="st1">
    <w:name w:val="st1"/>
    <w:basedOn w:val="a5"/>
    <w:rsid w:val="00155874"/>
  </w:style>
  <w:style w:type="character" w:customStyle="1" w:styleId="Char3">
    <w:name w:val="목록 단락 Char"/>
    <w:link w:val="ad"/>
    <w:uiPriority w:val="34"/>
    <w:rsid w:val="00155874"/>
    <w:rPr>
      <w:rFonts w:ascii="Arial" w:eastAsia="바탕" w:hAnsi="Arial" w:cs="Arial"/>
      <w:sz w:val="20"/>
    </w:rPr>
  </w:style>
  <w:style w:type="paragraph" w:customStyle="1" w:styleId="BIBLIOGRAPHY-numbered">
    <w:name w:val="BIBLIOGRAPHY-numbered"/>
    <w:basedOn w:val="a4"/>
    <w:qFormat/>
    <w:rsid w:val="00155874"/>
    <w:pPr>
      <w:tabs>
        <w:tab w:val="num" w:pos="680"/>
      </w:tabs>
      <w:snapToGrid w:val="0"/>
      <w:spacing w:before="100" w:after="200" w:line="240" w:lineRule="auto"/>
      <w:ind w:left="680" w:hanging="680"/>
    </w:pPr>
    <w:rPr>
      <w:rFonts w:eastAsia="Times New Roman"/>
      <w:spacing w:val="8"/>
      <w:szCs w:val="20"/>
      <w:lang w:val="en-GB" w:eastAsia="ko-KR"/>
    </w:rPr>
  </w:style>
  <w:style w:type="character" w:styleId="afff0">
    <w:name w:val="footnote reference"/>
    <w:basedOn w:val="a5"/>
    <w:uiPriority w:val="99"/>
    <w:unhideWhenUsed/>
    <w:rsid w:val="00155874"/>
    <w:rPr>
      <w:vertAlign w:val="superscript"/>
    </w:rPr>
  </w:style>
  <w:style w:type="paragraph" w:styleId="afff1">
    <w:name w:val="footnote text"/>
    <w:basedOn w:val="a4"/>
    <w:link w:val="Chard"/>
    <w:uiPriority w:val="99"/>
    <w:unhideWhenUsed/>
    <w:rsid w:val="00155874"/>
    <w:pPr>
      <w:widowControl w:val="0"/>
      <w:autoSpaceDE w:val="0"/>
      <w:autoSpaceDN w:val="0"/>
      <w:snapToGrid w:val="0"/>
      <w:spacing w:after="0" w:line="240" w:lineRule="auto"/>
      <w:jc w:val="left"/>
    </w:pPr>
    <w:rPr>
      <w:rFonts w:eastAsia="Arial"/>
      <w:sz w:val="22"/>
    </w:rPr>
  </w:style>
  <w:style w:type="character" w:customStyle="1" w:styleId="Chard">
    <w:name w:val="각주 텍스트 Char"/>
    <w:basedOn w:val="a5"/>
    <w:link w:val="afff1"/>
    <w:uiPriority w:val="99"/>
    <w:rsid w:val="00155874"/>
    <w:rPr>
      <w:rFonts w:ascii="Arial" w:eastAsia="Arial" w:hAnsi="Arial" w:cs="Arial"/>
    </w:rPr>
  </w:style>
  <w:style w:type="paragraph" w:customStyle="1" w:styleId="KSDTA0">
    <w:name w:val="[KSDT] 부도제목A"/>
    <w:basedOn w:val="KSDTf1"/>
    <w:rsid w:val="00155874"/>
  </w:style>
  <w:style w:type="paragraph" w:customStyle="1" w:styleId="KSDTA2">
    <w:name w:val="[KSDT] 그림제목A"/>
    <w:basedOn w:val="KSDT"/>
    <w:rsid w:val="00155874"/>
  </w:style>
  <w:style w:type="paragraph" w:styleId="afff2">
    <w:name w:val="Normal (Web)"/>
    <w:basedOn w:val="a4"/>
    <w:uiPriority w:val="99"/>
    <w:semiHidden/>
    <w:unhideWhenUsed/>
    <w:rsid w:val="00155874"/>
    <w:pPr>
      <w:snapToGrid w:val="0"/>
      <w:spacing w:after="0" w:line="240" w:lineRule="auto"/>
      <w:jc w:val="left"/>
      <w:textAlignment w:val="baseline"/>
    </w:pPr>
    <w:rPr>
      <w:rFonts w:ascii="바탕" w:hAnsi="바탕" w:cs="굴림"/>
      <w:color w:val="000000"/>
      <w:szCs w:val="20"/>
      <w:lang w:eastAsia="ko-KR"/>
    </w:rPr>
  </w:style>
  <w:style w:type="paragraph" w:customStyle="1" w:styleId="affa0">
    <w:name w:val="affa"/>
    <w:basedOn w:val="a4"/>
    <w:rsid w:val="00155874"/>
    <w:pPr>
      <w:snapToGrid w:val="0"/>
      <w:spacing w:after="0" w:line="240" w:lineRule="auto"/>
      <w:jc w:val="left"/>
      <w:textAlignment w:val="baseline"/>
    </w:pPr>
    <w:rPr>
      <w:rFonts w:ascii="바탕" w:hAnsi="바탕" w:cs="굴림"/>
      <w:color w:val="000000"/>
      <w:szCs w:val="20"/>
      <w:lang w:eastAsia="ko-KR"/>
    </w:rPr>
  </w:style>
  <w:style w:type="paragraph" w:customStyle="1" w:styleId="ksdtff10">
    <w:name w:val="ksdtff1"/>
    <w:basedOn w:val="a4"/>
    <w:rsid w:val="00155874"/>
    <w:pPr>
      <w:snapToGrid w:val="0"/>
      <w:spacing w:after="0" w:line="240" w:lineRule="auto"/>
      <w:jc w:val="left"/>
      <w:textAlignment w:val="baseline"/>
    </w:pPr>
    <w:rPr>
      <w:rFonts w:ascii="바탕" w:hAnsi="바탕" w:cs="굴림"/>
      <w:color w:val="000000"/>
      <w:szCs w:val="20"/>
      <w:lang w:eastAsia="ko-KR"/>
    </w:rPr>
  </w:style>
  <w:style w:type="paragraph" w:customStyle="1" w:styleId="tableparagraph0">
    <w:name w:val="tableparagraph"/>
    <w:basedOn w:val="a4"/>
    <w:rsid w:val="00155874"/>
    <w:pPr>
      <w:snapToGrid w:val="0"/>
      <w:spacing w:after="0" w:line="240" w:lineRule="auto"/>
      <w:jc w:val="left"/>
      <w:textAlignment w:val="baseline"/>
    </w:pPr>
    <w:rPr>
      <w:rFonts w:ascii="바탕" w:hAnsi="바탕" w:cs="굴림"/>
      <w:color w:val="000000"/>
      <w:szCs w:val="20"/>
      <w:lang w:eastAsia="ko-KR"/>
    </w:rPr>
  </w:style>
  <w:style w:type="character" w:customStyle="1" w:styleId="aff10">
    <w:name w:val="aff1"/>
    <w:basedOn w:val="a5"/>
    <w:rsid w:val="00155874"/>
  </w:style>
  <w:style w:type="paragraph" w:customStyle="1" w:styleId="afff3">
    <w:name w:val="aff"/>
    <w:basedOn w:val="a4"/>
    <w:rsid w:val="00155874"/>
    <w:pPr>
      <w:snapToGrid w:val="0"/>
      <w:spacing w:after="0" w:line="240" w:lineRule="auto"/>
      <w:jc w:val="left"/>
      <w:textAlignment w:val="baseline"/>
    </w:pPr>
    <w:rPr>
      <w:rFonts w:ascii="바탕" w:hAnsi="바탕" w:cs="굴림"/>
      <w:color w:val="000000"/>
      <w:szCs w:val="20"/>
      <w:lang w:eastAsia="ko-KR"/>
    </w:rPr>
  </w:style>
  <w:style w:type="table" w:customStyle="1" w:styleId="2f1">
    <w:name w:val="표 구분선2"/>
    <w:basedOn w:val="a6"/>
    <w:rsid w:val="00155874"/>
    <w:pPr>
      <w:spacing w:after="0" w:line="240" w:lineRule="auto"/>
    </w:pPr>
    <w:rPr>
      <w:rFonts w:ascii="Times New Roman" w:eastAsia="바탕" w:hAnsi="Times New Roman" w:cs="Times New Roman"/>
      <w:sz w:val="20"/>
      <w:szCs w:val="20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e">
    <w:name w:val="Balloon Text"/>
    <w:basedOn w:val="a4"/>
    <w:link w:val="Char10"/>
    <w:uiPriority w:val="99"/>
    <w:unhideWhenUsed/>
    <w:rsid w:val="00155874"/>
    <w:pPr>
      <w:widowControl w:val="0"/>
      <w:wordWrap w:val="0"/>
      <w:autoSpaceDE w:val="0"/>
      <w:autoSpaceDN w:val="0"/>
      <w:spacing w:after="0" w:line="240" w:lineRule="auto"/>
    </w:pPr>
    <w:rPr>
      <w:rFonts w:asciiTheme="majorHAnsi" w:eastAsiaTheme="majorEastAsia" w:hAnsiTheme="majorHAnsi" w:cstheme="majorBidi"/>
      <w:sz w:val="18"/>
      <w:szCs w:val="18"/>
      <w:lang w:val="en-GB" w:eastAsia="ko-KR"/>
    </w:rPr>
  </w:style>
  <w:style w:type="character" w:customStyle="1" w:styleId="Char10">
    <w:name w:val="풍선 도움말 텍스트 Char1"/>
    <w:basedOn w:val="a5"/>
    <w:link w:val="affe"/>
    <w:uiPriority w:val="99"/>
    <w:rsid w:val="00155874"/>
    <w:rPr>
      <w:rFonts w:asciiTheme="majorHAnsi" w:eastAsiaTheme="majorEastAsia" w:hAnsiTheme="majorHAnsi" w:cstheme="majorBidi"/>
      <w:sz w:val="18"/>
      <w:szCs w:val="18"/>
      <w:lang w:val="en-GB" w:eastAsia="ko-KR"/>
    </w:rPr>
  </w:style>
  <w:style w:type="character" w:styleId="afff4">
    <w:name w:val="Unresolved Mention"/>
    <w:basedOn w:val="a5"/>
    <w:uiPriority w:val="99"/>
    <w:semiHidden/>
    <w:unhideWhenUsed/>
    <w:rsid w:val="00155874"/>
    <w:rPr>
      <w:color w:val="605E5C"/>
      <w:shd w:val="clear" w:color="auto" w:fill="E1DFDD"/>
    </w:rPr>
  </w:style>
  <w:style w:type="paragraph" w:customStyle="1" w:styleId="12">
    <w:name w:val="개요 1"/>
    <w:uiPriority w:val="2"/>
    <w:rsid w:val="00155874"/>
    <w:pPr>
      <w:widowControl w:val="0"/>
      <w:numPr>
        <w:numId w:val="2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  <w:outlineLvl w:val="0"/>
    </w:pPr>
    <w:rPr>
      <w:rFonts w:ascii="함초롬바탕" w:eastAsia="함초롬바탕"/>
      <w:color w:val="000000"/>
      <w:kern w:val="2"/>
      <w:sz w:val="20"/>
      <w:szCs w:val="24"/>
      <w:shd w:val="clear" w:color="999999" w:fill="auto"/>
      <w:lang w:eastAsia="ko-KR"/>
      <w14:ligatures w14:val="standardContextual"/>
    </w:rPr>
  </w:style>
  <w:style w:type="paragraph" w:customStyle="1" w:styleId="xl66">
    <w:name w:val="xl66"/>
    <w:uiPriority w:val="34"/>
    <w:rsid w:val="0015587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textAlignment w:val="center"/>
    </w:pPr>
    <w:rPr>
      <w:rFonts w:ascii="KoPubWorld돋움체 Medium" w:eastAsia="KoPubWorld돋움체 Medium"/>
      <w:color w:val="000000"/>
      <w:kern w:val="2"/>
      <w:szCs w:val="24"/>
      <w:lang w:eastAsia="ko-KR"/>
      <w14:ligatures w14:val="standardContextual"/>
    </w:rPr>
  </w:style>
  <w:style w:type="paragraph" w:customStyle="1" w:styleId="xl65">
    <w:name w:val="xl65"/>
    <w:uiPriority w:val="45"/>
    <w:rsid w:val="0015587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KoPubWorld돋움체 Medium" w:eastAsia="KoPubWorld돋움체 Medium"/>
      <w:color w:val="000000"/>
      <w:kern w:val="2"/>
      <w:szCs w:val="24"/>
      <w:lang w:eastAsia="ko-KR"/>
      <w14:ligatures w14:val="standardContextual"/>
    </w:rPr>
  </w:style>
  <w:style w:type="paragraph" w:customStyle="1" w:styleId="xl69">
    <w:name w:val="xl69"/>
    <w:uiPriority w:val="44"/>
    <w:rsid w:val="0015587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textAlignment w:val="center"/>
    </w:pPr>
    <w:rPr>
      <w:rFonts w:ascii="KoPubWorld돋움체 Medium" w:eastAsia="KoPubWorld돋움체 Medium"/>
      <w:color w:val="000000"/>
      <w:kern w:val="2"/>
      <w:szCs w:val="24"/>
      <w:lang w:eastAsia="ko-KR"/>
      <w14:ligatures w14:val="standardContextual"/>
    </w:rPr>
  </w:style>
  <w:style w:type="paragraph" w:customStyle="1" w:styleId="xl68">
    <w:name w:val="xl68"/>
    <w:uiPriority w:val="37"/>
    <w:rsid w:val="0015587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2F2F2"/>
      <w:autoSpaceDE w:val="0"/>
      <w:autoSpaceDN w:val="0"/>
      <w:spacing w:after="0" w:line="240" w:lineRule="auto"/>
      <w:textAlignment w:val="center"/>
    </w:pPr>
    <w:rPr>
      <w:rFonts w:ascii="KoPubWorld돋움체 Medium" w:eastAsia="KoPubWorld돋움체 Medium"/>
      <w:color w:val="000000"/>
      <w:kern w:val="2"/>
      <w:szCs w:val="24"/>
      <w:lang w:eastAsia="ko-KR"/>
      <w14:ligatures w14:val="standardContextual"/>
    </w:rPr>
  </w:style>
  <w:style w:type="paragraph" w:customStyle="1" w:styleId="xl71">
    <w:name w:val="xl71"/>
    <w:uiPriority w:val="43"/>
    <w:rsid w:val="0015587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2F2F2"/>
      <w:autoSpaceDE w:val="0"/>
      <w:autoSpaceDN w:val="0"/>
      <w:spacing w:after="0" w:line="240" w:lineRule="auto"/>
      <w:textAlignment w:val="center"/>
    </w:pPr>
    <w:rPr>
      <w:rFonts w:ascii="KoPubWorld돋움체 Medium" w:eastAsia="KoPubWorld돋움체 Medium"/>
      <w:color w:val="000000"/>
      <w:kern w:val="2"/>
      <w:szCs w:val="24"/>
      <w:lang w:eastAsia="ko-KR"/>
      <w14:ligatures w14:val="standardContextual"/>
    </w:rPr>
  </w:style>
  <w:style w:type="paragraph" w:customStyle="1" w:styleId="xl67">
    <w:name w:val="xl67"/>
    <w:uiPriority w:val="41"/>
    <w:rsid w:val="0015587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2F2F2"/>
      <w:autoSpaceDE w:val="0"/>
      <w:autoSpaceDN w:val="0"/>
      <w:spacing w:after="0" w:line="240" w:lineRule="auto"/>
      <w:jc w:val="center"/>
      <w:textAlignment w:val="center"/>
    </w:pPr>
    <w:rPr>
      <w:rFonts w:ascii="KoPubWorld돋움체 Medium" w:eastAsia="KoPubWorld돋움체 Medium"/>
      <w:color w:val="000000"/>
      <w:kern w:val="2"/>
      <w:szCs w:val="24"/>
      <w:lang w:eastAsia="ko-KR"/>
      <w14:ligatures w14:val="standardContextual"/>
    </w:rPr>
  </w:style>
  <w:style w:type="character" w:styleId="afff5">
    <w:name w:val="line number"/>
    <w:basedOn w:val="a5"/>
    <w:uiPriority w:val="99"/>
    <w:semiHidden/>
    <w:unhideWhenUsed/>
    <w:rsid w:val="00155874"/>
  </w:style>
  <w:style w:type="paragraph" w:styleId="afff6">
    <w:name w:val="endnote text"/>
    <w:basedOn w:val="a4"/>
    <w:link w:val="Chare"/>
    <w:uiPriority w:val="99"/>
    <w:semiHidden/>
    <w:unhideWhenUsed/>
    <w:rsid w:val="00155874"/>
    <w:pPr>
      <w:widowControl w:val="0"/>
      <w:wordWrap w:val="0"/>
      <w:autoSpaceDE w:val="0"/>
      <w:autoSpaceDN w:val="0"/>
      <w:snapToGrid w:val="0"/>
      <w:spacing w:after="0" w:line="264" w:lineRule="auto"/>
      <w:jc w:val="left"/>
    </w:pPr>
    <w:rPr>
      <w:rFonts w:cs="Times New Roman"/>
      <w:szCs w:val="20"/>
      <w:lang w:val="en-GB" w:eastAsia="ko-KR"/>
    </w:rPr>
  </w:style>
  <w:style w:type="character" w:customStyle="1" w:styleId="Chare">
    <w:name w:val="미주 텍스트 Char"/>
    <w:basedOn w:val="a5"/>
    <w:link w:val="afff6"/>
    <w:uiPriority w:val="99"/>
    <w:semiHidden/>
    <w:rsid w:val="00155874"/>
    <w:rPr>
      <w:rFonts w:ascii="Arial" w:eastAsia="바탕" w:hAnsi="Arial" w:cs="Times New Roman"/>
      <w:sz w:val="20"/>
      <w:szCs w:val="20"/>
      <w:lang w:val="en-GB" w:eastAsia="ko-KR"/>
    </w:rPr>
  </w:style>
  <w:style w:type="character" w:styleId="afff7">
    <w:name w:val="endnote reference"/>
    <w:basedOn w:val="a5"/>
    <w:uiPriority w:val="99"/>
    <w:semiHidden/>
    <w:unhideWhenUsed/>
    <w:rsid w:val="00155874"/>
    <w:rPr>
      <w:vertAlign w:val="superscript"/>
    </w:rPr>
  </w:style>
  <w:style w:type="numbering" w:customStyle="1" w:styleId="1">
    <w:name w:val="현재 목록1"/>
    <w:uiPriority w:val="99"/>
    <w:rsid w:val="00155874"/>
    <w:pPr>
      <w:numPr>
        <w:numId w:val="27"/>
      </w:numPr>
    </w:pPr>
  </w:style>
  <w:style w:type="paragraph" w:styleId="51">
    <w:name w:val="toc 5"/>
    <w:basedOn w:val="a4"/>
    <w:next w:val="a4"/>
    <w:autoRedefine/>
    <w:uiPriority w:val="39"/>
    <w:unhideWhenUsed/>
    <w:rsid w:val="007963DC"/>
    <w:pPr>
      <w:widowControl w:val="0"/>
      <w:wordWrap w:val="0"/>
      <w:autoSpaceDE w:val="0"/>
      <w:autoSpaceDN w:val="0"/>
      <w:spacing w:after="160" w:line="240" w:lineRule="auto"/>
      <w:ind w:leftChars="800" w:left="1700"/>
      <w:jc w:val="left"/>
    </w:pPr>
    <w:rPr>
      <w:rFonts w:asciiTheme="minorHAnsi" w:eastAsiaTheme="minorEastAsia" w:hAnsiTheme="minorHAnsi" w:cstheme="minorBidi"/>
      <w:kern w:val="2"/>
      <w:sz w:val="22"/>
      <w:szCs w:val="24"/>
      <w:lang w:eastAsia="ko-KR"/>
      <w14:ligatures w14:val="standardContextual"/>
    </w:rPr>
  </w:style>
  <w:style w:type="paragraph" w:styleId="60">
    <w:name w:val="toc 6"/>
    <w:basedOn w:val="a4"/>
    <w:next w:val="a4"/>
    <w:autoRedefine/>
    <w:uiPriority w:val="39"/>
    <w:unhideWhenUsed/>
    <w:rsid w:val="007963DC"/>
    <w:pPr>
      <w:widowControl w:val="0"/>
      <w:wordWrap w:val="0"/>
      <w:autoSpaceDE w:val="0"/>
      <w:autoSpaceDN w:val="0"/>
      <w:spacing w:after="160" w:line="240" w:lineRule="auto"/>
      <w:ind w:leftChars="1000" w:left="2125"/>
      <w:jc w:val="left"/>
    </w:pPr>
    <w:rPr>
      <w:rFonts w:asciiTheme="minorHAnsi" w:eastAsiaTheme="minorEastAsia" w:hAnsiTheme="minorHAnsi" w:cstheme="minorBidi"/>
      <w:kern w:val="2"/>
      <w:sz w:val="22"/>
      <w:szCs w:val="24"/>
      <w:lang w:eastAsia="ko-KR"/>
      <w14:ligatures w14:val="standardContextual"/>
    </w:rPr>
  </w:style>
  <w:style w:type="paragraph" w:styleId="70">
    <w:name w:val="toc 7"/>
    <w:basedOn w:val="a4"/>
    <w:next w:val="a4"/>
    <w:autoRedefine/>
    <w:uiPriority w:val="39"/>
    <w:unhideWhenUsed/>
    <w:rsid w:val="007963DC"/>
    <w:pPr>
      <w:widowControl w:val="0"/>
      <w:wordWrap w:val="0"/>
      <w:autoSpaceDE w:val="0"/>
      <w:autoSpaceDN w:val="0"/>
      <w:spacing w:after="160" w:line="240" w:lineRule="auto"/>
      <w:ind w:leftChars="1200" w:left="2550"/>
      <w:jc w:val="left"/>
    </w:pPr>
    <w:rPr>
      <w:rFonts w:asciiTheme="minorHAnsi" w:eastAsiaTheme="minorEastAsia" w:hAnsiTheme="minorHAnsi" w:cstheme="minorBidi"/>
      <w:kern w:val="2"/>
      <w:sz w:val="22"/>
      <w:szCs w:val="24"/>
      <w:lang w:eastAsia="ko-KR"/>
      <w14:ligatures w14:val="standardContextual"/>
    </w:rPr>
  </w:style>
  <w:style w:type="paragraph" w:styleId="81">
    <w:name w:val="toc 8"/>
    <w:basedOn w:val="a4"/>
    <w:next w:val="a4"/>
    <w:autoRedefine/>
    <w:uiPriority w:val="39"/>
    <w:unhideWhenUsed/>
    <w:rsid w:val="007963DC"/>
    <w:pPr>
      <w:widowControl w:val="0"/>
      <w:wordWrap w:val="0"/>
      <w:autoSpaceDE w:val="0"/>
      <w:autoSpaceDN w:val="0"/>
      <w:spacing w:after="160" w:line="240" w:lineRule="auto"/>
      <w:ind w:leftChars="1400" w:left="2975"/>
      <w:jc w:val="left"/>
    </w:pPr>
    <w:rPr>
      <w:rFonts w:asciiTheme="minorHAnsi" w:eastAsiaTheme="minorEastAsia" w:hAnsiTheme="minorHAnsi" w:cstheme="minorBidi"/>
      <w:kern w:val="2"/>
      <w:sz w:val="22"/>
      <w:szCs w:val="24"/>
      <w:lang w:eastAsia="ko-KR"/>
      <w14:ligatures w14:val="standardContextual"/>
    </w:rPr>
  </w:style>
  <w:style w:type="paragraph" w:styleId="90">
    <w:name w:val="toc 9"/>
    <w:basedOn w:val="a4"/>
    <w:next w:val="a4"/>
    <w:autoRedefine/>
    <w:uiPriority w:val="39"/>
    <w:unhideWhenUsed/>
    <w:rsid w:val="007963DC"/>
    <w:pPr>
      <w:widowControl w:val="0"/>
      <w:wordWrap w:val="0"/>
      <w:autoSpaceDE w:val="0"/>
      <w:autoSpaceDN w:val="0"/>
      <w:spacing w:after="160" w:line="240" w:lineRule="auto"/>
      <w:ind w:leftChars="1600" w:left="3400"/>
      <w:jc w:val="left"/>
    </w:pPr>
    <w:rPr>
      <w:rFonts w:asciiTheme="minorHAnsi" w:eastAsiaTheme="minorEastAsia" w:hAnsiTheme="minorHAnsi" w:cstheme="minorBidi"/>
      <w:kern w:val="2"/>
      <w:sz w:val="22"/>
      <w:szCs w:val="24"/>
      <w:lang w:eastAsia="ko-KR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5.xml"/><Relationship Id="rId21" Type="http://schemas.openxmlformats.org/officeDocument/2006/relationships/image" Target="media/image6.png"/><Relationship Id="rId42" Type="http://schemas.openxmlformats.org/officeDocument/2006/relationships/image" Target="media/image19.png"/><Relationship Id="rId47" Type="http://schemas.openxmlformats.org/officeDocument/2006/relationships/image" Target="media/image24.png"/><Relationship Id="rId63" Type="http://schemas.openxmlformats.org/officeDocument/2006/relationships/image" Target="media/image40.png"/><Relationship Id="rId68" Type="http://schemas.openxmlformats.org/officeDocument/2006/relationships/image" Target="media/image45.png"/><Relationship Id="rId84" Type="http://schemas.openxmlformats.org/officeDocument/2006/relationships/image" Target="media/image51.png"/><Relationship Id="rId89" Type="http://schemas.openxmlformats.org/officeDocument/2006/relationships/footer" Target="footer13.xml"/><Relationship Id="rId16" Type="http://schemas.openxmlformats.org/officeDocument/2006/relationships/footer" Target="footer2.xml"/><Relationship Id="rId11" Type="http://schemas.microsoft.com/office/2018/08/relationships/commentsExtensible" Target="commentsExtensible.xml"/><Relationship Id="rId32" Type="http://schemas.openxmlformats.org/officeDocument/2006/relationships/image" Target="media/image9.png"/><Relationship Id="rId37" Type="http://schemas.openxmlformats.org/officeDocument/2006/relationships/image" Target="media/image14.png"/><Relationship Id="rId53" Type="http://schemas.openxmlformats.org/officeDocument/2006/relationships/image" Target="media/image30.png"/><Relationship Id="rId58" Type="http://schemas.openxmlformats.org/officeDocument/2006/relationships/image" Target="media/image35.png"/><Relationship Id="rId74" Type="http://schemas.openxmlformats.org/officeDocument/2006/relationships/header" Target="header7.xml"/><Relationship Id="rId79" Type="http://schemas.openxmlformats.org/officeDocument/2006/relationships/footer" Target="footer9.xml"/><Relationship Id="rId5" Type="http://schemas.openxmlformats.org/officeDocument/2006/relationships/webSettings" Target="webSettings.xml"/><Relationship Id="rId90" Type="http://schemas.openxmlformats.org/officeDocument/2006/relationships/header" Target="header14.xml"/><Relationship Id="rId95" Type="http://schemas.openxmlformats.org/officeDocument/2006/relationships/footer" Target="footer16.xml"/><Relationship Id="rId22" Type="http://schemas.openxmlformats.org/officeDocument/2006/relationships/header" Target="header3.xml"/><Relationship Id="rId27" Type="http://schemas.openxmlformats.org/officeDocument/2006/relationships/header" Target="header6.xml"/><Relationship Id="rId43" Type="http://schemas.openxmlformats.org/officeDocument/2006/relationships/image" Target="media/image20.png"/><Relationship Id="rId48" Type="http://schemas.openxmlformats.org/officeDocument/2006/relationships/image" Target="media/image25.png"/><Relationship Id="rId64" Type="http://schemas.openxmlformats.org/officeDocument/2006/relationships/image" Target="media/image41.png"/><Relationship Id="rId69" Type="http://schemas.openxmlformats.org/officeDocument/2006/relationships/image" Target="media/image46.png"/><Relationship Id="rId80" Type="http://schemas.openxmlformats.org/officeDocument/2006/relationships/header" Target="header10.xml"/><Relationship Id="rId85" Type="http://schemas.openxmlformats.org/officeDocument/2006/relationships/image" Target="media/image52.jpg"/><Relationship Id="rId3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2.png"/><Relationship Id="rId25" Type="http://schemas.openxmlformats.org/officeDocument/2006/relationships/footer" Target="footer4.xml"/><Relationship Id="rId33" Type="http://schemas.openxmlformats.org/officeDocument/2006/relationships/image" Target="media/image10.png"/><Relationship Id="rId38" Type="http://schemas.openxmlformats.org/officeDocument/2006/relationships/image" Target="media/image15.png"/><Relationship Id="rId46" Type="http://schemas.openxmlformats.org/officeDocument/2006/relationships/image" Target="media/image23.png"/><Relationship Id="rId59" Type="http://schemas.openxmlformats.org/officeDocument/2006/relationships/image" Target="media/image36.png"/><Relationship Id="rId67" Type="http://schemas.openxmlformats.org/officeDocument/2006/relationships/image" Target="media/image44.png"/><Relationship Id="rId20" Type="http://schemas.openxmlformats.org/officeDocument/2006/relationships/image" Target="media/image5.png"/><Relationship Id="rId41" Type="http://schemas.openxmlformats.org/officeDocument/2006/relationships/image" Target="media/image18.png"/><Relationship Id="rId54" Type="http://schemas.openxmlformats.org/officeDocument/2006/relationships/image" Target="media/image31.png"/><Relationship Id="rId62" Type="http://schemas.openxmlformats.org/officeDocument/2006/relationships/image" Target="media/image39.png"/><Relationship Id="rId70" Type="http://schemas.openxmlformats.org/officeDocument/2006/relationships/image" Target="media/image47.emf"/><Relationship Id="rId75" Type="http://schemas.openxmlformats.org/officeDocument/2006/relationships/header" Target="header8.xml"/><Relationship Id="rId83" Type="http://schemas.openxmlformats.org/officeDocument/2006/relationships/footer" Target="footer11.xml"/><Relationship Id="rId88" Type="http://schemas.openxmlformats.org/officeDocument/2006/relationships/footer" Target="footer12.xml"/><Relationship Id="rId91" Type="http://schemas.openxmlformats.org/officeDocument/2006/relationships/footer" Target="footer14.xml"/><Relationship Id="rId9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header" Target="header4.xml"/><Relationship Id="rId28" Type="http://schemas.openxmlformats.org/officeDocument/2006/relationships/footer" Target="footer5.xml"/><Relationship Id="rId36" Type="http://schemas.openxmlformats.org/officeDocument/2006/relationships/image" Target="media/image13.png"/><Relationship Id="rId49" Type="http://schemas.openxmlformats.org/officeDocument/2006/relationships/image" Target="media/image26.png"/><Relationship Id="rId57" Type="http://schemas.openxmlformats.org/officeDocument/2006/relationships/image" Target="media/image34.png"/><Relationship Id="rId10" Type="http://schemas.microsoft.com/office/2016/09/relationships/commentsIds" Target="commentsIds.xml"/><Relationship Id="rId31" Type="http://schemas.openxmlformats.org/officeDocument/2006/relationships/image" Target="media/image8.png"/><Relationship Id="rId44" Type="http://schemas.openxmlformats.org/officeDocument/2006/relationships/image" Target="media/image21.png"/><Relationship Id="rId52" Type="http://schemas.openxmlformats.org/officeDocument/2006/relationships/image" Target="media/image29.png"/><Relationship Id="rId60" Type="http://schemas.openxmlformats.org/officeDocument/2006/relationships/image" Target="media/image37.png"/><Relationship Id="rId65" Type="http://schemas.openxmlformats.org/officeDocument/2006/relationships/image" Target="media/image42.png"/><Relationship Id="rId73" Type="http://schemas.openxmlformats.org/officeDocument/2006/relationships/image" Target="media/image50.png"/><Relationship Id="rId78" Type="http://schemas.openxmlformats.org/officeDocument/2006/relationships/header" Target="header9.xml"/><Relationship Id="rId81" Type="http://schemas.openxmlformats.org/officeDocument/2006/relationships/header" Target="header11.xml"/><Relationship Id="rId86" Type="http://schemas.openxmlformats.org/officeDocument/2006/relationships/header" Target="header12.xml"/><Relationship Id="rId94" Type="http://schemas.openxmlformats.org/officeDocument/2006/relationships/footer" Target="footer15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3" Type="http://schemas.openxmlformats.org/officeDocument/2006/relationships/header" Target="header1.xml"/><Relationship Id="rId18" Type="http://schemas.openxmlformats.org/officeDocument/2006/relationships/image" Target="media/image3.png"/><Relationship Id="rId39" Type="http://schemas.openxmlformats.org/officeDocument/2006/relationships/image" Target="media/image16.png"/><Relationship Id="rId34" Type="http://schemas.openxmlformats.org/officeDocument/2006/relationships/image" Target="media/image11.png"/><Relationship Id="rId50" Type="http://schemas.openxmlformats.org/officeDocument/2006/relationships/image" Target="media/image27.png"/><Relationship Id="rId55" Type="http://schemas.openxmlformats.org/officeDocument/2006/relationships/image" Target="media/image32.png"/><Relationship Id="rId76" Type="http://schemas.openxmlformats.org/officeDocument/2006/relationships/footer" Target="footer7.xml"/><Relationship Id="rId97" Type="http://schemas.openxmlformats.org/officeDocument/2006/relationships/glossaryDocument" Target="glossary/document.xml"/><Relationship Id="rId7" Type="http://schemas.openxmlformats.org/officeDocument/2006/relationships/endnotes" Target="endnotes.xml"/><Relationship Id="rId71" Type="http://schemas.openxmlformats.org/officeDocument/2006/relationships/image" Target="media/image48.png"/><Relationship Id="rId92" Type="http://schemas.openxmlformats.org/officeDocument/2006/relationships/header" Target="header15.xml"/><Relationship Id="rId2" Type="http://schemas.openxmlformats.org/officeDocument/2006/relationships/numbering" Target="numbering.xml"/><Relationship Id="rId29" Type="http://schemas.openxmlformats.org/officeDocument/2006/relationships/footer" Target="footer6.xml"/><Relationship Id="rId24" Type="http://schemas.openxmlformats.org/officeDocument/2006/relationships/footer" Target="footer3.xml"/><Relationship Id="rId40" Type="http://schemas.openxmlformats.org/officeDocument/2006/relationships/image" Target="media/image17.png"/><Relationship Id="rId45" Type="http://schemas.openxmlformats.org/officeDocument/2006/relationships/image" Target="media/image22.png"/><Relationship Id="rId66" Type="http://schemas.openxmlformats.org/officeDocument/2006/relationships/image" Target="media/image43.png"/><Relationship Id="rId87" Type="http://schemas.openxmlformats.org/officeDocument/2006/relationships/header" Target="header13.xml"/><Relationship Id="rId61" Type="http://schemas.openxmlformats.org/officeDocument/2006/relationships/image" Target="media/image38.png"/><Relationship Id="rId82" Type="http://schemas.openxmlformats.org/officeDocument/2006/relationships/footer" Target="footer10.xml"/><Relationship Id="rId19" Type="http://schemas.openxmlformats.org/officeDocument/2006/relationships/image" Target="media/image4.png"/><Relationship Id="rId14" Type="http://schemas.openxmlformats.org/officeDocument/2006/relationships/header" Target="header2.xml"/><Relationship Id="rId30" Type="http://schemas.openxmlformats.org/officeDocument/2006/relationships/image" Target="media/image7.png"/><Relationship Id="rId35" Type="http://schemas.openxmlformats.org/officeDocument/2006/relationships/image" Target="media/image12.png"/><Relationship Id="rId56" Type="http://schemas.openxmlformats.org/officeDocument/2006/relationships/image" Target="media/image33.png"/><Relationship Id="rId77" Type="http://schemas.openxmlformats.org/officeDocument/2006/relationships/footer" Target="footer8.xml"/><Relationship Id="rId8" Type="http://schemas.openxmlformats.org/officeDocument/2006/relationships/comments" Target="comments.xml"/><Relationship Id="rId51" Type="http://schemas.openxmlformats.org/officeDocument/2006/relationships/image" Target="media/image28.png"/><Relationship Id="rId72" Type="http://schemas.openxmlformats.org/officeDocument/2006/relationships/image" Target="media/image49.png"/><Relationship Id="rId93" Type="http://schemas.openxmlformats.org/officeDocument/2006/relationships/header" Target="header16.xml"/><Relationship Id="rId98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EA5B96FEC114FF1B2EC50ABD6DF1A67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D801ADC4-BF7B-48C3-B3AA-CBE8D67325FE}"/>
      </w:docPartPr>
      <w:docPartBody>
        <w:p w:rsidR="00873609" w:rsidRDefault="00727CC4" w:rsidP="00727CC4">
          <w:pPr>
            <w:pStyle w:val="8EA5B96FEC114FF1B2EC50ABD6DF1A67"/>
          </w:pPr>
          <w:r w:rsidRPr="00985890">
            <w:rPr>
              <w:rStyle w:val="a3"/>
            </w:rPr>
            <w:t>텍스트를 입력하려면 여기를 클릭하거나 탭하세요.</w:t>
          </w:r>
        </w:p>
      </w:docPartBody>
    </w:docPart>
    <w:docPart>
      <w:docPartPr>
        <w:name w:val="C64C73D80A434458AC2CEC04C777F6EB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90B871AA-3960-46C5-B12E-2BA82774474F}"/>
      </w:docPartPr>
      <w:docPartBody>
        <w:p w:rsidR="00873609" w:rsidRDefault="00727CC4" w:rsidP="00727CC4">
          <w:pPr>
            <w:pStyle w:val="C64C73D80A434458AC2CEC04C777F6EB"/>
          </w:pPr>
          <w:r w:rsidRPr="00952AE2">
            <w:rPr>
              <w:rStyle w:val="a3"/>
              <w:rFonts w:hint="eastAsia"/>
            </w:rPr>
            <w:t>텍스트를 입력하려면 여기를 클릭하거나 탭하세요.</w:t>
          </w:r>
        </w:p>
      </w:docPartBody>
    </w:docPart>
    <w:docPart>
      <w:docPartPr>
        <w:name w:val="4C9AC864F97F4038B66B442F04257B3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2249353A-8BCD-48FC-96D6-4FCC991DAFB5}"/>
      </w:docPartPr>
      <w:docPartBody>
        <w:p w:rsidR="00873609" w:rsidRDefault="00727CC4" w:rsidP="00727CC4">
          <w:pPr>
            <w:pStyle w:val="4C9AC864F97F4038B66B442F04257B30"/>
          </w:pPr>
          <w:r w:rsidRPr="005E0949">
            <w:rPr>
              <w:rStyle w:val="a3"/>
            </w:rPr>
            <w:t>텍스트를 입력하려면 여기를 클릭하거나 탭하세요.</w:t>
          </w:r>
        </w:p>
      </w:docPartBody>
    </w:docPart>
    <w:docPart>
      <w:docPartPr>
        <w:name w:val="4F33D40BD2744BAF80053E0D06CC39D2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A0D2122D-7690-4E5F-B1A3-7740FE0A3CB0}"/>
      </w:docPartPr>
      <w:docPartBody>
        <w:p w:rsidR="00873609" w:rsidRDefault="00727CC4" w:rsidP="00727CC4">
          <w:pPr>
            <w:pStyle w:val="4F33D40BD2744BAF80053E0D06CC39D2"/>
          </w:pPr>
          <w:r w:rsidRPr="005E0949">
            <w:rPr>
              <w:rStyle w:val="a3"/>
            </w:rPr>
            <w:t>텍스트를 입력하려면 여기를 클릭하거나 탭하세요.</w:t>
          </w:r>
        </w:p>
      </w:docPartBody>
    </w:docPart>
    <w:docPart>
      <w:docPartPr>
        <w:name w:val="3488D1534375417E84271579CFFA04CD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CA02F90D-1F4F-4798-B416-2D770022D610}"/>
      </w:docPartPr>
      <w:docPartBody>
        <w:p w:rsidR="00873609" w:rsidRDefault="00727CC4" w:rsidP="00727CC4">
          <w:pPr>
            <w:pStyle w:val="3488D1534375417E84271579CFFA04CD"/>
          </w:pPr>
          <w:r w:rsidRPr="005E0949">
            <w:rPr>
              <w:rStyle w:val="a3"/>
            </w:rPr>
            <w:t>텍스트를 입력하려면 여기를 클릭하거나 탭하세요.</w:t>
          </w:r>
        </w:p>
      </w:docPartBody>
    </w:docPart>
    <w:docPart>
      <w:docPartPr>
        <w:name w:val="989A0E47973C492DAC5F82706DDCC957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E81CE2C7-B348-49A8-8372-412DD8DFE2F1}"/>
      </w:docPartPr>
      <w:docPartBody>
        <w:p w:rsidR="00873609" w:rsidRDefault="00727CC4" w:rsidP="00727CC4">
          <w:pPr>
            <w:pStyle w:val="989A0E47973C492DAC5F82706DDCC957"/>
          </w:pPr>
          <w:r w:rsidRPr="005E0949">
            <w:rPr>
              <w:rStyle w:val="a3"/>
            </w:rPr>
            <w:t>텍스트를 입력하려면 여기를 클릭하거나 탭하세요.</w:t>
          </w:r>
        </w:p>
      </w:docPartBody>
    </w:docPart>
    <w:docPart>
      <w:docPartPr>
        <w:name w:val="8066759BBCB14551A9561BAAB90B2B92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D60DF7CB-D924-481F-A8AC-AFC9BEB83610}"/>
      </w:docPartPr>
      <w:docPartBody>
        <w:p w:rsidR="00873609" w:rsidRDefault="00727CC4" w:rsidP="00727CC4">
          <w:pPr>
            <w:pStyle w:val="8066759BBCB14551A9561BAAB90B2B92"/>
          </w:pPr>
          <w:r w:rsidRPr="00D91A15">
            <w:rPr>
              <w:rFonts w:eastAsia="돋움" w:cs="Arial"/>
              <w:sz w:val="24"/>
            </w:rPr>
            <w:t>AAAAAAA</w:t>
          </w:r>
          <w:r w:rsidRPr="00D91A15">
            <w:rPr>
              <w:rFonts w:eastAsia="돋움" w:cs="Arial" w:hint="eastAsia"/>
              <w:sz w:val="24"/>
            </w:rPr>
            <w:t>AAAAAAAAAAAAAAAAA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한컴돋움">
    <w:altName w:val="함초롬바탕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KoPubWorld돋움체 Medium">
    <w:panose1 w:val="00000600000000000000"/>
    <w:charset w:val="81"/>
    <w:family w:val="auto"/>
    <w:pitch w:val="variable"/>
    <w:sig w:usb0="B000AABF" w:usb1="79D7FCFB" w:usb2="00000010" w:usb3="00000000" w:csb0="0008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한양신명조">
    <w:altName w:val="궁서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revisionView w:insDel="0" w:formatting="0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CC4"/>
    <w:rsid w:val="00060827"/>
    <w:rsid w:val="00183883"/>
    <w:rsid w:val="001C110C"/>
    <w:rsid w:val="001D72F8"/>
    <w:rsid w:val="00225CB9"/>
    <w:rsid w:val="00244FAF"/>
    <w:rsid w:val="00284BCF"/>
    <w:rsid w:val="0029510F"/>
    <w:rsid w:val="00355A19"/>
    <w:rsid w:val="0035665F"/>
    <w:rsid w:val="003A4710"/>
    <w:rsid w:val="0042391D"/>
    <w:rsid w:val="004C2883"/>
    <w:rsid w:val="004D498E"/>
    <w:rsid w:val="00727CC4"/>
    <w:rsid w:val="00737A87"/>
    <w:rsid w:val="007C7067"/>
    <w:rsid w:val="007E0B43"/>
    <w:rsid w:val="00873609"/>
    <w:rsid w:val="00AB4097"/>
    <w:rsid w:val="00CD09E5"/>
    <w:rsid w:val="00CD73F5"/>
    <w:rsid w:val="00CF45A3"/>
    <w:rsid w:val="00D540DD"/>
    <w:rsid w:val="00DE385F"/>
    <w:rsid w:val="00E019CA"/>
    <w:rsid w:val="00E33B85"/>
    <w:rsid w:val="00E538BF"/>
    <w:rsid w:val="00F64FDF"/>
    <w:rsid w:val="00F90FFF"/>
    <w:rsid w:val="00FA5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27CC4"/>
    <w:rPr>
      <w:color w:val="808080"/>
    </w:rPr>
  </w:style>
  <w:style w:type="paragraph" w:customStyle="1" w:styleId="8EA5B96FEC114FF1B2EC50ABD6DF1A67">
    <w:name w:val="8EA5B96FEC114FF1B2EC50ABD6DF1A67"/>
    <w:rsid w:val="00727CC4"/>
    <w:pPr>
      <w:widowControl w:val="0"/>
      <w:wordWrap w:val="0"/>
      <w:autoSpaceDE w:val="0"/>
      <w:autoSpaceDN w:val="0"/>
    </w:pPr>
  </w:style>
  <w:style w:type="paragraph" w:customStyle="1" w:styleId="C64C73D80A434458AC2CEC04C777F6EB">
    <w:name w:val="C64C73D80A434458AC2CEC04C777F6EB"/>
    <w:rsid w:val="00727CC4"/>
    <w:pPr>
      <w:widowControl w:val="0"/>
      <w:wordWrap w:val="0"/>
      <w:autoSpaceDE w:val="0"/>
      <w:autoSpaceDN w:val="0"/>
    </w:pPr>
  </w:style>
  <w:style w:type="paragraph" w:customStyle="1" w:styleId="4C9AC864F97F4038B66B442F04257B30">
    <w:name w:val="4C9AC864F97F4038B66B442F04257B30"/>
    <w:rsid w:val="00727CC4"/>
    <w:pPr>
      <w:widowControl w:val="0"/>
      <w:wordWrap w:val="0"/>
      <w:autoSpaceDE w:val="0"/>
      <w:autoSpaceDN w:val="0"/>
    </w:pPr>
  </w:style>
  <w:style w:type="paragraph" w:customStyle="1" w:styleId="4F33D40BD2744BAF80053E0D06CC39D2">
    <w:name w:val="4F33D40BD2744BAF80053E0D06CC39D2"/>
    <w:rsid w:val="00727CC4"/>
    <w:pPr>
      <w:widowControl w:val="0"/>
      <w:wordWrap w:val="0"/>
      <w:autoSpaceDE w:val="0"/>
      <w:autoSpaceDN w:val="0"/>
    </w:pPr>
  </w:style>
  <w:style w:type="paragraph" w:customStyle="1" w:styleId="3488D1534375417E84271579CFFA04CD">
    <w:name w:val="3488D1534375417E84271579CFFA04CD"/>
    <w:rsid w:val="00727CC4"/>
    <w:pPr>
      <w:widowControl w:val="0"/>
      <w:wordWrap w:val="0"/>
      <w:autoSpaceDE w:val="0"/>
      <w:autoSpaceDN w:val="0"/>
    </w:pPr>
  </w:style>
  <w:style w:type="paragraph" w:customStyle="1" w:styleId="989A0E47973C492DAC5F82706DDCC957">
    <w:name w:val="989A0E47973C492DAC5F82706DDCC957"/>
    <w:rsid w:val="00727CC4"/>
    <w:pPr>
      <w:widowControl w:val="0"/>
      <w:wordWrap w:val="0"/>
      <w:autoSpaceDE w:val="0"/>
      <w:autoSpaceDN w:val="0"/>
    </w:pPr>
  </w:style>
  <w:style w:type="paragraph" w:customStyle="1" w:styleId="8066759BBCB14551A9561BAAB90B2B92">
    <w:name w:val="8066759BBCB14551A9561BAAB90B2B92"/>
    <w:rsid w:val="00727CC4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22174</Words>
  <Characters>126392</Characters>
  <Application>Microsoft Office Word</Application>
  <DocSecurity>0</DocSecurity>
  <Lines>1053</Lines>
  <Paragraphs>296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홍관 장</cp:lastModifiedBy>
  <cp:revision>2</cp:revision>
  <dcterms:created xsi:type="dcterms:W3CDTF">2026-10-19T03:09:00Z</dcterms:created>
  <dcterms:modified xsi:type="dcterms:W3CDTF">2026-10-19T03:09:00Z</dcterms:modified>
  <cp:category/>
</cp:coreProperties>
</file>